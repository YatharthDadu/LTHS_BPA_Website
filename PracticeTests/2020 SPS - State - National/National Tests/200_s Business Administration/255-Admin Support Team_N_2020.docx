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67FFAE1F" w14:textId="77777777" w:rsidR="00F1245D" w:rsidRPr="004510FE" w:rsidRDefault="009C75FD" w:rsidP="00F1245D">
      <w:pPr>
        <w:pStyle w:val="BodyText2"/>
      </w:pPr>
      <w:r w:rsidRPr="004510FE">
        <w:rPr>
          <w:noProof/>
          <w:snapToGrid/>
        </w:rPr>
        <mc:AlternateContent>
          <mc:Choice Requires="wps">
            <w:drawing>
              <wp:anchor distT="0" distB="0" distL="114300" distR="114300" simplePos="0" relativeHeight="251657216" behindDoc="0" locked="0" layoutInCell="1" allowOverlap="1" wp14:anchorId="438A6146" wp14:editId="2EC2977E">
                <wp:simplePos x="0" y="0"/>
                <wp:positionH relativeFrom="column">
                  <wp:posOffset>3987165</wp:posOffset>
                </wp:positionH>
                <wp:positionV relativeFrom="paragraph">
                  <wp:posOffset>-454025</wp:posOffset>
                </wp:positionV>
                <wp:extent cx="2714625" cy="9715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50734C" w14:textId="77777777" w:rsidR="00175B7A" w:rsidRPr="00B71678" w:rsidRDefault="00175B7A" w:rsidP="00682B04">
                            <w:pPr>
                              <w:tabs>
                                <w:tab w:val="right" w:leader="underscore" w:pos="3960"/>
                              </w:tabs>
                              <w:spacing w:line="360" w:lineRule="auto"/>
                              <w:rPr>
                                <w:b/>
                                <w:sz w:val="24"/>
                                <w:szCs w:val="24"/>
                              </w:rPr>
                            </w:pPr>
                            <w:r w:rsidRPr="00B71678">
                              <w:rPr>
                                <w:b/>
                                <w:sz w:val="24"/>
                                <w:szCs w:val="24"/>
                              </w:rPr>
                              <w:t xml:space="preserve">Contestant Number: </w:t>
                            </w:r>
                            <w:r w:rsidRPr="00B71678">
                              <w:rPr>
                                <w:b/>
                                <w:sz w:val="24"/>
                                <w:szCs w:val="24"/>
                              </w:rPr>
                              <w:tab/>
                            </w:r>
                          </w:p>
                          <w:p w14:paraId="6D63D3F8" w14:textId="77777777" w:rsidR="00175B7A" w:rsidRPr="00B71678" w:rsidRDefault="00175B7A" w:rsidP="00682B04">
                            <w:pPr>
                              <w:tabs>
                                <w:tab w:val="left" w:pos="2160"/>
                                <w:tab w:val="right" w:leader="underscore" w:pos="3960"/>
                              </w:tabs>
                              <w:spacing w:line="360" w:lineRule="auto"/>
                              <w:rPr>
                                <w:b/>
                                <w:sz w:val="24"/>
                                <w:szCs w:val="24"/>
                              </w:rPr>
                            </w:pPr>
                            <w:r w:rsidRPr="00B71678">
                              <w:rPr>
                                <w:b/>
                                <w:sz w:val="24"/>
                                <w:szCs w:val="24"/>
                              </w:rPr>
                              <w:tab/>
                              <w:t xml:space="preserve">Time: </w:t>
                            </w:r>
                            <w:r w:rsidRPr="00B71678">
                              <w:rPr>
                                <w:b/>
                                <w:sz w:val="24"/>
                                <w:szCs w:val="24"/>
                              </w:rPr>
                              <w:tab/>
                            </w:r>
                          </w:p>
                          <w:p w14:paraId="29C7B520" w14:textId="77777777" w:rsidR="00175B7A" w:rsidRPr="00B71678" w:rsidRDefault="00175B7A" w:rsidP="00682B04">
                            <w:pPr>
                              <w:tabs>
                                <w:tab w:val="left" w:pos="2160"/>
                                <w:tab w:val="right" w:leader="underscore" w:pos="3960"/>
                              </w:tabs>
                              <w:spacing w:line="360" w:lineRule="auto"/>
                              <w:rPr>
                                <w:b/>
                                <w:sz w:val="24"/>
                                <w:szCs w:val="24"/>
                              </w:rPr>
                            </w:pPr>
                            <w:r w:rsidRPr="00B71678">
                              <w:rPr>
                                <w:b/>
                                <w:sz w:val="24"/>
                                <w:szCs w:val="24"/>
                              </w:rPr>
                              <w:tab/>
                              <w:t xml:space="preserve">Rank: </w:t>
                            </w:r>
                            <w:r w:rsidRPr="00B71678">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8A6146" id="_x0000_t202" coordsize="21600,21600" o:spt="202" path="m,l,21600r21600,l21600,xe">
                <v:stroke joinstyle="miter"/>
                <v:path gradientshapeok="t" o:connecttype="rect"/>
              </v:shapetype>
              <v:shape id="Text Box 2" o:spid="_x0000_s1026" type="#_x0000_t202" style="position:absolute;left:0;text-align:left;margin-left:313.95pt;margin-top:-35.7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" stroked="f">
                <v:textbox>
                  <w:txbxContent>
                    <w:p w14:paraId="1450734C" w14:textId="77777777" w:rsidR="00175B7A" w:rsidRPr="00B71678" w:rsidRDefault="00175B7A" w:rsidP="00682B04">
                      <w:pPr>
                        <w:tabs>
                          <w:tab w:val="right" w:leader="underscore" w:pos="3960"/>
                        </w:tabs>
                        <w:spacing w:line="360" w:lineRule="auto"/>
                        <w:rPr>
                          <w:b/>
                          <w:sz w:val="24"/>
                          <w:szCs w:val="24"/>
                        </w:rPr>
                      </w:pPr>
                      <w:r w:rsidRPr="00B71678">
                        <w:rPr>
                          <w:b/>
                          <w:sz w:val="24"/>
                          <w:szCs w:val="24"/>
                        </w:rPr>
                        <w:t xml:space="preserve">Contestant Number: </w:t>
                      </w:r>
                      <w:r w:rsidRPr="00B71678">
                        <w:rPr>
                          <w:b/>
                          <w:sz w:val="24"/>
                          <w:szCs w:val="24"/>
                        </w:rPr>
                        <w:tab/>
                      </w:r>
                    </w:p>
                    <w:p w14:paraId="6D63D3F8" w14:textId="77777777" w:rsidR="00175B7A" w:rsidRPr="00B71678" w:rsidRDefault="00175B7A" w:rsidP="00682B04">
                      <w:pPr>
                        <w:tabs>
                          <w:tab w:val="left" w:pos="2160"/>
                          <w:tab w:val="right" w:leader="underscore" w:pos="3960"/>
                        </w:tabs>
                        <w:spacing w:line="360" w:lineRule="auto"/>
                        <w:rPr>
                          <w:b/>
                          <w:sz w:val="24"/>
                          <w:szCs w:val="24"/>
                        </w:rPr>
                      </w:pPr>
                      <w:r w:rsidRPr="00B71678">
                        <w:rPr>
                          <w:b/>
                          <w:sz w:val="24"/>
                          <w:szCs w:val="24"/>
                        </w:rPr>
                        <w:tab/>
                        <w:t xml:space="preserve">Time: </w:t>
                      </w:r>
                      <w:r w:rsidRPr="00B71678">
                        <w:rPr>
                          <w:b/>
                          <w:sz w:val="24"/>
                          <w:szCs w:val="24"/>
                        </w:rPr>
                        <w:tab/>
                      </w:r>
                    </w:p>
                    <w:p w14:paraId="29C7B520" w14:textId="77777777" w:rsidR="00175B7A" w:rsidRPr="00B71678" w:rsidRDefault="00175B7A" w:rsidP="00682B04">
                      <w:pPr>
                        <w:tabs>
                          <w:tab w:val="left" w:pos="2160"/>
                          <w:tab w:val="right" w:leader="underscore" w:pos="3960"/>
                        </w:tabs>
                        <w:spacing w:line="360" w:lineRule="auto"/>
                        <w:rPr>
                          <w:b/>
                          <w:sz w:val="24"/>
                          <w:szCs w:val="24"/>
                        </w:rPr>
                      </w:pPr>
                      <w:r w:rsidRPr="00B71678">
                        <w:rPr>
                          <w:b/>
                          <w:sz w:val="24"/>
                          <w:szCs w:val="24"/>
                        </w:rPr>
                        <w:tab/>
                        <w:t xml:space="preserve">Rank: </w:t>
                      </w:r>
                      <w:r w:rsidRPr="00B71678">
                        <w:rPr>
                          <w:b/>
                          <w:sz w:val="24"/>
                          <w:szCs w:val="24"/>
                        </w:rPr>
                        <w:tab/>
                      </w:r>
                    </w:p>
                  </w:txbxContent>
                </v:textbox>
              </v:shape>
            </w:pict>
          </mc:Fallback>
        </mc:AlternateContent>
      </w:r>
      <w:r w:rsidR="00772077" w:rsidRPr="004510FE">
        <w:tab/>
      </w:r>
    </w:p>
    <w:p w14:paraId="56C7D5EB" w14:textId="2A3DA85A" w:rsidR="00AC04E4" w:rsidRPr="009C75FD" w:rsidRDefault="00B71678" w:rsidP="00F1245D">
      <w:pPr>
        <w:pStyle w:val="BodyText2"/>
        <w:rPr>
          <w:sz w:val="48"/>
          <w:szCs w:val="80"/>
        </w:rPr>
      </w:pPr>
      <w:r w:rsidRPr="000B1B6A">
        <w:rPr>
          <w:noProof/>
        </w:rPr>
        <w:drawing>
          <wp:inline distT="0" distB="0" distL="0" distR="0" wp14:anchorId="1A703F24" wp14:editId="5F3315A1">
            <wp:extent cx="2839930" cy="8547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25BE5EB" w14:textId="77777777" w:rsidR="00B71678" w:rsidRDefault="000F4817" w:rsidP="00DF50F2">
      <w:pPr>
        <w:pStyle w:val="BodyText2"/>
        <w:rPr>
          <w:sz w:val="68"/>
          <w:szCs w:val="68"/>
        </w:rPr>
      </w:pPr>
      <w:r w:rsidRPr="000F4817">
        <w:rPr>
          <w:sz w:val="68"/>
          <w:szCs w:val="68"/>
        </w:rPr>
        <w:t xml:space="preserve">ADMINISTRATIVE </w:t>
      </w:r>
    </w:p>
    <w:p w14:paraId="36351C66" w14:textId="7385F723" w:rsidR="00DF50F2" w:rsidRPr="000F4817" w:rsidRDefault="000F4817" w:rsidP="00DF50F2">
      <w:pPr>
        <w:pStyle w:val="BodyText2"/>
        <w:rPr>
          <w:sz w:val="68"/>
          <w:szCs w:val="68"/>
        </w:rPr>
      </w:pPr>
      <w:r w:rsidRPr="000F4817">
        <w:rPr>
          <w:sz w:val="68"/>
          <w:szCs w:val="68"/>
        </w:rPr>
        <w:t>SUPPORT</w:t>
      </w:r>
      <w:r w:rsidR="00B71678">
        <w:rPr>
          <w:sz w:val="68"/>
          <w:szCs w:val="68"/>
        </w:rPr>
        <w:t xml:space="preserve"> </w:t>
      </w:r>
      <w:r w:rsidRPr="000F4817">
        <w:rPr>
          <w:sz w:val="68"/>
          <w:szCs w:val="68"/>
        </w:rPr>
        <w:t>TEAM</w:t>
      </w:r>
    </w:p>
    <w:p w14:paraId="2E8F4DEC" w14:textId="77777777" w:rsidR="00DF50F2" w:rsidRPr="000F4817" w:rsidRDefault="00DF50F2" w:rsidP="00DF50F2">
      <w:pPr>
        <w:pStyle w:val="BodyText2"/>
        <w:tabs>
          <w:tab w:val="clear" w:pos="4725"/>
          <w:tab w:val="center" w:pos="4824"/>
          <w:tab w:val="left" w:pos="7200"/>
        </w:tabs>
        <w:rPr>
          <w:sz w:val="68"/>
          <w:szCs w:val="68"/>
        </w:rPr>
      </w:pPr>
      <w:r w:rsidRPr="000F4817">
        <w:rPr>
          <w:sz w:val="68"/>
          <w:szCs w:val="68"/>
        </w:rPr>
        <w:t>(255)</w:t>
      </w:r>
    </w:p>
    <w:p w14:paraId="4AAD1A8B" w14:textId="77777777" w:rsidR="00DF50F2" w:rsidRPr="00B71678" w:rsidRDefault="00DF50F2" w:rsidP="00DF50F2">
      <w:pPr>
        <w:pStyle w:val="BodyText2"/>
        <w:rPr>
          <w:b w:val="0"/>
          <w:bCs/>
          <w:sz w:val="8"/>
        </w:rPr>
      </w:pPr>
    </w:p>
    <w:p w14:paraId="6DE02F18" w14:textId="1BDF7A97" w:rsidR="00DF50F2" w:rsidRPr="00B71678" w:rsidRDefault="008766CD" w:rsidP="00DF50F2">
      <w:pPr>
        <w:pStyle w:val="BodyText2"/>
        <w:rPr>
          <w:color w:val="C00000"/>
          <w:sz w:val="52"/>
          <w:szCs w:val="52"/>
        </w:rPr>
      </w:pPr>
      <w:del w:id="1" w:author="Hewes Angie" w:date="2020-03-02T13:19:00Z">
        <w:r w:rsidRPr="00B71678" w:rsidDel="00AE7CFF">
          <w:rPr>
            <w:color w:val="C00000"/>
            <w:sz w:val="52"/>
            <w:szCs w:val="52"/>
          </w:rPr>
          <w:delText>NATIONAL</w:delText>
        </w:r>
        <w:r w:rsidR="00B71678" w:rsidDel="00AE7CFF">
          <w:rPr>
            <w:color w:val="C00000"/>
            <w:sz w:val="52"/>
            <w:szCs w:val="52"/>
          </w:rPr>
          <w:delText xml:space="preserve"> </w:delText>
        </w:r>
        <w:r w:rsidR="00DF50F2" w:rsidRPr="00B71678" w:rsidDel="00AE7CFF">
          <w:rPr>
            <w:color w:val="C00000"/>
            <w:sz w:val="52"/>
            <w:szCs w:val="52"/>
          </w:rPr>
          <w:delText xml:space="preserve"> 20</w:delText>
        </w:r>
        <w:r w:rsidRPr="00B71678" w:rsidDel="00AE7CFF">
          <w:rPr>
            <w:color w:val="C00000"/>
            <w:sz w:val="52"/>
            <w:szCs w:val="52"/>
          </w:rPr>
          <w:delText>20</w:delText>
        </w:r>
      </w:del>
      <w:ins w:id="2" w:author="Hewes Angie" w:date="2020-03-02T13:19:00Z">
        <w:r w:rsidR="00AE7CFF" w:rsidRPr="00B71678">
          <w:rPr>
            <w:color w:val="C00000"/>
            <w:sz w:val="52"/>
            <w:szCs w:val="52"/>
          </w:rPr>
          <w:t>NATIONAL</w:t>
        </w:r>
        <w:r w:rsidR="00AE7CFF">
          <w:rPr>
            <w:color w:val="C00000"/>
            <w:sz w:val="52"/>
            <w:szCs w:val="52"/>
          </w:rPr>
          <w:t xml:space="preserve"> </w:t>
        </w:r>
        <w:r w:rsidR="00AE7CFF" w:rsidRPr="00B71678">
          <w:rPr>
            <w:color w:val="C00000"/>
            <w:sz w:val="52"/>
            <w:szCs w:val="52"/>
          </w:rPr>
          <w:t>2020</w:t>
        </w:r>
      </w:ins>
    </w:p>
    <w:p w14:paraId="7985DCFE" w14:textId="77777777" w:rsidR="00B71678" w:rsidRDefault="00B71678" w:rsidP="00DF50F2">
      <w:pPr>
        <w:jc w:val="both"/>
      </w:pPr>
    </w:p>
    <w:p w14:paraId="3D06EAEF" w14:textId="7B5B52D6" w:rsidR="00DF50F2" w:rsidRPr="004510FE" w:rsidRDefault="00DF50F2" w:rsidP="00DF50F2">
      <w:pPr>
        <w:jc w:val="both"/>
        <w:rPr>
          <w:b/>
          <w:sz w:val="24"/>
        </w:rPr>
      </w:pPr>
      <w:r w:rsidRPr="004510FE">
        <w:tab/>
      </w:r>
      <w:r>
        <w:rPr>
          <w:b/>
          <w:sz w:val="24"/>
        </w:rPr>
        <w:t>Production</w:t>
      </w:r>
      <w:r w:rsidRPr="004510FE">
        <w:rPr>
          <w:b/>
          <w:sz w:val="24"/>
        </w:rPr>
        <w:t>:</w:t>
      </w:r>
    </w:p>
    <w:p w14:paraId="4D6FA518" w14:textId="77777777" w:rsidR="00DF50F2" w:rsidRPr="004510FE" w:rsidRDefault="00DF50F2" w:rsidP="00DF50F2">
      <w:pPr>
        <w:jc w:val="both"/>
        <w:rPr>
          <w:b/>
          <w:sz w:val="24"/>
        </w:rPr>
      </w:pPr>
    </w:p>
    <w:p w14:paraId="33F32BCB" w14:textId="4CD40DD4" w:rsidR="00DF5CC6" w:rsidRPr="000D0498" w:rsidRDefault="00DF5CC6" w:rsidP="00DF5CC6">
      <w:pPr>
        <w:tabs>
          <w:tab w:val="left" w:pos="2160"/>
          <w:tab w:val="left" w:pos="6300"/>
          <w:tab w:val="left" w:leader="underscore" w:pos="8010"/>
        </w:tabs>
        <w:spacing w:line="480" w:lineRule="auto"/>
        <w:ind w:left="1440" w:right="18"/>
        <w:rPr>
          <w:sz w:val="24"/>
          <w:szCs w:val="24"/>
        </w:rPr>
      </w:pPr>
      <w:r w:rsidRPr="000D0498">
        <w:rPr>
          <w:sz w:val="24"/>
          <w:szCs w:val="24"/>
        </w:rPr>
        <w:t xml:space="preserve">Job </w:t>
      </w:r>
      <w:r>
        <w:rPr>
          <w:sz w:val="24"/>
          <w:szCs w:val="24"/>
        </w:rPr>
        <w:t xml:space="preserve">1:  </w:t>
      </w:r>
      <w:r>
        <w:rPr>
          <w:sz w:val="24"/>
          <w:szCs w:val="24"/>
        </w:rPr>
        <w:tab/>
      </w:r>
      <w:r w:rsidR="00910A94">
        <w:rPr>
          <w:sz w:val="24"/>
          <w:szCs w:val="24"/>
        </w:rPr>
        <w:t xml:space="preserve">Volunteer </w:t>
      </w:r>
      <w:r w:rsidR="008766CD">
        <w:rPr>
          <w:sz w:val="24"/>
          <w:szCs w:val="24"/>
        </w:rPr>
        <w:t>Certificate</w:t>
      </w:r>
      <w:r>
        <w:rPr>
          <w:sz w:val="24"/>
          <w:szCs w:val="24"/>
        </w:rPr>
        <w:t xml:space="preserve">  </w:t>
      </w:r>
      <w:r>
        <w:rPr>
          <w:sz w:val="24"/>
          <w:szCs w:val="24"/>
        </w:rPr>
        <w:tab/>
      </w:r>
      <w:r>
        <w:rPr>
          <w:sz w:val="24"/>
          <w:szCs w:val="24"/>
        </w:rPr>
        <w:tab/>
        <w:t xml:space="preserve"> (100 points)</w:t>
      </w:r>
    </w:p>
    <w:p w14:paraId="380AD965" w14:textId="58F430E2" w:rsidR="00DF50F2" w:rsidRPr="000D0498" w:rsidRDefault="00DF50F2" w:rsidP="004116A3">
      <w:pPr>
        <w:tabs>
          <w:tab w:val="left" w:pos="2160"/>
          <w:tab w:val="left" w:pos="6300"/>
          <w:tab w:val="left" w:leader="underscore" w:pos="8010"/>
        </w:tabs>
        <w:spacing w:line="480" w:lineRule="auto"/>
        <w:ind w:left="1440" w:right="18"/>
        <w:rPr>
          <w:sz w:val="24"/>
          <w:szCs w:val="24"/>
        </w:rPr>
      </w:pPr>
      <w:r w:rsidRPr="000D0498">
        <w:rPr>
          <w:sz w:val="24"/>
          <w:szCs w:val="24"/>
        </w:rPr>
        <w:t>Job 2</w:t>
      </w:r>
      <w:r w:rsidR="000D0498">
        <w:rPr>
          <w:sz w:val="24"/>
          <w:szCs w:val="24"/>
        </w:rPr>
        <w:t xml:space="preserve">: </w:t>
      </w:r>
      <w:r w:rsidR="004116A3">
        <w:rPr>
          <w:sz w:val="24"/>
          <w:szCs w:val="24"/>
        </w:rPr>
        <w:tab/>
      </w:r>
      <w:r w:rsidR="008766CD">
        <w:rPr>
          <w:sz w:val="24"/>
          <w:szCs w:val="24"/>
        </w:rPr>
        <w:t>Flyer</w:t>
      </w:r>
      <w:r w:rsidR="00B1026C">
        <w:rPr>
          <w:sz w:val="24"/>
          <w:szCs w:val="24"/>
        </w:rPr>
        <w:t>- Promotion</w:t>
      </w:r>
      <w:r w:rsidR="000D0498">
        <w:rPr>
          <w:sz w:val="24"/>
          <w:szCs w:val="24"/>
        </w:rPr>
        <w:tab/>
      </w:r>
      <w:r w:rsidR="000D0498">
        <w:rPr>
          <w:sz w:val="24"/>
          <w:szCs w:val="24"/>
        </w:rPr>
        <w:tab/>
        <w:t xml:space="preserve"> (100 points)</w:t>
      </w:r>
    </w:p>
    <w:p w14:paraId="1342C672" w14:textId="09C98F69" w:rsidR="00DF50F2" w:rsidRPr="000D0498" w:rsidRDefault="00DF50F2" w:rsidP="004116A3">
      <w:pPr>
        <w:tabs>
          <w:tab w:val="left" w:pos="2160"/>
          <w:tab w:val="left" w:pos="6300"/>
          <w:tab w:val="left" w:leader="underscore" w:pos="8010"/>
        </w:tabs>
        <w:spacing w:line="480" w:lineRule="auto"/>
        <w:ind w:left="1440" w:right="18"/>
        <w:rPr>
          <w:sz w:val="24"/>
          <w:szCs w:val="24"/>
        </w:rPr>
      </w:pPr>
      <w:r w:rsidRPr="000D0498">
        <w:rPr>
          <w:sz w:val="24"/>
          <w:szCs w:val="24"/>
        </w:rPr>
        <w:t>Job 3</w:t>
      </w:r>
      <w:r w:rsidR="000D0498">
        <w:rPr>
          <w:sz w:val="24"/>
          <w:szCs w:val="24"/>
        </w:rPr>
        <w:t xml:space="preserve">:  </w:t>
      </w:r>
      <w:r w:rsidR="004116A3">
        <w:rPr>
          <w:sz w:val="24"/>
          <w:szCs w:val="24"/>
        </w:rPr>
        <w:tab/>
      </w:r>
      <w:r w:rsidR="00910A94">
        <w:rPr>
          <w:sz w:val="24"/>
          <w:szCs w:val="24"/>
        </w:rPr>
        <w:t>2 p</w:t>
      </w:r>
      <w:r w:rsidR="008D7833">
        <w:rPr>
          <w:sz w:val="24"/>
          <w:szCs w:val="24"/>
        </w:rPr>
        <w:t>a</w:t>
      </w:r>
      <w:r w:rsidR="00910A94">
        <w:rPr>
          <w:sz w:val="24"/>
          <w:szCs w:val="24"/>
        </w:rPr>
        <w:t>g</w:t>
      </w:r>
      <w:r w:rsidR="008D7833">
        <w:rPr>
          <w:sz w:val="24"/>
          <w:szCs w:val="24"/>
        </w:rPr>
        <w:t>e</w:t>
      </w:r>
      <w:r w:rsidR="00910A94">
        <w:rPr>
          <w:sz w:val="24"/>
          <w:szCs w:val="24"/>
        </w:rPr>
        <w:t xml:space="preserve"> Report</w:t>
      </w:r>
      <w:r w:rsidR="000D0498">
        <w:rPr>
          <w:sz w:val="24"/>
          <w:szCs w:val="24"/>
        </w:rPr>
        <w:tab/>
      </w:r>
      <w:r w:rsidR="000D0498">
        <w:rPr>
          <w:sz w:val="24"/>
          <w:szCs w:val="24"/>
        </w:rPr>
        <w:tab/>
        <w:t xml:space="preserve"> (100 points)</w:t>
      </w:r>
    </w:p>
    <w:p w14:paraId="03C3B339" w14:textId="35E07ED7" w:rsidR="00DF50F2" w:rsidRDefault="00DF50F2" w:rsidP="004116A3">
      <w:pPr>
        <w:tabs>
          <w:tab w:val="left" w:pos="2160"/>
          <w:tab w:val="left" w:pos="6300"/>
          <w:tab w:val="left" w:leader="underscore" w:pos="8010"/>
        </w:tabs>
        <w:spacing w:line="480" w:lineRule="auto"/>
        <w:ind w:left="1440" w:right="18"/>
        <w:rPr>
          <w:sz w:val="24"/>
          <w:szCs w:val="24"/>
        </w:rPr>
      </w:pPr>
      <w:r w:rsidRPr="000D0498">
        <w:rPr>
          <w:sz w:val="24"/>
          <w:szCs w:val="24"/>
        </w:rPr>
        <w:t>Job 4</w:t>
      </w:r>
      <w:r w:rsidR="000D0498">
        <w:rPr>
          <w:sz w:val="24"/>
          <w:szCs w:val="24"/>
        </w:rPr>
        <w:t xml:space="preserve">: </w:t>
      </w:r>
      <w:r w:rsidR="00995172">
        <w:rPr>
          <w:sz w:val="24"/>
          <w:szCs w:val="24"/>
        </w:rPr>
        <w:t xml:space="preserve"> </w:t>
      </w:r>
      <w:r w:rsidR="00910A94">
        <w:rPr>
          <w:sz w:val="24"/>
          <w:szCs w:val="24"/>
        </w:rPr>
        <w:t>Spreadsheet</w:t>
      </w:r>
      <w:r w:rsidRPr="000D0498">
        <w:rPr>
          <w:sz w:val="24"/>
          <w:szCs w:val="24"/>
        </w:rPr>
        <w:t xml:space="preserve">  </w:t>
      </w:r>
      <w:r w:rsidRPr="000D0498">
        <w:rPr>
          <w:sz w:val="24"/>
          <w:szCs w:val="24"/>
        </w:rPr>
        <w:tab/>
      </w:r>
      <w:r w:rsidRPr="000D0498">
        <w:rPr>
          <w:sz w:val="24"/>
          <w:szCs w:val="24"/>
        </w:rPr>
        <w:tab/>
        <w:t xml:space="preserve"> (100 points)</w:t>
      </w:r>
    </w:p>
    <w:p w14:paraId="05BF40D7" w14:textId="0413083C" w:rsidR="000D0498" w:rsidRPr="000D0498" w:rsidRDefault="000D0498" w:rsidP="004116A3">
      <w:pPr>
        <w:tabs>
          <w:tab w:val="left" w:pos="2160"/>
          <w:tab w:val="left" w:pos="6300"/>
          <w:tab w:val="left" w:leader="underscore" w:pos="8010"/>
        </w:tabs>
        <w:spacing w:line="480" w:lineRule="auto"/>
        <w:ind w:left="1440" w:right="18"/>
        <w:rPr>
          <w:sz w:val="24"/>
          <w:szCs w:val="24"/>
        </w:rPr>
      </w:pPr>
      <w:r>
        <w:rPr>
          <w:sz w:val="24"/>
          <w:szCs w:val="24"/>
        </w:rPr>
        <w:t>Job 5:</w:t>
      </w:r>
      <w:r w:rsidR="00B1026C">
        <w:rPr>
          <w:sz w:val="24"/>
          <w:szCs w:val="24"/>
        </w:rPr>
        <w:t xml:space="preserve">  </w:t>
      </w:r>
      <w:r w:rsidR="008766CD">
        <w:rPr>
          <w:sz w:val="24"/>
          <w:szCs w:val="24"/>
        </w:rPr>
        <w:t>Thank you Letter</w:t>
      </w:r>
      <w:r>
        <w:rPr>
          <w:sz w:val="24"/>
          <w:szCs w:val="24"/>
        </w:rPr>
        <w:tab/>
      </w:r>
      <w:r>
        <w:rPr>
          <w:sz w:val="24"/>
          <w:szCs w:val="24"/>
        </w:rPr>
        <w:tab/>
        <w:t xml:space="preserve"> (100 points)</w:t>
      </w:r>
    </w:p>
    <w:p w14:paraId="15273540" w14:textId="77777777" w:rsidR="00DF50F2" w:rsidRPr="004510FE" w:rsidRDefault="00DF50F2" w:rsidP="000D0498">
      <w:pPr>
        <w:tabs>
          <w:tab w:val="left" w:pos="2160"/>
          <w:tab w:val="left" w:pos="6300"/>
          <w:tab w:val="left" w:leader="underscore" w:pos="8010"/>
        </w:tabs>
        <w:spacing w:line="360" w:lineRule="auto"/>
        <w:rPr>
          <w:b/>
          <w:i/>
          <w:sz w:val="24"/>
          <w:szCs w:val="22"/>
        </w:rPr>
      </w:pPr>
      <w:r w:rsidRPr="004510FE">
        <w:rPr>
          <w:b/>
          <w:i/>
          <w:sz w:val="22"/>
          <w:szCs w:val="22"/>
        </w:rPr>
        <w:tab/>
      </w:r>
      <w:r w:rsidRPr="004510FE">
        <w:rPr>
          <w:b/>
          <w:i/>
          <w:sz w:val="24"/>
          <w:szCs w:val="22"/>
        </w:rPr>
        <w:t>TOTAL POINTS</w:t>
      </w:r>
      <w:r w:rsidRPr="004510FE">
        <w:rPr>
          <w:b/>
          <w:i/>
          <w:sz w:val="24"/>
          <w:szCs w:val="22"/>
        </w:rPr>
        <w:tab/>
      </w:r>
      <w:r w:rsidRPr="004510FE">
        <w:rPr>
          <w:b/>
          <w:i/>
          <w:sz w:val="24"/>
          <w:szCs w:val="22"/>
        </w:rPr>
        <w:tab/>
        <w:t xml:space="preserve"> (</w:t>
      </w:r>
      <w:r w:rsidR="000D0498">
        <w:rPr>
          <w:b/>
          <w:i/>
          <w:sz w:val="24"/>
          <w:szCs w:val="22"/>
        </w:rPr>
        <w:t xml:space="preserve">500 </w:t>
      </w:r>
      <w:r w:rsidRPr="004510FE">
        <w:rPr>
          <w:b/>
          <w:i/>
          <w:sz w:val="24"/>
          <w:szCs w:val="22"/>
        </w:rPr>
        <w:t>points)</w:t>
      </w:r>
    </w:p>
    <w:p w14:paraId="5B6921C2" w14:textId="77777777" w:rsidR="00F1245D" w:rsidRPr="009C75FD" w:rsidRDefault="00F1245D" w:rsidP="00F1245D">
      <w:pPr>
        <w:tabs>
          <w:tab w:val="left" w:pos="1440"/>
          <w:tab w:val="left" w:pos="2880"/>
          <w:tab w:val="left" w:pos="6480"/>
          <w:tab w:val="right" w:pos="8640"/>
        </w:tabs>
        <w:rPr>
          <w:b/>
          <w:iCs/>
          <w:sz w:val="14"/>
        </w:rPr>
      </w:pPr>
    </w:p>
    <w:p w14:paraId="6B40E7AA" w14:textId="77777777" w:rsidR="00F55ED1" w:rsidRPr="004510FE" w:rsidRDefault="009C75FD"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7A3A872D" wp14:editId="3260B159">
                <wp:simplePos x="0" y="0"/>
                <wp:positionH relativeFrom="column">
                  <wp:posOffset>-80010</wp:posOffset>
                </wp:positionH>
                <wp:positionV relativeFrom="paragraph">
                  <wp:posOffset>45720</wp:posOffset>
                </wp:positionV>
                <wp:extent cx="6296025" cy="1381125"/>
                <wp:effectExtent l="9525" t="10160" r="9525" b="889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55885687" w14:textId="77777777" w:rsidR="00175B7A" w:rsidRDefault="00175B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A872D"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14:paraId="55885687" w14:textId="77777777" w:rsidR="00175B7A" w:rsidRDefault="00175B7A"/>
                  </w:txbxContent>
                </v:textbox>
              </v:shape>
            </w:pict>
          </mc:Fallback>
        </mc:AlternateContent>
      </w:r>
    </w:p>
    <w:p w14:paraId="34045CF2"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266E70E1"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75ED2DB8"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14:paraId="26FFDEB6"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410FB120" w14:textId="77777777" w:rsidR="00F1245D" w:rsidRPr="004510FE" w:rsidRDefault="00F1245D" w:rsidP="00F1245D">
      <w:pPr>
        <w:pStyle w:val="Header"/>
        <w:tabs>
          <w:tab w:val="clear" w:pos="4320"/>
          <w:tab w:val="clear" w:pos="8640"/>
          <w:tab w:val="left" w:pos="-1440"/>
        </w:tabs>
        <w:jc w:val="center"/>
        <w:rPr>
          <w:sz w:val="22"/>
        </w:rPr>
      </w:pPr>
    </w:p>
    <w:p w14:paraId="120AFDA2" w14:textId="77777777" w:rsidR="001962B9" w:rsidRPr="009C75FD" w:rsidRDefault="001962B9" w:rsidP="00F1245D">
      <w:pPr>
        <w:widowControl w:val="0"/>
        <w:tabs>
          <w:tab w:val="left" w:pos="-360"/>
        </w:tabs>
        <w:ind w:right="90"/>
        <w:jc w:val="center"/>
        <w:rPr>
          <w:sz w:val="10"/>
          <w:szCs w:val="19"/>
        </w:rPr>
      </w:pPr>
    </w:p>
    <w:p w14:paraId="4AB0DDA2" w14:textId="77777777" w:rsidR="00DF50F2" w:rsidRDefault="00DF50F2" w:rsidP="00AC04E4">
      <w:pPr>
        <w:widowControl w:val="0"/>
        <w:tabs>
          <w:tab w:val="left" w:pos="-360"/>
        </w:tabs>
        <w:ind w:right="90"/>
        <w:jc w:val="center"/>
        <w:rPr>
          <w:sz w:val="22"/>
          <w:szCs w:val="19"/>
        </w:rPr>
      </w:pPr>
      <w:r>
        <w:rPr>
          <w:sz w:val="22"/>
          <w:szCs w:val="19"/>
        </w:rPr>
        <w:t>No more than ten (10) minutes orientation</w:t>
      </w:r>
    </w:p>
    <w:p w14:paraId="7E336903" w14:textId="77777777" w:rsidR="00AC04E4" w:rsidRDefault="00AC04E4" w:rsidP="00AC04E4">
      <w:pPr>
        <w:widowControl w:val="0"/>
        <w:tabs>
          <w:tab w:val="left" w:pos="-360"/>
        </w:tabs>
        <w:ind w:right="90"/>
        <w:jc w:val="center"/>
        <w:rPr>
          <w:sz w:val="22"/>
          <w:szCs w:val="19"/>
        </w:rPr>
      </w:pPr>
      <w:r w:rsidRPr="004510FE">
        <w:rPr>
          <w:sz w:val="22"/>
          <w:szCs w:val="19"/>
        </w:rPr>
        <w:t>No more than</w:t>
      </w:r>
      <w:r w:rsidR="002A3C04">
        <w:rPr>
          <w:sz w:val="22"/>
          <w:szCs w:val="19"/>
        </w:rPr>
        <w:t xml:space="preserve"> ninety</w:t>
      </w:r>
      <w:r w:rsidRPr="004510FE">
        <w:rPr>
          <w:sz w:val="22"/>
          <w:szCs w:val="19"/>
        </w:rPr>
        <w:t xml:space="preserve"> </w:t>
      </w:r>
      <w:r>
        <w:rPr>
          <w:sz w:val="22"/>
          <w:szCs w:val="19"/>
        </w:rPr>
        <w:t>(</w:t>
      </w:r>
      <w:r w:rsidR="00DF50F2">
        <w:rPr>
          <w:sz w:val="22"/>
          <w:szCs w:val="19"/>
        </w:rPr>
        <w:t>9</w:t>
      </w:r>
      <w:r>
        <w:rPr>
          <w:sz w:val="22"/>
          <w:szCs w:val="19"/>
        </w:rPr>
        <w:t xml:space="preserve">0) </w:t>
      </w:r>
      <w:r w:rsidRPr="004510FE">
        <w:rPr>
          <w:sz w:val="22"/>
          <w:szCs w:val="19"/>
        </w:rPr>
        <w:t>minutes testing time</w:t>
      </w:r>
    </w:p>
    <w:p w14:paraId="15509E24" w14:textId="77777777" w:rsidR="00DF50F2" w:rsidRDefault="00DF50F2" w:rsidP="00AC04E4">
      <w:pPr>
        <w:widowControl w:val="0"/>
        <w:tabs>
          <w:tab w:val="left" w:pos="-360"/>
        </w:tabs>
        <w:ind w:right="90"/>
        <w:jc w:val="center"/>
        <w:rPr>
          <w:sz w:val="22"/>
          <w:szCs w:val="19"/>
        </w:rPr>
      </w:pPr>
      <w:r>
        <w:rPr>
          <w:sz w:val="22"/>
          <w:szCs w:val="19"/>
        </w:rPr>
        <w:t>No more than ten (10) minutes wrap-up</w:t>
      </w:r>
    </w:p>
    <w:p w14:paraId="50CF7CE8" w14:textId="77777777" w:rsidR="009C75FD" w:rsidRPr="009C75FD" w:rsidRDefault="009C75FD" w:rsidP="00AC04E4">
      <w:pPr>
        <w:widowControl w:val="0"/>
        <w:tabs>
          <w:tab w:val="left" w:pos="-360"/>
        </w:tabs>
        <w:ind w:right="90"/>
        <w:jc w:val="center"/>
        <w:rPr>
          <w:sz w:val="12"/>
          <w:szCs w:val="19"/>
        </w:rPr>
      </w:pPr>
    </w:p>
    <w:p w14:paraId="42F7A21A" w14:textId="15FD319E"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3112A6C6"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3394BFEA"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6C934082" w14:textId="77777777" w:rsidR="00F1245D" w:rsidRDefault="00F1245D" w:rsidP="00F1245D">
      <w:pPr>
        <w:jc w:val="both"/>
      </w:pPr>
    </w:p>
    <w:p w14:paraId="681EA686" w14:textId="77777777" w:rsidR="00372F7C" w:rsidRDefault="00372F7C" w:rsidP="00AC04E4">
      <w:pPr>
        <w:rPr>
          <w:b/>
          <w:sz w:val="24"/>
          <w:szCs w:val="24"/>
        </w:rPr>
      </w:pPr>
    </w:p>
    <w:p w14:paraId="7AE740B6" w14:textId="77777777" w:rsidR="00372F7C" w:rsidRPr="00AA6951" w:rsidRDefault="00372F7C" w:rsidP="00372F7C">
      <w:pPr>
        <w:jc w:val="center"/>
        <w:rPr>
          <w:sz w:val="28"/>
          <w:szCs w:val="28"/>
        </w:rPr>
      </w:pPr>
      <w:r w:rsidRPr="00AA6951">
        <w:rPr>
          <w:b/>
          <w:sz w:val="28"/>
          <w:szCs w:val="28"/>
        </w:rPr>
        <w:t>GENERAL INSTRUCTIONS</w:t>
      </w:r>
    </w:p>
    <w:p w14:paraId="14AA84C0" w14:textId="77777777" w:rsidR="00372F7C" w:rsidRPr="006D4C46" w:rsidRDefault="00372F7C" w:rsidP="00372F7C">
      <w:pPr>
        <w:jc w:val="center"/>
        <w:rPr>
          <w:sz w:val="24"/>
          <w:szCs w:val="24"/>
        </w:rPr>
      </w:pPr>
    </w:p>
    <w:p w14:paraId="3724244D" w14:textId="77777777" w:rsidR="00DF5CC6" w:rsidRDefault="00DF5CC6" w:rsidP="00DF5CC6">
      <w:pPr>
        <w:numPr>
          <w:ilvl w:val="0"/>
          <w:numId w:val="37"/>
        </w:numPr>
        <w:rPr>
          <w:sz w:val="24"/>
          <w:szCs w:val="24"/>
        </w:rPr>
      </w:pPr>
      <w:r>
        <w:rPr>
          <w:sz w:val="24"/>
          <w:szCs w:val="24"/>
        </w:rPr>
        <w:t>Check that this test booklet contains Jobs 1-5.</w:t>
      </w:r>
    </w:p>
    <w:p w14:paraId="00916469" w14:textId="77777777" w:rsidR="00DF5CC6" w:rsidRDefault="00DF5CC6" w:rsidP="00DF5CC6">
      <w:pPr>
        <w:rPr>
          <w:sz w:val="24"/>
          <w:szCs w:val="24"/>
        </w:rPr>
      </w:pPr>
    </w:p>
    <w:p w14:paraId="64C5B9BA" w14:textId="77777777" w:rsidR="00DF5CC6" w:rsidRDefault="00DF5CC6" w:rsidP="00DF5CC6">
      <w:pPr>
        <w:numPr>
          <w:ilvl w:val="0"/>
          <w:numId w:val="37"/>
        </w:numPr>
        <w:autoSpaceDE w:val="0"/>
        <w:autoSpaceDN w:val="0"/>
        <w:adjustRightInd w:val="0"/>
        <w:rPr>
          <w:sz w:val="24"/>
          <w:szCs w:val="24"/>
        </w:rPr>
      </w:pPr>
      <w:r>
        <w:rPr>
          <w:sz w:val="24"/>
          <w:szCs w:val="24"/>
        </w:rPr>
        <w:t>Correct all errors. Copy is graded on production standards along with additional criteria.</w:t>
      </w:r>
    </w:p>
    <w:p w14:paraId="10730D82" w14:textId="77777777" w:rsidR="00DF5CC6" w:rsidRDefault="00DF5CC6" w:rsidP="00DF5CC6">
      <w:pPr>
        <w:autoSpaceDE w:val="0"/>
        <w:autoSpaceDN w:val="0"/>
        <w:adjustRightInd w:val="0"/>
        <w:rPr>
          <w:sz w:val="24"/>
          <w:szCs w:val="24"/>
        </w:rPr>
      </w:pPr>
    </w:p>
    <w:p w14:paraId="28D9F99D" w14:textId="4FCBD4C8" w:rsidR="00DF5CC6" w:rsidRDefault="00DF5CC6" w:rsidP="00DF5CC6">
      <w:pPr>
        <w:numPr>
          <w:ilvl w:val="0"/>
          <w:numId w:val="37"/>
        </w:numPr>
        <w:autoSpaceDE w:val="0"/>
        <w:autoSpaceDN w:val="0"/>
        <w:adjustRightInd w:val="0"/>
        <w:rPr>
          <w:sz w:val="24"/>
          <w:szCs w:val="24"/>
        </w:rPr>
      </w:pPr>
      <w:r>
        <w:rPr>
          <w:sz w:val="24"/>
          <w:szCs w:val="24"/>
        </w:rPr>
        <w:t xml:space="preserve">In </w:t>
      </w:r>
      <w:r w:rsidR="00CC7E74">
        <w:rPr>
          <w:sz w:val="24"/>
          <w:szCs w:val="24"/>
        </w:rPr>
        <w:t>the places</w:t>
      </w:r>
      <w:r>
        <w:rPr>
          <w:sz w:val="24"/>
          <w:szCs w:val="24"/>
        </w:rPr>
        <w:t xml:space="preserve"> you normally use your reference initials, use your contestant/team number.</w:t>
      </w:r>
      <w:r>
        <w:rPr>
          <w:sz w:val="24"/>
          <w:szCs w:val="24"/>
        </w:rPr>
        <w:br/>
        <w:t xml:space="preserve">Your name or initials should </w:t>
      </w:r>
      <w:r>
        <w:rPr>
          <w:i/>
          <w:sz w:val="24"/>
          <w:szCs w:val="24"/>
        </w:rPr>
        <w:t>not</w:t>
      </w:r>
      <w:r>
        <w:rPr>
          <w:sz w:val="24"/>
          <w:szCs w:val="24"/>
        </w:rPr>
        <w:t xml:space="preserve"> appear on any work your team submits.  Key your contestant/team number and job number in the footer in the lower left corner of </w:t>
      </w:r>
      <w:r>
        <w:rPr>
          <w:b/>
          <w:sz w:val="24"/>
          <w:szCs w:val="24"/>
          <w:u w:val="single"/>
        </w:rPr>
        <w:t>all</w:t>
      </w:r>
      <w:r>
        <w:rPr>
          <w:sz w:val="24"/>
          <w:szCs w:val="24"/>
        </w:rPr>
        <w:t xml:space="preserve"> work submitted unless specified otherwise.</w:t>
      </w:r>
    </w:p>
    <w:p w14:paraId="4D49B727" w14:textId="77777777" w:rsidR="00DF5CC6" w:rsidRDefault="00DF5CC6" w:rsidP="00DF5CC6">
      <w:pPr>
        <w:autoSpaceDE w:val="0"/>
        <w:autoSpaceDN w:val="0"/>
        <w:adjustRightInd w:val="0"/>
        <w:rPr>
          <w:sz w:val="24"/>
          <w:szCs w:val="24"/>
        </w:rPr>
      </w:pPr>
    </w:p>
    <w:p w14:paraId="20043913" w14:textId="77777777" w:rsidR="00DF5CC6" w:rsidRDefault="00DF5CC6" w:rsidP="00DF5CC6">
      <w:pPr>
        <w:numPr>
          <w:ilvl w:val="0"/>
          <w:numId w:val="37"/>
        </w:numPr>
        <w:autoSpaceDE w:val="0"/>
        <w:autoSpaceDN w:val="0"/>
        <w:adjustRightInd w:val="0"/>
        <w:rPr>
          <w:sz w:val="24"/>
          <w:szCs w:val="24"/>
        </w:rPr>
      </w:pPr>
      <w:r>
        <w:rPr>
          <w:sz w:val="24"/>
          <w:szCs w:val="24"/>
        </w:rPr>
        <w:t>If you finish before the end of the testing time, notify the proctor.  Time may be a factor in determining a winner when there is a tie score.</w:t>
      </w:r>
    </w:p>
    <w:p w14:paraId="5D0E4293" w14:textId="77777777" w:rsidR="00DF5CC6" w:rsidRDefault="00DF5CC6" w:rsidP="00DF5CC6">
      <w:pPr>
        <w:autoSpaceDE w:val="0"/>
        <w:autoSpaceDN w:val="0"/>
        <w:adjustRightInd w:val="0"/>
        <w:rPr>
          <w:sz w:val="24"/>
          <w:szCs w:val="24"/>
        </w:rPr>
      </w:pPr>
    </w:p>
    <w:p w14:paraId="071CF5D8" w14:textId="77777777" w:rsidR="00DF5CC6" w:rsidRDefault="00DF5CC6" w:rsidP="00DF5CC6">
      <w:pPr>
        <w:numPr>
          <w:ilvl w:val="0"/>
          <w:numId w:val="37"/>
        </w:numPr>
        <w:autoSpaceDE w:val="0"/>
        <w:autoSpaceDN w:val="0"/>
        <w:adjustRightInd w:val="0"/>
        <w:rPr>
          <w:sz w:val="24"/>
          <w:szCs w:val="24"/>
        </w:rPr>
      </w:pPr>
      <w:r>
        <w:rPr>
          <w:sz w:val="24"/>
          <w:szCs w:val="24"/>
        </w:rPr>
        <w:t>When turning in your contest, the jobs should be arranged in numeric order.  Use your time wisely.  You have 90 minutes to complete this test.</w:t>
      </w:r>
    </w:p>
    <w:p w14:paraId="000420A4" w14:textId="77777777" w:rsidR="00372F7C" w:rsidRPr="006D4C46" w:rsidRDefault="00372F7C" w:rsidP="00372F7C">
      <w:pPr>
        <w:jc w:val="center"/>
        <w:rPr>
          <w:b/>
          <w:sz w:val="24"/>
          <w:szCs w:val="24"/>
        </w:rPr>
      </w:pPr>
    </w:p>
    <w:p w14:paraId="3964DE23" w14:textId="77777777" w:rsidR="00372F7C" w:rsidRDefault="00372F7C" w:rsidP="00372F7C">
      <w:pPr>
        <w:jc w:val="center"/>
        <w:rPr>
          <w:b/>
          <w:sz w:val="24"/>
          <w:szCs w:val="24"/>
        </w:rPr>
      </w:pPr>
    </w:p>
    <w:p w14:paraId="6DAAC526" w14:textId="77777777" w:rsidR="00372F7C" w:rsidRPr="006D4C46" w:rsidRDefault="00372F7C" w:rsidP="00372F7C">
      <w:pPr>
        <w:jc w:val="center"/>
        <w:rPr>
          <w:sz w:val="24"/>
          <w:szCs w:val="24"/>
        </w:rPr>
      </w:pPr>
      <w:r w:rsidRPr="006D4C46">
        <w:rPr>
          <w:b/>
          <w:sz w:val="24"/>
          <w:szCs w:val="24"/>
        </w:rPr>
        <w:t>TEAM INSTRUCTIONS</w:t>
      </w:r>
    </w:p>
    <w:p w14:paraId="4B5A21BD" w14:textId="77777777" w:rsidR="00372F7C" w:rsidRPr="006D4C46" w:rsidRDefault="00372F7C" w:rsidP="00372F7C">
      <w:pPr>
        <w:jc w:val="center"/>
        <w:rPr>
          <w:sz w:val="24"/>
          <w:szCs w:val="24"/>
        </w:rPr>
      </w:pPr>
    </w:p>
    <w:p w14:paraId="5BCD2EE5" w14:textId="1425CC7C" w:rsidR="00372F7C" w:rsidRDefault="00EB0FD5" w:rsidP="00372F7C">
      <w:pPr>
        <w:rPr>
          <w:sz w:val="24"/>
          <w:szCs w:val="24"/>
        </w:rPr>
      </w:pPr>
      <w:r>
        <w:rPr>
          <w:sz w:val="24"/>
          <w:szCs w:val="24"/>
        </w:rPr>
        <w:t xml:space="preserve">Your team </w:t>
      </w:r>
      <w:r w:rsidR="004116A3">
        <w:rPr>
          <w:sz w:val="24"/>
          <w:szCs w:val="24"/>
        </w:rPr>
        <w:t xml:space="preserve">is acting as the Administrative Assistant for the </w:t>
      </w:r>
      <w:r w:rsidR="00910A94">
        <w:rPr>
          <w:sz w:val="24"/>
          <w:szCs w:val="24"/>
        </w:rPr>
        <w:t>Marketing</w:t>
      </w:r>
      <w:r w:rsidR="004116A3">
        <w:rPr>
          <w:sz w:val="24"/>
          <w:szCs w:val="24"/>
        </w:rPr>
        <w:t xml:space="preserve"> Department </w:t>
      </w:r>
      <w:r w:rsidR="00DF5CC6">
        <w:rPr>
          <w:sz w:val="24"/>
          <w:szCs w:val="24"/>
        </w:rPr>
        <w:t xml:space="preserve">for </w:t>
      </w:r>
      <w:r w:rsidR="00372F7C" w:rsidRPr="006D4C46">
        <w:rPr>
          <w:sz w:val="24"/>
          <w:szCs w:val="24"/>
        </w:rPr>
        <w:t>Professional Business Associates, 5454 Cleveland Avenue, Columbus, OH 43231-4021.  You</w:t>
      </w:r>
      <w:r w:rsidR="00DF5CC6">
        <w:rPr>
          <w:sz w:val="24"/>
          <w:szCs w:val="24"/>
        </w:rPr>
        <w:t>r</w:t>
      </w:r>
      <w:r w:rsidR="004116A3">
        <w:rPr>
          <w:sz w:val="24"/>
          <w:szCs w:val="24"/>
        </w:rPr>
        <w:t xml:space="preserve"> team is working </w:t>
      </w:r>
      <w:r w:rsidR="00372F7C" w:rsidRPr="006D4C46">
        <w:rPr>
          <w:sz w:val="24"/>
          <w:szCs w:val="24"/>
        </w:rPr>
        <w:t xml:space="preserve">under </w:t>
      </w:r>
      <w:r w:rsidR="00372F7C">
        <w:rPr>
          <w:sz w:val="24"/>
          <w:szCs w:val="24"/>
        </w:rPr>
        <w:t xml:space="preserve">the direction </w:t>
      </w:r>
      <w:r w:rsidR="00910A94">
        <w:rPr>
          <w:sz w:val="24"/>
          <w:szCs w:val="24"/>
        </w:rPr>
        <w:t>Roger Meyer</w:t>
      </w:r>
      <w:r w:rsidR="00372F7C" w:rsidRPr="006D4C46">
        <w:rPr>
          <w:sz w:val="24"/>
          <w:szCs w:val="24"/>
        </w:rPr>
        <w:t xml:space="preserve">, </w:t>
      </w:r>
      <w:r w:rsidR="00910A94">
        <w:rPr>
          <w:sz w:val="24"/>
          <w:szCs w:val="24"/>
        </w:rPr>
        <w:t>Marketing Department</w:t>
      </w:r>
      <w:r w:rsidR="00372F7C" w:rsidRPr="006D4C46">
        <w:rPr>
          <w:sz w:val="24"/>
          <w:szCs w:val="24"/>
        </w:rPr>
        <w:t xml:space="preserve"> Director.  </w:t>
      </w:r>
    </w:p>
    <w:p w14:paraId="698CDBDC" w14:textId="77777777" w:rsidR="00372F7C" w:rsidRDefault="00372F7C" w:rsidP="00372F7C">
      <w:pPr>
        <w:rPr>
          <w:sz w:val="24"/>
          <w:szCs w:val="24"/>
        </w:rPr>
      </w:pPr>
    </w:p>
    <w:p w14:paraId="5BDB6A80" w14:textId="3EA89CE1" w:rsidR="00372F7C" w:rsidRDefault="00372F7C" w:rsidP="00372F7C">
      <w:pPr>
        <w:rPr>
          <w:sz w:val="24"/>
          <w:szCs w:val="24"/>
        </w:rPr>
      </w:pPr>
      <w:r w:rsidRPr="006D4C46">
        <w:rPr>
          <w:sz w:val="24"/>
          <w:szCs w:val="24"/>
        </w:rPr>
        <w:t>As the administrative assistant</w:t>
      </w:r>
      <w:r w:rsidR="004116A3">
        <w:rPr>
          <w:sz w:val="24"/>
          <w:szCs w:val="24"/>
        </w:rPr>
        <w:t>s</w:t>
      </w:r>
      <w:r w:rsidRPr="006D4C46">
        <w:rPr>
          <w:sz w:val="24"/>
          <w:szCs w:val="24"/>
        </w:rPr>
        <w:t xml:space="preserve"> assigned to </w:t>
      </w:r>
      <w:r w:rsidR="004116A3">
        <w:rPr>
          <w:sz w:val="24"/>
          <w:szCs w:val="24"/>
        </w:rPr>
        <w:t xml:space="preserve">the </w:t>
      </w:r>
      <w:r w:rsidR="00910A94">
        <w:rPr>
          <w:sz w:val="24"/>
          <w:szCs w:val="24"/>
        </w:rPr>
        <w:t>Marketing</w:t>
      </w:r>
      <w:r w:rsidR="004116A3">
        <w:rPr>
          <w:sz w:val="24"/>
          <w:szCs w:val="24"/>
        </w:rPr>
        <w:t xml:space="preserve"> Department</w:t>
      </w:r>
      <w:r w:rsidRPr="006D4C46">
        <w:rPr>
          <w:sz w:val="24"/>
          <w:szCs w:val="24"/>
        </w:rPr>
        <w:t>,</w:t>
      </w:r>
      <w:r w:rsidR="000D0498">
        <w:rPr>
          <w:sz w:val="24"/>
          <w:szCs w:val="24"/>
        </w:rPr>
        <w:t xml:space="preserve"> </w:t>
      </w:r>
      <w:r w:rsidR="004116A3">
        <w:rPr>
          <w:sz w:val="24"/>
          <w:szCs w:val="24"/>
        </w:rPr>
        <w:t xml:space="preserve">you are to </w:t>
      </w:r>
      <w:r w:rsidRPr="006D4C46">
        <w:rPr>
          <w:sz w:val="24"/>
          <w:szCs w:val="24"/>
        </w:rPr>
        <w:t xml:space="preserve">complete the following </w:t>
      </w:r>
      <w:r>
        <w:rPr>
          <w:sz w:val="24"/>
          <w:szCs w:val="24"/>
        </w:rPr>
        <w:t>five</w:t>
      </w:r>
      <w:r w:rsidRPr="006D4C46">
        <w:rPr>
          <w:sz w:val="24"/>
          <w:szCs w:val="24"/>
        </w:rPr>
        <w:t xml:space="preserve"> tasks</w:t>
      </w:r>
      <w:r>
        <w:rPr>
          <w:sz w:val="24"/>
          <w:szCs w:val="24"/>
        </w:rPr>
        <w:t>:</w:t>
      </w:r>
    </w:p>
    <w:p w14:paraId="0B9199B4" w14:textId="7E52DA85" w:rsidR="00372F7C" w:rsidRPr="00BF2F02" w:rsidRDefault="00910A94" w:rsidP="000D0498">
      <w:pPr>
        <w:pStyle w:val="ListParagraph"/>
        <w:numPr>
          <w:ilvl w:val="0"/>
          <w:numId w:val="28"/>
        </w:numPr>
        <w:spacing w:after="200" w:line="276" w:lineRule="auto"/>
        <w:ind w:left="2790"/>
        <w:rPr>
          <w:sz w:val="24"/>
          <w:szCs w:val="24"/>
        </w:rPr>
      </w:pPr>
      <w:r>
        <w:rPr>
          <w:sz w:val="24"/>
          <w:szCs w:val="24"/>
        </w:rPr>
        <w:t>Volunteer Certificate</w:t>
      </w:r>
    </w:p>
    <w:p w14:paraId="6BC242C3" w14:textId="29BCCDBD" w:rsidR="00372F7C" w:rsidRDefault="00910A94" w:rsidP="000D0498">
      <w:pPr>
        <w:pStyle w:val="ListParagraph"/>
        <w:numPr>
          <w:ilvl w:val="0"/>
          <w:numId w:val="28"/>
        </w:numPr>
        <w:spacing w:after="200" w:line="276" w:lineRule="auto"/>
        <w:ind w:left="2790"/>
        <w:rPr>
          <w:sz w:val="24"/>
          <w:szCs w:val="24"/>
        </w:rPr>
      </w:pPr>
      <w:r>
        <w:rPr>
          <w:sz w:val="24"/>
          <w:szCs w:val="24"/>
        </w:rPr>
        <w:t>Flyer</w:t>
      </w:r>
      <w:r w:rsidR="00995172">
        <w:rPr>
          <w:sz w:val="24"/>
          <w:szCs w:val="24"/>
        </w:rPr>
        <w:t xml:space="preserve"> </w:t>
      </w:r>
    </w:p>
    <w:p w14:paraId="168831C5" w14:textId="2D2589AB" w:rsidR="003C7AAF" w:rsidRPr="008679D7" w:rsidRDefault="00910A94" w:rsidP="000D0498">
      <w:pPr>
        <w:pStyle w:val="ListParagraph"/>
        <w:numPr>
          <w:ilvl w:val="0"/>
          <w:numId w:val="28"/>
        </w:numPr>
        <w:spacing w:after="200" w:line="276" w:lineRule="auto"/>
        <w:ind w:left="2790"/>
        <w:rPr>
          <w:sz w:val="24"/>
          <w:szCs w:val="24"/>
        </w:rPr>
      </w:pPr>
      <w:r>
        <w:rPr>
          <w:sz w:val="24"/>
          <w:szCs w:val="24"/>
        </w:rPr>
        <w:t>2 pg. Report</w:t>
      </w:r>
    </w:p>
    <w:p w14:paraId="01EA2105" w14:textId="25A1E5C6" w:rsidR="00372F7C" w:rsidRDefault="00910A94" w:rsidP="000D0498">
      <w:pPr>
        <w:pStyle w:val="ListParagraph"/>
        <w:numPr>
          <w:ilvl w:val="0"/>
          <w:numId w:val="28"/>
        </w:numPr>
        <w:spacing w:after="200" w:line="276" w:lineRule="auto"/>
        <w:ind w:left="2790"/>
        <w:rPr>
          <w:sz w:val="24"/>
          <w:szCs w:val="24"/>
        </w:rPr>
      </w:pPr>
      <w:r>
        <w:rPr>
          <w:sz w:val="24"/>
          <w:szCs w:val="24"/>
        </w:rPr>
        <w:t>Spreadsheet</w:t>
      </w:r>
    </w:p>
    <w:p w14:paraId="0E01771D" w14:textId="3839752C" w:rsidR="00372F7C" w:rsidRDefault="00910A94" w:rsidP="000D0498">
      <w:pPr>
        <w:pStyle w:val="ListParagraph"/>
        <w:numPr>
          <w:ilvl w:val="0"/>
          <w:numId w:val="28"/>
        </w:numPr>
        <w:spacing w:after="200" w:line="276" w:lineRule="auto"/>
        <w:ind w:left="2790"/>
        <w:rPr>
          <w:sz w:val="24"/>
          <w:szCs w:val="24"/>
        </w:rPr>
      </w:pPr>
      <w:r>
        <w:rPr>
          <w:sz w:val="24"/>
          <w:szCs w:val="24"/>
        </w:rPr>
        <w:t>Thank you Letter</w:t>
      </w:r>
    </w:p>
    <w:p w14:paraId="69435326" w14:textId="77777777" w:rsidR="00372F7C" w:rsidRDefault="00372F7C" w:rsidP="00AC04E4">
      <w:pPr>
        <w:rPr>
          <w:b/>
          <w:sz w:val="24"/>
          <w:szCs w:val="24"/>
        </w:rPr>
      </w:pPr>
    </w:p>
    <w:p w14:paraId="56D9D1D0" w14:textId="77777777" w:rsidR="00372F7C" w:rsidRDefault="00372F7C" w:rsidP="00AC04E4">
      <w:pPr>
        <w:rPr>
          <w:b/>
          <w:sz w:val="24"/>
          <w:szCs w:val="24"/>
        </w:rPr>
      </w:pPr>
    </w:p>
    <w:p w14:paraId="7D52FFCF" w14:textId="77777777" w:rsidR="00372F7C" w:rsidRDefault="00372F7C" w:rsidP="00AC04E4">
      <w:pPr>
        <w:rPr>
          <w:b/>
          <w:sz w:val="24"/>
          <w:szCs w:val="24"/>
        </w:rPr>
      </w:pPr>
    </w:p>
    <w:p w14:paraId="742CB3F0" w14:textId="479CA625" w:rsidR="001371B9" w:rsidRDefault="001371B9">
      <w:pPr>
        <w:rPr>
          <w:b/>
          <w:sz w:val="24"/>
          <w:szCs w:val="24"/>
        </w:rPr>
      </w:pPr>
      <w:r>
        <w:rPr>
          <w:b/>
          <w:sz w:val="24"/>
          <w:szCs w:val="24"/>
        </w:rPr>
        <w:br w:type="page"/>
      </w:r>
    </w:p>
    <w:p w14:paraId="5F9EBD3F" w14:textId="3CFB4D83" w:rsidR="00372F7C" w:rsidRDefault="00372F7C" w:rsidP="00AC04E4">
      <w:pPr>
        <w:rPr>
          <w:b/>
          <w:sz w:val="24"/>
          <w:szCs w:val="24"/>
        </w:rPr>
      </w:pPr>
    </w:p>
    <w:p w14:paraId="0FD979FA" w14:textId="1C71EC11" w:rsidR="001371B9" w:rsidRPr="00DF5CC6" w:rsidRDefault="001371B9" w:rsidP="00DF5CC6">
      <w:pPr>
        <w:jc w:val="center"/>
        <w:rPr>
          <w:b/>
          <w:sz w:val="32"/>
          <w:szCs w:val="24"/>
        </w:rPr>
      </w:pPr>
      <w:r w:rsidRPr="00DF5CC6">
        <w:rPr>
          <w:b/>
          <w:sz w:val="32"/>
          <w:szCs w:val="24"/>
        </w:rPr>
        <w:t>Grading Rubric</w:t>
      </w:r>
    </w:p>
    <w:p w14:paraId="597A03D1" w14:textId="20F62491" w:rsidR="001371B9" w:rsidRDefault="001371B9" w:rsidP="00AC04E4">
      <w:pPr>
        <w:rPr>
          <w:b/>
          <w:sz w:val="24"/>
          <w:szCs w:val="24"/>
        </w:rPr>
      </w:pPr>
    </w:p>
    <w:tbl>
      <w:tblPr>
        <w:tblStyle w:val="TableGrid"/>
        <w:tblW w:w="8665" w:type="dxa"/>
        <w:jc w:val="center"/>
        <w:tblLayout w:type="fixed"/>
        <w:tblLook w:val="04A0" w:firstRow="1" w:lastRow="0" w:firstColumn="1" w:lastColumn="0" w:noHBand="0" w:noVBand="1"/>
      </w:tblPr>
      <w:tblGrid>
        <w:gridCol w:w="6318"/>
        <w:gridCol w:w="1170"/>
        <w:gridCol w:w="1177"/>
      </w:tblGrid>
      <w:tr w:rsidR="00910A94" w:rsidRPr="00681DEB" w14:paraId="1AD47EFC" w14:textId="77777777" w:rsidTr="00175B7A">
        <w:trPr>
          <w:jc w:val="center"/>
        </w:trPr>
        <w:tc>
          <w:tcPr>
            <w:tcW w:w="6318" w:type="dxa"/>
          </w:tcPr>
          <w:p w14:paraId="6CE912D2" w14:textId="3B968000" w:rsidR="00910A94" w:rsidRPr="00681DEB" w:rsidRDefault="00910A94" w:rsidP="00910A94">
            <w:pPr>
              <w:rPr>
                <w:b/>
                <w:i/>
                <w:sz w:val="24"/>
                <w:szCs w:val="24"/>
              </w:rPr>
            </w:pPr>
            <w:r w:rsidRPr="00681DEB">
              <w:rPr>
                <w:b/>
                <w:i/>
                <w:sz w:val="24"/>
                <w:szCs w:val="24"/>
              </w:rPr>
              <w:t xml:space="preserve">Job </w:t>
            </w:r>
            <w:r>
              <w:rPr>
                <w:b/>
                <w:i/>
                <w:sz w:val="24"/>
                <w:szCs w:val="24"/>
              </w:rPr>
              <w:t>1</w:t>
            </w:r>
            <w:r w:rsidRPr="00681DEB">
              <w:rPr>
                <w:b/>
                <w:i/>
                <w:sz w:val="24"/>
                <w:szCs w:val="24"/>
              </w:rPr>
              <w:t xml:space="preserve"> – </w:t>
            </w:r>
            <w:r>
              <w:rPr>
                <w:b/>
                <w:i/>
                <w:sz w:val="24"/>
                <w:szCs w:val="24"/>
              </w:rPr>
              <w:t>Volunteer Certificate</w:t>
            </w:r>
          </w:p>
        </w:tc>
        <w:tc>
          <w:tcPr>
            <w:tcW w:w="1170" w:type="dxa"/>
          </w:tcPr>
          <w:p w14:paraId="4483F800" w14:textId="77777777" w:rsidR="00910A94" w:rsidRPr="00681DEB" w:rsidRDefault="00910A94" w:rsidP="00175B7A">
            <w:pPr>
              <w:jc w:val="center"/>
              <w:rPr>
                <w:b/>
                <w:i/>
                <w:sz w:val="24"/>
                <w:szCs w:val="24"/>
              </w:rPr>
            </w:pPr>
            <w:r>
              <w:rPr>
                <w:b/>
                <w:i/>
                <w:sz w:val="24"/>
                <w:szCs w:val="24"/>
              </w:rPr>
              <w:t xml:space="preserve">Possible </w:t>
            </w:r>
            <w:r w:rsidRPr="00681DEB">
              <w:rPr>
                <w:b/>
                <w:i/>
                <w:sz w:val="24"/>
                <w:szCs w:val="24"/>
              </w:rPr>
              <w:t>Points</w:t>
            </w:r>
          </w:p>
        </w:tc>
        <w:tc>
          <w:tcPr>
            <w:tcW w:w="1177" w:type="dxa"/>
          </w:tcPr>
          <w:p w14:paraId="15CDFFA1" w14:textId="77777777" w:rsidR="00910A94" w:rsidRPr="00681DEB" w:rsidRDefault="00910A94" w:rsidP="00175B7A">
            <w:pPr>
              <w:jc w:val="center"/>
              <w:rPr>
                <w:b/>
                <w:i/>
                <w:sz w:val="24"/>
                <w:szCs w:val="24"/>
              </w:rPr>
            </w:pPr>
            <w:r>
              <w:rPr>
                <w:b/>
                <w:i/>
                <w:sz w:val="24"/>
                <w:szCs w:val="24"/>
              </w:rPr>
              <w:t>Points Awarded</w:t>
            </w:r>
          </w:p>
        </w:tc>
      </w:tr>
      <w:tr w:rsidR="00910A94" w:rsidRPr="00681DEB" w14:paraId="6D8110C8" w14:textId="77777777" w:rsidTr="00175B7A">
        <w:trPr>
          <w:trHeight w:val="432"/>
          <w:jc w:val="center"/>
        </w:trPr>
        <w:tc>
          <w:tcPr>
            <w:tcW w:w="6318" w:type="dxa"/>
            <w:vAlign w:val="center"/>
          </w:tcPr>
          <w:p w14:paraId="3DEA3579" w14:textId="00441E21" w:rsidR="00910A94" w:rsidRDefault="00A716BF" w:rsidP="00A716BF">
            <w:pPr>
              <w:rPr>
                <w:sz w:val="24"/>
                <w:szCs w:val="24"/>
              </w:rPr>
            </w:pPr>
            <w:r>
              <w:rPr>
                <w:sz w:val="24"/>
                <w:szCs w:val="24"/>
              </w:rPr>
              <w:t xml:space="preserve">Includes the following: (10 </w:t>
            </w:r>
            <w:del w:id="3" w:author="Hewes Angie" w:date="2020-03-02T13:21:00Z">
              <w:r w:rsidDel="00AE7CFF">
                <w:rPr>
                  <w:sz w:val="24"/>
                  <w:szCs w:val="24"/>
                </w:rPr>
                <w:delText xml:space="preserve">pts </w:delText>
              </w:r>
            </w:del>
            <w:ins w:id="4" w:author="Hewes Angie" w:date="2020-03-02T13:21:00Z">
              <w:r w:rsidR="00AE7CFF">
                <w:rPr>
                  <w:sz w:val="24"/>
                  <w:szCs w:val="24"/>
                </w:rPr>
                <w:t xml:space="preserve">points </w:t>
              </w:r>
            </w:ins>
            <w:r>
              <w:rPr>
                <w:sz w:val="24"/>
                <w:szCs w:val="24"/>
              </w:rPr>
              <w:t>each)</w:t>
            </w:r>
          </w:p>
          <w:p w14:paraId="11FD84E6" w14:textId="77777777" w:rsidR="00A716BF" w:rsidRDefault="00A716BF" w:rsidP="00A716BF">
            <w:pPr>
              <w:pStyle w:val="ListParagraph"/>
              <w:numPr>
                <w:ilvl w:val="0"/>
                <w:numId w:val="41"/>
              </w:numPr>
              <w:rPr>
                <w:sz w:val="24"/>
                <w:szCs w:val="24"/>
              </w:rPr>
            </w:pPr>
            <w:r>
              <w:rPr>
                <w:sz w:val="24"/>
                <w:szCs w:val="24"/>
              </w:rPr>
              <w:t>Name of award: PBA Volunteer Award</w:t>
            </w:r>
          </w:p>
          <w:p w14:paraId="7A5BDFBC" w14:textId="77777777" w:rsidR="00A716BF" w:rsidRDefault="00A716BF" w:rsidP="00A716BF">
            <w:pPr>
              <w:pStyle w:val="ListParagraph"/>
              <w:numPr>
                <w:ilvl w:val="0"/>
                <w:numId w:val="41"/>
              </w:numPr>
              <w:rPr>
                <w:sz w:val="24"/>
                <w:szCs w:val="24"/>
              </w:rPr>
            </w:pPr>
            <w:r>
              <w:rPr>
                <w:sz w:val="24"/>
                <w:szCs w:val="24"/>
              </w:rPr>
              <w:t>Presented to</w:t>
            </w:r>
          </w:p>
          <w:p w14:paraId="631C225A" w14:textId="77777777" w:rsidR="00A716BF" w:rsidRDefault="00A716BF" w:rsidP="00A716BF">
            <w:pPr>
              <w:pStyle w:val="ListParagraph"/>
              <w:numPr>
                <w:ilvl w:val="0"/>
                <w:numId w:val="41"/>
              </w:numPr>
              <w:rPr>
                <w:sz w:val="24"/>
                <w:szCs w:val="24"/>
              </w:rPr>
            </w:pPr>
            <w:r>
              <w:rPr>
                <w:sz w:val="24"/>
                <w:szCs w:val="24"/>
              </w:rPr>
              <w:t>Signature Line and name and title</w:t>
            </w:r>
          </w:p>
          <w:p w14:paraId="1CDB5DD1" w14:textId="77777777" w:rsidR="00A716BF" w:rsidRDefault="00A716BF" w:rsidP="00A716BF">
            <w:pPr>
              <w:pStyle w:val="ListParagraph"/>
              <w:numPr>
                <w:ilvl w:val="0"/>
                <w:numId w:val="41"/>
              </w:numPr>
              <w:rPr>
                <w:sz w:val="24"/>
                <w:szCs w:val="24"/>
              </w:rPr>
            </w:pPr>
            <w:r>
              <w:rPr>
                <w:sz w:val="24"/>
                <w:szCs w:val="24"/>
              </w:rPr>
              <w:t>Dateline</w:t>
            </w:r>
          </w:p>
          <w:p w14:paraId="0435E1A5" w14:textId="77777777" w:rsidR="00A716BF" w:rsidRDefault="00A716BF" w:rsidP="00A716BF">
            <w:pPr>
              <w:pStyle w:val="ListParagraph"/>
              <w:numPr>
                <w:ilvl w:val="0"/>
                <w:numId w:val="41"/>
              </w:numPr>
              <w:rPr>
                <w:sz w:val="24"/>
                <w:szCs w:val="24"/>
              </w:rPr>
            </w:pPr>
            <w:r>
              <w:rPr>
                <w:sz w:val="24"/>
                <w:szCs w:val="24"/>
              </w:rPr>
              <w:t>“</w:t>
            </w:r>
            <w:r w:rsidRPr="00A716BF">
              <w:rPr>
                <w:sz w:val="24"/>
                <w:szCs w:val="24"/>
              </w:rPr>
              <w:t>This certificate is good for dinner for two at any Columbus area restaurant</w:t>
            </w:r>
            <w:r>
              <w:rPr>
                <w:sz w:val="24"/>
                <w:szCs w:val="24"/>
              </w:rPr>
              <w:t>” at bottom</w:t>
            </w:r>
          </w:p>
          <w:p w14:paraId="5BBF0C1E" w14:textId="53DA1E31" w:rsidR="00A716BF" w:rsidRPr="00A716BF" w:rsidRDefault="00A716BF" w:rsidP="00A716BF">
            <w:pPr>
              <w:pStyle w:val="ListParagraph"/>
              <w:numPr>
                <w:ilvl w:val="0"/>
                <w:numId w:val="41"/>
              </w:numPr>
              <w:rPr>
                <w:sz w:val="24"/>
                <w:szCs w:val="24"/>
              </w:rPr>
            </w:pPr>
            <w:r>
              <w:rPr>
                <w:sz w:val="24"/>
                <w:szCs w:val="24"/>
              </w:rPr>
              <w:t>Appropriate border</w:t>
            </w:r>
          </w:p>
        </w:tc>
        <w:tc>
          <w:tcPr>
            <w:tcW w:w="1170" w:type="dxa"/>
            <w:vAlign w:val="center"/>
          </w:tcPr>
          <w:p w14:paraId="4B40D3E8" w14:textId="6AB4EA31" w:rsidR="00910A94" w:rsidRPr="00681DEB" w:rsidRDefault="00A716BF" w:rsidP="00175B7A">
            <w:pPr>
              <w:jc w:val="right"/>
              <w:rPr>
                <w:sz w:val="24"/>
                <w:szCs w:val="24"/>
              </w:rPr>
            </w:pPr>
            <w:r>
              <w:rPr>
                <w:sz w:val="24"/>
                <w:szCs w:val="24"/>
              </w:rPr>
              <w:t>60</w:t>
            </w:r>
          </w:p>
        </w:tc>
        <w:tc>
          <w:tcPr>
            <w:tcW w:w="1177" w:type="dxa"/>
          </w:tcPr>
          <w:p w14:paraId="110E5289" w14:textId="77777777" w:rsidR="00910A94" w:rsidRDefault="00910A94" w:rsidP="00175B7A">
            <w:pPr>
              <w:jc w:val="center"/>
              <w:rPr>
                <w:b/>
                <w:i/>
                <w:sz w:val="24"/>
                <w:szCs w:val="24"/>
              </w:rPr>
            </w:pPr>
          </w:p>
        </w:tc>
      </w:tr>
      <w:tr w:rsidR="00A716BF" w:rsidRPr="00681DEB" w14:paraId="060A4ADE" w14:textId="77777777" w:rsidTr="00175B7A">
        <w:trPr>
          <w:trHeight w:val="432"/>
          <w:jc w:val="center"/>
        </w:trPr>
        <w:tc>
          <w:tcPr>
            <w:tcW w:w="6318" w:type="dxa"/>
            <w:vAlign w:val="center"/>
          </w:tcPr>
          <w:p w14:paraId="710C967B" w14:textId="1303B05D" w:rsidR="00A716BF" w:rsidRPr="00681DEB" w:rsidRDefault="00A716BF" w:rsidP="00A716BF">
            <w:pPr>
              <w:rPr>
                <w:sz w:val="24"/>
                <w:szCs w:val="24"/>
              </w:rPr>
            </w:pPr>
            <w:r w:rsidRPr="00A716BF">
              <w:rPr>
                <w:sz w:val="24"/>
                <w:szCs w:val="24"/>
              </w:rPr>
              <w:t>Add other items/graphics to make certificate presentable</w:t>
            </w:r>
          </w:p>
        </w:tc>
        <w:tc>
          <w:tcPr>
            <w:tcW w:w="1170" w:type="dxa"/>
            <w:vAlign w:val="center"/>
          </w:tcPr>
          <w:p w14:paraId="0AF5E2C6" w14:textId="2A39E53D" w:rsidR="00A716BF" w:rsidRPr="00681DEB" w:rsidRDefault="00A716BF" w:rsidP="00175B7A">
            <w:pPr>
              <w:jc w:val="right"/>
              <w:rPr>
                <w:sz w:val="24"/>
                <w:szCs w:val="24"/>
              </w:rPr>
            </w:pPr>
            <w:r>
              <w:rPr>
                <w:sz w:val="24"/>
                <w:szCs w:val="24"/>
              </w:rPr>
              <w:t>30</w:t>
            </w:r>
          </w:p>
        </w:tc>
        <w:tc>
          <w:tcPr>
            <w:tcW w:w="1177" w:type="dxa"/>
          </w:tcPr>
          <w:p w14:paraId="16098399" w14:textId="77777777" w:rsidR="00A716BF" w:rsidRDefault="00A716BF" w:rsidP="00175B7A">
            <w:pPr>
              <w:jc w:val="center"/>
              <w:rPr>
                <w:b/>
                <w:i/>
                <w:sz w:val="24"/>
                <w:szCs w:val="24"/>
              </w:rPr>
            </w:pPr>
          </w:p>
        </w:tc>
      </w:tr>
      <w:tr w:rsidR="00910A94" w:rsidRPr="00681DEB" w14:paraId="446575E9" w14:textId="77777777" w:rsidTr="00175B7A">
        <w:trPr>
          <w:trHeight w:val="432"/>
          <w:jc w:val="center"/>
        </w:trPr>
        <w:tc>
          <w:tcPr>
            <w:tcW w:w="6318" w:type="dxa"/>
            <w:vAlign w:val="center"/>
          </w:tcPr>
          <w:p w14:paraId="1AFE53EC" w14:textId="77777777" w:rsidR="00910A94" w:rsidRDefault="00910A94" w:rsidP="00175B7A">
            <w:pPr>
              <w:rPr>
                <w:sz w:val="24"/>
                <w:szCs w:val="24"/>
              </w:rPr>
            </w:pPr>
            <w:r>
              <w:rPr>
                <w:sz w:val="24"/>
                <w:szCs w:val="24"/>
              </w:rPr>
              <w:t xml:space="preserve">Contestant ID and Job # in footer </w:t>
            </w:r>
          </w:p>
        </w:tc>
        <w:tc>
          <w:tcPr>
            <w:tcW w:w="1170" w:type="dxa"/>
            <w:vAlign w:val="center"/>
          </w:tcPr>
          <w:p w14:paraId="29E65330" w14:textId="77777777" w:rsidR="00910A94" w:rsidRDefault="00910A94" w:rsidP="00175B7A">
            <w:pPr>
              <w:jc w:val="right"/>
              <w:rPr>
                <w:sz w:val="24"/>
                <w:szCs w:val="24"/>
              </w:rPr>
            </w:pPr>
            <w:r>
              <w:rPr>
                <w:sz w:val="24"/>
                <w:szCs w:val="24"/>
              </w:rPr>
              <w:t>10</w:t>
            </w:r>
          </w:p>
        </w:tc>
        <w:tc>
          <w:tcPr>
            <w:tcW w:w="1177" w:type="dxa"/>
          </w:tcPr>
          <w:p w14:paraId="041212BC" w14:textId="77777777" w:rsidR="00910A94" w:rsidRDefault="00910A94" w:rsidP="00175B7A">
            <w:pPr>
              <w:rPr>
                <w:b/>
                <w:i/>
                <w:sz w:val="24"/>
                <w:szCs w:val="24"/>
              </w:rPr>
            </w:pPr>
          </w:p>
        </w:tc>
      </w:tr>
      <w:tr w:rsidR="00910A94" w:rsidRPr="00681DEB" w14:paraId="3E3EC423" w14:textId="77777777" w:rsidTr="00175B7A">
        <w:trPr>
          <w:jc w:val="center"/>
        </w:trPr>
        <w:tc>
          <w:tcPr>
            <w:tcW w:w="6318" w:type="dxa"/>
            <w:vAlign w:val="center"/>
          </w:tcPr>
          <w:p w14:paraId="243C5FF9" w14:textId="77777777" w:rsidR="00910A94" w:rsidRPr="00B75340" w:rsidRDefault="00910A94" w:rsidP="00175B7A">
            <w:pPr>
              <w:jc w:val="right"/>
              <w:rPr>
                <w:b/>
                <w:sz w:val="28"/>
                <w:szCs w:val="24"/>
              </w:rPr>
            </w:pPr>
            <w:r w:rsidRPr="00B75340">
              <w:rPr>
                <w:b/>
                <w:sz w:val="28"/>
                <w:szCs w:val="24"/>
              </w:rPr>
              <w:t>Job 1 Total</w:t>
            </w:r>
          </w:p>
        </w:tc>
        <w:tc>
          <w:tcPr>
            <w:tcW w:w="1170" w:type="dxa"/>
            <w:vAlign w:val="center"/>
          </w:tcPr>
          <w:p w14:paraId="3B3A8942" w14:textId="77777777" w:rsidR="00910A94" w:rsidRPr="00B75340" w:rsidRDefault="00910A94" w:rsidP="00175B7A">
            <w:pPr>
              <w:jc w:val="right"/>
              <w:rPr>
                <w:b/>
                <w:sz w:val="28"/>
                <w:szCs w:val="24"/>
              </w:rPr>
            </w:pPr>
            <w:r>
              <w:rPr>
                <w:b/>
                <w:sz w:val="28"/>
                <w:szCs w:val="24"/>
              </w:rPr>
              <w:t>1</w:t>
            </w:r>
            <w:r w:rsidRPr="00B75340">
              <w:rPr>
                <w:b/>
                <w:sz w:val="28"/>
                <w:szCs w:val="24"/>
              </w:rPr>
              <w:t>0</w:t>
            </w:r>
            <w:r>
              <w:rPr>
                <w:b/>
                <w:sz w:val="28"/>
                <w:szCs w:val="24"/>
              </w:rPr>
              <w:t>0</w:t>
            </w:r>
          </w:p>
        </w:tc>
        <w:tc>
          <w:tcPr>
            <w:tcW w:w="1177" w:type="dxa"/>
          </w:tcPr>
          <w:p w14:paraId="4FB06C7C" w14:textId="77777777" w:rsidR="00910A94" w:rsidRDefault="00910A94" w:rsidP="00175B7A">
            <w:pPr>
              <w:jc w:val="center"/>
              <w:rPr>
                <w:b/>
                <w:i/>
                <w:sz w:val="24"/>
                <w:szCs w:val="24"/>
              </w:rPr>
            </w:pPr>
          </w:p>
        </w:tc>
      </w:tr>
      <w:tr w:rsidR="00910A94" w:rsidRPr="00681DEB" w14:paraId="77DAAA5F" w14:textId="77777777" w:rsidTr="00175B7A">
        <w:trPr>
          <w:jc w:val="center"/>
        </w:trPr>
        <w:tc>
          <w:tcPr>
            <w:tcW w:w="6318" w:type="dxa"/>
          </w:tcPr>
          <w:p w14:paraId="08F74C8F" w14:textId="57FF0AC0" w:rsidR="00910A94" w:rsidRPr="00681DEB" w:rsidRDefault="00910A94" w:rsidP="00910A94">
            <w:pPr>
              <w:rPr>
                <w:b/>
                <w:i/>
                <w:sz w:val="24"/>
                <w:szCs w:val="24"/>
              </w:rPr>
            </w:pPr>
            <w:r w:rsidRPr="00681DEB">
              <w:rPr>
                <w:b/>
                <w:i/>
                <w:sz w:val="24"/>
                <w:szCs w:val="24"/>
              </w:rPr>
              <w:t xml:space="preserve">Job </w:t>
            </w:r>
            <w:r>
              <w:rPr>
                <w:b/>
                <w:i/>
                <w:sz w:val="24"/>
                <w:szCs w:val="24"/>
              </w:rPr>
              <w:t>2 – Flyer</w:t>
            </w:r>
          </w:p>
        </w:tc>
        <w:tc>
          <w:tcPr>
            <w:tcW w:w="1170" w:type="dxa"/>
          </w:tcPr>
          <w:p w14:paraId="1240B543" w14:textId="77777777" w:rsidR="00910A94" w:rsidRPr="00681DEB" w:rsidRDefault="00910A94" w:rsidP="00175B7A">
            <w:pPr>
              <w:jc w:val="center"/>
              <w:rPr>
                <w:b/>
                <w:i/>
                <w:sz w:val="24"/>
                <w:szCs w:val="24"/>
              </w:rPr>
            </w:pPr>
            <w:r>
              <w:rPr>
                <w:b/>
                <w:i/>
                <w:sz w:val="24"/>
                <w:szCs w:val="24"/>
              </w:rPr>
              <w:t xml:space="preserve">Possible </w:t>
            </w:r>
            <w:r w:rsidRPr="00681DEB">
              <w:rPr>
                <w:b/>
                <w:i/>
                <w:sz w:val="24"/>
                <w:szCs w:val="24"/>
              </w:rPr>
              <w:t>Points</w:t>
            </w:r>
          </w:p>
        </w:tc>
        <w:tc>
          <w:tcPr>
            <w:tcW w:w="1177" w:type="dxa"/>
          </w:tcPr>
          <w:p w14:paraId="57767E5D" w14:textId="77777777" w:rsidR="00910A94" w:rsidRPr="00681DEB" w:rsidRDefault="00910A94" w:rsidP="00175B7A">
            <w:pPr>
              <w:jc w:val="center"/>
              <w:rPr>
                <w:b/>
                <w:i/>
                <w:sz w:val="24"/>
                <w:szCs w:val="24"/>
              </w:rPr>
            </w:pPr>
            <w:r>
              <w:rPr>
                <w:b/>
                <w:i/>
                <w:sz w:val="24"/>
                <w:szCs w:val="24"/>
              </w:rPr>
              <w:t>Points Awarded</w:t>
            </w:r>
          </w:p>
        </w:tc>
      </w:tr>
      <w:tr w:rsidR="00910A94" w:rsidRPr="00681DEB" w14:paraId="3D8DDD62" w14:textId="77777777" w:rsidTr="00175B7A">
        <w:trPr>
          <w:trHeight w:val="458"/>
          <w:jc w:val="center"/>
        </w:trPr>
        <w:tc>
          <w:tcPr>
            <w:tcW w:w="6318" w:type="dxa"/>
            <w:vAlign w:val="center"/>
          </w:tcPr>
          <w:p w14:paraId="1AC6F0A1" w14:textId="6784C4F3" w:rsidR="00910A94" w:rsidRPr="00736831" w:rsidRDefault="00910A94" w:rsidP="00175B7A">
            <w:pPr>
              <w:rPr>
                <w:sz w:val="24"/>
                <w:szCs w:val="24"/>
              </w:rPr>
            </w:pPr>
            <w:r>
              <w:rPr>
                <w:sz w:val="24"/>
                <w:szCs w:val="24"/>
              </w:rPr>
              <w:t>Flyer (</w:t>
            </w:r>
            <w:del w:id="5" w:author="Hewes Angie" w:date="2020-02-14T09:18:00Z">
              <w:r w:rsidDel="00096089">
                <w:rPr>
                  <w:sz w:val="24"/>
                  <w:szCs w:val="24"/>
                </w:rPr>
                <w:delText>follows mailability standards</w:delText>
              </w:r>
            </w:del>
            <w:ins w:id="6" w:author="Hewes Angie" w:date="2020-02-14T09:18:00Z">
              <w:r w:rsidR="00096089">
                <w:rPr>
                  <w:sz w:val="24"/>
                  <w:szCs w:val="24"/>
                </w:rPr>
                <w:t>Production Standards</w:t>
              </w:r>
            </w:ins>
            <w:r>
              <w:rPr>
                <w:sz w:val="24"/>
                <w:szCs w:val="24"/>
              </w:rPr>
              <w:t>)</w:t>
            </w:r>
          </w:p>
          <w:p w14:paraId="5D0A1C8A" w14:textId="179993DB" w:rsidR="00910A94" w:rsidRPr="0004453B" w:rsidRDefault="00910A94" w:rsidP="00175B7A">
            <w:pPr>
              <w:jc w:val="center"/>
              <w:rPr>
                <w:szCs w:val="24"/>
              </w:rPr>
            </w:pPr>
            <w:r w:rsidRPr="0004453B">
              <w:rPr>
                <w:szCs w:val="24"/>
              </w:rPr>
              <w:t xml:space="preserve">0 errors - </w:t>
            </w:r>
            <w:r w:rsidR="00A716BF">
              <w:rPr>
                <w:szCs w:val="24"/>
              </w:rPr>
              <w:t>7</w:t>
            </w:r>
            <w:r>
              <w:rPr>
                <w:szCs w:val="24"/>
              </w:rPr>
              <w:t>0</w:t>
            </w:r>
            <w:r w:rsidRPr="0004453B">
              <w:rPr>
                <w:szCs w:val="24"/>
              </w:rPr>
              <w:t xml:space="preserve"> points, 1 error - </w:t>
            </w:r>
            <w:r>
              <w:rPr>
                <w:szCs w:val="24"/>
              </w:rPr>
              <w:t>50</w:t>
            </w:r>
            <w:r w:rsidRPr="0004453B">
              <w:rPr>
                <w:szCs w:val="24"/>
              </w:rPr>
              <w:t xml:space="preserve"> points, 2 errors - </w:t>
            </w:r>
            <w:r w:rsidR="00A716BF">
              <w:rPr>
                <w:szCs w:val="24"/>
              </w:rPr>
              <w:t>4</w:t>
            </w:r>
            <w:r>
              <w:rPr>
                <w:szCs w:val="24"/>
              </w:rPr>
              <w:t>0</w:t>
            </w:r>
            <w:r w:rsidRPr="0004453B">
              <w:rPr>
                <w:szCs w:val="24"/>
              </w:rPr>
              <w:t xml:space="preserve"> points, </w:t>
            </w:r>
          </w:p>
          <w:p w14:paraId="67F5C1FB" w14:textId="7AF25319" w:rsidR="00910A94" w:rsidRPr="00681DEB" w:rsidRDefault="00910A94" w:rsidP="00A716BF">
            <w:pPr>
              <w:jc w:val="center"/>
              <w:rPr>
                <w:sz w:val="24"/>
                <w:szCs w:val="24"/>
              </w:rPr>
            </w:pPr>
            <w:r w:rsidRPr="002D1FCE">
              <w:rPr>
                <w:szCs w:val="24"/>
              </w:rPr>
              <w:t xml:space="preserve">3 errors – </w:t>
            </w:r>
            <w:r w:rsidR="00A716BF">
              <w:rPr>
                <w:szCs w:val="24"/>
              </w:rPr>
              <w:t>30</w:t>
            </w:r>
            <w:r w:rsidRPr="002D1FCE">
              <w:rPr>
                <w:szCs w:val="24"/>
              </w:rPr>
              <w:t xml:space="preserve"> points</w:t>
            </w:r>
            <w:r w:rsidRPr="00736831">
              <w:rPr>
                <w:szCs w:val="24"/>
              </w:rPr>
              <w:t xml:space="preserve">, </w:t>
            </w:r>
            <w:r w:rsidRPr="002D1FCE">
              <w:rPr>
                <w:szCs w:val="24"/>
              </w:rPr>
              <w:t>4+ errors – 0 points</w:t>
            </w:r>
          </w:p>
        </w:tc>
        <w:tc>
          <w:tcPr>
            <w:tcW w:w="1170" w:type="dxa"/>
            <w:vAlign w:val="center"/>
          </w:tcPr>
          <w:p w14:paraId="5A1FB0F2" w14:textId="27FC4104" w:rsidR="00910A94" w:rsidRPr="00681DEB" w:rsidRDefault="00350061" w:rsidP="00175B7A">
            <w:pPr>
              <w:jc w:val="right"/>
              <w:rPr>
                <w:sz w:val="24"/>
                <w:szCs w:val="24"/>
              </w:rPr>
            </w:pPr>
            <w:r>
              <w:rPr>
                <w:sz w:val="24"/>
                <w:szCs w:val="24"/>
              </w:rPr>
              <w:t>7</w:t>
            </w:r>
            <w:r w:rsidR="00910A94">
              <w:rPr>
                <w:sz w:val="24"/>
                <w:szCs w:val="24"/>
              </w:rPr>
              <w:t>0</w:t>
            </w:r>
          </w:p>
        </w:tc>
        <w:tc>
          <w:tcPr>
            <w:tcW w:w="1177" w:type="dxa"/>
          </w:tcPr>
          <w:p w14:paraId="0CD409EF" w14:textId="77777777" w:rsidR="00910A94" w:rsidRPr="00681DEB" w:rsidRDefault="00910A94" w:rsidP="00175B7A">
            <w:pPr>
              <w:rPr>
                <w:b/>
                <w:i/>
                <w:sz w:val="24"/>
                <w:szCs w:val="24"/>
              </w:rPr>
            </w:pPr>
          </w:p>
        </w:tc>
      </w:tr>
      <w:tr w:rsidR="00910A94" w:rsidRPr="00681DEB" w14:paraId="79F6F7D3" w14:textId="77777777" w:rsidTr="00175B7A">
        <w:trPr>
          <w:trHeight w:val="432"/>
          <w:jc w:val="center"/>
        </w:trPr>
        <w:tc>
          <w:tcPr>
            <w:tcW w:w="6318" w:type="dxa"/>
            <w:vAlign w:val="center"/>
          </w:tcPr>
          <w:p w14:paraId="1A8E23A3" w14:textId="2AC9A89E" w:rsidR="00910A94" w:rsidRDefault="00910A94" w:rsidP="00175B7A">
            <w:pPr>
              <w:rPr>
                <w:sz w:val="24"/>
                <w:szCs w:val="24"/>
              </w:rPr>
            </w:pPr>
            <w:r>
              <w:rPr>
                <w:sz w:val="24"/>
                <w:szCs w:val="24"/>
              </w:rPr>
              <w:t>Formatting &amp; Design</w:t>
            </w:r>
          </w:p>
        </w:tc>
        <w:tc>
          <w:tcPr>
            <w:tcW w:w="1170" w:type="dxa"/>
            <w:vAlign w:val="center"/>
          </w:tcPr>
          <w:p w14:paraId="59F9F31D" w14:textId="77777777" w:rsidR="00910A94" w:rsidRPr="00681DEB" w:rsidRDefault="00910A94" w:rsidP="00175B7A">
            <w:pPr>
              <w:jc w:val="right"/>
              <w:rPr>
                <w:sz w:val="24"/>
                <w:szCs w:val="24"/>
              </w:rPr>
            </w:pPr>
            <w:r>
              <w:rPr>
                <w:sz w:val="24"/>
                <w:szCs w:val="24"/>
              </w:rPr>
              <w:t>10</w:t>
            </w:r>
          </w:p>
        </w:tc>
        <w:tc>
          <w:tcPr>
            <w:tcW w:w="1177" w:type="dxa"/>
          </w:tcPr>
          <w:p w14:paraId="64F083A3" w14:textId="77777777" w:rsidR="00910A94" w:rsidRPr="00681DEB" w:rsidRDefault="00910A94" w:rsidP="00175B7A">
            <w:pPr>
              <w:rPr>
                <w:b/>
                <w:i/>
                <w:sz w:val="24"/>
                <w:szCs w:val="24"/>
              </w:rPr>
            </w:pPr>
          </w:p>
        </w:tc>
      </w:tr>
      <w:tr w:rsidR="00350061" w:rsidRPr="00681DEB" w14:paraId="4C2A4EFF" w14:textId="77777777" w:rsidTr="00175B7A">
        <w:trPr>
          <w:trHeight w:val="432"/>
          <w:jc w:val="center"/>
        </w:trPr>
        <w:tc>
          <w:tcPr>
            <w:tcW w:w="6318" w:type="dxa"/>
            <w:vAlign w:val="center"/>
          </w:tcPr>
          <w:p w14:paraId="67ADA690" w14:textId="71803E6F" w:rsidR="00350061" w:rsidRDefault="00350061" w:rsidP="00175B7A">
            <w:pPr>
              <w:rPr>
                <w:sz w:val="24"/>
                <w:szCs w:val="24"/>
              </w:rPr>
            </w:pPr>
            <w:r>
              <w:rPr>
                <w:sz w:val="24"/>
                <w:szCs w:val="24"/>
              </w:rPr>
              <w:t>Text inserted correctly</w:t>
            </w:r>
          </w:p>
        </w:tc>
        <w:tc>
          <w:tcPr>
            <w:tcW w:w="1170" w:type="dxa"/>
            <w:vAlign w:val="center"/>
          </w:tcPr>
          <w:p w14:paraId="0BDBBE8E" w14:textId="515C1A19" w:rsidR="00350061" w:rsidRDefault="00350061" w:rsidP="00175B7A">
            <w:pPr>
              <w:jc w:val="right"/>
              <w:rPr>
                <w:sz w:val="24"/>
                <w:szCs w:val="24"/>
              </w:rPr>
            </w:pPr>
            <w:r>
              <w:rPr>
                <w:sz w:val="24"/>
                <w:szCs w:val="24"/>
              </w:rPr>
              <w:t>10</w:t>
            </w:r>
          </w:p>
        </w:tc>
        <w:tc>
          <w:tcPr>
            <w:tcW w:w="1177" w:type="dxa"/>
          </w:tcPr>
          <w:p w14:paraId="0829F1B5" w14:textId="77777777" w:rsidR="00350061" w:rsidRPr="00681DEB" w:rsidRDefault="00350061" w:rsidP="00175B7A">
            <w:pPr>
              <w:rPr>
                <w:b/>
                <w:i/>
                <w:sz w:val="24"/>
                <w:szCs w:val="24"/>
              </w:rPr>
            </w:pPr>
          </w:p>
        </w:tc>
      </w:tr>
      <w:tr w:rsidR="00910A94" w:rsidRPr="00681DEB" w14:paraId="63A574FE" w14:textId="77777777" w:rsidTr="00175B7A">
        <w:trPr>
          <w:trHeight w:val="432"/>
          <w:jc w:val="center"/>
        </w:trPr>
        <w:tc>
          <w:tcPr>
            <w:tcW w:w="6318" w:type="dxa"/>
            <w:vAlign w:val="center"/>
          </w:tcPr>
          <w:p w14:paraId="128E6446" w14:textId="77777777" w:rsidR="00910A94" w:rsidRDefault="00910A94" w:rsidP="00175B7A">
            <w:pPr>
              <w:rPr>
                <w:sz w:val="24"/>
                <w:szCs w:val="24"/>
              </w:rPr>
            </w:pPr>
            <w:r>
              <w:rPr>
                <w:sz w:val="24"/>
                <w:szCs w:val="24"/>
              </w:rPr>
              <w:t>Contestant ID and Job # in footer</w:t>
            </w:r>
          </w:p>
        </w:tc>
        <w:tc>
          <w:tcPr>
            <w:tcW w:w="1170" w:type="dxa"/>
            <w:vAlign w:val="center"/>
          </w:tcPr>
          <w:p w14:paraId="7BA98667" w14:textId="77777777" w:rsidR="00910A94" w:rsidRPr="00681DEB" w:rsidRDefault="00910A94" w:rsidP="00175B7A">
            <w:pPr>
              <w:jc w:val="right"/>
              <w:rPr>
                <w:sz w:val="24"/>
                <w:szCs w:val="24"/>
              </w:rPr>
            </w:pPr>
            <w:r>
              <w:rPr>
                <w:sz w:val="24"/>
                <w:szCs w:val="24"/>
              </w:rPr>
              <w:t>10</w:t>
            </w:r>
          </w:p>
        </w:tc>
        <w:tc>
          <w:tcPr>
            <w:tcW w:w="1177" w:type="dxa"/>
          </w:tcPr>
          <w:p w14:paraId="3196075E" w14:textId="77777777" w:rsidR="00910A94" w:rsidRPr="00681DEB" w:rsidRDefault="00910A94" w:rsidP="00175B7A">
            <w:pPr>
              <w:rPr>
                <w:b/>
                <w:i/>
                <w:sz w:val="24"/>
                <w:szCs w:val="24"/>
              </w:rPr>
            </w:pPr>
          </w:p>
        </w:tc>
      </w:tr>
      <w:tr w:rsidR="00910A94" w:rsidRPr="00681DEB" w14:paraId="12C634BB" w14:textId="77777777" w:rsidTr="00175B7A">
        <w:trPr>
          <w:trHeight w:val="432"/>
          <w:jc w:val="center"/>
        </w:trPr>
        <w:tc>
          <w:tcPr>
            <w:tcW w:w="6318" w:type="dxa"/>
            <w:vAlign w:val="center"/>
          </w:tcPr>
          <w:p w14:paraId="5D8617ED" w14:textId="77777777" w:rsidR="00910A94" w:rsidRPr="00681DEB" w:rsidRDefault="00910A94" w:rsidP="00175B7A">
            <w:pPr>
              <w:jc w:val="right"/>
              <w:rPr>
                <w:sz w:val="24"/>
                <w:szCs w:val="24"/>
              </w:rPr>
            </w:pPr>
            <w:r w:rsidRPr="00B75340">
              <w:rPr>
                <w:b/>
                <w:sz w:val="28"/>
                <w:szCs w:val="24"/>
              </w:rPr>
              <w:t>Job 2 Total</w:t>
            </w:r>
          </w:p>
        </w:tc>
        <w:tc>
          <w:tcPr>
            <w:tcW w:w="1170" w:type="dxa"/>
            <w:vAlign w:val="center"/>
          </w:tcPr>
          <w:p w14:paraId="7C50CF43" w14:textId="77777777" w:rsidR="00910A94" w:rsidRPr="00681DEB" w:rsidRDefault="00910A94" w:rsidP="00175B7A">
            <w:pPr>
              <w:jc w:val="right"/>
              <w:rPr>
                <w:sz w:val="24"/>
                <w:szCs w:val="24"/>
              </w:rPr>
            </w:pPr>
            <w:r>
              <w:rPr>
                <w:b/>
                <w:sz w:val="28"/>
                <w:szCs w:val="24"/>
              </w:rPr>
              <w:t>100</w:t>
            </w:r>
          </w:p>
        </w:tc>
        <w:tc>
          <w:tcPr>
            <w:tcW w:w="1177" w:type="dxa"/>
          </w:tcPr>
          <w:p w14:paraId="432C3A52" w14:textId="77777777" w:rsidR="00910A94" w:rsidRPr="00681DEB" w:rsidRDefault="00910A94" w:rsidP="00175B7A">
            <w:pPr>
              <w:rPr>
                <w:b/>
                <w:i/>
                <w:sz w:val="24"/>
                <w:szCs w:val="24"/>
              </w:rPr>
            </w:pPr>
          </w:p>
        </w:tc>
      </w:tr>
      <w:tr w:rsidR="00910A94" w:rsidRPr="00681DEB" w14:paraId="00CFC5B7" w14:textId="77777777" w:rsidTr="00175B7A">
        <w:trPr>
          <w:trHeight w:val="432"/>
          <w:jc w:val="center"/>
        </w:trPr>
        <w:tc>
          <w:tcPr>
            <w:tcW w:w="6318" w:type="dxa"/>
            <w:vAlign w:val="center"/>
          </w:tcPr>
          <w:p w14:paraId="58E1B4B6" w14:textId="7F5541F8" w:rsidR="00910A94" w:rsidRPr="00681DEB" w:rsidRDefault="00910A94" w:rsidP="00910A94">
            <w:pPr>
              <w:rPr>
                <w:sz w:val="24"/>
                <w:szCs w:val="24"/>
              </w:rPr>
            </w:pPr>
            <w:r w:rsidRPr="00681DEB">
              <w:rPr>
                <w:b/>
                <w:i/>
                <w:sz w:val="24"/>
                <w:szCs w:val="24"/>
              </w:rPr>
              <w:t xml:space="preserve">Job </w:t>
            </w:r>
            <w:r>
              <w:rPr>
                <w:b/>
                <w:i/>
                <w:sz w:val="24"/>
                <w:szCs w:val="24"/>
              </w:rPr>
              <w:t>3</w:t>
            </w:r>
            <w:r w:rsidRPr="00681DEB">
              <w:rPr>
                <w:b/>
                <w:i/>
                <w:sz w:val="24"/>
                <w:szCs w:val="24"/>
              </w:rPr>
              <w:t xml:space="preserve"> –</w:t>
            </w:r>
            <w:r>
              <w:rPr>
                <w:b/>
                <w:i/>
                <w:sz w:val="24"/>
                <w:szCs w:val="24"/>
              </w:rPr>
              <w:t>2 page Report</w:t>
            </w:r>
          </w:p>
        </w:tc>
        <w:tc>
          <w:tcPr>
            <w:tcW w:w="1170" w:type="dxa"/>
          </w:tcPr>
          <w:p w14:paraId="65DE8E98" w14:textId="77777777" w:rsidR="00910A94" w:rsidRPr="0005695C" w:rsidRDefault="00910A94" w:rsidP="00175B7A">
            <w:pPr>
              <w:jc w:val="right"/>
              <w:rPr>
                <w:sz w:val="24"/>
                <w:szCs w:val="24"/>
              </w:rPr>
            </w:pPr>
            <w:r>
              <w:rPr>
                <w:b/>
                <w:i/>
                <w:sz w:val="24"/>
                <w:szCs w:val="24"/>
              </w:rPr>
              <w:t xml:space="preserve">Possible </w:t>
            </w:r>
            <w:r w:rsidRPr="00681DEB">
              <w:rPr>
                <w:b/>
                <w:i/>
                <w:sz w:val="24"/>
                <w:szCs w:val="24"/>
              </w:rPr>
              <w:t>Points</w:t>
            </w:r>
          </w:p>
        </w:tc>
        <w:tc>
          <w:tcPr>
            <w:tcW w:w="1177" w:type="dxa"/>
          </w:tcPr>
          <w:p w14:paraId="26114D50" w14:textId="77777777" w:rsidR="00910A94" w:rsidRPr="00681DEB" w:rsidRDefault="00910A94" w:rsidP="00175B7A">
            <w:pPr>
              <w:rPr>
                <w:b/>
                <w:i/>
                <w:sz w:val="24"/>
                <w:szCs w:val="24"/>
              </w:rPr>
            </w:pPr>
            <w:r>
              <w:rPr>
                <w:b/>
                <w:i/>
                <w:sz w:val="24"/>
                <w:szCs w:val="24"/>
              </w:rPr>
              <w:t>Points Awarded</w:t>
            </w:r>
          </w:p>
        </w:tc>
      </w:tr>
      <w:tr w:rsidR="00910A94" w:rsidRPr="00681DEB" w14:paraId="33E949B7" w14:textId="77777777" w:rsidTr="00175B7A">
        <w:trPr>
          <w:trHeight w:val="432"/>
          <w:jc w:val="center"/>
        </w:trPr>
        <w:tc>
          <w:tcPr>
            <w:tcW w:w="6318" w:type="dxa"/>
            <w:vAlign w:val="center"/>
          </w:tcPr>
          <w:p w14:paraId="3DE0B42E" w14:textId="2CC2E3A7" w:rsidR="00910A94" w:rsidRPr="00736831" w:rsidRDefault="00910A94" w:rsidP="00175B7A">
            <w:pPr>
              <w:rPr>
                <w:sz w:val="24"/>
                <w:szCs w:val="24"/>
              </w:rPr>
            </w:pPr>
            <w:r>
              <w:rPr>
                <w:sz w:val="24"/>
                <w:szCs w:val="24"/>
              </w:rPr>
              <w:t>Report  (</w:t>
            </w:r>
            <w:ins w:id="7" w:author="Hewes Angie" w:date="2020-02-14T09:18:00Z">
              <w:r w:rsidR="00096089">
                <w:rPr>
                  <w:sz w:val="24"/>
                  <w:szCs w:val="24"/>
                </w:rPr>
                <w:t>Production Standards</w:t>
              </w:r>
            </w:ins>
            <w:del w:id="8" w:author="Hewes Angie" w:date="2020-02-14T09:18:00Z">
              <w:r w:rsidDel="00096089">
                <w:rPr>
                  <w:sz w:val="24"/>
                  <w:szCs w:val="24"/>
                </w:rPr>
                <w:delText>follows mailability standards</w:delText>
              </w:r>
            </w:del>
            <w:r>
              <w:rPr>
                <w:sz w:val="24"/>
                <w:szCs w:val="24"/>
              </w:rPr>
              <w:t>)</w:t>
            </w:r>
          </w:p>
          <w:p w14:paraId="706D131D" w14:textId="6B1E2241" w:rsidR="00910A94" w:rsidRPr="0004453B" w:rsidRDefault="00910A94">
            <w:pPr>
              <w:jc w:val="center"/>
              <w:rPr>
                <w:szCs w:val="24"/>
              </w:rPr>
            </w:pPr>
            <w:r w:rsidRPr="0004453B">
              <w:rPr>
                <w:szCs w:val="24"/>
              </w:rPr>
              <w:t xml:space="preserve">0 errors - </w:t>
            </w:r>
            <w:r>
              <w:rPr>
                <w:szCs w:val="24"/>
              </w:rPr>
              <w:t>80</w:t>
            </w:r>
            <w:r w:rsidRPr="0004453B">
              <w:rPr>
                <w:szCs w:val="24"/>
              </w:rPr>
              <w:t xml:space="preserve"> points, 1 error - </w:t>
            </w:r>
            <w:r>
              <w:rPr>
                <w:szCs w:val="24"/>
              </w:rPr>
              <w:t>70</w:t>
            </w:r>
            <w:r w:rsidRPr="0004453B">
              <w:rPr>
                <w:szCs w:val="24"/>
              </w:rPr>
              <w:t xml:space="preserve"> points, 2 errors - </w:t>
            </w:r>
            <w:r>
              <w:rPr>
                <w:szCs w:val="24"/>
              </w:rPr>
              <w:t>50</w:t>
            </w:r>
            <w:r w:rsidRPr="0004453B">
              <w:rPr>
                <w:szCs w:val="24"/>
              </w:rPr>
              <w:t xml:space="preserve"> points,</w:t>
            </w:r>
          </w:p>
          <w:p w14:paraId="23833300" w14:textId="23CD95DC" w:rsidR="00910A94" w:rsidRPr="00681DEB" w:rsidRDefault="00910A94">
            <w:pPr>
              <w:jc w:val="center"/>
              <w:rPr>
                <w:b/>
                <w:i/>
                <w:sz w:val="24"/>
                <w:szCs w:val="24"/>
              </w:rPr>
              <w:pPrChange w:id="9" w:author="Hewes Angie" w:date="2020-02-14T09:19:00Z">
                <w:pPr>
                  <w:ind w:left="690"/>
                </w:pPr>
              </w:pPrChange>
            </w:pPr>
            <w:r w:rsidRPr="002D1FCE">
              <w:rPr>
                <w:szCs w:val="24"/>
              </w:rPr>
              <w:t xml:space="preserve">3 errors – </w:t>
            </w:r>
            <w:r w:rsidR="00A716BF">
              <w:rPr>
                <w:szCs w:val="24"/>
              </w:rPr>
              <w:t>4</w:t>
            </w:r>
            <w:r>
              <w:rPr>
                <w:szCs w:val="24"/>
              </w:rPr>
              <w:t>0</w:t>
            </w:r>
            <w:r w:rsidRPr="002D1FCE">
              <w:rPr>
                <w:szCs w:val="24"/>
              </w:rPr>
              <w:t xml:space="preserve"> points</w:t>
            </w:r>
            <w:r w:rsidRPr="00736831">
              <w:rPr>
                <w:szCs w:val="24"/>
              </w:rPr>
              <w:t xml:space="preserve">, </w:t>
            </w:r>
            <w:r w:rsidRPr="002D1FCE">
              <w:rPr>
                <w:szCs w:val="24"/>
              </w:rPr>
              <w:t>4+ errors – 0 points</w:t>
            </w:r>
          </w:p>
        </w:tc>
        <w:tc>
          <w:tcPr>
            <w:tcW w:w="1170" w:type="dxa"/>
            <w:vAlign w:val="center"/>
          </w:tcPr>
          <w:p w14:paraId="7B485D64" w14:textId="4DA201F8" w:rsidR="00910A94" w:rsidRPr="0005695C" w:rsidRDefault="00A716BF" w:rsidP="00175B7A">
            <w:pPr>
              <w:jc w:val="right"/>
              <w:rPr>
                <w:sz w:val="24"/>
                <w:szCs w:val="24"/>
              </w:rPr>
            </w:pPr>
            <w:r>
              <w:rPr>
                <w:sz w:val="24"/>
                <w:szCs w:val="24"/>
              </w:rPr>
              <w:t>8</w:t>
            </w:r>
            <w:r w:rsidR="00910A94">
              <w:rPr>
                <w:sz w:val="24"/>
                <w:szCs w:val="24"/>
              </w:rPr>
              <w:t>0</w:t>
            </w:r>
          </w:p>
        </w:tc>
        <w:tc>
          <w:tcPr>
            <w:tcW w:w="1177" w:type="dxa"/>
          </w:tcPr>
          <w:p w14:paraId="2233AFBA" w14:textId="77777777" w:rsidR="00910A94" w:rsidRPr="00681DEB" w:rsidRDefault="00910A94" w:rsidP="00175B7A">
            <w:pPr>
              <w:rPr>
                <w:b/>
                <w:i/>
                <w:sz w:val="24"/>
                <w:szCs w:val="24"/>
              </w:rPr>
            </w:pPr>
          </w:p>
        </w:tc>
      </w:tr>
      <w:tr w:rsidR="00910A94" w:rsidRPr="00681DEB" w14:paraId="46AD19BD" w14:textId="77777777" w:rsidTr="00175B7A">
        <w:trPr>
          <w:jc w:val="center"/>
        </w:trPr>
        <w:tc>
          <w:tcPr>
            <w:tcW w:w="6318" w:type="dxa"/>
            <w:vAlign w:val="center"/>
          </w:tcPr>
          <w:p w14:paraId="2A716595" w14:textId="77777777" w:rsidR="00910A94" w:rsidRPr="00681DEB" w:rsidRDefault="00910A94" w:rsidP="00175B7A">
            <w:pPr>
              <w:rPr>
                <w:b/>
                <w:i/>
                <w:sz w:val="24"/>
                <w:szCs w:val="24"/>
              </w:rPr>
            </w:pPr>
            <w:r>
              <w:rPr>
                <w:sz w:val="24"/>
                <w:szCs w:val="24"/>
              </w:rPr>
              <w:t>Contestant ID and Job # in footer</w:t>
            </w:r>
          </w:p>
        </w:tc>
        <w:tc>
          <w:tcPr>
            <w:tcW w:w="1170" w:type="dxa"/>
            <w:vAlign w:val="center"/>
          </w:tcPr>
          <w:p w14:paraId="5B52C8F0" w14:textId="77777777" w:rsidR="00910A94" w:rsidRPr="00681DEB" w:rsidRDefault="00910A94" w:rsidP="00175B7A">
            <w:pPr>
              <w:jc w:val="right"/>
              <w:rPr>
                <w:b/>
                <w:i/>
                <w:sz w:val="24"/>
                <w:szCs w:val="24"/>
              </w:rPr>
            </w:pPr>
            <w:r>
              <w:rPr>
                <w:sz w:val="24"/>
                <w:szCs w:val="24"/>
              </w:rPr>
              <w:t>10</w:t>
            </w:r>
          </w:p>
        </w:tc>
        <w:tc>
          <w:tcPr>
            <w:tcW w:w="1177" w:type="dxa"/>
          </w:tcPr>
          <w:p w14:paraId="11F387CA" w14:textId="77777777" w:rsidR="00910A94" w:rsidRPr="00681DEB" w:rsidRDefault="00910A94" w:rsidP="00175B7A">
            <w:pPr>
              <w:jc w:val="center"/>
              <w:rPr>
                <w:b/>
                <w:i/>
                <w:sz w:val="24"/>
                <w:szCs w:val="24"/>
              </w:rPr>
            </w:pPr>
          </w:p>
        </w:tc>
      </w:tr>
      <w:tr w:rsidR="00910A94" w:rsidRPr="00681DEB" w14:paraId="091A80EE" w14:textId="77777777" w:rsidTr="00175B7A">
        <w:trPr>
          <w:jc w:val="center"/>
        </w:trPr>
        <w:tc>
          <w:tcPr>
            <w:tcW w:w="6318" w:type="dxa"/>
            <w:vAlign w:val="center"/>
          </w:tcPr>
          <w:p w14:paraId="79C13AD4" w14:textId="71D4008F" w:rsidR="00910A94" w:rsidRPr="00681DEB" w:rsidRDefault="00910A94" w:rsidP="00175B7A">
            <w:pPr>
              <w:rPr>
                <w:sz w:val="24"/>
                <w:szCs w:val="24"/>
              </w:rPr>
            </w:pPr>
            <w:r>
              <w:rPr>
                <w:sz w:val="24"/>
                <w:szCs w:val="24"/>
              </w:rPr>
              <w:t>Report printed</w:t>
            </w:r>
            <w:ins w:id="10" w:author="Hewes Angie" w:date="2020-03-02T14:10:00Z">
              <w:r w:rsidR="00AE7CFF">
                <w:rPr>
                  <w:sz w:val="24"/>
                  <w:szCs w:val="24"/>
                </w:rPr>
                <w:t xml:space="preserve"> on 2 pages only</w:t>
              </w:r>
            </w:ins>
          </w:p>
        </w:tc>
        <w:tc>
          <w:tcPr>
            <w:tcW w:w="1170" w:type="dxa"/>
            <w:vAlign w:val="center"/>
          </w:tcPr>
          <w:p w14:paraId="04FAC8B0" w14:textId="77777777" w:rsidR="00910A94" w:rsidRPr="00681DEB" w:rsidRDefault="00910A94" w:rsidP="00175B7A">
            <w:pPr>
              <w:jc w:val="right"/>
              <w:rPr>
                <w:sz w:val="24"/>
                <w:szCs w:val="24"/>
              </w:rPr>
            </w:pPr>
            <w:r>
              <w:rPr>
                <w:sz w:val="24"/>
                <w:szCs w:val="24"/>
              </w:rPr>
              <w:t>10</w:t>
            </w:r>
          </w:p>
        </w:tc>
        <w:tc>
          <w:tcPr>
            <w:tcW w:w="1177" w:type="dxa"/>
          </w:tcPr>
          <w:p w14:paraId="23F1AA2F" w14:textId="77777777" w:rsidR="00910A94" w:rsidRPr="00681DEB" w:rsidRDefault="00910A94" w:rsidP="00175B7A">
            <w:pPr>
              <w:rPr>
                <w:sz w:val="24"/>
                <w:szCs w:val="24"/>
              </w:rPr>
            </w:pPr>
          </w:p>
        </w:tc>
      </w:tr>
      <w:tr w:rsidR="00910A94" w:rsidRPr="00681DEB" w14:paraId="69F431A7" w14:textId="77777777" w:rsidTr="00175B7A">
        <w:trPr>
          <w:trHeight w:val="432"/>
          <w:jc w:val="center"/>
        </w:trPr>
        <w:tc>
          <w:tcPr>
            <w:tcW w:w="6318" w:type="dxa"/>
            <w:vAlign w:val="center"/>
          </w:tcPr>
          <w:p w14:paraId="58D0D23F" w14:textId="77777777" w:rsidR="00910A94" w:rsidRPr="00681DEB" w:rsidRDefault="00910A94" w:rsidP="00175B7A">
            <w:pPr>
              <w:jc w:val="right"/>
              <w:rPr>
                <w:sz w:val="24"/>
                <w:szCs w:val="24"/>
              </w:rPr>
            </w:pPr>
            <w:r w:rsidRPr="00A862E8">
              <w:rPr>
                <w:b/>
                <w:sz w:val="28"/>
                <w:szCs w:val="24"/>
              </w:rPr>
              <w:t>Job 3 Total</w:t>
            </w:r>
          </w:p>
        </w:tc>
        <w:tc>
          <w:tcPr>
            <w:tcW w:w="1170" w:type="dxa"/>
            <w:vAlign w:val="center"/>
          </w:tcPr>
          <w:p w14:paraId="5E1EA608" w14:textId="77777777" w:rsidR="00910A94" w:rsidRPr="00681DEB" w:rsidRDefault="00910A94" w:rsidP="00175B7A">
            <w:pPr>
              <w:jc w:val="right"/>
              <w:rPr>
                <w:sz w:val="24"/>
                <w:szCs w:val="24"/>
              </w:rPr>
            </w:pPr>
            <w:r>
              <w:rPr>
                <w:b/>
                <w:sz w:val="28"/>
                <w:szCs w:val="24"/>
              </w:rPr>
              <w:t>100</w:t>
            </w:r>
          </w:p>
        </w:tc>
        <w:tc>
          <w:tcPr>
            <w:tcW w:w="1177" w:type="dxa"/>
          </w:tcPr>
          <w:p w14:paraId="58D4775E" w14:textId="77777777" w:rsidR="00910A94" w:rsidRPr="00681DEB" w:rsidRDefault="00910A94" w:rsidP="00175B7A">
            <w:pPr>
              <w:rPr>
                <w:sz w:val="24"/>
                <w:szCs w:val="24"/>
              </w:rPr>
            </w:pPr>
          </w:p>
        </w:tc>
      </w:tr>
      <w:tr w:rsidR="00910A94" w:rsidRPr="00681DEB" w14:paraId="42021217" w14:textId="77777777" w:rsidTr="00175B7A">
        <w:trPr>
          <w:trHeight w:val="432"/>
          <w:jc w:val="center"/>
        </w:trPr>
        <w:tc>
          <w:tcPr>
            <w:tcW w:w="6318" w:type="dxa"/>
            <w:vAlign w:val="center"/>
          </w:tcPr>
          <w:p w14:paraId="5821D212" w14:textId="77777777" w:rsidR="00910A94" w:rsidRPr="009F50F7" w:rsidRDefault="00910A94" w:rsidP="00175B7A">
            <w:pPr>
              <w:rPr>
                <w:b/>
                <w:i/>
                <w:sz w:val="24"/>
                <w:szCs w:val="24"/>
              </w:rPr>
            </w:pPr>
            <w:r w:rsidRPr="009F50F7">
              <w:rPr>
                <w:b/>
                <w:i/>
                <w:sz w:val="24"/>
                <w:szCs w:val="24"/>
              </w:rPr>
              <w:t>Job 4- Spreadsheet</w:t>
            </w:r>
            <w:r>
              <w:rPr>
                <w:b/>
                <w:i/>
                <w:sz w:val="24"/>
                <w:szCs w:val="24"/>
              </w:rPr>
              <w:t xml:space="preserve"> with Formulas</w:t>
            </w:r>
          </w:p>
        </w:tc>
        <w:tc>
          <w:tcPr>
            <w:tcW w:w="1170" w:type="dxa"/>
            <w:vAlign w:val="center"/>
          </w:tcPr>
          <w:p w14:paraId="2484E6CA" w14:textId="77777777" w:rsidR="00910A94" w:rsidRDefault="00910A94" w:rsidP="00175B7A">
            <w:pPr>
              <w:jc w:val="right"/>
              <w:rPr>
                <w:b/>
                <w:sz w:val="32"/>
                <w:szCs w:val="24"/>
              </w:rPr>
            </w:pPr>
          </w:p>
        </w:tc>
        <w:tc>
          <w:tcPr>
            <w:tcW w:w="1177" w:type="dxa"/>
            <w:vAlign w:val="center"/>
          </w:tcPr>
          <w:p w14:paraId="19969C97" w14:textId="77777777" w:rsidR="00910A94" w:rsidRPr="00681DEB" w:rsidRDefault="00910A94" w:rsidP="00175B7A">
            <w:pPr>
              <w:rPr>
                <w:sz w:val="24"/>
                <w:szCs w:val="24"/>
              </w:rPr>
            </w:pPr>
          </w:p>
        </w:tc>
      </w:tr>
      <w:tr w:rsidR="00910A94" w:rsidRPr="00681DEB" w14:paraId="18A9138B" w14:textId="77777777" w:rsidTr="00175B7A">
        <w:trPr>
          <w:trHeight w:val="432"/>
          <w:jc w:val="center"/>
        </w:trPr>
        <w:tc>
          <w:tcPr>
            <w:tcW w:w="6318" w:type="dxa"/>
            <w:vAlign w:val="center"/>
          </w:tcPr>
          <w:p w14:paraId="647CCFE6" w14:textId="2E7F6586" w:rsidR="00910A94" w:rsidRPr="00736831" w:rsidRDefault="00910A94" w:rsidP="00175B7A">
            <w:pPr>
              <w:rPr>
                <w:sz w:val="24"/>
                <w:szCs w:val="24"/>
              </w:rPr>
            </w:pPr>
            <w:r>
              <w:rPr>
                <w:sz w:val="24"/>
                <w:szCs w:val="24"/>
              </w:rPr>
              <w:t>Data inputted</w:t>
            </w:r>
            <w:r w:rsidRPr="00736831">
              <w:rPr>
                <w:sz w:val="24"/>
                <w:szCs w:val="24"/>
              </w:rPr>
              <w:t xml:space="preserve"> correctly (</w:t>
            </w:r>
            <w:ins w:id="11" w:author="Hewes Angie" w:date="2020-02-14T09:18:00Z">
              <w:r w:rsidR="00096089">
                <w:rPr>
                  <w:sz w:val="24"/>
                  <w:szCs w:val="24"/>
                </w:rPr>
                <w:t>Production Standards</w:t>
              </w:r>
            </w:ins>
            <w:del w:id="12" w:author="Hewes Angie" w:date="2020-02-14T09:18:00Z">
              <w:r w:rsidDel="00096089">
                <w:rPr>
                  <w:sz w:val="24"/>
                  <w:szCs w:val="24"/>
                </w:rPr>
                <w:delText>follows mail</w:delText>
              </w:r>
              <w:r w:rsidRPr="00736831" w:rsidDel="00096089">
                <w:rPr>
                  <w:sz w:val="24"/>
                  <w:szCs w:val="24"/>
                </w:rPr>
                <w:delText>ability standards</w:delText>
              </w:r>
            </w:del>
            <w:r w:rsidRPr="00736831">
              <w:rPr>
                <w:sz w:val="24"/>
                <w:szCs w:val="24"/>
              </w:rPr>
              <w:t>)</w:t>
            </w:r>
          </w:p>
          <w:p w14:paraId="234098B4" w14:textId="3F9F0489" w:rsidR="00910A94" w:rsidRPr="0004453B" w:rsidRDefault="00910A94">
            <w:pPr>
              <w:jc w:val="center"/>
              <w:rPr>
                <w:szCs w:val="24"/>
              </w:rPr>
            </w:pPr>
            <w:r w:rsidRPr="0004453B">
              <w:rPr>
                <w:szCs w:val="24"/>
              </w:rPr>
              <w:t xml:space="preserve">0 errors - </w:t>
            </w:r>
            <w:r w:rsidR="002E0208">
              <w:rPr>
                <w:szCs w:val="24"/>
              </w:rPr>
              <w:t>6</w:t>
            </w:r>
            <w:r>
              <w:rPr>
                <w:szCs w:val="24"/>
              </w:rPr>
              <w:t>0</w:t>
            </w:r>
            <w:r w:rsidRPr="0004453B">
              <w:rPr>
                <w:szCs w:val="24"/>
              </w:rPr>
              <w:t xml:space="preserve"> points, 1 error - </w:t>
            </w:r>
            <w:r w:rsidR="002E0208">
              <w:rPr>
                <w:szCs w:val="24"/>
              </w:rPr>
              <w:t>5</w:t>
            </w:r>
            <w:r>
              <w:rPr>
                <w:szCs w:val="24"/>
              </w:rPr>
              <w:t>0</w:t>
            </w:r>
            <w:r w:rsidRPr="0004453B">
              <w:rPr>
                <w:szCs w:val="24"/>
              </w:rPr>
              <w:t xml:space="preserve"> points, 2 errors - </w:t>
            </w:r>
            <w:r>
              <w:rPr>
                <w:szCs w:val="24"/>
              </w:rPr>
              <w:t>40</w:t>
            </w:r>
            <w:r w:rsidRPr="0004453B">
              <w:rPr>
                <w:szCs w:val="24"/>
              </w:rPr>
              <w:t xml:space="preserve"> points,</w:t>
            </w:r>
          </w:p>
          <w:p w14:paraId="002EE552" w14:textId="77777777" w:rsidR="00910A94" w:rsidRPr="00A862E8" w:rsidRDefault="00910A94">
            <w:pPr>
              <w:jc w:val="center"/>
              <w:rPr>
                <w:b/>
                <w:sz w:val="32"/>
                <w:szCs w:val="24"/>
              </w:rPr>
              <w:pPrChange w:id="13" w:author="Hewes Angie" w:date="2020-02-14T09:18:00Z">
                <w:pPr>
                  <w:ind w:left="690"/>
                </w:pPr>
              </w:pPrChange>
            </w:pPr>
            <w:r w:rsidRPr="0004453B">
              <w:rPr>
                <w:szCs w:val="24"/>
              </w:rPr>
              <w:t xml:space="preserve">3 errors – </w:t>
            </w:r>
            <w:r>
              <w:rPr>
                <w:szCs w:val="24"/>
              </w:rPr>
              <w:t>30</w:t>
            </w:r>
            <w:r w:rsidRPr="00736831">
              <w:rPr>
                <w:szCs w:val="24"/>
              </w:rPr>
              <w:t xml:space="preserve"> points, </w:t>
            </w:r>
            <w:r w:rsidRPr="002D1FCE">
              <w:rPr>
                <w:szCs w:val="24"/>
              </w:rPr>
              <w:t>4+ errors – 0 points</w:t>
            </w:r>
          </w:p>
        </w:tc>
        <w:tc>
          <w:tcPr>
            <w:tcW w:w="1170" w:type="dxa"/>
            <w:vAlign w:val="center"/>
          </w:tcPr>
          <w:p w14:paraId="2220298C" w14:textId="77777777" w:rsidR="00910A94" w:rsidRPr="009F50F7" w:rsidRDefault="00910A94" w:rsidP="00175B7A">
            <w:pPr>
              <w:jc w:val="right"/>
              <w:rPr>
                <w:sz w:val="24"/>
                <w:szCs w:val="24"/>
              </w:rPr>
            </w:pPr>
            <w:r>
              <w:rPr>
                <w:sz w:val="24"/>
                <w:szCs w:val="24"/>
              </w:rPr>
              <w:t>6</w:t>
            </w:r>
            <w:r w:rsidRPr="009F50F7">
              <w:rPr>
                <w:sz w:val="24"/>
                <w:szCs w:val="24"/>
              </w:rPr>
              <w:t>0</w:t>
            </w:r>
          </w:p>
        </w:tc>
        <w:tc>
          <w:tcPr>
            <w:tcW w:w="1177" w:type="dxa"/>
            <w:vAlign w:val="center"/>
          </w:tcPr>
          <w:p w14:paraId="46E6A086" w14:textId="77777777" w:rsidR="00910A94" w:rsidRPr="00681DEB" w:rsidRDefault="00910A94" w:rsidP="00175B7A">
            <w:pPr>
              <w:rPr>
                <w:sz w:val="24"/>
                <w:szCs w:val="24"/>
              </w:rPr>
            </w:pPr>
          </w:p>
        </w:tc>
      </w:tr>
      <w:tr w:rsidR="00910A94" w:rsidRPr="00681DEB" w14:paraId="0E690A02" w14:textId="77777777" w:rsidTr="00175B7A">
        <w:trPr>
          <w:trHeight w:val="432"/>
          <w:jc w:val="center"/>
        </w:trPr>
        <w:tc>
          <w:tcPr>
            <w:tcW w:w="6318" w:type="dxa"/>
            <w:vAlign w:val="center"/>
          </w:tcPr>
          <w:p w14:paraId="295F6D53" w14:textId="77777777" w:rsidR="00910A94" w:rsidRPr="00A862E8" w:rsidRDefault="00910A94" w:rsidP="00175B7A">
            <w:pPr>
              <w:rPr>
                <w:b/>
                <w:sz w:val="32"/>
                <w:szCs w:val="24"/>
              </w:rPr>
            </w:pPr>
            <w:r>
              <w:rPr>
                <w:sz w:val="24"/>
                <w:szCs w:val="24"/>
              </w:rPr>
              <w:t>Landscape Orientation (fits to one page)</w:t>
            </w:r>
          </w:p>
        </w:tc>
        <w:tc>
          <w:tcPr>
            <w:tcW w:w="1170" w:type="dxa"/>
            <w:vAlign w:val="center"/>
          </w:tcPr>
          <w:p w14:paraId="4CF1DAF9" w14:textId="77777777" w:rsidR="00910A94" w:rsidRPr="009F50F7" w:rsidRDefault="00910A94" w:rsidP="00175B7A">
            <w:pPr>
              <w:jc w:val="right"/>
              <w:rPr>
                <w:sz w:val="24"/>
                <w:szCs w:val="24"/>
              </w:rPr>
            </w:pPr>
            <w:r w:rsidRPr="009F50F7">
              <w:rPr>
                <w:sz w:val="24"/>
                <w:szCs w:val="24"/>
              </w:rPr>
              <w:t>10</w:t>
            </w:r>
          </w:p>
        </w:tc>
        <w:tc>
          <w:tcPr>
            <w:tcW w:w="1177" w:type="dxa"/>
            <w:vAlign w:val="center"/>
          </w:tcPr>
          <w:p w14:paraId="756A69C8" w14:textId="77777777" w:rsidR="00910A94" w:rsidRPr="00681DEB" w:rsidRDefault="00910A94" w:rsidP="00175B7A">
            <w:pPr>
              <w:rPr>
                <w:sz w:val="24"/>
                <w:szCs w:val="24"/>
              </w:rPr>
            </w:pPr>
          </w:p>
        </w:tc>
      </w:tr>
      <w:tr w:rsidR="00910A94" w:rsidRPr="00681DEB" w14:paraId="22C8A2AC" w14:textId="77777777" w:rsidTr="00175B7A">
        <w:trPr>
          <w:trHeight w:val="432"/>
          <w:jc w:val="center"/>
        </w:trPr>
        <w:tc>
          <w:tcPr>
            <w:tcW w:w="6318" w:type="dxa"/>
            <w:vAlign w:val="center"/>
          </w:tcPr>
          <w:p w14:paraId="6EB19503" w14:textId="77777777" w:rsidR="00910A94" w:rsidRPr="00A862E8" w:rsidRDefault="00910A94" w:rsidP="00175B7A">
            <w:pPr>
              <w:rPr>
                <w:b/>
                <w:sz w:val="32"/>
                <w:szCs w:val="24"/>
              </w:rPr>
            </w:pPr>
            <w:r>
              <w:rPr>
                <w:sz w:val="24"/>
                <w:szCs w:val="24"/>
              </w:rPr>
              <w:t>All table data is displayed</w:t>
            </w:r>
          </w:p>
        </w:tc>
        <w:tc>
          <w:tcPr>
            <w:tcW w:w="1170" w:type="dxa"/>
            <w:vAlign w:val="center"/>
          </w:tcPr>
          <w:p w14:paraId="2DAE8D53" w14:textId="77777777" w:rsidR="00910A94" w:rsidRPr="009F50F7" w:rsidRDefault="00910A94" w:rsidP="00175B7A">
            <w:pPr>
              <w:jc w:val="right"/>
              <w:rPr>
                <w:sz w:val="24"/>
                <w:szCs w:val="24"/>
              </w:rPr>
            </w:pPr>
            <w:r>
              <w:rPr>
                <w:sz w:val="24"/>
                <w:szCs w:val="24"/>
              </w:rPr>
              <w:t>10</w:t>
            </w:r>
          </w:p>
        </w:tc>
        <w:tc>
          <w:tcPr>
            <w:tcW w:w="1177" w:type="dxa"/>
            <w:vAlign w:val="center"/>
          </w:tcPr>
          <w:p w14:paraId="1C707F19" w14:textId="77777777" w:rsidR="00910A94" w:rsidRPr="00681DEB" w:rsidRDefault="00910A94" w:rsidP="00175B7A">
            <w:pPr>
              <w:rPr>
                <w:sz w:val="24"/>
                <w:szCs w:val="24"/>
              </w:rPr>
            </w:pPr>
          </w:p>
        </w:tc>
      </w:tr>
      <w:tr w:rsidR="00350061" w:rsidRPr="00681DEB" w14:paraId="41D74E5B" w14:textId="77777777" w:rsidTr="00175B7A">
        <w:trPr>
          <w:trHeight w:val="432"/>
          <w:jc w:val="center"/>
        </w:trPr>
        <w:tc>
          <w:tcPr>
            <w:tcW w:w="6318" w:type="dxa"/>
            <w:vAlign w:val="center"/>
          </w:tcPr>
          <w:p w14:paraId="1D366995" w14:textId="2F97907B" w:rsidR="00350061" w:rsidRDefault="00350061" w:rsidP="00175B7A">
            <w:pPr>
              <w:rPr>
                <w:sz w:val="24"/>
                <w:szCs w:val="24"/>
              </w:rPr>
            </w:pPr>
            <w:r>
              <w:rPr>
                <w:sz w:val="24"/>
                <w:szCs w:val="24"/>
              </w:rPr>
              <w:t>Style is inserted</w:t>
            </w:r>
          </w:p>
        </w:tc>
        <w:tc>
          <w:tcPr>
            <w:tcW w:w="1170" w:type="dxa"/>
            <w:vAlign w:val="center"/>
          </w:tcPr>
          <w:p w14:paraId="4B7D318D" w14:textId="48248560" w:rsidR="00350061" w:rsidRDefault="00350061" w:rsidP="00175B7A">
            <w:pPr>
              <w:jc w:val="right"/>
              <w:rPr>
                <w:sz w:val="24"/>
                <w:szCs w:val="24"/>
              </w:rPr>
            </w:pPr>
            <w:r>
              <w:rPr>
                <w:sz w:val="24"/>
                <w:szCs w:val="24"/>
              </w:rPr>
              <w:t>10</w:t>
            </w:r>
          </w:p>
        </w:tc>
        <w:tc>
          <w:tcPr>
            <w:tcW w:w="1177" w:type="dxa"/>
            <w:vAlign w:val="center"/>
          </w:tcPr>
          <w:p w14:paraId="1CE2BF73" w14:textId="77777777" w:rsidR="00350061" w:rsidRPr="00681DEB" w:rsidRDefault="00350061" w:rsidP="00175B7A">
            <w:pPr>
              <w:rPr>
                <w:sz w:val="24"/>
                <w:szCs w:val="24"/>
              </w:rPr>
            </w:pPr>
          </w:p>
        </w:tc>
      </w:tr>
      <w:tr w:rsidR="00910A94" w:rsidRPr="00681DEB" w14:paraId="0D86B98E" w14:textId="77777777" w:rsidTr="00175B7A">
        <w:trPr>
          <w:trHeight w:val="432"/>
          <w:jc w:val="center"/>
        </w:trPr>
        <w:tc>
          <w:tcPr>
            <w:tcW w:w="6318" w:type="dxa"/>
            <w:vAlign w:val="center"/>
          </w:tcPr>
          <w:p w14:paraId="53000AF7" w14:textId="77777777" w:rsidR="00910A94" w:rsidRPr="00A862E8" w:rsidRDefault="00910A94" w:rsidP="00175B7A">
            <w:pPr>
              <w:rPr>
                <w:b/>
                <w:sz w:val="32"/>
                <w:szCs w:val="24"/>
              </w:rPr>
            </w:pPr>
            <w:r>
              <w:rPr>
                <w:sz w:val="24"/>
                <w:szCs w:val="24"/>
              </w:rPr>
              <w:t>Contestant ID and Job # Centered in footer</w:t>
            </w:r>
          </w:p>
        </w:tc>
        <w:tc>
          <w:tcPr>
            <w:tcW w:w="1170" w:type="dxa"/>
            <w:vAlign w:val="center"/>
          </w:tcPr>
          <w:p w14:paraId="43B17800" w14:textId="77777777" w:rsidR="00910A94" w:rsidRPr="009F50F7" w:rsidRDefault="00910A94" w:rsidP="00175B7A">
            <w:pPr>
              <w:jc w:val="right"/>
              <w:rPr>
                <w:sz w:val="24"/>
                <w:szCs w:val="24"/>
              </w:rPr>
            </w:pPr>
            <w:r>
              <w:rPr>
                <w:sz w:val="24"/>
                <w:szCs w:val="24"/>
              </w:rPr>
              <w:t>10</w:t>
            </w:r>
          </w:p>
        </w:tc>
        <w:tc>
          <w:tcPr>
            <w:tcW w:w="1177" w:type="dxa"/>
            <w:vAlign w:val="center"/>
          </w:tcPr>
          <w:p w14:paraId="0A5582C7" w14:textId="77777777" w:rsidR="00910A94" w:rsidRPr="00681DEB" w:rsidRDefault="00910A94" w:rsidP="00175B7A">
            <w:pPr>
              <w:rPr>
                <w:sz w:val="24"/>
                <w:szCs w:val="24"/>
              </w:rPr>
            </w:pPr>
          </w:p>
        </w:tc>
      </w:tr>
      <w:tr w:rsidR="00910A94" w:rsidRPr="00681DEB" w14:paraId="0F794DE8" w14:textId="77777777" w:rsidTr="00175B7A">
        <w:trPr>
          <w:trHeight w:val="432"/>
          <w:jc w:val="center"/>
        </w:trPr>
        <w:tc>
          <w:tcPr>
            <w:tcW w:w="6318" w:type="dxa"/>
            <w:vAlign w:val="center"/>
          </w:tcPr>
          <w:p w14:paraId="048924FA" w14:textId="77777777" w:rsidR="00910A94" w:rsidRPr="00A862E8" w:rsidRDefault="00910A94" w:rsidP="00175B7A">
            <w:pPr>
              <w:jc w:val="right"/>
              <w:rPr>
                <w:b/>
                <w:sz w:val="32"/>
                <w:szCs w:val="24"/>
              </w:rPr>
            </w:pPr>
            <w:r>
              <w:rPr>
                <w:b/>
                <w:sz w:val="32"/>
                <w:szCs w:val="24"/>
              </w:rPr>
              <w:t>Job 4 Total</w:t>
            </w:r>
          </w:p>
        </w:tc>
        <w:tc>
          <w:tcPr>
            <w:tcW w:w="1170" w:type="dxa"/>
            <w:vAlign w:val="center"/>
          </w:tcPr>
          <w:p w14:paraId="1C5C3AA1" w14:textId="77777777" w:rsidR="00910A94" w:rsidRDefault="00910A94" w:rsidP="00175B7A">
            <w:pPr>
              <w:jc w:val="right"/>
              <w:rPr>
                <w:b/>
                <w:sz w:val="32"/>
                <w:szCs w:val="24"/>
              </w:rPr>
            </w:pPr>
            <w:r>
              <w:rPr>
                <w:b/>
                <w:sz w:val="32"/>
                <w:szCs w:val="24"/>
              </w:rPr>
              <w:t>100</w:t>
            </w:r>
          </w:p>
        </w:tc>
        <w:tc>
          <w:tcPr>
            <w:tcW w:w="1177" w:type="dxa"/>
            <w:vAlign w:val="center"/>
          </w:tcPr>
          <w:p w14:paraId="1941E19F" w14:textId="77777777" w:rsidR="00910A94" w:rsidRPr="00681DEB" w:rsidRDefault="00910A94" w:rsidP="00175B7A">
            <w:pPr>
              <w:rPr>
                <w:sz w:val="24"/>
                <w:szCs w:val="24"/>
              </w:rPr>
            </w:pPr>
          </w:p>
        </w:tc>
      </w:tr>
      <w:tr w:rsidR="00910A94" w:rsidRPr="00681DEB" w14:paraId="4B421621" w14:textId="77777777" w:rsidTr="00175B7A">
        <w:trPr>
          <w:trHeight w:val="432"/>
          <w:jc w:val="center"/>
        </w:trPr>
        <w:tc>
          <w:tcPr>
            <w:tcW w:w="6318" w:type="dxa"/>
            <w:vAlign w:val="center"/>
          </w:tcPr>
          <w:p w14:paraId="2496A2F3" w14:textId="7481EC8E" w:rsidR="00910A94" w:rsidRPr="009F50F7" w:rsidRDefault="00910A94" w:rsidP="00910A94">
            <w:pPr>
              <w:rPr>
                <w:b/>
                <w:i/>
                <w:sz w:val="24"/>
                <w:szCs w:val="24"/>
              </w:rPr>
            </w:pPr>
            <w:r>
              <w:rPr>
                <w:b/>
                <w:i/>
                <w:sz w:val="24"/>
                <w:szCs w:val="24"/>
              </w:rPr>
              <w:t>Job 5- Thank You Letter</w:t>
            </w:r>
          </w:p>
        </w:tc>
        <w:tc>
          <w:tcPr>
            <w:tcW w:w="1170" w:type="dxa"/>
            <w:vAlign w:val="center"/>
          </w:tcPr>
          <w:p w14:paraId="41F61619" w14:textId="77777777" w:rsidR="00910A94" w:rsidRDefault="00910A94" w:rsidP="00175B7A">
            <w:pPr>
              <w:jc w:val="right"/>
              <w:rPr>
                <w:b/>
                <w:sz w:val="32"/>
                <w:szCs w:val="24"/>
              </w:rPr>
            </w:pPr>
          </w:p>
        </w:tc>
        <w:tc>
          <w:tcPr>
            <w:tcW w:w="1177" w:type="dxa"/>
            <w:vAlign w:val="center"/>
          </w:tcPr>
          <w:p w14:paraId="18BAA469" w14:textId="77777777" w:rsidR="00910A94" w:rsidRPr="00681DEB" w:rsidRDefault="00910A94" w:rsidP="00175B7A">
            <w:pPr>
              <w:rPr>
                <w:sz w:val="24"/>
                <w:szCs w:val="24"/>
              </w:rPr>
            </w:pPr>
          </w:p>
        </w:tc>
      </w:tr>
      <w:tr w:rsidR="00910A94" w:rsidRPr="00681DEB" w14:paraId="011E8BF8" w14:textId="77777777" w:rsidTr="00175B7A">
        <w:trPr>
          <w:trHeight w:val="432"/>
          <w:jc w:val="center"/>
        </w:trPr>
        <w:tc>
          <w:tcPr>
            <w:tcW w:w="6318" w:type="dxa"/>
            <w:vAlign w:val="center"/>
          </w:tcPr>
          <w:p w14:paraId="4157BC7E" w14:textId="49630630" w:rsidR="00910A94" w:rsidRPr="00736831" w:rsidRDefault="00B1026C" w:rsidP="00175B7A">
            <w:pPr>
              <w:rPr>
                <w:sz w:val="24"/>
                <w:szCs w:val="24"/>
              </w:rPr>
            </w:pPr>
            <w:r>
              <w:rPr>
                <w:sz w:val="24"/>
                <w:szCs w:val="24"/>
              </w:rPr>
              <w:t xml:space="preserve">Letter </w:t>
            </w:r>
            <w:r w:rsidR="00910A94" w:rsidRPr="00736831">
              <w:rPr>
                <w:sz w:val="24"/>
                <w:szCs w:val="24"/>
              </w:rPr>
              <w:t xml:space="preserve"> correctly (</w:t>
            </w:r>
            <w:ins w:id="14" w:author="Hewes Angie" w:date="2020-02-14T09:18:00Z">
              <w:r w:rsidR="00096089">
                <w:rPr>
                  <w:sz w:val="24"/>
                  <w:szCs w:val="24"/>
                </w:rPr>
                <w:t>Production Standards</w:t>
              </w:r>
            </w:ins>
            <w:del w:id="15" w:author="Hewes Angie" w:date="2020-02-14T09:18:00Z">
              <w:r w:rsidR="00910A94" w:rsidRPr="00736831" w:rsidDel="00096089">
                <w:rPr>
                  <w:sz w:val="24"/>
                  <w:szCs w:val="24"/>
                </w:rPr>
                <w:delText xml:space="preserve">follows </w:delText>
              </w:r>
              <w:r w:rsidR="00910A94" w:rsidDel="00096089">
                <w:rPr>
                  <w:sz w:val="24"/>
                  <w:szCs w:val="24"/>
                </w:rPr>
                <w:delText>mail</w:delText>
              </w:r>
              <w:r w:rsidR="00910A94" w:rsidRPr="00736831" w:rsidDel="00096089">
                <w:rPr>
                  <w:sz w:val="24"/>
                  <w:szCs w:val="24"/>
                </w:rPr>
                <w:delText>ability standards</w:delText>
              </w:r>
            </w:del>
            <w:r w:rsidR="00910A94" w:rsidRPr="00736831">
              <w:rPr>
                <w:sz w:val="24"/>
                <w:szCs w:val="24"/>
              </w:rPr>
              <w:t>)</w:t>
            </w:r>
          </w:p>
          <w:p w14:paraId="5DE6F2B5" w14:textId="77777777" w:rsidR="00910A94" w:rsidRPr="0004453B" w:rsidRDefault="00910A94" w:rsidP="00175B7A">
            <w:pPr>
              <w:jc w:val="center"/>
              <w:rPr>
                <w:szCs w:val="24"/>
              </w:rPr>
            </w:pPr>
            <w:r w:rsidRPr="0004453B">
              <w:rPr>
                <w:szCs w:val="24"/>
              </w:rPr>
              <w:t xml:space="preserve">0 errors - 100 points, 1 error - 90 points, 2 errors - 70 points, </w:t>
            </w:r>
          </w:p>
          <w:p w14:paraId="7FF9E7C9" w14:textId="77777777" w:rsidR="00910A94" w:rsidRPr="00A862E8" w:rsidRDefault="00910A94">
            <w:pPr>
              <w:jc w:val="center"/>
              <w:rPr>
                <w:b/>
                <w:sz w:val="32"/>
                <w:szCs w:val="24"/>
              </w:rPr>
              <w:pPrChange w:id="16" w:author="Hewes Angie" w:date="2020-02-14T09:18:00Z">
                <w:pPr/>
              </w:pPrChange>
            </w:pPr>
            <w:r w:rsidRPr="002D1FCE">
              <w:rPr>
                <w:szCs w:val="24"/>
              </w:rPr>
              <w:t>3 errors – 50 points</w:t>
            </w:r>
            <w:r w:rsidRPr="00736831">
              <w:rPr>
                <w:szCs w:val="24"/>
              </w:rPr>
              <w:t xml:space="preserve">, </w:t>
            </w:r>
            <w:r w:rsidRPr="002D1FCE">
              <w:rPr>
                <w:szCs w:val="24"/>
              </w:rPr>
              <w:t>4+ errors – 0 points</w:t>
            </w:r>
          </w:p>
        </w:tc>
        <w:tc>
          <w:tcPr>
            <w:tcW w:w="1170" w:type="dxa"/>
            <w:vAlign w:val="center"/>
          </w:tcPr>
          <w:p w14:paraId="313E08A6" w14:textId="79260D9D" w:rsidR="00910A94" w:rsidRPr="00691A86" w:rsidRDefault="002E0208" w:rsidP="00175B7A">
            <w:pPr>
              <w:jc w:val="right"/>
              <w:rPr>
                <w:sz w:val="24"/>
                <w:szCs w:val="24"/>
              </w:rPr>
            </w:pPr>
            <w:r>
              <w:rPr>
                <w:sz w:val="24"/>
                <w:szCs w:val="24"/>
              </w:rPr>
              <w:t>100</w:t>
            </w:r>
          </w:p>
        </w:tc>
        <w:tc>
          <w:tcPr>
            <w:tcW w:w="1177" w:type="dxa"/>
            <w:vAlign w:val="center"/>
          </w:tcPr>
          <w:p w14:paraId="33DEA13F" w14:textId="77777777" w:rsidR="00910A94" w:rsidRDefault="00910A94" w:rsidP="00175B7A">
            <w:pPr>
              <w:rPr>
                <w:sz w:val="24"/>
                <w:szCs w:val="24"/>
              </w:rPr>
            </w:pPr>
          </w:p>
          <w:p w14:paraId="7EDCB8A9" w14:textId="77777777" w:rsidR="00910A94" w:rsidRDefault="00910A94" w:rsidP="00175B7A">
            <w:pPr>
              <w:rPr>
                <w:sz w:val="24"/>
                <w:szCs w:val="24"/>
              </w:rPr>
            </w:pPr>
          </w:p>
          <w:p w14:paraId="74A5363C" w14:textId="77777777" w:rsidR="00910A94" w:rsidRPr="00681DEB" w:rsidRDefault="00910A94" w:rsidP="00175B7A">
            <w:pPr>
              <w:rPr>
                <w:sz w:val="24"/>
                <w:szCs w:val="24"/>
              </w:rPr>
            </w:pPr>
          </w:p>
        </w:tc>
      </w:tr>
      <w:tr w:rsidR="00910A94" w:rsidRPr="00681DEB" w14:paraId="42DCAAC2" w14:textId="77777777" w:rsidTr="00175B7A">
        <w:trPr>
          <w:trHeight w:val="432"/>
          <w:jc w:val="center"/>
        </w:trPr>
        <w:tc>
          <w:tcPr>
            <w:tcW w:w="6318" w:type="dxa"/>
            <w:vAlign w:val="center"/>
          </w:tcPr>
          <w:p w14:paraId="119054B4" w14:textId="77777777" w:rsidR="00910A94" w:rsidRPr="00691A86" w:rsidRDefault="00910A94" w:rsidP="00175B7A">
            <w:pPr>
              <w:jc w:val="right"/>
              <w:rPr>
                <w:b/>
                <w:sz w:val="28"/>
                <w:szCs w:val="28"/>
              </w:rPr>
            </w:pPr>
            <w:r w:rsidRPr="00691A86">
              <w:rPr>
                <w:b/>
                <w:sz w:val="28"/>
                <w:szCs w:val="28"/>
              </w:rPr>
              <w:t>Job 5 Total</w:t>
            </w:r>
          </w:p>
        </w:tc>
        <w:tc>
          <w:tcPr>
            <w:tcW w:w="1170" w:type="dxa"/>
            <w:vAlign w:val="center"/>
          </w:tcPr>
          <w:p w14:paraId="690E36A2" w14:textId="77777777" w:rsidR="00910A94" w:rsidRPr="00691A86" w:rsidRDefault="00910A94" w:rsidP="00175B7A">
            <w:pPr>
              <w:jc w:val="right"/>
              <w:rPr>
                <w:b/>
                <w:sz w:val="28"/>
                <w:szCs w:val="28"/>
              </w:rPr>
            </w:pPr>
            <w:r w:rsidRPr="00691A86">
              <w:rPr>
                <w:b/>
                <w:sz w:val="28"/>
                <w:szCs w:val="28"/>
              </w:rPr>
              <w:t>100</w:t>
            </w:r>
          </w:p>
        </w:tc>
        <w:tc>
          <w:tcPr>
            <w:tcW w:w="1177" w:type="dxa"/>
            <w:vAlign w:val="center"/>
          </w:tcPr>
          <w:p w14:paraId="6152DC5C" w14:textId="77777777" w:rsidR="00910A94" w:rsidRPr="00681DEB" w:rsidRDefault="00910A94" w:rsidP="00175B7A">
            <w:pPr>
              <w:rPr>
                <w:sz w:val="24"/>
                <w:szCs w:val="24"/>
              </w:rPr>
            </w:pPr>
          </w:p>
        </w:tc>
      </w:tr>
      <w:tr w:rsidR="00910A94" w:rsidRPr="00681DEB" w14:paraId="467DF9E5" w14:textId="77777777" w:rsidTr="00175B7A">
        <w:trPr>
          <w:trHeight w:val="432"/>
          <w:jc w:val="center"/>
        </w:trPr>
        <w:tc>
          <w:tcPr>
            <w:tcW w:w="6318" w:type="dxa"/>
            <w:vAlign w:val="center"/>
          </w:tcPr>
          <w:p w14:paraId="268FBF8D" w14:textId="77777777" w:rsidR="00910A94" w:rsidRPr="002A44BE" w:rsidRDefault="00910A94" w:rsidP="00175B7A">
            <w:pPr>
              <w:rPr>
                <w:sz w:val="24"/>
                <w:szCs w:val="24"/>
              </w:rPr>
            </w:pPr>
            <w:r w:rsidRPr="00A862E8">
              <w:rPr>
                <w:b/>
                <w:sz w:val="32"/>
                <w:szCs w:val="24"/>
              </w:rPr>
              <w:t>TOTAL</w:t>
            </w:r>
          </w:p>
        </w:tc>
        <w:tc>
          <w:tcPr>
            <w:tcW w:w="1170" w:type="dxa"/>
            <w:vAlign w:val="center"/>
          </w:tcPr>
          <w:p w14:paraId="73B44D5A" w14:textId="77777777" w:rsidR="00910A94" w:rsidRPr="002A44BE" w:rsidRDefault="00910A94" w:rsidP="00175B7A">
            <w:pPr>
              <w:jc w:val="right"/>
              <w:rPr>
                <w:sz w:val="24"/>
                <w:szCs w:val="24"/>
              </w:rPr>
            </w:pPr>
            <w:r>
              <w:rPr>
                <w:b/>
                <w:sz w:val="32"/>
                <w:szCs w:val="24"/>
              </w:rPr>
              <w:t>500</w:t>
            </w:r>
          </w:p>
        </w:tc>
        <w:tc>
          <w:tcPr>
            <w:tcW w:w="1177" w:type="dxa"/>
            <w:vAlign w:val="center"/>
          </w:tcPr>
          <w:p w14:paraId="67085A52" w14:textId="77777777" w:rsidR="00910A94" w:rsidRPr="00681DEB" w:rsidRDefault="00910A94" w:rsidP="00175B7A">
            <w:pPr>
              <w:rPr>
                <w:sz w:val="24"/>
                <w:szCs w:val="24"/>
              </w:rPr>
            </w:pPr>
          </w:p>
        </w:tc>
      </w:tr>
    </w:tbl>
    <w:p w14:paraId="21220C3A" w14:textId="07D30F73" w:rsidR="000D0498" w:rsidRDefault="000D0498" w:rsidP="00AC04E4">
      <w:pPr>
        <w:rPr>
          <w:b/>
          <w:sz w:val="24"/>
          <w:szCs w:val="24"/>
        </w:rPr>
      </w:pPr>
    </w:p>
    <w:p w14:paraId="323BD561" w14:textId="77777777" w:rsidR="000D0498" w:rsidRDefault="000D0498" w:rsidP="00AC04E4">
      <w:pPr>
        <w:rPr>
          <w:b/>
          <w:sz w:val="24"/>
          <w:szCs w:val="24"/>
        </w:rPr>
      </w:pPr>
    </w:p>
    <w:p w14:paraId="618E1CB1" w14:textId="77777777" w:rsidR="002E0208" w:rsidRDefault="002E0208">
      <w:pPr>
        <w:rPr>
          <w:b/>
          <w:sz w:val="32"/>
          <w:szCs w:val="24"/>
        </w:rPr>
      </w:pPr>
      <w:r>
        <w:rPr>
          <w:b/>
          <w:sz w:val="32"/>
          <w:szCs w:val="24"/>
        </w:rPr>
        <w:br w:type="page"/>
      </w:r>
    </w:p>
    <w:p w14:paraId="57BEB593" w14:textId="73AA2659" w:rsidR="00AC04E4" w:rsidRPr="00DF5CC6" w:rsidRDefault="00DF50F2" w:rsidP="00AC04E4">
      <w:pPr>
        <w:rPr>
          <w:b/>
          <w:sz w:val="32"/>
          <w:szCs w:val="24"/>
        </w:rPr>
      </w:pPr>
      <w:r w:rsidRPr="00DF5CC6">
        <w:rPr>
          <w:b/>
          <w:sz w:val="32"/>
          <w:szCs w:val="24"/>
        </w:rPr>
        <w:t>J</w:t>
      </w:r>
      <w:r w:rsidR="00B37A5A" w:rsidRPr="00DF5CC6">
        <w:rPr>
          <w:b/>
          <w:sz w:val="32"/>
          <w:szCs w:val="24"/>
        </w:rPr>
        <w:t>ob</w:t>
      </w:r>
      <w:r w:rsidRPr="00DF5CC6">
        <w:rPr>
          <w:b/>
          <w:sz w:val="32"/>
          <w:szCs w:val="24"/>
        </w:rPr>
        <w:t xml:space="preserve"> 1: </w:t>
      </w:r>
      <w:r w:rsidR="00B1026C">
        <w:rPr>
          <w:b/>
          <w:sz w:val="32"/>
          <w:szCs w:val="24"/>
        </w:rPr>
        <w:t>Volunteer Certificate</w:t>
      </w:r>
    </w:p>
    <w:p w14:paraId="4A48AE9B" w14:textId="77777777" w:rsidR="000D0498" w:rsidRDefault="000D0498" w:rsidP="00DF50F2">
      <w:pPr>
        <w:rPr>
          <w:i/>
          <w:sz w:val="24"/>
          <w:szCs w:val="24"/>
        </w:rPr>
      </w:pPr>
    </w:p>
    <w:p w14:paraId="019F2D79" w14:textId="5D6253B4" w:rsidR="00AE7CFF" w:rsidDel="00AE7CFF" w:rsidRDefault="00FF5EB9" w:rsidP="00AE7CFF">
      <w:pPr>
        <w:rPr>
          <w:del w:id="17" w:author="Hewes Angie" w:date="2020-03-02T13:24:00Z"/>
          <w:moveTo w:id="18" w:author="Hewes Angie" w:date="2020-03-02T13:23:00Z"/>
          <w:sz w:val="24"/>
          <w:szCs w:val="24"/>
        </w:rPr>
      </w:pPr>
      <w:r>
        <w:rPr>
          <w:sz w:val="24"/>
          <w:szCs w:val="24"/>
        </w:rPr>
        <w:t xml:space="preserve">Nancy </w:t>
      </w:r>
      <w:del w:id="19" w:author="Hewes Angie" w:date="2020-03-02T13:23:00Z">
        <w:r w:rsidDel="00AE7CFF">
          <w:rPr>
            <w:sz w:val="24"/>
            <w:szCs w:val="24"/>
          </w:rPr>
          <w:delText xml:space="preserve">Meyer </w:delText>
        </w:r>
      </w:del>
      <w:ins w:id="20" w:author="Hewes Angie" w:date="2020-03-02T13:23:00Z">
        <w:r w:rsidR="00AE7CFF">
          <w:rPr>
            <w:sz w:val="24"/>
            <w:szCs w:val="24"/>
          </w:rPr>
          <w:t xml:space="preserve">Wells </w:t>
        </w:r>
      </w:ins>
      <w:r>
        <w:rPr>
          <w:sz w:val="24"/>
          <w:szCs w:val="24"/>
        </w:rPr>
        <w:t>CEO</w:t>
      </w:r>
      <w:r w:rsidR="00B1026C">
        <w:rPr>
          <w:sz w:val="24"/>
          <w:szCs w:val="24"/>
        </w:rPr>
        <w:t xml:space="preserve"> </w:t>
      </w:r>
      <w:r w:rsidR="00F8541D">
        <w:rPr>
          <w:sz w:val="24"/>
          <w:szCs w:val="24"/>
        </w:rPr>
        <w:t xml:space="preserve">has asked you </w:t>
      </w:r>
      <w:r>
        <w:rPr>
          <w:sz w:val="24"/>
          <w:szCs w:val="24"/>
        </w:rPr>
        <w:t>to create</w:t>
      </w:r>
      <w:r w:rsidR="00F8541D" w:rsidRPr="00F8541D">
        <w:rPr>
          <w:sz w:val="24"/>
          <w:szCs w:val="24"/>
        </w:rPr>
        <w:t xml:space="preserve"> </w:t>
      </w:r>
      <w:r w:rsidR="00175B7A">
        <w:rPr>
          <w:sz w:val="24"/>
          <w:szCs w:val="24"/>
        </w:rPr>
        <w:t xml:space="preserve">an appropriate certificate </w:t>
      </w:r>
      <w:r w:rsidR="00D07B4E">
        <w:rPr>
          <w:sz w:val="24"/>
          <w:szCs w:val="24"/>
        </w:rPr>
        <w:t>to be</w:t>
      </w:r>
      <w:r w:rsidR="00175B7A">
        <w:rPr>
          <w:sz w:val="24"/>
          <w:szCs w:val="24"/>
        </w:rPr>
        <w:t xml:space="preserve"> </w:t>
      </w:r>
      <w:r>
        <w:rPr>
          <w:sz w:val="24"/>
          <w:szCs w:val="24"/>
        </w:rPr>
        <w:t>given to all PBA employees for volunteering at the Taste of Columbus fundraising event</w:t>
      </w:r>
      <w:r w:rsidR="00175B7A">
        <w:rPr>
          <w:sz w:val="24"/>
          <w:szCs w:val="24"/>
        </w:rPr>
        <w:t xml:space="preserve">.  </w:t>
      </w:r>
      <w:moveToRangeStart w:id="21" w:author="Hewes Angie" w:date="2020-03-02T13:23:00Z" w:name="move34047847"/>
      <w:moveTo w:id="22" w:author="Hewes Angie" w:date="2020-03-02T13:23:00Z">
        <w:del w:id="23" w:author="Hewes Angie" w:date="2020-03-02T13:24:00Z">
          <w:r w:rsidR="00AE7CFF" w:rsidDel="00AE7CFF">
            <w:rPr>
              <w:sz w:val="24"/>
              <w:szCs w:val="24"/>
            </w:rPr>
            <w:delText xml:space="preserve">Add other items/graphics to make certificate presentable (make sure to follow the copyright and fair use policy in the </w:delText>
          </w:r>
          <w:r w:rsidR="00AE7CFF" w:rsidRPr="00350061" w:rsidDel="00AE7CFF">
            <w:rPr>
              <w:i/>
              <w:sz w:val="24"/>
              <w:szCs w:val="24"/>
            </w:rPr>
            <w:delText>Style Reference Manual</w:delText>
          </w:r>
          <w:r w:rsidR="00AE7CFF" w:rsidDel="00AE7CFF">
            <w:rPr>
              <w:sz w:val="24"/>
              <w:szCs w:val="24"/>
            </w:rPr>
            <w:delText>)</w:delText>
          </w:r>
        </w:del>
      </w:moveTo>
    </w:p>
    <w:p w14:paraId="52A02092" w14:textId="68D2D352" w:rsidR="00AE7CFF" w:rsidDel="00AE7CFF" w:rsidRDefault="00AE7CFF" w:rsidP="00AE7CFF">
      <w:pPr>
        <w:rPr>
          <w:del w:id="24" w:author="Hewes Angie" w:date="2020-03-02T13:24:00Z"/>
          <w:moveTo w:id="25" w:author="Hewes Angie" w:date="2020-03-02T13:23:00Z"/>
          <w:sz w:val="24"/>
          <w:szCs w:val="24"/>
        </w:rPr>
      </w:pPr>
      <w:moveTo w:id="26" w:author="Hewes Angie" w:date="2020-03-02T13:23:00Z">
        <w:r>
          <w:rPr>
            <w:sz w:val="24"/>
            <w:szCs w:val="24"/>
          </w:rPr>
          <w:t xml:space="preserve">Create in </w:t>
        </w:r>
      </w:moveTo>
      <w:ins w:id="27" w:author="Hewes Angie" w:date="2020-03-02T13:24:00Z">
        <w:r>
          <w:rPr>
            <w:sz w:val="24"/>
            <w:szCs w:val="24"/>
          </w:rPr>
          <w:t xml:space="preserve">the certificate using </w:t>
        </w:r>
      </w:ins>
      <w:moveTo w:id="28" w:author="Hewes Angie" w:date="2020-03-02T13:23:00Z">
        <w:r>
          <w:rPr>
            <w:sz w:val="24"/>
            <w:szCs w:val="24"/>
          </w:rPr>
          <w:t>Microsoft Word</w:t>
        </w:r>
      </w:moveTo>
      <w:ins w:id="29" w:author="Hewes Angie" w:date="2020-03-02T13:24:00Z">
        <w:r>
          <w:rPr>
            <w:sz w:val="24"/>
            <w:szCs w:val="24"/>
          </w:rPr>
          <w:t xml:space="preserve">. </w:t>
        </w:r>
      </w:ins>
    </w:p>
    <w:moveToRangeEnd w:id="21"/>
    <w:p w14:paraId="5C53988D" w14:textId="5B90ADE4" w:rsidR="00175B7A" w:rsidRDefault="00175B7A" w:rsidP="00175B7A">
      <w:pPr>
        <w:rPr>
          <w:sz w:val="24"/>
          <w:szCs w:val="24"/>
        </w:rPr>
      </w:pPr>
      <w:r>
        <w:rPr>
          <w:sz w:val="24"/>
          <w:szCs w:val="24"/>
        </w:rPr>
        <w:t>Include the following information:</w:t>
      </w:r>
    </w:p>
    <w:p w14:paraId="0E105190" w14:textId="77777777" w:rsidR="00175B7A" w:rsidRDefault="00175B7A" w:rsidP="00175B7A">
      <w:pPr>
        <w:rPr>
          <w:sz w:val="24"/>
          <w:szCs w:val="24"/>
        </w:rPr>
      </w:pPr>
    </w:p>
    <w:p w14:paraId="2315A9DA" w14:textId="3765261D" w:rsidR="00175B7A" w:rsidRPr="00AE7CFF" w:rsidRDefault="00175B7A">
      <w:pPr>
        <w:pStyle w:val="ListParagraph"/>
        <w:numPr>
          <w:ilvl w:val="0"/>
          <w:numId w:val="42"/>
        </w:numPr>
        <w:rPr>
          <w:sz w:val="24"/>
          <w:szCs w:val="24"/>
          <w:rPrChange w:id="30" w:author="Hewes Angie" w:date="2020-03-02T13:24:00Z">
            <w:rPr/>
          </w:rPrChange>
        </w:rPr>
        <w:pPrChange w:id="31" w:author="Hewes Angie" w:date="2020-03-02T13:24:00Z">
          <w:pPr/>
        </w:pPrChange>
      </w:pPr>
      <w:r w:rsidRPr="00AE7CFF">
        <w:rPr>
          <w:sz w:val="24"/>
          <w:szCs w:val="24"/>
          <w:rPrChange w:id="32" w:author="Hewes Angie" w:date="2020-03-02T13:24:00Z">
            <w:rPr/>
          </w:rPrChange>
        </w:rPr>
        <w:t xml:space="preserve">Name:  </w:t>
      </w:r>
      <w:r w:rsidR="00D07B4E" w:rsidRPr="00AE7CFF">
        <w:rPr>
          <w:sz w:val="24"/>
          <w:szCs w:val="24"/>
          <w:rPrChange w:id="33" w:author="Hewes Angie" w:date="2020-03-02T13:24:00Z">
            <w:rPr/>
          </w:rPrChange>
        </w:rPr>
        <w:t>PBA Volunteer Award</w:t>
      </w:r>
    </w:p>
    <w:p w14:paraId="58E63D70" w14:textId="20F58E3B" w:rsidR="00175B7A" w:rsidRPr="00AE7CFF" w:rsidRDefault="00175B7A">
      <w:pPr>
        <w:pStyle w:val="ListParagraph"/>
        <w:numPr>
          <w:ilvl w:val="0"/>
          <w:numId w:val="42"/>
        </w:numPr>
        <w:rPr>
          <w:sz w:val="24"/>
          <w:szCs w:val="24"/>
          <w:rPrChange w:id="34" w:author="Hewes Angie" w:date="2020-03-02T13:24:00Z">
            <w:rPr/>
          </w:rPrChange>
        </w:rPr>
        <w:pPrChange w:id="35" w:author="Hewes Angie" w:date="2020-03-02T13:24:00Z">
          <w:pPr/>
        </w:pPrChange>
      </w:pPr>
      <w:r w:rsidRPr="00AE7CFF">
        <w:rPr>
          <w:sz w:val="24"/>
          <w:szCs w:val="24"/>
          <w:rPrChange w:id="36" w:author="Hewes Angie" w:date="2020-03-02T13:24:00Z">
            <w:rPr/>
          </w:rPrChange>
        </w:rPr>
        <w:t xml:space="preserve">Presented to:  (use </w:t>
      </w:r>
      <w:r w:rsidR="00D07B4E" w:rsidRPr="00AE7CFF">
        <w:rPr>
          <w:sz w:val="24"/>
          <w:szCs w:val="24"/>
          <w:rPrChange w:id="37" w:author="Hewes Angie" w:date="2020-03-02T13:24:00Z">
            <w:rPr/>
          </w:rPrChange>
        </w:rPr>
        <w:t>Roger Meyer</w:t>
      </w:r>
      <w:r w:rsidRPr="00AE7CFF">
        <w:rPr>
          <w:sz w:val="24"/>
          <w:szCs w:val="24"/>
          <w:rPrChange w:id="38" w:author="Hewes Angie" w:date="2020-03-02T13:24:00Z">
            <w:rPr/>
          </w:rPrChange>
        </w:rPr>
        <w:t xml:space="preserve"> as a sample name/recipient)</w:t>
      </w:r>
    </w:p>
    <w:p w14:paraId="13CFD5F2" w14:textId="44384A5C" w:rsidR="00175B7A" w:rsidRPr="00AE7CFF" w:rsidRDefault="00175B7A">
      <w:pPr>
        <w:pStyle w:val="ListParagraph"/>
        <w:numPr>
          <w:ilvl w:val="0"/>
          <w:numId w:val="42"/>
        </w:numPr>
        <w:rPr>
          <w:sz w:val="24"/>
          <w:szCs w:val="24"/>
          <w:rPrChange w:id="39" w:author="Hewes Angie" w:date="2020-03-02T13:24:00Z">
            <w:rPr/>
          </w:rPrChange>
        </w:rPr>
        <w:pPrChange w:id="40" w:author="Hewes Angie" w:date="2020-03-02T13:24:00Z">
          <w:pPr/>
        </w:pPrChange>
      </w:pPr>
      <w:r w:rsidRPr="00AE7CFF">
        <w:rPr>
          <w:sz w:val="24"/>
          <w:szCs w:val="24"/>
          <w:rPrChange w:id="41" w:author="Hewes Angie" w:date="2020-03-02T13:24:00Z">
            <w:rPr/>
          </w:rPrChange>
        </w:rPr>
        <w:t xml:space="preserve">Signature Line for the </w:t>
      </w:r>
      <w:r w:rsidR="00D07B4E" w:rsidRPr="00AE7CFF">
        <w:rPr>
          <w:sz w:val="24"/>
          <w:szCs w:val="24"/>
          <w:rPrChange w:id="42" w:author="Hewes Angie" w:date="2020-03-02T13:24:00Z">
            <w:rPr/>
          </w:rPrChange>
        </w:rPr>
        <w:t>CEO</w:t>
      </w:r>
      <w:r w:rsidRPr="00AE7CFF">
        <w:rPr>
          <w:sz w:val="24"/>
          <w:szCs w:val="24"/>
          <w:rPrChange w:id="43" w:author="Hewes Angie" w:date="2020-03-02T13:24:00Z">
            <w:rPr/>
          </w:rPrChange>
        </w:rPr>
        <w:t xml:space="preserve"> to sign</w:t>
      </w:r>
    </w:p>
    <w:p w14:paraId="274F59BE" w14:textId="4909F738" w:rsidR="00175B7A" w:rsidRPr="00AE7CFF" w:rsidRDefault="00175B7A">
      <w:pPr>
        <w:pStyle w:val="ListParagraph"/>
        <w:numPr>
          <w:ilvl w:val="0"/>
          <w:numId w:val="42"/>
        </w:numPr>
        <w:rPr>
          <w:sz w:val="24"/>
          <w:szCs w:val="24"/>
          <w:rPrChange w:id="44" w:author="Hewes Angie" w:date="2020-03-02T13:24:00Z">
            <w:rPr/>
          </w:rPrChange>
        </w:rPr>
        <w:pPrChange w:id="45" w:author="Hewes Angie" w:date="2020-03-02T13:24:00Z">
          <w:pPr/>
        </w:pPrChange>
      </w:pPr>
      <w:r w:rsidRPr="00AE7CFF">
        <w:rPr>
          <w:sz w:val="24"/>
          <w:szCs w:val="24"/>
          <w:rPrChange w:id="46" w:author="Hewes Angie" w:date="2020-03-02T13:24:00Z">
            <w:rPr/>
          </w:rPrChange>
        </w:rPr>
        <w:t>Include dateline</w:t>
      </w:r>
    </w:p>
    <w:p w14:paraId="1E5DFB6F" w14:textId="061A6570" w:rsidR="00FF5EB9" w:rsidRPr="00AE7CFF" w:rsidRDefault="00FF5EB9">
      <w:pPr>
        <w:pStyle w:val="ListParagraph"/>
        <w:numPr>
          <w:ilvl w:val="0"/>
          <w:numId w:val="42"/>
        </w:numPr>
        <w:rPr>
          <w:b/>
          <w:i/>
          <w:sz w:val="24"/>
          <w:szCs w:val="24"/>
          <w:rPrChange w:id="47" w:author="Hewes Angie" w:date="2020-03-02T13:24:00Z">
            <w:rPr/>
          </w:rPrChange>
        </w:rPr>
        <w:pPrChange w:id="48" w:author="Hewes Angie" w:date="2020-03-02T13:24:00Z">
          <w:pPr/>
        </w:pPrChange>
      </w:pPr>
      <w:r w:rsidRPr="00AE7CFF">
        <w:rPr>
          <w:sz w:val="24"/>
          <w:szCs w:val="24"/>
          <w:rPrChange w:id="49" w:author="Hewes Angie" w:date="2020-03-02T13:24:00Z">
            <w:rPr/>
          </w:rPrChange>
        </w:rPr>
        <w:t xml:space="preserve">Include at the bottom of certificate: </w:t>
      </w:r>
      <w:r w:rsidRPr="00AE7CFF">
        <w:rPr>
          <w:b/>
          <w:i/>
          <w:sz w:val="24"/>
          <w:szCs w:val="24"/>
          <w:rPrChange w:id="50" w:author="Hewes Angie" w:date="2020-03-02T13:24:00Z">
            <w:rPr/>
          </w:rPrChange>
        </w:rPr>
        <w:t xml:space="preserve">This certificate is good for dinner for two at any Columbus area restaurant </w:t>
      </w:r>
    </w:p>
    <w:p w14:paraId="2A3283AC" w14:textId="6A202688" w:rsidR="00175B7A" w:rsidRPr="00AE7CFF" w:rsidDel="00AE7CFF" w:rsidRDefault="00175B7A">
      <w:pPr>
        <w:pStyle w:val="ListParagraph"/>
        <w:numPr>
          <w:ilvl w:val="0"/>
          <w:numId w:val="42"/>
        </w:numPr>
        <w:rPr>
          <w:del w:id="51" w:author="Hewes Angie" w:date="2020-03-02T13:24:00Z"/>
          <w:sz w:val="24"/>
          <w:szCs w:val="24"/>
          <w:rPrChange w:id="52" w:author="Hewes Angie" w:date="2020-03-02T13:24:00Z">
            <w:rPr>
              <w:del w:id="53" w:author="Hewes Angie" w:date="2020-03-02T13:24:00Z"/>
            </w:rPr>
          </w:rPrChange>
        </w:rPr>
        <w:pPrChange w:id="54" w:author="Hewes Angie" w:date="2020-03-02T13:24:00Z">
          <w:pPr/>
        </w:pPrChange>
      </w:pPr>
      <w:r w:rsidRPr="00AE7CFF">
        <w:rPr>
          <w:sz w:val="24"/>
          <w:szCs w:val="24"/>
          <w:rPrChange w:id="55" w:author="Hewes Angie" w:date="2020-03-02T13:24:00Z">
            <w:rPr/>
          </w:rPrChange>
        </w:rPr>
        <w:t>Include an appropriate border</w:t>
      </w:r>
    </w:p>
    <w:p w14:paraId="19EB29B8" w14:textId="77777777" w:rsidR="00AE7CFF" w:rsidRDefault="00AE7CFF">
      <w:pPr>
        <w:pStyle w:val="ListParagraph"/>
        <w:numPr>
          <w:ilvl w:val="0"/>
          <w:numId w:val="42"/>
        </w:numPr>
        <w:rPr>
          <w:ins w:id="56" w:author="Hewes Angie" w:date="2020-03-02T13:24:00Z"/>
          <w:sz w:val="24"/>
          <w:szCs w:val="24"/>
        </w:rPr>
        <w:pPrChange w:id="57" w:author="Hewes Angie" w:date="2020-03-02T13:24:00Z">
          <w:pPr>
            <w:pStyle w:val="ListParagraph"/>
            <w:tabs>
              <w:tab w:val="left" w:pos="0"/>
              <w:tab w:val="left" w:pos="360"/>
            </w:tabs>
            <w:ind w:left="900"/>
          </w:pPr>
        </w:pPrChange>
      </w:pPr>
    </w:p>
    <w:p w14:paraId="5D91B934" w14:textId="507454EF" w:rsidR="00175B7A" w:rsidRPr="00AE7CFF" w:rsidDel="00AE7CFF" w:rsidRDefault="00AE7CFF">
      <w:pPr>
        <w:pStyle w:val="ListParagraph"/>
        <w:numPr>
          <w:ilvl w:val="0"/>
          <w:numId w:val="42"/>
        </w:numPr>
        <w:rPr>
          <w:moveFrom w:id="58" w:author="Hewes Angie" w:date="2020-03-02T13:23:00Z"/>
          <w:sz w:val="24"/>
          <w:szCs w:val="24"/>
          <w:rPrChange w:id="59" w:author="Hewes Angie" w:date="2020-03-02T13:24:00Z">
            <w:rPr>
              <w:moveFrom w:id="60" w:author="Hewes Angie" w:date="2020-03-02T13:23:00Z"/>
            </w:rPr>
          </w:rPrChange>
        </w:rPr>
        <w:pPrChange w:id="61" w:author="Hewes Angie" w:date="2020-03-02T13:24:00Z">
          <w:pPr/>
        </w:pPrChange>
      </w:pPr>
      <w:ins w:id="62" w:author="Hewes Angie" w:date="2020-03-02T13:24:00Z">
        <w:r w:rsidRPr="00AE7CFF">
          <w:rPr>
            <w:sz w:val="24"/>
            <w:szCs w:val="24"/>
            <w:rPrChange w:id="63" w:author="Hewes Angie" w:date="2020-03-02T13:24:00Z">
              <w:rPr/>
            </w:rPrChange>
          </w:rPr>
          <w:t>Add other items/graphics to make certificate presentable (make sure to follow the copyright and fair use policy in the Style Reference Manual)</w:t>
        </w:r>
      </w:ins>
      <w:moveFromRangeStart w:id="64" w:author="Hewes Angie" w:date="2020-03-02T13:23:00Z" w:name="move34047847"/>
      <w:moveFrom w:id="65" w:author="Hewes Angie" w:date="2020-03-02T13:23:00Z">
        <w:r w:rsidR="00175B7A" w:rsidRPr="00AE7CFF" w:rsidDel="00AE7CFF">
          <w:rPr>
            <w:sz w:val="24"/>
            <w:szCs w:val="24"/>
            <w:rPrChange w:id="66" w:author="Hewes Angie" w:date="2020-03-02T13:24:00Z">
              <w:rPr/>
            </w:rPrChange>
          </w:rPr>
          <w:t xml:space="preserve">Add other items/graphics </w:t>
        </w:r>
        <w:r w:rsidR="00FF5EB9" w:rsidRPr="00AE7CFF" w:rsidDel="00AE7CFF">
          <w:rPr>
            <w:sz w:val="24"/>
            <w:szCs w:val="24"/>
            <w:rPrChange w:id="67" w:author="Hewes Angie" w:date="2020-03-02T13:24:00Z">
              <w:rPr/>
            </w:rPrChange>
          </w:rPr>
          <w:t>to make certificate presentable</w:t>
        </w:r>
        <w:r w:rsidR="00350061" w:rsidRPr="00AE7CFF" w:rsidDel="00AE7CFF">
          <w:rPr>
            <w:sz w:val="24"/>
            <w:szCs w:val="24"/>
            <w:rPrChange w:id="68" w:author="Hewes Angie" w:date="2020-03-02T13:24:00Z">
              <w:rPr/>
            </w:rPrChange>
          </w:rPr>
          <w:t xml:space="preserve"> (make sure to follow the copyright and fair use policy in the </w:t>
        </w:r>
        <w:r w:rsidR="00350061" w:rsidRPr="00AE7CFF" w:rsidDel="00AE7CFF">
          <w:rPr>
            <w:sz w:val="24"/>
            <w:szCs w:val="24"/>
            <w:rPrChange w:id="69" w:author="Hewes Angie" w:date="2020-03-02T13:24:00Z">
              <w:rPr>
                <w:i/>
              </w:rPr>
            </w:rPrChange>
          </w:rPr>
          <w:t>Style Reference Manual</w:t>
        </w:r>
        <w:r w:rsidR="00350061" w:rsidRPr="00AE7CFF" w:rsidDel="00AE7CFF">
          <w:rPr>
            <w:sz w:val="24"/>
            <w:szCs w:val="24"/>
            <w:rPrChange w:id="70" w:author="Hewes Angie" w:date="2020-03-02T13:24:00Z">
              <w:rPr/>
            </w:rPrChange>
          </w:rPr>
          <w:t>)</w:t>
        </w:r>
      </w:moveFrom>
    </w:p>
    <w:p w14:paraId="64529840" w14:textId="3F497F23" w:rsidR="003F56BB" w:rsidRPr="00AE7CFF" w:rsidDel="00AE7CFF" w:rsidRDefault="003F56BB">
      <w:pPr>
        <w:pStyle w:val="ListParagraph"/>
        <w:numPr>
          <w:ilvl w:val="0"/>
          <w:numId w:val="42"/>
        </w:numPr>
        <w:rPr>
          <w:moveFrom w:id="71" w:author="Hewes Angie" w:date="2020-03-02T13:23:00Z"/>
          <w:sz w:val="24"/>
          <w:szCs w:val="24"/>
          <w:rPrChange w:id="72" w:author="Hewes Angie" w:date="2020-03-02T13:24:00Z">
            <w:rPr>
              <w:moveFrom w:id="73" w:author="Hewes Angie" w:date="2020-03-02T13:23:00Z"/>
            </w:rPr>
          </w:rPrChange>
        </w:rPr>
        <w:pPrChange w:id="74" w:author="Hewes Angie" w:date="2020-03-02T13:24:00Z">
          <w:pPr/>
        </w:pPrChange>
      </w:pPr>
      <w:moveFrom w:id="75" w:author="Hewes Angie" w:date="2020-03-02T13:23:00Z">
        <w:r w:rsidRPr="00AE7CFF" w:rsidDel="00AE7CFF">
          <w:rPr>
            <w:sz w:val="24"/>
            <w:szCs w:val="24"/>
            <w:rPrChange w:id="76" w:author="Hewes Angie" w:date="2020-03-02T13:24:00Z">
              <w:rPr/>
            </w:rPrChange>
          </w:rPr>
          <w:t>Create in Microsoft Word</w:t>
        </w:r>
      </w:moveFrom>
    </w:p>
    <w:moveFromRangeEnd w:id="64"/>
    <w:p w14:paraId="0C99926F" w14:textId="77777777" w:rsidR="00CC7E74" w:rsidRPr="00AE7CFF" w:rsidRDefault="00CC7E74">
      <w:pPr>
        <w:pStyle w:val="ListParagraph"/>
        <w:numPr>
          <w:ilvl w:val="0"/>
          <w:numId w:val="42"/>
        </w:numPr>
        <w:rPr>
          <w:sz w:val="24"/>
          <w:szCs w:val="24"/>
          <w:rPrChange w:id="77" w:author="Hewes Angie" w:date="2020-03-02T13:24:00Z">
            <w:rPr/>
          </w:rPrChange>
        </w:rPr>
        <w:pPrChange w:id="78" w:author="Hewes Angie" w:date="2020-03-02T13:24:00Z">
          <w:pPr>
            <w:pStyle w:val="ListParagraph"/>
            <w:tabs>
              <w:tab w:val="left" w:pos="0"/>
              <w:tab w:val="left" w:pos="360"/>
            </w:tabs>
            <w:ind w:left="900"/>
          </w:pPr>
        </w:pPrChange>
      </w:pPr>
    </w:p>
    <w:p w14:paraId="2998C2F3" w14:textId="77777777" w:rsidR="00096089" w:rsidRDefault="00096089" w:rsidP="00B37A5A">
      <w:pPr>
        <w:rPr>
          <w:ins w:id="79" w:author="Hewes Angie" w:date="2020-02-14T09:18:00Z"/>
          <w:b/>
          <w:sz w:val="32"/>
          <w:szCs w:val="24"/>
        </w:rPr>
      </w:pPr>
    </w:p>
    <w:p w14:paraId="1484B995" w14:textId="3808184B" w:rsidR="00B37A5A" w:rsidRPr="00DF5CC6" w:rsidRDefault="00B37A5A" w:rsidP="00B37A5A">
      <w:pPr>
        <w:rPr>
          <w:b/>
          <w:sz w:val="32"/>
          <w:szCs w:val="24"/>
        </w:rPr>
      </w:pPr>
      <w:r w:rsidRPr="00DF5CC6">
        <w:rPr>
          <w:b/>
          <w:sz w:val="32"/>
          <w:szCs w:val="24"/>
        </w:rPr>
        <w:t xml:space="preserve">Job 2: </w:t>
      </w:r>
      <w:r w:rsidR="00B1026C">
        <w:rPr>
          <w:b/>
          <w:sz w:val="32"/>
          <w:szCs w:val="24"/>
        </w:rPr>
        <w:t>Flyer- Promotion</w:t>
      </w:r>
    </w:p>
    <w:p w14:paraId="42D04CB7" w14:textId="77777777" w:rsidR="00B37A5A" w:rsidRDefault="00B37A5A" w:rsidP="00B37A5A">
      <w:pPr>
        <w:rPr>
          <w:i/>
          <w:sz w:val="24"/>
          <w:szCs w:val="24"/>
        </w:rPr>
      </w:pPr>
    </w:p>
    <w:p w14:paraId="34F906F1" w14:textId="77777777" w:rsidR="00AE7CFF" w:rsidRPr="00BF2F02" w:rsidRDefault="00B1026C" w:rsidP="00AE7CFF">
      <w:pPr>
        <w:rPr>
          <w:moveTo w:id="80" w:author="Hewes Angie" w:date="2020-03-02T13:28:00Z"/>
          <w:sz w:val="24"/>
          <w:szCs w:val="24"/>
        </w:rPr>
      </w:pPr>
      <w:r>
        <w:rPr>
          <w:sz w:val="24"/>
          <w:szCs w:val="24"/>
        </w:rPr>
        <w:t xml:space="preserve">Roger Meyer </w:t>
      </w:r>
      <w:r w:rsidRPr="003C7AAF">
        <w:rPr>
          <w:sz w:val="24"/>
          <w:szCs w:val="24"/>
        </w:rPr>
        <w:t>has</w:t>
      </w:r>
      <w:r w:rsidR="00B37A5A" w:rsidRPr="003C7AAF">
        <w:rPr>
          <w:sz w:val="24"/>
          <w:szCs w:val="24"/>
        </w:rPr>
        <w:t xml:space="preserve"> asked you to</w:t>
      </w:r>
      <w:r>
        <w:rPr>
          <w:sz w:val="24"/>
          <w:szCs w:val="24"/>
        </w:rPr>
        <w:t xml:space="preserve"> create a flyer promoting the new employee wellness room. Please design a flyer that can be posted around the company to promote this new and exciting service for employees.  </w:t>
      </w:r>
      <w:moveToRangeStart w:id="81" w:author="Hewes Angie" w:date="2020-03-02T13:28:00Z" w:name="move34048111"/>
      <w:moveTo w:id="82" w:author="Hewes Angie" w:date="2020-03-02T13:28:00Z">
        <w:r w:rsidR="00AE7CFF" w:rsidRPr="00BF2F02">
          <w:rPr>
            <w:sz w:val="24"/>
            <w:szCs w:val="24"/>
          </w:rPr>
          <w:t>Use your creativi</w:t>
        </w:r>
        <w:r w:rsidR="00AE7CFF">
          <w:rPr>
            <w:sz w:val="24"/>
            <w:szCs w:val="24"/>
          </w:rPr>
          <w:t xml:space="preserve">ty in designing the flyer.  Feel free to add additional items to enhance the flyer.  Make it eye-catching and appealing. </w:t>
        </w:r>
      </w:moveTo>
    </w:p>
    <w:moveToRangeEnd w:id="81"/>
    <w:p w14:paraId="42888173" w14:textId="7C962A78" w:rsidR="00B1026C" w:rsidRPr="00BF2F02" w:rsidRDefault="00B1026C" w:rsidP="00B1026C">
      <w:pPr>
        <w:rPr>
          <w:sz w:val="24"/>
          <w:szCs w:val="24"/>
        </w:rPr>
      </w:pPr>
    </w:p>
    <w:p w14:paraId="09DAEFC6" w14:textId="77777777" w:rsidR="00B1026C" w:rsidRPr="00BF2F02" w:rsidRDefault="00B1026C" w:rsidP="00B1026C">
      <w:pPr>
        <w:rPr>
          <w:sz w:val="24"/>
          <w:szCs w:val="24"/>
        </w:rPr>
      </w:pPr>
    </w:p>
    <w:p w14:paraId="2F2D2DFC" w14:textId="77777777" w:rsidR="00B1026C" w:rsidRPr="00013308" w:rsidRDefault="00B1026C" w:rsidP="00B1026C">
      <w:pPr>
        <w:rPr>
          <w:b/>
          <w:sz w:val="24"/>
          <w:szCs w:val="24"/>
        </w:rPr>
      </w:pPr>
      <w:r w:rsidRPr="00013308">
        <w:rPr>
          <w:sz w:val="24"/>
          <w:szCs w:val="24"/>
        </w:rPr>
        <w:t>Plea</w:t>
      </w:r>
      <w:r>
        <w:rPr>
          <w:sz w:val="24"/>
          <w:szCs w:val="24"/>
        </w:rPr>
        <w:t>se include the following on the</w:t>
      </w:r>
      <w:r w:rsidRPr="00013308">
        <w:rPr>
          <w:sz w:val="24"/>
          <w:szCs w:val="24"/>
        </w:rPr>
        <w:t xml:space="preserve"> </w:t>
      </w:r>
      <w:r>
        <w:rPr>
          <w:sz w:val="24"/>
          <w:szCs w:val="24"/>
        </w:rPr>
        <w:t>flyer</w:t>
      </w:r>
      <w:r w:rsidRPr="00013308">
        <w:rPr>
          <w:sz w:val="24"/>
          <w:szCs w:val="24"/>
        </w:rPr>
        <w:t>.</w:t>
      </w:r>
    </w:p>
    <w:p w14:paraId="7349F915" w14:textId="77777777" w:rsidR="00B1026C" w:rsidRPr="00013308" w:rsidRDefault="00B1026C" w:rsidP="00B1026C">
      <w:pPr>
        <w:rPr>
          <w:b/>
          <w:sz w:val="24"/>
          <w:szCs w:val="24"/>
        </w:rPr>
      </w:pPr>
    </w:p>
    <w:p w14:paraId="77E580FA" w14:textId="0BC548A9" w:rsidR="00B1026C" w:rsidRPr="00BB0435" w:rsidRDefault="00B1026C" w:rsidP="00B1026C">
      <w:pPr>
        <w:pStyle w:val="ListParagraph"/>
        <w:numPr>
          <w:ilvl w:val="0"/>
          <w:numId w:val="38"/>
        </w:numPr>
        <w:spacing w:after="200" w:line="276" w:lineRule="auto"/>
        <w:rPr>
          <w:sz w:val="24"/>
          <w:szCs w:val="24"/>
        </w:rPr>
      </w:pPr>
      <w:r>
        <w:rPr>
          <w:sz w:val="24"/>
          <w:szCs w:val="24"/>
        </w:rPr>
        <w:t>PBA Employee Wellness Room</w:t>
      </w:r>
    </w:p>
    <w:p w14:paraId="0D766AA7" w14:textId="77777777" w:rsidR="00B1026C" w:rsidRPr="00B4023A" w:rsidRDefault="00B1026C" w:rsidP="00B1026C">
      <w:pPr>
        <w:pStyle w:val="ListParagraph"/>
        <w:numPr>
          <w:ilvl w:val="0"/>
          <w:numId w:val="38"/>
        </w:numPr>
        <w:spacing w:after="200" w:line="276" w:lineRule="auto"/>
        <w:rPr>
          <w:sz w:val="24"/>
          <w:szCs w:val="24"/>
        </w:rPr>
      </w:pPr>
      <w:r>
        <w:rPr>
          <w:sz w:val="24"/>
          <w:szCs w:val="24"/>
        </w:rPr>
        <w:t>Include an appropriate border</w:t>
      </w:r>
    </w:p>
    <w:p w14:paraId="12E64776" w14:textId="5EAEC077" w:rsidR="00B1026C" w:rsidRDefault="00B1026C" w:rsidP="00B1026C">
      <w:pPr>
        <w:pStyle w:val="ListParagraph"/>
        <w:numPr>
          <w:ilvl w:val="0"/>
          <w:numId w:val="38"/>
        </w:numPr>
        <w:spacing w:after="200" w:line="276" w:lineRule="auto"/>
        <w:rPr>
          <w:sz w:val="24"/>
          <w:szCs w:val="24"/>
        </w:rPr>
      </w:pPr>
      <w:r>
        <w:rPr>
          <w:sz w:val="24"/>
          <w:szCs w:val="24"/>
        </w:rPr>
        <w:t xml:space="preserve">“Free” to Employees </w:t>
      </w:r>
    </w:p>
    <w:p w14:paraId="711A7536" w14:textId="5259AAFA" w:rsidR="00B1026C" w:rsidRDefault="00B1026C" w:rsidP="00B1026C">
      <w:pPr>
        <w:pStyle w:val="ListParagraph"/>
        <w:numPr>
          <w:ilvl w:val="0"/>
          <w:numId w:val="38"/>
        </w:numPr>
        <w:spacing w:after="200" w:line="276" w:lineRule="auto"/>
        <w:rPr>
          <w:sz w:val="24"/>
          <w:szCs w:val="24"/>
        </w:rPr>
      </w:pPr>
      <w:r>
        <w:rPr>
          <w:sz w:val="24"/>
          <w:szCs w:val="24"/>
        </w:rPr>
        <w:t>Massage Chairs</w:t>
      </w:r>
    </w:p>
    <w:p w14:paraId="55011BCD" w14:textId="345DAFEA" w:rsidR="00B1026C" w:rsidRDefault="00B1026C" w:rsidP="00B1026C">
      <w:pPr>
        <w:pStyle w:val="ListParagraph"/>
        <w:numPr>
          <w:ilvl w:val="0"/>
          <w:numId w:val="38"/>
        </w:numPr>
        <w:spacing w:after="200" w:line="276" w:lineRule="auto"/>
        <w:rPr>
          <w:sz w:val="24"/>
          <w:szCs w:val="24"/>
        </w:rPr>
      </w:pPr>
      <w:r>
        <w:rPr>
          <w:sz w:val="24"/>
          <w:szCs w:val="24"/>
        </w:rPr>
        <w:t>Mindfulness classes</w:t>
      </w:r>
    </w:p>
    <w:p w14:paraId="4B248C6A" w14:textId="7B342B8E" w:rsidR="00B1026C" w:rsidRPr="00B1026C" w:rsidRDefault="00B1026C" w:rsidP="00B1026C">
      <w:pPr>
        <w:pStyle w:val="ListParagraph"/>
        <w:numPr>
          <w:ilvl w:val="0"/>
          <w:numId w:val="38"/>
        </w:numPr>
        <w:spacing w:after="200" w:line="276" w:lineRule="auto"/>
        <w:rPr>
          <w:sz w:val="24"/>
          <w:szCs w:val="24"/>
        </w:rPr>
      </w:pPr>
      <w:r>
        <w:rPr>
          <w:sz w:val="24"/>
          <w:szCs w:val="24"/>
        </w:rPr>
        <w:t>Health Cooking</w:t>
      </w:r>
    </w:p>
    <w:p w14:paraId="542B9EF1" w14:textId="7EEF14AC" w:rsidR="00B1026C" w:rsidRPr="00BF2F02" w:rsidDel="00AE7CFF" w:rsidRDefault="00B1026C" w:rsidP="00B1026C">
      <w:pPr>
        <w:rPr>
          <w:moveFrom w:id="83" w:author="Hewes Angie" w:date="2020-03-02T13:28:00Z"/>
          <w:sz w:val="24"/>
          <w:szCs w:val="24"/>
        </w:rPr>
      </w:pPr>
      <w:moveFromRangeStart w:id="84" w:author="Hewes Angie" w:date="2020-03-02T13:28:00Z" w:name="move34048111"/>
      <w:moveFrom w:id="85" w:author="Hewes Angie" w:date="2020-03-02T13:28:00Z">
        <w:r w:rsidRPr="00BF2F02" w:rsidDel="00AE7CFF">
          <w:rPr>
            <w:sz w:val="24"/>
            <w:szCs w:val="24"/>
          </w:rPr>
          <w:t>Use your creativi</w:t>
        </w:r>
        <w:r w:rsidDel="00AE7CFF">
          <w:rPr>
            <w:sz w:val="24"/>
            <w:szCs w:val="24"/>
          </w:rPr>
          <w:t>ty in designing the flyer.  Feel free to add additional items to enhance the flyer.  Mak</w:t>
        </w:r>
        <w:r w:rsidR="00285F6C" w:rsidDel="00AE7CFF">
          <w:rPr>
            <w:sz w:val="24"/>
            <w:szCs w:val="24"/>
          </w:rPr>
          <w:t xml:space="preserve">e it eye-catching and appealing. </w:t>
        </w:r>
      </w:moveFrom>
    </w:p>
    <w:moveFromRangeEnd w:id="84"/>
    <w:p w14:paraId="4B2B8C3E" w14:textId="68691B44" w:rsidR="00CD4F99" w:rsidRDefault="00CD4F99" w:rsidP="00DF5CC6">
      <w:pPr>
        <w:rPr>
          <w:sz w:val="24"/>
          <w:szCs w:val="24"/>
        </w:rPr>
      </w:pPr>
    </w:p>
    <w:p w14:paraId="76702B8D" w14:textId="69008D6B" w:rsidR="00B453AB" w:rsidRDefault="00B453AB" w:rsidP="003C7AAF">
      <w:pPr>
        <w:rPr>
          <w:sz w:val="24"/>
          <w:szCs w:val="24"/>
        </w:rPr>
      </w:pPr>
    </w:p>
    <w:p w14:paraId="553E346F" w14:textId="5AA6D5BC" w:rsidR="00733503" w:rsidRDefault="00733503" w:rsidP="003C7AAF">
      <w:pPr>
        <w:rPr>
          <w:sz w:val="24"/>
          <w:szCs w:val="24"/>
        </w:rPr>
      </w:pPr>
    </w:p>
    <w:p w14:paraId="4D627E4A" w14:textId="37356C2E" w:rsidR="00733503" w:rsidRDefault="00733503" w:rsidP="003C7AAF">
      <w:pPr>
        <w:rPr>
          <w:sz w:val="24"/>
          <w:szCs w:val="24"/>
        </w:rPr>
      </w:pPr>
    </w:p>
    <w:p w14:paraId="1783F1B6" w14:textId="4530AE82" w:rsidR="00733503" w:rsidRDefault="00733503" w:rsidP="003C7AAF">
      <w:pPr>
        <w:rPr>
          <w:sz w:val="24"/>
          <w:szCs w:val="24"/>
        </w:rPr>
      </w:pPr>
    </w:p>
    <w:p w14:paraId="77A38345" w14:textId="6F7279A0" w:rsidR="00733503" w:rsidRDefault="00733503" w:rsidP="003C7AAF">
      <w:pPr>
        <w:rPr>
          <w:sz w:val="24"/>
          <w:szCs w:val="24"/>
        </w:rPr>
      </w:pPr>
    </w:p>
    <w:p w14:paraId="15B0EBE2" w14:textId="1C8C7159" w:rsidR="00733503" w:rsidRDefault="00733503" w:rsidP="003C7AAF">
      <w:pPr>
        <w:rPr>
          <w:sz w:val="24"/>
          <w:szCs w:val="24"/>
        </w:rPr>
      </w:pPr>
    </w:p>
    <w:p w14:paraId="52E51BFA" w14:textId="00622C69" w:rsidR="00733503" w:rsidRDefault="00733503" w:rsidP="003C7AAF">
      <w:pPr>
        <w:rPr>
          <w:sz w:val="24"/>
          <w:szCs w:val="24"/>
        </w:rPr>
      </w:pPr>
    </w:p>
    <w:p w14:paraId="514E785B" w14:textId="556DE1DC" w:rsidR="00733503" w:rsidRDefault="00733503" w:rsidP="003C7AAF">
      <w:pPr>
        <w:rPr>
          <w:sz w:val="24"/>
          <w:szCs w:val="24"/>
        </w:rPr>
      </w:pPr>
    </w:p>
    <w:p w14:paraId="737E8A90" w14:textId="1A3FE1AC" w:rsidR="00733503" w:rsidRDefault="00733503" w:rsidP="003C7AAF">
      <w:pPr>
        <w:rPr>
          <w:sz w:val="24"/>
          <w:szCs w:val="24"/>
        </w:rPr>
      </w:pPr>
    </w:p>
    <w:p w14:paraId="1FC13F81" w14:textId="701D1852" w:rsidR="00733503" w:rsidRDefault="00733503" w:rsidP="003C7AAF">
      <w:pPr>
        <w:rPr>
          <w:sz w:val="24"/>
          <w:szCs w:val="24"/>
        </w:rPr>
      </w:pPr>
    </w:p>
    <w:p w14:paraId="273AEB71" w14:textId="70D4668C" w:rsidR="00733503" w:rsidRDefault="00733503" w:rsidP="003C7AAF">
      <w:pPr>
        <w:rPr>
          <w:sz w:val="24"/>
          <w:szCs w:val="24"/>
        </w:rPr>
      </w:pPr>
    </w:p>
    <w:p w14:paraId="1F6F06F7" w14:textId="2562260D" w:rsidR="00733503" w:rsidDel="00AE7CFF" w:rsidRDefault="00733503" w:rsidP="003C7AAF">
      <w:pPr>
        <w:rPr>
          <w:del w:id="86" w:author="Hewes Angie" w:date="2020-03-02T14:09:00Z"/>
          <w:sz w:val="24"/>
          <w:szCs w:val="24"/>
        </w:rPr>
      </w:pPr>
    </w:p>
    <w:p w14:paraId="1F8AA7A8" w14:textId="006AC6E8" w:rsidR="003C7AAF" w:rsidRPr="00DF5CC6" w:rsidRDefault="003C7AAF" w:rsidP="003C7AAF">
      <w:pPr>
        <w:rPr>
          <w:b/>
          <w:sz w:val="32"/>
          <w:szCs w:val="24"/>
        </w:rPr>
      </w:pPr>
      <w:r w:rsidRPr="00DF5CC6">
        <w:rPr>
          <w:b/>
          <w:sz w:val="32"/>
          <w:szCs w:val="24"/>
        </w:rPr>
        <w:t xml:space="preserve">Job 3: </w:t>
      </w:r>
      <w:r w:rsidR="00350061">
        <w:rPr>
          <w:b/>
          <w:sz w:val="32"/>
          <w:szCs w:val="24"/>
        </w:rPr>
        <w:t xml:space="preserve">2 </w:t>
      </w:r>
      <w:del w:id="87" w:author="Hewes Angie" w:date="2020-03-02T13:32:00Z">
        <w:r w:rsidR="00350061" w:rsidDel="00AE7CFF">
          <w:rPr>
            <w:b/>
            <w:sz w:val="32"/>
            <w:szCs w:val="24"/>
          </w:rPr>
          <w:delText>p</w:delText>
        </w:r>
      </w:del>
      <w:ins w:id="88" w:author="Hewes Angie" w:date="2020-03-02T13:32:00Z">
        <w:r w:rsidR="00AE7CFF">
          <w:rPr>
            <w:b/>
            <w:sz w:val="32"/>
            <w:szCs w:val="24"/>
          </w:rPr>
          <w:t>P</w:t>
        </w:r>
      </w:ins>
      <w:r w:rsidR="00350061">
        <w:rPr>
          <w:b/>
          <w:sz w:val="32"/>
          <w:szCs w:val="24"/>
        </w:rPr>
        <w:t>age Report</w:t>
      </w:r>
      <w:r w:rsidRPr="00DF5CC6">
        <w:rPr>
          <w:b/>
          <w:sz w:val="32"/>
          <w:szCs w:val="24"/>
        </w:rPr>
        <w:t xml:space="preserve"> </w:t>
      </w:r>
    </w:p>
    <w:p w14:paraId="254E9A0C" w14:textId="77777777" w:rsidR="003C7AAF" w:rsidRDefault="003C7AAF" w:rsidP="003C7AAF">
      <w:pPr>
        <w:rPr>
          <w:sz w:val="24"/>
          <w:szCs w:val="24"/>
        </w:rPr>
      </w:pPr>
    </w:p>
    <w:p w14:paraId="032BB367" w14:textId="7B7CD92C" w:rsidR="00C520E2" w:rsidRDefault="00C520E2" w:rsidP="00C520E2">
      <w:pPr>
        <w:rPr>
          <w:sz w:val="24"/>
          <w:szCs w:val="24"/>
        </w:rPr>
      </w:pPr>
      <w:r>
        <w:rPr>
          <w:sz w:val="24"/>
          <w:szCs w:val="24"/>
        </w:rPr>
        <w:t>Roger Meyers</w:t>
      </w:r>
      <w:r w:rsidR="003C7AAF">
        <w:rPr>
          <w:sz w:val="24"/>
          <w:szCs w:val="24"/>
        </w:rPr>
        <w:t xml:space="preserve"> needs the following </w:t>
      </w:r>
      <w:r>
        <w:rPr>
          <w:sz w:val="24"/>
          <w:szCs w:val="24"/>
        </w:rPr>
        <w:t xml:space="preserve">2 page </w:t>
      </w:r>
      <w:ins w:id="89" w:author="Hewes Angie" w:date="2020-03-02T13:32:00Z">
        <w:r w:rsidR="00AE7CFF">
          <w:rPr>
            <w:sz w:val="24"/>
            <w:szCs w:val="24"/>
          </w:rPr>
          <w:t xml:space="preserve">report about </w:t>
        </w:r>
      </w:ins>
      <w:r w:rsidR="00B453AB">
        <w:rPr>
          <w:sz w:val="24"/>
          <w:szCs w:val="24"/>
        </w:rPr>
        <w:t>Mindfulness</w:t>
      </w:r>
      <w:r w:rsidR="002E0208">
        <w:rPr>
          <w:sz w:val="24"/>
          <w:szCs w:val="24"/>
        </w:rPr>
        <w:t xml:space="preserve"> at Work</w:t>
      </w:r>
      <w:r>
        <w:rPr>
          <w:sz w:val="24"/>
          <w:szCs w:val="24"/>
        </w:rPr>
        <w:t xml:space="preserve"> report</w:t>
      </w:r>
      <w:r w:rsidR="003C7AAF">
        <w:rPr>
          <w:sz w:val="24"/>
          <w:szCs w:val="24"/>
        </w:rPr>
        <w:t xml:space="preserve"> </w:t>
      </w:r>
      <w:r w:rsidR="004116A3">
        <w:rPr>
          <w:sz w:val="24"/>
          <w:szCs w:val="24"/>
        </w:rPr>
        <w:t xml:space="preserve">formatted according to the </w:t>
      </w:r>
      <w:r w:rsidR="004116A3" w:rsidRPr="00DF5CC6">
        <w:rPr>
          <w:i/>
          <w:sz w:val="24"/>
          <w:szCs w:val="24"/>
        </w:rPr>
        <w:t xml:space="preserve">Style &amp; Reference </w:t>
      </w:r>
      <w:del w:id="90" w:author="Hewes Angie" w:date="2020-03-02T13:32:00Z">
        <w:r w:rsidR="009C7DF1" w:rsidRPr="00DF5CC6" w:rsidDel="00AE7CFF">
          <w:rPr>
            <w:i/>
            <w:sz w:val="24"/>
            <w:szCs w:val="24"/>
          </w:rPr>
          <w:delText>Manua</w:delText>
        </w:r>
      </w:del>
      <w:ins w:id="91" w:author="Hewes Angie" w:date="2020-03-02T13:32:00Z">
        <w:r w:rsidR="00AE7CFF" w:rsidRPr="00DF5CC6">
          <w:rPr>
            <w:i/>
            <w:sz w:val="24"/>
            <w:szCs w:val="24"/>
          </w:rPr>
          <w:t>Manual</w:t>
        </w:r>
        <w:r w:rsidR="00AE7CFF" w:rsidRPr="00AE7CFF">
          <w:rPr>
            <w:i/>
            <w:sz w:val="24"/>
            <w:szCs w:val="24"/>
            <w:u w:val="single"/>
            <w:rPrChange w:id="92" w:author="Hewes Angie" w:date="2020-03-02T13:32:00Z">
              <w:rPr>
                <w:i/>
                <w:sz w:val="24"/>
                <w:szCs w:val="24"/>
              </w:rPr>
            </w:rPrChange>
          </w:rPr>
          <w:t>.</w:t>
        </w:r>
      </w:ins>
      <w:del w:id="93" w:author="Hewes Angie" w:date="2020-03-02T13:32:00Z">
        <w:r w:rsidR="009C7DF1" w:rsidRPr="00DF5CC6" w:rsidDel="00AE7CFF">
          <w:rPr>
            <w:i/>
            <w:sz w:val="24"/>
            <w:szCs w:val="24"/>
          </w:rPr>
          <w:delText>l</w:delText>
        </w:r>
      </w:del>
      <w:r w:rsidR="009C7DF1">
        <w:rPr>
          <w:sz w:val="24"/>
          <w:szCs w:val="24"/>
        </w:rPr>
        <w:t xml:space="preserve"> </w:t>
      </w:r>
      <w:ins w:id="94" w:author="Hewes Angie" w:date="2020-03-02T13:32:00Z">
        <w:r w:rsidR="00AE7CFF">
          <w:rPr>
            <w:sz w:val="24"/>
            <w:szCs w:val="24"/>
          </w:rPr>
          <w:t xml:space="preserve">All Department heads will be receiving this report.  For the </w:t>
        </w:r>
      </w:ins>
      <w:ins w:id="95" w:author="Hewes Angie" w:date="2020-03-02T13:33:00Z">
        <w:r w:rsidR="00AE7CFF">
          <w:rPr>
            <w:sz w:val="24"/>
            <w:szCs w:val="24"/>
          </w:rPr>
          <w:t>recipient</w:t>
        </w:r>
      </w:ins>
      <w:ins w:id="96" w:author="Hewes Angie" w:date="2020-03-02T13:32:00Z">
        <w:r w:rsidR="00AE7CFF">
          <w:rPr>
            <w:sz w:val="24"/>
            <w:szCs w:val="24"/>
          </w:rPr>
          <w:t xml:space="preserve"> job title use </w:t>
        </w:r>
      </w:ins>
      <w:ins w:id="97" w:author="Hewes Angie" w:date="2020-03-02T13:33:00Z">
        <w:r w:rsidR="00AE7CFF">
          <w:rPr>
            <w:sz w:val="24"/>
            <w:szCs w:val="24"/>
          </w:rPr>
          <w:t>department</w:t>
        </w:r>
      </w:ins>
      <w:ins w:id="98" w:author="Hewes Angie" w:date="2020-03-02T13:32:00Z">
        <w:r w:rsidR="00AE7CFF">
          <w:rPr>
            <w:sz w:val="24"/>
            <w:szCs w:val="24"/>
          </w:rPr>
          <w:t xml:space="preserve"> </w:t>
        </w:r>
      </w:ins>
      <w:ins w:id="99" w:author="Hewes Angie" w:date="2020-03-02T13:33:00Z">
        <w:r w:rsidR="00AE7CFF">
          <w:rPr>
            <w:sz w:val="24"/>
            <w:szCs w:val="24"/>
          </w:rPr>
          <w:t>managers.  Use the current date for this report.</w:t>
        </w:r>
      </w:ins>
      <w:del w:id="100" w:author="Hewes Angie" w:date="2020-03-02T13:32:00Z">
        <w:r w:rsidR="003C7AAF" w:rsidDel="00AE7CFF">
          <w:rPr>
            <w:sz w:val="24"/>
            <w:szCs w:val="24"/>
          </w:rPr>
          <w:delText xml:space="preserve">so that </w:delText>
        </w:r>
        <w:r w:rsidDel="00AE7CFF">
          <w:rPr>
            <w:sz w:val="24"/>
            <w:szCs w:val="24"/>
          </w:rPr>
          <w:delText>he</w:delText>
        </w:r>
        <w:r w:rsidR="003C7AAF" w:rsidDel="00AE7CFF">
          <w:rPr>
            <w:sz w:val="24"/>
            <w:szCs w:val="24"/>
          </w:rPr>
          <w:delText xml:space="preserve"> can give a copy to the department</w:delText>
        </w:r>
        <w:r w:rsidR="009C7DF1" w:rsidDel="00AE7CFF">
          <w:rPr>
            <w:sz w:val="24"/>
            <w:szCs w:val="24"/>
          </w:rPr>
          <w:delText xml:space="preserve"> heads</w:delText>
        </w:r>
        <w:r w:rsidR="00B453AB" w:rsidDel="00AE7CFF">
          <w:rPr>
            <w:sz w:val="24"/>
            <w:szCs w:val="24"/>
          </w:rPr>
          <w:delText>.</w:delText>
        </w:r>
      </w:del>
    </w:p>
    <w:p w14:paraId="4D960A45" w14:textId="77777777" w:rsidR="00C520E2" w:rsidRDefault="00C520E2" w:rsidP="00C520E2">
      <w:pPr>
        <w:rPr>
          <w:sz w:val="24"/>
          <w:szCs w:val="24"/>
        </w:rPr>
      </w:pPr>
    </w:p>
    <w:p w14:paraId="20A2ACC5" w14:textId="0B7DCCE3" w:rsidR="00154ABE" w:rsidRDefault="00154ABE">
      <w:pPr>
        <w:ind w:firstLine="720"/>
        <w:rPr>
          <w:ins w:id="101" w:author="Hewes Angie" w:date="2020-03-02T13:37:00Z"/>
          <w:sz w:val="24"/>
          <w:szCs w:val="24"/>
        </w:rPr>
        <w:pPrChange w:id="102" w:author="Hewes Angie" w:date="2020-03-02T13:36:00Z">
          <w:pPr/>
        </w:pPrChange>
      </w:pPr>
      <w:r w:rsidRPr="00154ABE">
        <w:rPr>
          <w:sz w:val="24"/>
          <w:szCs w:val="24"/>
        </w:rPr>
        <w:t>Mindfulness may seem like a great idea, but how do you become more mindful in the context of a busy workday? You may have emails, phone calls, meetings, and presentations to deal with. In the middle of all that, how can you apply the principles of mindfulness so that you feel more alive and present, as well as being productive? Here are a few popular and other more radical ways to be mindful at work.</w:t>
      </w:r>
      <w:del w:id="103" w:author="Hewes Angie" w:date="2020-03-02T13:37:00Z">
        <w:r w:rsidDel="00AE7CFF">
          <w:rPr>
            <w:sz w:val="24"/>
            <w:szCs w:val="24"/>
          </w:rPr>
          <w:br/>
        </w:r>
      </w:del>
    </w:p>
    <w:p w14:paraId="7429DFDA" w14:textId="77777777" w:rsidR="00AE7CFF" w:rsidRPr="00154ABE" w:rsidRDefault="00AE7CFF">
      <w:pPr>
        <w:ind w:firstLine="720"/>
        <w:rPr>
          <w:sz w:val="24"/>
          <w:szCs w:val="24"/>
        </w:rPr>
        <w:pPrChange w:id="104" w:author="Hewes Angie" w:date="2020-03-02T13:36:00Z">
          <w:pPr/>
        </w:pPrChange>
      </w:pPr>
    </w:p>
    <w:p w14:paraId="602C8D20" w14:textId="77777777" w:rsidR="00AE7CFF" w:rsidRDefault="00154ABE">
      <w:pPr>
        <w:rPr>
          <w:ins w:id="105" w:author="Hewes Angie" w:date="2020-03-02T13:37:00Z"/>
          <w:sz w:val="24"/>
          <w:szCs w:val="24"/>
        </w:rPr>
      </w:pPr>
      <w:r w:rsidRPr="00154ABE">
        <w:rPr>
          <w:sz w:val="24"/>
          <w:szCs w:val="24"/>
        </w:rPr>
        <w:t>Be Consciously Presen</w:t>
      </w:r>
      <w:ins w:id="106" w:author="Hewes Angie" w:date="2020-03-02T13:37:00Z">
        <w:r w:rsidR="00AE7CFF">
          <w:rPr>
            <w:sz w:val="24"/>
            <w:szCs w:val="24"/>
          </w:rPr>
          <w:t>t</w:t>
        </w:r>
      </w:ins>
    </w:p>
    <w:p w14:paraId="1BCAC60E" w14:textId="227F47DB" w:rsidR="00154ABE" w:rsidRPr="00154ABE" w:rsidDel="00AE7CFF" w:rsidRDefault="00AE7CFF" w:rsidP="00154ABE">
      <w:pPr>
        <w:rPr>
          <w:del w:id="107" w:author="Hewes Angie" w:date="2020-03-02T13:36:00Z"/>
          <w:sz w:val="24"/>
          <w:szCs w:val="24"/>
        </w:rPr>
      </w:pPr>
      <w:ins w:id="108" w:author="Hewes Angie" w:date="2020-03-02T13:37:00Z">
        <w:r>
          <w:rPr>
            <w:sz w:val="24"/>
            <w:szCs w:val="24"/>
          </w:rPr>
          <w:tab/>
        </w:r>
      </w:ins>
      <w:del w:id="109" w:author="Hewes Angie" w:date="2020-03-02T13:37:00Z">
        <w:r w:rsidR="00154ABE" w:rsidRPr="00154ABE" w:rsidDel="00AE7CFF">
          <w:rPr>
            <w:sz w:val="24"/>
            <w:szCs w:val="24"/>
          </w:rPr>
          <w:delText>t</w:delText>
        </w:r>
        <w:r w:rsidR="00154ABE" w:rsidDel="00AE7CFF">
          <w:rPr>
            <w:sz w:val="24"/>
            <w:szCs w:val="24"/>
          </w:rPr>
          <w:br/>
        </w:r>
      </w:del>
    </w:p>
    <w:p w14:paraId="4D1CBB4F" w14:textId="10E9A8EB" w:rsidR="00154ABE" w:rsidRPr="00154ABE" w:rsidDel="00AE7CFF" w:rsidRDefault="00154ABE">
      <w:pPr>
        <w:rPr>
          <w:del w:id="110" w:author="Hewes Angie" w:date="2020-03-02T13:40:00Z"/>
          <w:sz w:val="24"/>
          <w:szCs w:val="24"/>
        </w:rPr>
      </w:pPr>
      <w:r w:rsidRPr="00154ABE">
        <w:rPr>
          <w:sz w:val="24"/>
          <w:szCs w:val="24"/>
        </w:rPr>
        <w:t xml:space="preserve">Mindfulness is, above all, about being aware and awake rather than operating unconsciously. When you are consciously present at work, you’re aware of two aspects of your moment-to-moment experience—what’s going on around you and what’s going on within you. To be mindful at work means to be consciously present in what you are doing, while you’re doing it, as well as managing your mental and emotional state. If you are writing a report, mindfulness requires you to give that your full attention. </w:t>
      </w:r>
    </w:p>
    <w:p w14:paraId="624AB6B0" w14:textId="77777777" w:rsidR="00154ABE" w:rsidRPr="00154ABE" w:rsidRDefault="00154ABE">
      <w:pPr>
        <w:rPr>
          <w:sz w:val="24"/>
          <w:szCs w:val="24"/>
        </w:rPr>
      </w:pPr>
      <w:r w:rsidRPr="00154ABE">
        <w:rPr>
          <w:sz w:val="24"/>
          <w:szCs w:val="24"/>
        </w:rPr>
        <w:t>Here are some ideas to help you stop being mindless, unconscious at work, more mindful, and consciously present:</w:t>
      </w:r>
    </w:p>
    <w:p w14:paraId="674F7AD7" w14:textId="65646EF3" w:rsidR="00154ABE" w:rsidRPr="00154ABE" w:rsidDel="00AE7CFF" w:rsidRDefault="00154ABE">
      <w:pPr>
        <w:ind w:firstLine="720"/>
        <w:rPr>
          <w:del w:id="111" w:author="Hewes Angie" w:date="2020-03-02T14:09:00Z"/>
          <w:sz w:val="24"/>
          <w:szCs w:val="24"/>
        </w:rPr>
        <w:pPrChange w:id="112" w:author="Hewes Angie" w:date="2020-03-02T13:36:00Z">
          <w:pPr/>
        </w:pPrChange>
      </w:pPr>
      <w:r w:rsidRPr="00154ABE">
        <w:rPr>
          <w:sz w:val="24"/>
          <w:szCs w:val="24"/>
        </w:rPr>
        <w:t>Make a clear decision at the start of your workday to be present as best you can. Pause for a few moments before you start your workday to set this intention in your mind.</w:t>
      </w:r>
      <w:r>
        <w:rPr>
          <w:sz w:val="24"/>
          <w:szCs w:val="24"/>
        </w:rPr>
        <w:br/>
      </w:r>
    </w:p>
    <w:p w14:paraId="6F288270" w14:textId="27077DF4" w:rsidR="00154ABE" w:rsidRDefault="00154ABE">
      <w:pPr>
        <w:ind w:firstLine="720"/>
        <w:rPr>
          <w:ins w:id="113" w:author="Hewes Angie" w:date="2020-03-02T13:36:00Z"/>
          <w:sz w:val="24"/>
          <w:szCs w:val="24"/>
        </w:rPr>
        <w:pPrChange w:id="114" w:author="Hewes Angie" w:date="2020-03-02T14:09:00Z">
          <w:pPr/>
        </w:pPrChange>
      </w:pPr>
      <w:r w:rsidRPr="00154ABE">
        <w:rPr>
          <w:sz w:val="24"/>
          <w:szCs w:val="24"/>
        </w:rPr>
        <w:t>Use Short Mindful Exercises at Work</w:t>
      </w:r>
    </w:p>
    <w:p w14:paraId="6577B55B" w14:textId="7336F8E2" w:rsidR="00AE7CFF" w:rsidRPr="00154ABE" w:rsidDel="00AE7CFF" w:rsidRDefault="00AE7CFF" w:rsidP="00154ABE">
      <w:pPr>
        <w:rPr>
          <w:del w:id="115" w:author="Hewes Angie" w:date="2020-03-02T13:37:00Z"/>
          <w:sz w:val="24"/>
          <w:szCs w:val="24"/>
        </w:rPr>
      </w:pPr>
    </w:p>
    <w:p w14:paraId="0020F7F4" w14:textId="449C11E3" w:rsidR="00154ABE" w:rsidRPr="00154ABE" w:rsidDel="00AE7CFF" w:rsidRDefault="00154ABE">
      <w:pPr>
        <w:ind w:firstLine="720"/>
        <w:rPr>
          <w:del w:id="116" w:author="Hewes Angie" w:date="2020-03-02T14:09:00Z"/>
          <w:sz w:val="24"/>
          <w:szCs w:val="24"/>
        </w:rPr>
        <w:pPrChange w:id="117" w:author="Hewes Angie" w:date="2020-03-02T13:36:00Z">
          <w:pPr/>
        </w:pPrChange>
      </w:pPr>
      <w:r w:rsidRPr="00154ABE">
        <w:rPr>
          <w:sz w:val="24"/>
          <w:szCs w:val="24"/>
        </w:rPr>
        <w:t xml:space="preserve">Mindful exercises train your brain to be more mindful. The more mindful exercises you do, the easier your brain finds it to drop into a mindful state, thus optimizing your brain function. In the busy workplace, finding time for a 30-minute mindful exercise can be difficult. So does that mean you can’t be mindful at all at work? Nope. Mindful exercises can be as short as you wish. Even one minute of consciously connecting with one of your senses can be classified as a mindful exercise. You do not need to close your eyes. You do not even need to be sitting down. Be creative about finding slots in the day to practice mindfulness exercises. At times of excessive pressure at work, practicing a short mindfulness exercise can be a helpful. </w:t>
      </w:r>
      <w:r>
        <w:rPr>
          <w:sz w:val="24"/>
          <w:szCs w:val="24"/>
        </w:rPr>
        <w:br/>
      </w:r>
    </w:p>
    <w:p w14:paraId="0BD50976" w14:textId="77777777" w:rsidR="00154ABE" w:rsidRPr="00154ABE" w:rsidRDefault="00154ABE">
      <w:pPr>
        <w:ind w:firstLine="720"/>
        <w:rPr>
          <w:sz w:val="24"/>
          <w:szCs w:val="24"/>
        </w:rPr>
        <w:pPrChange w:id="118" w:author="Hewes Angie" w:date="2020-03-02T14:09:00Z">
          <w:pPr/>
        </w:pPrChange>
      </w:pPr>
      <w:r w:rsidRPr="00154ABE">
        <w:rPr>
          <w:sz w:val="24"/>
          <w:szCs w:val="24"/>
        </w:rPr>
        <w:t>Use Mindful Reminders</w:t>
      </w:r>
    </w:p>
    <w:p w14:paraId="06D8A1BB" w14:textId="44D45915" w:rsidR="00154ABE" w:rsidRPr="00154ABE" w:rsidDel="00AE7CFF" w:rsidRDefault="00154ABE">
      <w:pPr>
        <w:ind w:firstLine="720"/>
        <w:rPr>
          <w:del w:id="119" w:author="Hewes Angie" w:date="2020-03-02T14:09:00Z"/>
          <w:sz w:val="24"/>
          <w:szCs w:val="24"/>
        </w:rPr>
        <w:pPrChange w:id="120" w:author="Hewes Angie" w:date="2020-03-02T13:36:00Z">
          <w:pPr/>
        </w:pPrChange>
      </w:pPr>
      <w:r w:rsidRPr="00154ABE">
        <w:rPr>
          <w:sz w:val="24"/>
          <w:szCs w:val="24"/>
        </w:rPr>
        <w:t>The word “mindful” means to remember. Most people who have read about or undertaken training in mindfulness appreciate the benefits of mindful living. Unfortunately, they keep forgetting to be mindful! The reason you forget to be mindful is that your brain’s normal (default) mode is to be habitually lost in your own thoughts—running a sort of internal narrative. When you are going about your usual daily activities, your brain switches you into this low energy state, which is unmindful, almost dreamy. Doing some things automatically, without thinking, is fine but research undertaken at Harvard University showed that 47 per cent of a person’s day can be spent lost in thoughts. By using some form of reminder, you can be mindful again. The reminder shakes you out of autopilot mode. Try these reminders:</w:t>
      </w:r>
      <w:ins w:id="121" w:author="Hewes Angie" w:date="2020-03-02T14:09:00Z">
        <w:r w:rsidR="00AE7CFF">
          <w:rPr>
            <w:sz w:val="24"/>
            <w:szCs w:val="24"/>
          </w:rPr>
          <w:t xml:space="preserve"> </w:t>
        </w:r>
      </w:ins>
    </w:p>
    <w:p w14:paraId="3CA39C00" w14:textId="324C165A" w:rsidR="00733503" w:rsidDel="00AE7CFF" w:rsidRDefault="00733503" w:rsidP="00154ABE">
      <w:pPr>
        <w:rPr>
          <w:del w:id="122" w:author="Hewes Angie" w:date="2020-03-02T13:37:00Z"/>
          <w:sz w:val="24"/>
          <w:szCs w:val="24"/>
        </w:rPr>
      </w:pPr>
    </w:p>
    <w:p w14:paraId="6DE2F3A4" w14:textId="3EC2D43A" w:rsidR="00733503" w:rsidDel="00AE7CFF" w:rsidRDefault="00733503">
      <w:pPr>
        <w:rPr>
          <w:del w:id="123" w:author="Hewes Angie" w:date="2020-03-02T13:36:00Z"/>
          <w:sz w:val="24"/>
          <w:szCs w:val="24"/>
        </w:rPr>
      </w:pPr>
    </w:p>
    <w:p w14:paraId="35A1E3D6" w14:textId="2E8468D8" w:rsidR="00733503" w:rsidDel="00AE7CFF" w:rsidRDefault="00733503" w:rsidP="00154ABE">
      <w:pPr>
        <w:rPr>
          <w:del w:id="124" w:author="Hewes Angie" w:date="2020-03-02T13:36:00Z"/>
          <w:sz w:val="24"/>
          <w:szCs w:val="24"/>
        </w:rPr>
      </w:pPr>
    </w:p>
    <w:p w14:paraId="3FC124B8" w14:textId="45E6784C" w:rsidR="00154ABE" w:rsidRPr="00154ABE" w:rsidRDefault="00154ABE">
      <w:pPr>
        <w:ind w:firstLine="720"/>
        <w:rPr>
          <w:sz w:val="24"/>
          <w:szCs w:val="24"/>
        </w:rPr>
        <w:pPrChange w:id="125" w:author="Hewes Angie" w:date="2020-03-02T13:36:00Z">
          <w:pPr/>
        </w:pPrChange>
      </w:pPr>
      <w:r w:rsidRPr="00154ABE">
        <w:rPr>
          <w:sz w:val="24"/>
          <w:szCs w:val="24"/>
        </w:rPr>
        <w:t>Setting an alarm on the phone – even a vibrating alarm that doesn’t disturb others can work well.</w:t>
      </w:r>
    </w:p>
    <w:p w14:paraId="59B8D714" w14:textId="307207A3" w:rsidR="00154ABE" w:rsidDel="00AE7CFF" w:rsidRDefault="00154ABE" w:rsidP="00154ABE">
      <w:pPr>
        <w:rPr>
          <w:del w:id="126" w:author="Hewes Angie" w:date="2020-03-02T13:35:00Z"/>
          <w:sz w:val="24"/>
          <w:szCs w:val="24"/>
        </w:rPr>
      </w:pPr>
    </w:p>
    <w:p w14:paraId="6FAA6E5A" w14:textId="74DD6167" w:rsidR="00154ABE" w:rsidRPr="00154ABE" w:rsidDel="00AE7CFF" w:rsidRDefault="00154ABE">
      <w:pPr>
        <w:ind w:firstLine="720"/>
        <w:rPr>
          <w:del w:id="127" w:author="Hewes Angie" w:date="2020-03-02T13:37:00Z"/>
          <w:sz w:val="24"/>
          <w:szCs w:val="24"/>
        </w:rPr>
        <w:pPrChange w:id="128" w:author="Hewes Angie" w:date="2020-03-02T13:37:00Z">
          <w:pPr/>
        </w:pPrChange>
      </w:pPr>
      <w:r w:rsidRPr="00154ABE">
        <w:rPr>
          <w:sz w:val="24"/>
          <w:szCs w:val="24"/>
        </w:rPr>
        <w:t>Therefore, every time your phone rings, you take a mindful breath. Every time you hear the ping of a text message, you pause to be mindful of your surroundings rather than immediately reacting by checking the message. All these things are opportunities to come back into the present moment, to see yourself and your surroundings afresh. You take a small step back and reflect rather than automatically react to what’s coming at you in the form of demands, tasks, and challenges.</w:t>
      </w:r>
      <w:r>
        <w:rPr>
          <w:sz w:val="24"/>
          <w:szCs w:val="24"/>
        </w:rPr>
        <w:br/>
      </w:r>
    </w:p>
    <w:p w14:paraId="13AB4636" w14:textId="4F74FB37" w:rsidR="001404B3" w:rsidRDefault="00154ABE">
      <w:pPr>
        <w:ind w:firstLine="720"/>
        <w:rPr>
          <w:sz w:val="24"/>
          <w:szCs w:val="24"/>
        </w:rPr>
        <w:pPrChange w:id="129" w:author="Hewes Angie" w:date="2020-03-02T13:37:00Z">
          <w:pPr/>
        </w:pPrChange>
      </w:pPr>
      <w:del w:id="130" w:author="Hewes Angie" w:date="2020-03-02T13:35:00Z">
        <w:r w:rsidRPr="00154ABE" w:rsidDel="00AE7CFF">
          <w:rPr>
            <w:sz w:val="24"/>
            <w:szCs w:val="24"/>
          </w:rPr>
          <w:delText>Source: https://www.mindful.org/10-ways-mindful-work/</w:delText>
        </w:r>
        <w:r w:rsidDel="00AE7CFF">
          <w:rPr>
            <w:sz w:val="24"/>
            <w:szCs w:val="24"/>
          </w:rPr>
          <w:br/>
        </w:r>
      </w:del>
    </w:p>
    <w:p w14:paraId="1BECB651" w14:textId="1BB05020" w:rsidR="00AE7CFF" w:rsidDel="00AE7CFF" w:rsidRDefault="002E0208">
      <w:pPr>
        <w:rPr>
          <w:del w:id="131" w:author="Hewes Angie" w:date="2020-03-02T14:09:00Z"/>
          <w:b/>
          <w:sz w:val="32"/>
          <w:szCs w:val="24"/>
        </w:rPr>
      </w:pPr>
      <w:del w:id="132" w:author="Hewes Angie" w:date="2020-03-02T13:51:00Z">
        <w:r w:rsidDel="00AE7CFF">
          <w:rPr>
            <w:b/>
            <w:sz w:val="32"/>
            <w:szCs w:val="24"/>
          </w:rPr>
          <w:br w:type="page"/>
        </w:r>
      </w:del>
    </w:p>
    <w:p w14:paraId="2CB13E31" w14:textId="3E6CE2A6" w:rsidR="00CD4F99" w:rsidRPr="00DF5CC6" w:rsidRDefault="00CD4F99" w:rsidP="00CD4F99">
      <w:pPr>
        <w:rPr>
          <w:b/>
          <w:sz w:val="32"/>
          <w:szCs w:val="24"/>
        </w:rPr>
      </w:pPr>
      <w:r w:rsidRPr="00DF5CC6">
        <w:rPr>
          <w:b/>
          <w:sz w:val="32"/>
          <w:szCs w:val="24"/>
        </w:rPr>
        <w:t xml:space="preserve">Job </w:t>
      </w:r>
      <w:r w:rsidR="003C7AAF" w:rsidRPr="00DF5CC6">
        <w:rPr>
          <w:b/>
          <w:sz w:val="32"/>
          <w:szCs w:val="24"/>
        </w:rPr>
        <w:t>4</w:t>
      </w:r>
      <w:r w:rsidRPr="00DF5CC6">
        <w:rPr>
          <w:b/>
          <w:sz w:val="32"/>
          <w:szCs w:val="24"/>
        </w:rPr>
        <w:t xml:space="preserve">: </w:t>
      </w:r>
      <w:r w:rsidR="00350061">
        <w:rPr>
          <w:b/>
          <w:sz w:val="32"/>
          <w:szCs w:val="24"/>
        </w:rPr>
        <w:t>Volunteer Hours</w:t>
      </w:r>
      <w:r w:rsidR="001404B3" w:rsidRPr="00DF5CC6">
        <w:rPr>
          <w:b/>
          <w:sz w:val="32"/>
          <w:szCs w:val="24"/>
        </w:rPr>
        <w:t xml:space="preserve"> Spreadsheet</w:t>
      </w:r>
    </w:p>
    <w:p w14:paraId="26AB9699" w14:textId="77777777" w:rsidR="00CD4F99" w:rsidRDefault="00CD4F99" w:rsidP="00CD4F99">
      <w:pPr>
        <w:rPr>
          <w:b/>
          <w:sz w:val="24"/>
          <w:szCs w:val="24"/>
        </w:rPr>
      </w:pPr>
    </w:p>
    <w:p w14:paraId="6C7DC8C2" w14:textId="09BCA49F" w:rsidR="00350061" w:rsidRPr="00BF2F02" w:rsidRDefault="00350061" w:rsidP="00350061">
      <w:pPr>
        <w:rPr>
          <w:sz w:val="24"/>
          <w:szCs w:val="24"/>
        </w:rPr>
      </w:pPr>
      <w:r w:rsidRPr="00BF2F02">
        <w:rPr>
          <w:sz w:val="24"/>
          <w:szCs w:val="24"/>
        </w:rPr>
        <w:t xml:space="preserve">Create a spreadsheet showing the total </w:t>
      </w:r>
      <w:r>
        <w:rPr>
          <w:sz w:val="24"/>
          <w:szCs w:val="24"/>
        </w:rPr>
        <w:t xml:space="preserve">volunteer </w:t>
      </w:r>
      <w:r w:rsidRPr="00BF2F02">
        <w:rPr>
          <w:sz w:val="24"/>
          <w:szCs w:val="24"/>
        </w:rPr>
        <w:t xml:space="preserve">hours </w:t>
      </w:r>
      <w:r>
        <w:rPr>
          <w:sz w:val="24"/>
          <w:szCs w:val="24"/>
        </w:rPr>
        <w:t>for each department</w:t>
      </w:r>
      <w:r w:rsidRPr="00BF2F02">
        <w:rPr>
          <w:sz w:val="24"/>
          <w:szCs w:val="24"/>
        </w:rPr>
        <w:t xml:space="preserve"> for </w:t>
      </w:r>
      <w:r>
        <w:rPr>
          <w:sz w:val="24"/>
          <w:szCs w:val="24"/>
        </w:rPr>
        <w:t>2019</w:t>
      </w:r>
      <w:r w:rsidRPr="00013308">
        <w:rPr>
          <w:sz w:val="24"/>
          <w:szCs w:val="24"/>
        </w:rPr>
        <w:t xml:space="preserve"> for Professional Business Associates.</w:t>
      </w:r>
      <w:r>
        <w:rPr>
          <w:sz w:val="24"/>
          <w:szCs w:val="24"/>
        </w:rPr>
        <w:t xml:space="preserve"> </w:t>
      </w:r>
      <w:del w:id="133" w:author="Hewes Angie" w:date="2020-03-02T14:01:00Z">
        <w:r w:rsidDel="00AE7CFF">
          <w:rPr>
            <w:sz w:val="24"/>
            <w:szCs w:val="24"/>
          </w:rPr>
          <w:delText xml:space="preserve"> Include an appropriate title.</w:delText>
        </w:r>
      </w:del>
    </w:p>
    <w:p w14:paraId="308BB43C" w14:textId="77777777" w:rsidR="00350061" w:rsidRPr="00013308" w:rsidRDefault="00350061" w:rsidP="00350061">
      <w:pPr>
        <w:rPr>
          <w:b/>
          <w:sz w:val="24"/>
          <w:szCs w:val="24"/>
        </w:rPr>
      </w:pPr>
    </w:p>
    <w:tbl>
      <w:tblPr>
        <w:tblStyle w:val="TableGrid"/>
        <w:tblW w:w="0" w:type="auto"/>
        <w:jc w:val="center"/>
        <w:tblLook w:val="04A0" w:firstRow="1" w:lastRow="0" w:firstColumn="1" w:lastColumn="0" w:noHBand="0" w:noVBand="1"/>
      </w:tblPr>
      <w:tblGrid>
        <w:gridCol w:w="2988"/>
        <w:gridCol w:w="3150"/>
      </w:tblGrid>
      <w:tr w:rsidR="00AE7CFF" w:rsidRPr="00013308" w14:paraId="2A724E9D" w14:textId="77777777" w:rsidTr="00E079EA">
        <w:trPr>
          <w:jc w:val="center"/>
          <w:ins w:id="134" w:author="Hewes Angie" w:date="2020-03-02T14:00:00Z"/>
        </w:trPr>
        <w:tc>
          <w:tcPr>
            <w:tcW w:w="6138" w:type="dxa"/>
            <w:gridSpan w:val="2"/>
          </w:tcPr>
          <w:p w14:paraId="17D3911A" w14:textId="6E358E12" w:rsidR="00AE7CFF" w:rsidRPr="00013308" w:rsidRDefault="00AE7CFF" w:rsidP="00CF0829">
            <w:pPr>
              <w:jc w:val="center"/>
              <w:rPr>
                <w:ins w:id="135" w:author="Hewes Angie" w:date="2020-03-02T14:00:00Z"/>
                <w:b/>
                <w:sz w:val="24"/>
                <w:szCs w:val="24"/>
              </w:rPr>
            </w:pPr>
            <w:ins w:id="136" w:author="Hewes Angie" w:date="2020-03-02T14:00:00Z">
              <w:r>
                <w:rPr>
                  <w:b/>
                  <w:sz w:val="24"/>
                  <w:szCs w:val="24"/>
                </w:rPr>
                <w:t>Professional Business Associates</w:t>
              </w:r>
            </w:ins>
          </w:p>
        </w:tc>
      </w:tr>
      <w:tr w:rsidR="00AE7CFF" w:rsidRPr="00013308" w14:paraId="7A52CB05" w14:textId="77777777" w:rsidTr="00EC4C3C">
        <w:trPr>
          <w:jc w:val="center"/>
          <w:ins w:id="137" w:author="Hewes Angie" w:date="2020-03-02T13:59:00Z"/>
        </w:trPr>
        <w:tc>
          <w:tcPr>
            <w:tcW w:w="6138" w:type="dxa"/>
            <w:gridSpan w:val="2"/>
          </w:tcPr>
          <w:p w14:paraId="7A571879" w14:textId="6E3D1A67" w:rsidR="00AE7CFF" w:rsidRPr="00013308" w:rsidRDefault="00AE7CFF" w:rsidP="00CF0829">
            <w:pPr>
              <w:jc w:val="center"/>
              <w:rPr>
                <w:ins w:id="138" w:author="Hewes Angie" w:date="2020-03-02T13:59:00Z"/>
                <w:b/>
                <w:sz w:val="24"/>
                <w:szCs w:val="24"/>
              </w:rPr>
            </w:pPr>
            <w:ins w:id="139" w:author="Hewes Angie" w:date="2020-03-02T14:00:00Z">
              <w:r>
                <w:rPr>
                  <w:b/>
                  <w:sz w:val="24"/>
                  <w:szCs w:val="24"/>
                </w:rPr>
                <w:t>2019 Volunteer Hours</w:t>
              </w:r>
            </w:ins>
          </w:p>
        </w:tc>
      </w:tr>
      <w:tr w:rsidR="00350061" w:rsidRPr="00013308" w14:paraId="4ACD4973" w14:textId="77777777" w:rsidTr="00C520E2">
        <w:trPr>
          <w:jc w:val="center"/>
        </w:trPr>
        <w:tc>
          <w:tcPr>
            <w:tcW w:w="2988" w:type="dxa"/>
          </w:tcPr>
          <w:p w14:paraId="7A8E4214" w14:textId="77777777" w:rsidR="00350061" w:rsidRPr="00013308" w:rsidRDefault="00350061" w:rsidP="00CF0829">
            <w:pPr>
              <w:jc w:val="center"/>
              <w:rPr>
                <w:b/>
                <w:sz w:val="24"/>
                <w:szCs w:val="24"/>
              </w:rPr>
            </w:pPr>
            <w:r w:rsidRPr="00013308">
              <w:rPr>
                <w:b/>
                <w:sz w:val="24"/>
                <w:szCs w:val="24"/>
              </w:rPr>
              <w:t>Department</w:t>
            </w:r>
          </w:p>
        </w:tc>
        <w:tc>
          <w:tcPr>
            <w:tcW w:w="3150" w:type="dxa"/>
          </w:tcPr>
          <w:p w14:paraId="3E89E2C4" w14:textId="0C2C2330" w:rsidR="00350061" w:rsidRPr="00013308" w:rsidRDefault="00350061" w:rsidP="00CF0829">
            <w:pPr>
              <w:jc w:val="center"/>
              <w:rPr>
                <w:b/>
                <w:sz w:val="24"/>
                <w:szCs w:val="24"/>
              </w:rPr>
            </w:pPr>
            <w:r w:rsidRPr="00013308">
              <w:rPr>
                <w:b/>
                <w:sz w:val="24"/>
                <w:szCs w:val="24"/>
              </w:rPr>
              <w:t xml:space="preserve">Total </w:t>
            </w:r>
            <w:r>
              <w:rPr>
                <w:b/>
                <w:sz w:val="24"/>
                <w:szCs w:val="24"/>
              </w:rPr>
              <w:t xml:space="preserve"> Volunteer </w:t>
            </w:r>
            <w:r w:rsidRPr="00013308">
              <w:rPr>
                <w:b/>
                <w:sz w:val="24"/>
                <w:szCs w:val="24"/>
              </w:rPr>
              <w:t>Hours Donated</w:t>
            </w:r>
          </w:p>
        </w:tc>
      </w:tr>
      <w:tr w:rsidR="00350061" w:rsidRPr="00013308" w14:paraId="04F958DD" w14:textId="77777777" w:rsidTr="00C520E2">
        <w:trPr>
          <w:jc w:val="center"/>
        </w:trPr>
        <w:tc>
          <w:tcPr>
            <w:tcW w:w="2988" w:type="dxa"/>
          </w:tcPr>
          <w:p w14:paraId="4087AF39" w14:textId="77777777" w:rsidR="00350061" w:rsidRPr="00BF2F02" w:rsidRDefault="00350061" w:rsidP="00CF0829">
            <w:pPr>
              <w:rPr>
                <w:sz w:val="24"/>
                <w:szCs w:val="24"/>
              </w:rPr>
            </w:pPr>
            <w:r w:rsidRPr="00BF2F02">
              <w:rPr>
                <w:sz w:val="24"/>
                <w:szCs w:val="24"/>
              </w:rPr>
              <w:t>Human Resources</w:t>
            </w:r>
          </w:p>
        </w:tc>
        <w:tc>
          <w:tcPr>
            <w:tcW w:w="3150" w:type="dxa"/>
          </w:tcPr>
          <w:p w14:paraId="3059ED82" w14:textId="153CF058" w:rsidR="00350061" w:rsidRPr="00BF2F02" w:rsidRDefault="003459A3" w:rsidP="00CF0829">
            <w:pPr>
              <w:tabs>
                <w:tab w:val="right" w:pos="2322"/>
              </w:tabs>
              <w:jc w:val="center"/>
              <w:rPr>
                <w:sz w:val="24"/>
                <w:szCs w:val="24"/>
              </w:rPr>
            </w:pPr>
            <w:r>
              <w:rPr>
                <w:sz w:val="24"/>
                <w:szCs w:val="24"/>
              </w:rPr>
              <w:t>25,000</w:t>
            </w:r>
          </w:p>
        </w:tc>
      </w:tr>
      <w:tr w:rsidR="00350061" w:rsidRPr="00013308" w14:paraId="2BB000B3" w14:textId="77777777" w:rsidTr="00C520E2">
        <w:trPr>
          <w:jc w:val="center"/>
        </w:trPr>
        <w:tc>
          <w:tcPr>
            <w:tcW w:w="2988" w:type="dxa"/>
          </w:tcPr>
          <w:p w14:paraId="6CD2D872" w14:textId="77777777" w:rsidR="00350061" w:rsidRPr="00BF2F02" w:rsidRDefault="00350061" w:rsidP="00CF0829">
            <w:pPr>
              <w:rPr>
                <w:sz w:val="24"/>
                <w:szCs w:val="24"/>
              </w:rPr>
            </w:pPr>
            <w:r w:rsidRPr="00BF2F02">
              <w:rPr>
                <w:sz w:val="24"/>
                <w:szCs w:val="24"/>
              </w:rPr>
              <w:t>Information Technology</w:t>
            </w:r>
          </w:p>
        </w:tc>
        <w:tc>
          <w:tcPr>
            <w:tcW w:w="3150" w:type="dxa"/>
          </w:tcPr>
          <w:p w14:paraId="6FC67629" w14:textId="49035FA3" w:rsidR="00350061" w:rsidRPr="00BF2F02" w:rsidRDefault="003459A3" w:rsidP="00CF0829">
            <w:pPr>
              <w:tabs>
                <w:tab w:val="right" w:pos="2322"/>
              </w:tabs>
              <w:jc w:val="center"/>
              <w:rPr>
                <w:sz w:val="24"/>
                <w:szCs w:val="24"/>
              </w:rPr>
            </w:pPr>
            <w:r>
              <w:rPr>
                <w:sz w:val="24"/>
                <w:szCs w:val="24"/>
              </w:rPr>
              <w:t>15,000</w:t>
            </w:r>
          </w:p>
        </w:tc>
      </w:tr>
      <w:tr w:rsidR="00350061" w:rsidRPr="00013308" w14:paraId="7160367D" w14:textId="77777777" w:rsidTr="00C520E2">
        <w:trPr>
          <w:jc w:val="center"/>
        </w:trPr>
        <w:tc>
          <w:tcPr>
            <w:tcW w:w="2988" w:type="dxa"/>
          </w:tcPr>
          <w:p w14:paraId="1A17ABF8" w14:textId="77777777" w:rsidR="00350061" w:rsidRPr="00BF2F02" w:rsidRDefault="00350061" w:rsidP="00CF0829">
            <w:pPr>
              <w:rPr>
                <w:sz w:val="24"/>
                <w:szCs w:val="24"/>
              </w:rPr>
            </w:pPr>
            <w:r w:rsidRPr="00BF2F02">
              <w:rPr>
                <w:sz w:val="24"/>
                <w:szCs w:val="24"/>
              </w:rPr>
              <w:t>Financial Services</w:t>
            </w:r>
          </w:p>
        </w:tc>
        <w:tc>
          <w:tcPr>
            <w:tcW w:w="3150" w:type="dxa"/>
          </w:tcPr>
          <w:p w14:paraId="192D13E0" w14:textId="7F834EF1" w:rsidR="00350061" w:rsidRPr="00BF2F02" w:rsidRDefault="003459A3" w:rsidP="00CF0829">
            <w:pPr>
              <w:tabs>
                <w:tab w:val="right" w:pos="2322"/>
              </w:tabs>
              <w:jc w:val="center"/>
              <w:rPr>
                <w:sz w:val="24"/>
                <w:szCs w:val="24"/>
              </w:rPr>
            </w:pPr>
            <w:r>
              <w:rPr>
                <w:sz w:val="24"/>
                <w:szCs w:val="24"/>
              </w:rPr>
              <w:t>18,000</w:t>
            </w:r>
          </w:p>
        </w:tc>
      </w:tr>
      <w:tr w:rsidR="00350061" w:rsidRPr="00013308" w14:paraId="6052E3A6" w14:textId="77777777" w:rsidTr="00C520E2">
        <w:trPr>
          <w:jc w:val="center"/>
        </w:trPr>
        <w:tc>
          <w:tcPr>
            <w:tcW w:w="2988" w:type="dxa"/>
          </w:tcPr>
          <w:p w14:paraId="13174982" w14:textId="77777777" w:rsidR="00350061" w:rsidRPr="00BF2F02" w:rsidRDefault="00350061" w:rsidP="00CF0829">
            <w:pPr>
              <w:rPr>
                <w:sz w:val="24"/>
                <w:szCs w:val="24"/>
              </w:rPr>
            </w:pPr>
            <w:r w:rsidRPr="00BF2F02">
              <w:rPr>
                <w:sz w:val="24"/>
                <w:szCs w:val="24"/>
              </w:rPr>
              <w:t>Marketing</w:t>
            </w:r>
          </w:p>
        </w:tc>
        <w:tc>
          <w:tcPr>
            <w:tcW w:w="3150" w:type="dxa"/>
          </w:tcPr>
          <w:p w14:paraId="7F6BA982" w14:textId="2109207F" w:rsidR="00350061" w:rsidRPr="00BF2F02" w:rsidRDefault="003459A3" w:rsidP="00CF0829">
            <w:pPr>
              <w:tabs>
                <w:tab w:val="right" w:pos="2322"/>
              </w:tabs>
              <w:jc w:val="center"/>
              <w:rPr>
                <w:sz w:val="24"/>
                <w:szCs w:val="24"/>
              </w:rPr>
            </w:pPr>
            <w:r>
              <w:rPr>
                <w:sz w:val="24"/>
                <w:szCs w:val="24"/>
              </w:rPr>
              <w:t>12,000</w:t>
            </w:r>
          </w:p>
        </w:tc>
      </w:tr>
      <w:tr w:rsidR="00350061" w:rsidRPr="00013308" w14:paraId="0429DA41" w14:textId="77777777" w:rsidTr="00C520E2">
        <w:trPr>
          <w:jc w:val="center"/>
        </w:trPr>
        <w:tc>
          <w:tcPr>
            <w:tcW w:w="2988" w:type="dxa"/>
          </w:tcPr>
          <w:p w14:paraId="66F44838" w14:textId="77777777" w:rsidR="00350061" w:rsidRPr="00BF2F02" w:rsidRDefault="00350061" w:rsidP="00CF0829">
            <w:pPr>
              <w:rPr>
                <w:sz w:val="24"/>
                <w:szCs w:val="24"/>
              </w:rPr>
            </w:pPr>
            <w:r w:rsidRPr="00BF2F02">
              <w:rPr>
                <w:sz w:val="24"/>
                <w:szCs w:val="24"/>
              </w:rPr>
              <w:t>Administrative Support</w:t>
            </w:r>
          </w:p>
        </w:tc>
        <w:tc>
          <w:tcPr>
            <w:tcW w:w="3150" w:type="dxa"/>
          </w:tcPr>
          <w:p w14:paraId="44838248" w14:textId="099974B1" w:rsidR="00350061" w:rsidRPr="00BF2F02" w:rsidRDefault="003459A3" w:rsidP="00CF0829">
            <w:pPr>
              <w:tabs>
                <w:tab w:val="right" w:pos="2322"/>
              </w:tabs>
              <w:jc w:val="center"/>
              <w:rPr>
                <w:sz w:val="24"/>
                <w:szCs w:val="24"/>
              </w:rPr>
            </w:pPr>
            <w:r>
              <w:rPr>
                <w:sz w:val="24"/>
                <w:szCs w:val="24"/>
              </w:rPr>
              <w:t>30,000</w:t>
            </w:r>
          </w:p>
        </w:tc>
      </w:tr>
      <w:tr w:rsidR="00350061" w:rsidRPr="00013308" w14:paraId="68B31F71" w14:textId="77777777" w:rsidTr="00C520E2">
        <w:trPr>
          <w:jc w:val="center"/>
        </w:trPr>
        <w:tc>
          <w:tcPr>
            <w:tcW w:w="2988" w:type="dxa"/>
          </w:tcPr>
          <w:p w14:paraId="54A697C6" w14:textId="225C0946" w:rsidR="00350061" w:rsidRPr="00BF2F02" w:rsidRDefault="00350061" w:rsidP="00CF0829">
            <w:pPr>
              <w:rPr>
                <w:sz w:val="24"/>
                <w:szCs w:val="24"/>
              </w:rPr>
            </w:pPr>
            <w:r>
              <w:rPr>
                <w:sz w:val="24"/>
                <w:szCs w:val="24"/>
              </w:rPr>
              <w:t>CEO</w:t>
            </w:r>
          </w:p>
        </w:tc>
        <w:tc>
          <w:tcPr>
            <w:tcW w:w="3150" w:type="dxa"/>
          </w:tcPr>
          <w:p w14:paraId="16196E8F" w14:textId="640C2BD6" w:rsidR="00350061" w:rsidRPr="00BF2F02" w:rsidRDefault="003459A3" w:rsidP="00CF0829">
            <w:pPr>
              <w:tabs>
                <w:tab w:val="right" w:pos="2322"/>
              </w:tabs>
              <w:jc w:val="center"/>
              <w:rPr>
                <w:sz w:val="24"/>
                <w:szCs w:val="24"/>
              </w:rPr>
            </w:pPr>
            <w:r>
              <w:rPr>
                <w:sz w:val="24"/>
                <w:szCs w:val="24"/>
              </w:rPr>
              <w:t>10,000</w:t>
            </w:r>
          </w:p>
        </w:tc>
      </w:tr>
    </w:tbl>
    <w:p w14:paraId="3ACA146F" w14:textId="77777777" w:rsidR="00350061" w:rsidRPr="00013308" w:rsidRDefault="00350061" w:rsidP="00350061">
      <w:pPr>
        <w:rPr>
          <w:b/>
          <w:sz w:val="24"/>
          <w:szCs w:val="24"/>
        </w:rPr>
      </w:pPr>
    </w:p>
    <w:p w14:paraId="757EACC1" w14:textId="1B89C091" w:rsidR="00350061" w:rsidRPr="00013308" w:rsidRDefault="00350061" w:rsidP="00350061">
      <w:pPr>
        <w:pStyle w:val="ListParagraph"/>
        <w:numPr>
          <w:ilvl w:val="0"/>
          <w:numId w:val="40"/>
        </w:numPr>
        <w:spacing w:after="200" w:line="276" w:lineRule="auto"/>
        <w:rPr>
          <w:sz w:val="24"/>
          <w:szCs w:val="24"/>
        </w:rPr>
      </w:pPr>
      <w:r w:rsidRPr="00013308">
        <w:rPr>
          <w:sz w:val="24"/>
          <w:szCs w:val="24"/>
        </w:rPr>
        <w:t xml:space="preserve">Sort the spreadsheet in descending order by Total </w:t>
      </w:r>
      <w:r>
        <w:rPr>
          <w:sz w:val="24"/>
          <w:szCs w:val="24"/>
        </w:rPr>
        <w:t xml:space="preserve">Volunteer </w:t>
      </w:r>
      <w:r w:rsidRPr="00013308">
        <w:rPr>
          <w:sz w:val="24"/>
          <w:szCs w:val="24"/>
        </w:rPr>
        <w:t>Hours Donated</w:t>
      </w:r>
      <w:r>
        <w:rPr>
          <w:sz w:val="24"/>
          <w:szCs w:val="24"/>
        </w:rPr>
        <w:t>.</w:t>
      </w:r>
    </w:p>
    <w:p w14:paraId="17B65E6E" w14:textId="037328A6" w:rsidR="00350061" w:rsidRDefault="00350061" w:rsidP="00350061">
      <w:pPr>
        <w:pStyle w:val="ListParagraph"/>
        <w:numPr>
          <w:ilvl w:val="0"/>
          <w:numId w:val="40"/>
        </w:numPr>
        <w:spacing w:after="200" w:line="276" w:lineRule="auto"/>
        <w:rPr>
          <w:sz w:val="24"/>
          <w:szCs w:val="24"/>
        </w:rPr>
      </w:pPr>
      <w:r w:rsidRPr="00C70121">
        <w:rPr>
          <w:sz w:val="24"/>
          <w:szCs w:val="24"/>
        </w:rPr>
        <w:t>Add a total line to the spreadsheet for Total Hours</w:t>
      </w:r>
      <w:r>
        <w:rPr>
          <w:sz w:val="24"/>
          <w:szCs w:val="24"/>
        </w:rPr>
        <w:t>.</w:t>
      </w:r>
      <w:r w:rsidRPr="00C70121">
        <w:rPr>
          <w:sz w:val="24"/>
          <w:szCs w:val="24"/>
        </w:rPr>
        <w:t xml:space="preserve"> </w:t>
      </w:r>
    </w:p>
    <w:p w14:paraId="15B9F23D" w14:textId="77777777" w:rsidR="00AE7CFF" w:rsidRDefault="00154ABE" w:rsidP="00350061">
      <w:pPr>
        <w:pStyle w:val="ListParagraph"/>
        <w:numPr>
          <w:ilvl w:val="0"/>
          <w:numId w:val="40"/>
        </w:numPr>
        <w:spacing w:after="200" w:line="276" w:lineRule="auto"/>
        <w:rPr>
          <w:ins w:id="140" w:author="Hewes Angie" w:date="2020-03-02T14:01:00Z"/>
          <w:sz w:val="24"/>
          <w:szCs w:val="24"/>
        </w:rPr>
      </w:pPr>
      <w:r w:rsidRPr="003459A3">
        <w:rPr>
          <w:sz w:val="24"/>
          <w:szCs w:val="24"/>
        </w:rPr>
        <w:t>Title S</w:t>
      </w:r>
      <w:r w:rsidR="003459A3">
        <w:rPr>
          <w:sz w:val="24"/>
          <w:szCs w:val="24"/>
        </w:rPr>
        <w:t>t</w:t>
      </w:r>
      <w:r w:rsidRPr="003459A3">
        <w:rPr>
          <w:sz w:val="24"/>
          <w:szCs w:val="24"/>
        </w:rPr>
        <w:t>yle</w:t>
      </w:r>
      <w:ins w:id="141" w:author="Hewes Angie" w:date="2020-03-02T14:00:00Z">
        <w:r w:rsidR="00AE7CFF">
          <w:rPr>
            <w:sz w:val="24"/>
            <w:szCs w:val="24"/>
          </w:rPr>
          <w:t xml:space="preserve"> for the title and subtitle</w:t>
        </w:r>
      </w:ins>
    </w:p>
    <w:p w14:paraId="73EB1C4D" w14:textId="0B4DAA4A" w:rsidR="00350061" w:rsidRPr="003459A3" w:rsidRDefault="00AE7CFF">
      <w:pPr>
        <w:pStyle w:val="ListParagraph"/>
        <w:numPr>
          <w:ilvl w:val="1"/>
          <w:numId w:val="40"/>
        </w:numPr>
        <w:spacing w:after="200" w:line="276" w:lineRule="auto"/>
        <w:rPr>
          <w:sz w:val="24"/>
          <w:szCs w:val="24"/>
        </w:rPr>
        <w:pPrChange w:id="142" w:author="Hewes Angie" w:date="2020-03-02T14:01:00Z">
          <w:pPr>
            <w:pStyle w:val="ListParagraph"/>
            <w:numPr>
              <w:numId w:val="40"/>
            </w:numPr>
            <w:spacing w:after="200" w:line="276" w:lineRule="auto"/>
            <w:ind w:hanging="360"/>
          </w:pPr>
        </w:pPrChange>
      </w:pPr>
      <w:ins w:id="143" w:author="Hewes Angie" w:date="2020-03-02T14:01:00Z">
        <w:r>
          <w:rPr>
            <w:sz w:val="24"/>
            <w:szCs w:val="24"/>
          </w:rPr>
          <w:t>Title and subtitle should be centered and merged across the data</w:t>
        </w:r>
      </w:ins>
      <w:del w:id="144" w:author="Hewes Angie" w:date="2020-03-02T13:59:00Z">
        <w:r w:rsidR="00154ABE" w:rsidRPr="003459A3" w:rsidDel="00AE7CFF">
          <w:rPr>
            <w:sz w:val="24"/>
            <w:szCs w:val="24"/>
          </w:rPr>
          <w:delText>- Accent</w:delText>
        </w:r>
        <w:r w:rsidR="003459A3" w:rsidRPr="003459A3" w:rsidDel="00AE7CFF">
          <w:rPr>
            <w:sz w:val="24"/>
            <w:szCs w:val="24"/>
          </w:rPr>
          <w:delText>2 60%</w:delText>
        </w:r>
      </w:del>
    </w:p>
    <w:p w14:paraId="6A8FB1AE" w14:textId="3644BD70" w:rsidR="00995172" w:rsidRPr="00350061" w:rsidRDefault="00350061" w:rsidP="00CD4F99">
      <w:pPr>
        <w:pStyle w:val="ListParagraph"/>
        <w:numPr>
          <w:ilvl w:val="0"/>
          <w:numId w:val="40"/>
        </w:numPr>
        <w:spacing w:after="200" w:line="276" w:lineRule="auto"/>
        <w:rPr>
          <w:sz w:val="24"/>
          <w:szCs w:val="24"/>
        </w:rPr>
      </w:pPr>
      <w:r w:rsidRPr="00013308">
        <w:rPr>
          <w:sz w:val="24"/>
          <w:szCs w:val="24"/>
        </w:rPr>
        <w:t>Print with Formulas showing.</w:t>
      </w:r>
    </w:p>
    <w:p w14:paraId="5BA1D51F" w14:textId="1A230FE6" w:rsidR="00E2110B" w:rsidRPr="00DF5CC6" w:rsidRDefault="00396525" w:rsidP="00E2110B">
      <w:pPr>
        <w:rPr>
          <w:b/>
          <w:sz w:val="32"/>
          <w:szCs w:val="24"/>
        </w:rPr>
      </w:pPr>
      <w:del w:id="145" w:author="Hewes Angie" w:date="2020-03-02T13:51:00Z">
        <w:r w:rsidDel="00AE7CFF">
          <w:rPr>
            <w:sz w:val="24"/>
            <w:szCs w:val="24"/>
          </w:rPr>
          <w:br/>
        </w:r>
      </w:del>
      <w:r w:rsidR="00E2110B" w:rsidRPr="00DF5CC6">
        <w:rPr>
          <w:b/>
          <w:sz w:val="32"/>
          <w:szCs w:val="24"/>
        </w:rPr>
        <w:t xml:space="preserve">Job </w:t>
      </w:r>
      <w:r w:rsidR="00995172" w:rsidRPr="00DF5CC6">
        <w:rPr>
          <w:b/>
          <w:sz w:val="32"/>
          <w:szCs w:val="24"/>
        </w:rPr>
        <w:t>5</w:t>
      </w:r>
      <w:r w:rsidR="00E2110B" w:rsidRPr="00DF5CC6">
        <w:rPr>
          <w:b/>
          <w:sz w:val="32"/>
          <w:szCs w:val="24"/>
        </w:rPr>
        <w:t xml:space="preserve">: </w:t>
      </w:r>
      <w:r w:rsidR="00175B7A">
        <w:rPr>
          <w:b/>
          <w:sz w:val="32"/>
          <w:szCs w:val="24"/>
        </w:rPr>
        <w:t>Thank You Letter</w:t>
      </w:r>
    </w:p>
    <w:p w14:paraId="6A79F4B4" w14:textId="77777777" w:rsidR="00E2110B" w:rsidRDefault="00E2110B" w:rsidP="00E2110B">
      <w:pPr>
        <w:rPr>
          <w:b/>
          <w:sz w:val="24"/>
          <w:szCs w:val="24"/>
        </w:rPr>
      </w:pPr>
    </w:p>
    <w:p w14:paraId="07AE7242" w14:textId="11670EA7" w:rsidR="00175B7A" w:rsidRDefault="00175B7A" w:rsidP="00175B7A">
      <w:pPr>
        <w:widowControl w:val="0"/>
        <w:autoSpaceDE w:val="0"/>
        <w:autoSpaceDN w:val="0"/>
        <w:adjustRightInd w:val="0"/>
        <w:rPr>
          <w:sz w:val="24"/>
          <w:szCs w:val="24"/>
        </w:rPr>
      </w:pPr>
      <w:r>
        <w:rPr>
          <w:sz w:val="24"/>
          <w:szCs w:val="24"/>
        </w:rPr>
        <w:t>Compose a draft of a letter we can send to our employees thanking them for volunteering at The Taste of Columbus fundraiser.</w:t>
      </w:r>
      <w:ins w:id="146" w:author="Hewes Angie" w:date="2020-03-02T14:08:00Z">
        <w:r w:rsidR="00AE7CFF">
          <w:rPr>
            <w:sz w:val="24"/>
            <w:szCs w:val="24"/>
          </w:rPr>
          <w:t xml:space="preserve"> Following the format for a letter in the </w:t>
        </w:r>
        <w:r w:rsidR="00AE7CFF">
          <w:rPr>
            <w:i/>
            <w:sz w:val="24"/>
            <w:szCs w:val="24"/>
          </w:rPr>
          <w:t xml:space="preserve">Style and </w:t>
        </w:r>
      </w:ins>
      <w:ins w:id="147" w:author="Hewes Angie" w:date="2020-03-02T14:09:00Z">
        <w:r w:rsidR="00AE7CFF">
          <w:rPr>
            <w:i/>
            <w:sz w:val="24"/>
            <w:szCs w:val="24"/>
          </w:rPr>
          <w:t>Reference</w:t>
        </w:r>
      </w:ins>
      <w:ins w:id="148" w:author="Hewes Angie" w:date="2020-03-02T14:08:00Z">
        <w:r w:rsidR="00AE7CFF">
          <w:rPr>
            <w:i/>
            <w:sz w:val="24"/>
            <w:szCs w:val="24"/>
          </w:rPr>
          <w:t xml:space="preserve"> Manual.</w:t>
        </w:r>
      </w:ins>
      <w:r w:rsidR="00396525">
        <w:rPr>
          <w:sz w:val="24"/>
          <w:szCs w:val="24"/>
        </w:rPr>
        <w:t xml:space="preserve"> Use a Roger Meyer as an example of the letter to be sent to. </w:t>
      </w:r>
    </w:p>
    <w:p w14:paraId="4A6206C6" w14:textId="77777777" w:rsidR="00175B7A" w:rsidRDefault="00175B7A" w:rsidP="00175B7A">
      <w:pPr>
        <w:widowControl w:val="0"/>
        <w:autoSpaceDE w:val="0"/>
        <w:autoSpaceDN w:val="0"/>
        <w:adjustRightInd w:val="0"/>
        <w:rPr>
          <w:sz w:val="24"/>
          <w:szCs w:val="24"/>
        </w:rPr>
      </w:pPr>
    </w:p>
    <w:p w14:paraId="2DAAA7A2" w14:textId="5C382F94" w:rsidR="00175B7A" w:rsidRDefault="00175B7A" w:rsidP="00175B7A">
      <w:pPr>
        <w:widowControl w:val="0"/>
        <w:autoSpaceDE w:val="0"/>
        <w:autoSpaceDN w:val="0"/>
        <w:adjustRightInd w:val="0"/>
        <w:rPr>
          <w:sz w:val="24"/>
          <w:szCs w:val="24"/>
        </w:rPr>
      </w:pPr>
      <w:r>
        <w:rPr>
          <w:sz w:val="24"/>
          <w:szCs w:val="24"/>
        </w:rPr>
        <w:t xml:space="preserve">I would like to take this opportunity to thank each of you that volunteered at The Taste of Columbus annual fundraiser event.  I am overwhelmed of your generous time away from your family and friends to come support such a worthwhile fundraiser for the community of Columbus. </w:t>
      </w:r>
    </w:p>
    <w:p w14:paraId="72862817" w14:textId="1568170B" w:rsidR="00175B7A" w:rsidRDefault="00175B7A" w:rsidP="00175B7A">
      <w:pPr>
        <w:widowControl w:val="0"/>
        <w:autoSpaceDE w:val="0"/>
        <w:autoSpaceDN w:val="0"/>
        <w:adjustRightInd w:val="0"/>
        <w:rPr>
          <w:sz w:val="24"/>
          <w:szCs w:val="24"/>
        </w:rPr>
      </w:pPr>
    </w:p>
    <w:p w14:paraId="5548C76D" w14:textId="16F52572" w:rsidR="00175B7A" w:rsidRDefault="00175B7A" w:rsidP="00175B7A">
      <w:pPr>
        <w:widowControl w:val="0"/>
        <w:autoSpaceDE w:val="0"/>
        <w:autoSpaceDN w:val="0"/>
        <w:adjustRightInd w:val="0"/>
        <w:rPr>
          <w:sz w:val="24"/>
          <w:szCs w:val="24"/>
        </w:rPr>
      </w:pPr>
      <w:r>
        <w:rPr>
          <w:sz w:val="24"/>
          <w:szCs w:val="24"/>
        </w:rPr>
        <w:t>I have enclosed a volunteer certificate for you. This certificate is a token of my appreciation of all that you do to give back. This certificate is good for a free meal at any restaurant in Columbus. Enjoy!</w:t>
      </w:r>
    </w:p>
    <w:p w14:paraId="06EDB331" w14:textId="77777777" w:rsidR="00175B7A" w:rsidRDefault="00175B7A" w:rsidP="00175B7A">
      <w:pPr>
        <w:widowControl w:val="0"/>
        <w:autoSpaceDE w:val="0"/>
        <w:autoSpaceDN w:val="0"/>
        <w:adjustRightInd w:val="0"/>
        <w:rPr>
          <w:sz w:val="24"/>
          <w:szCs w:val="24"/>
        </w:rPr>
      </w:pPr>
    </w:p>
    <w:p w14:paraId="6808E599" w14:textId="4BBB5F85" w:rsidR="00175B7A" w:rsidRDefault="00175B7A" w:rsidP="00175B7A">
      <w:pPr>
        <w:pStyle w:val="ListParagraph"/>
        <w:widowControl w:val="0"/>
        <w:numPr>
          <w:ilvl w:val="0"/>
          <w:numId w:val="39"/>
        </w:numPr>
        <w:autoSpaceDE w:val="0"/>
        <w:autoSpaceDN w:val="0"/>
        <w:adjustRightInd w:val="0"/>
        <w:spacing w:after="200" w:line="276" w:lineRule="auto"/>
        <w:rPr>
          <w:sz w:val="24"/>
          <w:szCs w:val="24"/>
        </w:rPr>
      </w:pPr>
      <w:r w:rsidRPr="00C70121">
        <w:rPr>
          <w:sz w:val="24"/>
          <w:szCs w:val="24"/>
        </w:rPr>
        <w:t>Use the current date.</w:t>
      </w:r>
    </w:p>
    <w:p w14:paraId="6E4C51BF" w14:textId="1DA93D59" w:rsidR="00396525" w:rsidRPr="00C70121" w:rsidRDefault="00396525" w:rsidP="00175B7A">
      <w:pPr>
        <w:pStyle w:val="ListParagraph"/>
        <w:widowControl w:val="0"/>
        <w:numPr>
          <w:ilvl w:val="0"/>
          <w:numId w:val="39"/>
        </w:numPr>
        <w:autoSpaceDE w:val="0"/>
        <w:autoSpaceDN w:val="0"/>
        <w:adjustRightInd w:val="0"/>
        <w:spacing w:after="200" w:line="276" w:lineRule="auto"/>
        <w:rPr>
          <w:sz w:val="24"/>
          <w:szCs w:val="24"/>
        </w:rPr>
      </w:pPr>
      <w:r>
        <w:rPr>
          <w:sz w:val="24"/>
          <w:szCs w:val="24"/>
        </w:rPr>
        <w:t>Include PBA’s Address</w:t>
      </w:r>
    </w:p>
    <w:p w14:paraId="6498B78A" w14:textId="77777777" w:rsidR="00175B7A" w:rsidRPr="00C70121" w:rsidRDefault="00175B7A" w:rsidP="00175B7A">
      <w:pPr>
        <w:pStyle w:val="ListParagraph"/>
        <w:widowControl w:val="0"/>
        <w:numPr>
          <w:ilvl w:val="0"/>
          <w:numId w:val="39"/>
        </w:numPr>
        <w:autoSpaceDE w:val="0"/>
        <w:autoSpaceDN w:val="0"/>
        <w:adjustRightInd w:val="0"/>
        <w:spacing w:after="200" w:line="276" w:lineRule="auto"/>
        <w:rPr>
          <w:sz w:val="24"/>
          <w:szCs w:val="24"/>
        </w:rPr>
      </w:pPr>
      <w:r w:rsidRPr="00C70121">
        <w:rPr>
          <w:sz w:val="24"/>
          <w:szCs w:val="24"/>
        </w:rPr>
        <w:t>Nancy Wells, CEO, will be signing the letter on behalf of Professional Business Associates.</w:t>
      </w:r>
    </w:p>
    <w:p w14:paraId="51C60D76" w14:textId="77777777" w:rsidR="00175B7A" w:rsidRPr="00C70121" w:rsidRDefault="00175B7A" w:rsidP="00175B7A">
      <w:pPr>
        <w:pStyle w:val="ListParagraph"/>
        <w:widowControl w:val="0"/>
        <w:numPr>
          <w:ilvl w:val="0"/>
          <w:numId w:val="39"/>
        </w:numPr>
        <w:autoSpaceDE w:val="0"/>
        <w:autoSpaceDN w:val="0"/>
        <w:adjustRightInd w:val="0"/>
        <w:spacing w:after="200" w:line="276" w:lineRule="auto"/>
        <w:rPr>
          <w:sz w:val="24"/>
          <w:szCs w:val="24"/>
        </w:rPr>
      </w:pPr>
      <w:r w:rsidRPr="00C70121">
        <w:rPr>
          <w:sz w:val="24"/>
          <w:szCs w:val="24"/>
        </w:rPr>
        <w:t>Include a “Draft” watermark on the letter.</w:t>
      </w:r>
    </w:p>
    <w:p w14:paraId="04837E21" w14:textId="3A1767B4" w:rsidR="00995172" w:rsidRPr="00396525" w:rsidRDefault="00175B7A" w:rsidP="00175B7A">
      <w:pPr>
        <w:pStyle w:val="ListParagraph"/>
        <w:widowControl w:val="0"/>
        <w:numPr>
          <w:ilvl w:val="0"/>
          <w:numId w:val="39"/>
        </w:numPr>
        <w:autoSpaceDE w:val="0"/>
        <w:autoSpaceDN w:val="0"/>
        <w:adjustRightInd w:val="0"/>
        <w:spacing w:after="200" w:line="276" w:lineRule="auto"/>
        <w:rPr>
          <w:sz w:val="24"/>
          <w:szCs w:val="24"/>
        </w:rPr>
      </w:pPr>
      <w:r w:rsidRPr="00C70121">
        <w:rPr>
          <w:sz w:val="24"/>
          <w:szCs w:val="24"/>
        </w:rPr>
        <w:t>Print letter.</w:t>
      </w:r>
    </w:p>
    <w:sectPr w:rsidR="00995172" w:rsidRPr="00396525" w:rsidSect="00B71678">
      <w:headerReference w:type="default" r:id="rId9"/>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420D1F" w14:textId="77777777" w:rsidR="00AB66CA" w:rsidRDefault="00AB66CA" w:rsidP="00F1245D">
      <w:r>
        <w:separator/>
      </w:r>
    </w:p>
  </w:endnote>
  <w:endnote w:type="continuationSeparator" w:id="0">
    <w:p w14:paraId="19652A05" w14:textId="77777777" w:rsidR="00AB66CA" w:rsidRDefault="00AB66CA"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79F887" w14:textId="77777777" w:rsidR="00AB66CA" w:rsidRDefault="00AB66CA" w:rsidP="00F1245D">
      <w:r>
        <w:separator/>
      </w:r>
    </w:p>
  </w:footnote>
  <w:footnote w:type="continuationSeparator" w:id="0">
    <w:p w14:paraId="5AC5684C" w14:textId="77777777" w:rsidR="00AB66CA" w:rsidRDefault="00AB66CA"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49D7B" w14:textId="284CAD35" w:rsidR="00175B7A" w:rsidRPr="001962B9" w:rsidRDefault="00175B7A" w:rsidP="00F1245D">
    <w:pPr>
      <w:pStyle w:val="Header"/>
      <w:rPr>
        <w:b/>
        <w:bCs/>
      </w:rPr>
    </w:pPr>
    <w:r>
      <w:rPr>
        <w:b/>
        <w:noProof/>
      </w:rPr>
      <w:t>ADMINISTRATIVE SUPPORT TEAM—</w:t>
    </w:r>
    <w:r>
      <w:rPr>
        <w:b/>
        <w:bCs/>
      </w:rPr>
      <w:t>NATIONAL 2020</w:t>
    </w:r>
    <w:r w:rsidRPr="001962B9">
      <w:rPr>
        <w:b/>
        <w:bCs/>
      </w:rPr>
      <w:tab/>
    </w:r>
  </w:p>
  <w:p w14:paraId="6F1A618E" w14:textId="440CECBE" w:rsidR="00175B7A" w:rsidRDefault="00175B7A"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480ACD">
      <w:rPr>
        <w:b/>
        <w:bCs/>
        <w:noProof/>
      </w:rPr>
      <w:t>2</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480ACD">
      <w:rPr>
        <w:b/>
        <w:noProof/>
      </w:rPr>
      <w:t>7</w:t>
    </w:r>
    <w:r w:rsidRPr="001962B9">
      <w:rPr>
        <w:b/>
      </w:rPr>
      <w:fldChar w:fldCharType="end"/>
    </w:r>
  </w:p>
  <w:p w14:paraId="196E94FD" w14:textId="77777777" w:rsidR="002E0208" w:rsidRPr="001962B9" w:rsidRDefault="002E0208" w:rsidP="009507EC">
    <w:pP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708AE"/>
    <w:multiLevelType w:val="singleLevel"/>
    <w:tmpl w:val="25441056"/>
    <w:lvl w:ilvl="0">
      <w:start w:val="1"/>
      <w:numFmt w:val="lowerLetter"/>
      <w:lvlText w:val="%1."/>
      <w:lvlJc w:val="left"/>
      <w:pPr>
        <w:tabs>
          <w:tab w:val="num" w:pos="720"/>
        </w:tabs>
        <w:ind w:left="720" w:hanging="360"/>
      </w:pPr>
      <w:rPr>
        <w:rFonts w:ascii="Times New Roman" w:eastAsia="Times New Roman" w:hAnsi="Times New Roman" w:cs="Times New Roman"/>
      </w:rPr>
    </w:lvl>
  </w:abstractNum>
  <w:abstractNum w:abstractNumId="1"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058B5715"/>
    <w:multiLevelType w:val="hybridMultilevel"/>
    <w:tmpl w:val="10362A84"/>
    <w:lvl w:ilvl="0" w:tplc="0CFA2378">
      <w:start w:val="2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B2841C7"/>
    <w:multiLevelType w:val="hybridMultilevel"/>
    <w:tmpl w:val="D67C0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182644"/>
    <w:multiLevelType w:val="hybridMultilevel"/>
    <w:tmpl w:val="95D2462A"/>
    <w:lvl w:ilvl="0" w:tplc="0409000F">
      <w:start w:val="3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DC95E10"/>
    <w:multiLevelType w:val="hybridMultilevel"/>
    <w:tmpl w:val="16586D66"/>
    <w:lvl w:ilvl="0" w:tplc="3E72F206">
      <w:start w:val="1"/>
      <w:numFmt w:val="decimal"/>
      <w:lvlText w:val="%1."/>
      <w:lvlJc w:val="left"/>
      <w:pPr>
        <w:ind w:left="1080" w:hanging="360"/>
      </w:pPr>
      <w:rPr>
        <w:rFonts w:ascii="Times New Roman" w:hAnsi="Times New Roman" w:cs="Times New Roman" w:hint="default"/>
        <w:b w:val="0"/>
        <w:i w:val="0"/>
        <w:sz w:val="24"/>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053CE0"/>
    <w:multiLevelType w:val="hybridMultilevel"/>
    <w:tmpl w:val="4B1E40A0"/>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11" w15:restartNumberingAfterBreak="0">
    <w:nsid w:val="29457859"/>
    <w:multiLevelType w:val="hybridMultilevel"/>
    <w:tmpl w:val="7722B4DC"/>
    <w:lvl w:ilvl="0" w:tplc="BD841A3A">
      <w:start w:val="1"/>
      <w:numFmt w:val="decimal"/>
      <w:lvlText w:val="%1."/>
      <w:lvlJc w:val="left"/>
      <w:pPr>
        <w:ind w:left="540" w:hanging="360"/>
      </w:pPr>
      <w:rPr>
        <w:rFonts w:hint="default"/>
        <w:b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38232DD"/>
    <w:multiLevelType w:val="singleLevel"/>
    <w:tmpl w:val="8FA6787E"/>
    <w:lvl w:ilvl="0">
      <w:start w:val="1"/>
      <w:numFmt w:val="lowerLetter"/>
      <w:lvlText w:val="%1."/>
      <w:lvlJc w:val="left"/>
      <w:pPr>
        <w:tabs>
          <w:tab w:val="num" w:pos="720"/>
        </w:tabs>
        <w:ind w:left="720" w:hanging="360"/>
      </w:pPr>
      <w:rPr>
        <w:rFonts w:ascii="Times New Roman" w:eastAsia="Times New Roman" w:hAnsi="Times New Roman" w:cs="Times New Roman"/>
      </w:rPr>
    </w:lvl>
  </w:abstractNum>
  <w:abstractNum w:abstractNumId="13" w15:restartNumberingAfterBreak="0">
    <w:nsid w:val="3C6F3A73"/>
    <w:multiLevelType w:val="hybridMultilevel"/>
    <w:tmpl w:val="C7FED8D6"/>
    <w:lvl w:ilvl="0" w:tplc="EB9E9EA0">
      <w:start w:val="2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991300"/>
    <w:multiLevelType w:val="multilevel"/>
    <w:tmpl w:val="D910C7A0"/>
    <w:lvl w:ilvl="0">
      <w:start w:val="1"/>
      <w:numFmt w:val="decimal"/>
      <w:lvlText w:val="%1."/>
      <w:lvlJc w:val="left"/>
      <w:pPr>
        <w:ind w:left="1080" w:hanging="360"/>
      </w:pPr>
      <w:rPr>
        <w:rFonts w:ascii="Times New Roman" w:eastAsia="Times New Roman" w:hAnsi="Times New Roman" w:cs="Times New Roman"/>
        <w:b w:val="0"/>
        <w:i/>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46765D3A"/>
    <w:multiLevelType w:val="hybridMultilevel"/>
    <w:tmpl w:val="B30A37A0"/>
    <w:lvl w:ilvl="0" w:tplc="BA107D2E">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D74DBE"/>
    <w:multiLevelType w:val="singleLevel"/>
    <w:tmpl w:val="7D78EE3C"/>
    <w:lvl w:ilvl="0">
      <w:start w:val="1"/>
      <w:numFmt w:val="decimal"/>
      <w:lvlText w:val="%1."/>
      <w:lvlJc w:val="left"/>
      <w:pPr>
        <w:tabs>
          <w:tab w:val="num" w:pos="1080"/>
        </w:tabs>
        <w:ind w:left="1080" w:hanging="360"/>
      </w:pPr>
    </w:lvl>
  </w:abstractNum>
  <w:abstractNum w:abstractNumId="18" w15:restartNumberingAfterBreak="0">
    <w:nsid w:val="4FCF101A"/>
    <w:multiLevelType w:val="hybridMultilevel"/>
    <w:tmpl w:val="C85059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C44150"/>
    <w:multiLevelType w:val="hybridMultilevel"/>
    <w:tmpl w:val="F0489CB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54E5419"/>
    <w:multiLevelType w:val="hybridMultilevel"/>
    <w:tmpl w:val="0CA6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ADE44E8"/>
    <w:multiLevelType w:val="hybridMultilevel"/>
    <w:tmpl w:val="91304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3267661"/>
    <w:multiLevelType w:val="hybridMultilevel"/>
    <w:tmpl w:val="6A8CD6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4B836FE"/>
    <w:multiLevelType w:val="hybridMultilevel"/>
    <w:tmpl w:val="D20A5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D330E1E"/>
    <w:multiLevelType w:val="hybridMultilevel"/>
    <w:tmpl w:val="6892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982FFB"/>
    <w:multiLevelType w:val="hybridMultilevel"/>
    <w:tmpl w:val="EED06AEE"/>
    <w:lvl w:ilvl="0" w:tplc="EEBEAAA4">
      <w:start w:val="1"/>
      <w:numFmt w:val="bullet"/>
      <w:lvlText w:val=""/>
      <w:lvlJc w:val="left"/>
      <w:pPr>
        <w:ind w:left="720" w:hanging="720"/>
      </w:pPr>
      <w:rPr>
        <w:rFonts w:ascii="Symbol" w:hAnsi="Symbol" w:hint="default"/>
        <w:sz w:val="16"/>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44018A"/>
    <w:multiLevelType w:val="hybridMultilevel"/>
    <w:tmpl w:val="556C7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739F73A1"/>
    <w:multiLevelType w:val="multilevel"/>
    <w:tmpl w:val="1D581F20"/>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37" w15:restartNumberingAfterBreak="0">
    <w:nsid w:val="77456837"/>
    <w:multiLevelType w:val="hybridMultilevel"/>
    <w:tmpl w:val="87508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C016C0"/>
    <w:multiLevelType w:val="hybridMultilevel"/>
    <w:tmpl w:val="FAD2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762307"/>
    <w:multiLevelType w:val="singleLevel"/>
    <w:tmpl w:val="7D78EE3C"/>
    <w:lvl w:ilvl="0">
      <w:start w:val="1"/>
      <w:numFmt w:val="decimal"/>
      <w:lvlText w:val="%1."/>
      <w:lvlJc w:val="left"/>
      <w:pPr>
        <w:tabs>
          <w:tab w:val="num" w:pos="1080"/>
        </w:tabs>
        <w:ind w:left="1080" w:hanging="360"/>
      </w:pPr>
    </w:lvl>
  </w:abstractNum>
  <w:num w:numId="1">
    <w:abstractNumId w:val="36"/>
  </w:num>
  <w:num w:numId="2">
    <w:abstractNumId w:val="22"/>
  </w:num>
  <w:num w:numId="3">
    <w:abstractNumId w:val="20"/>
  </w:num>
  <w:num w:numId="4">
    <w:abstractNumId w:val="28"/>
  </w:num>
  <w:num w:numId="5">
    <w:abstractNumId w:val="7"/>
  </w:num>
  <w:num w:numId="6">
    <w:abstractNumId w:val="3"/>
  </w:num>
  <w:num w:numId="7">
    <w:abstractNumId w:val="8"/>
  </w:num>
  <w:num w:numId="8">
    <w:abstractNumId w:val="1"/>
  </w:num>
  <w:num w:numId="9">
    <w:abstractNumId w:val="16"/>
  </w:num>
  <w:num w:numId="10">
    <w:abstractNumId w:val="29"/>
  </w:num>
  <w:num w:numId="11">
    <w:abstractNumId w:val="30"/>
  </w:num>
  <w:num w:numId="12">
    <w:abstractNumId w:val="5"/>
  </w:num>
  <w:num w:numId="13">
    <w:abstractNumId w:val="33"/>
  </w:num>
  <w:num w:numId="14">
    <w:abstractNumId w:val="26"/>
  </w:num>
  <w:num w:numId="15">
    <w:abstractNumId w:val="24"/>
  </w:num>
  <w:num w:numId="16">
    <w:abstractNumId w:val="18"/>
  </w:num>
  <w:num w:numId="17">
    <w:abstractNumId w:val="12"/>
  </w:num>
  <w:num w:numId="18">
    <w:abstractNumId w:val="0"/>
  </w:num>
  <w:num w:numId="19">
    <w:abstractNumId w:val="19"/>
  </w:num>
  <w:num w:numId="20">
    <w:abstractNumId w:val="15"/>
  </w:num>
  <w:num w:numId="21">
    <w:abstractNumId w:val="2"/>
  </w:num>
  <w:num w:numId="22">
    <w:abstractNumId w:val="13"/>
  </w:num>
  <w:num w:numId="23">
    <w:abstractNumId w:val="11"/>
  </w:num>
  <w:num w:numId="24">
    <w:abstractNumId w:val="6"/>
  </w:num>
  <w:num w:numId="25">
    <w:abstractNumId w:val="9"/>
  </w:num>
  <w:num w:numId="26">
    <w:abstractNumId w:val="14"/>
  </w:num>
  <w:num w:numId="27">
    <w:abstractNumId w:val="35"/>
  </w:num>
  <w:num w:numId="28">
    <w:abstractNumId w:val="25"/>
  </w:num>
  <w:num w:numId="29">
    <w:abstractNumId w:val="32"/>
  </w:num>
  <w:num w:numId="30">
    <w:abstractNumId w:val="4"/>
  </w:num>
  <w:num w:numId="31">
    <w:abstractNumId w:val="34"/>
  </w:num>
  <w:num w:numId="32">
    <w:abstractNumId w:val="17"/>
    <w:lvlOverride w:ilvl="0">
      <w:startOverride w:val="1"/>
    </w:lvlOverride>
  </w:num>
  <w:num w:numId="33">
    <w:abstractNumId w:val="17"/>
  </w:num>
  <w:num w:numId="34">
    <w:abstractNumId w:val="39"/>
  </w:num>
  <w:num w:numId="35">
    <w:abstractNumId w:val="10"/>
  </w:num>
  <w:num w:numId="36">
    <w:abstractNumId w:val="31"/>
  </w:num>
  <w:num w:numId="3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38"/>
  </w:num>
  <w:num w:numId="40">
    <w:abstractNumId w:val="23"/>
  </w:num>
  <w:num w:numId="41">
    <w:abstractNumId w:val="21"/>
  </w:num>
  <w:num w:numId="42">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25D29"/>
    <w:rsid w:val="000276D1"/>
    <w:rsid w:val="0004087C"/>
    <w:rsid w:val="0005099D"/>
    <w:rsid w:val="00066CE6"/>
    <w:rsid w:val="00091841"/>
    <w:rsid w:val="00096089"/>
    <w:rsid w:val="0009681C"/>
    <w:rsid w:val="00096C05"/>
    <w:rsid w:val="000D0498"/>
    <w:rsid w:val="000D56FC"/>
    <w:rsid w:val="000D6EB7"/>
    <w:rsid w:val="000E1BD5"/>
    <w:rsid w:val="000F4817"/>
    <w:rsid w:val="00100E4A"/>
    <w:rsid w:val="00103DB8"/>
    <w:rsid w:val="0010665F"/>
    <w:rsid w:val="0011738B"/>
    <w:rsid w:val="001233AE"/>
    <w:rsid w:val="00124B64"/>
    <w:rsid w:val="00135207"/>
    <w:rsid w:val="001371B9"/>
    <w:rsid w:val="001404B3"/>
    <w:rsid w:val="0014161A"/>
    <w:rsid w:val="00143A1C"/>
    <w:rsid w:val="00146D32"/>
    <w:rsid w:val="00154ABE"/>
    <w:rsid w:val="00155172"/>
    <w:rsid w:val="00175B7A"/>
    <w:rsid w:val="0018488C"/>
    <w:rsid w:val="00195022"/>
    <w:rsid w:val="001962B9"/>
    <w:rsid w:val="001A6172"/>
    <w:rsid w:val="001B3D7F"/>
    <w:rsid w:val="001B5FD2"/>
    <w:rsid w:val="001C4797"/>
    <w:rsid w:val="001C78AB"/>
    <w:rsid w:val="001E1578"/>
    <w:rsid w:val="001E15E9"/>
    <w:rsid w:val="001E746C"/>
    <w:rsid w:val="001E7B05"/>
    <w:rsid w:val="00203734"/>
    <w:rsid w:val="00207BE1"/>
    <w:rsid w:val="0021398A"/>
    <w:rsid w:val="00213DD0"/>
    <w:rsid w:val="00244804"/>
    <w:rsid w:val="00246A9F"/>
    <w:rsid w:val="00251680"/>
    <w:rsid w:val="00251877"/>
    <w:rsid w:val="00255AD1"/>
    <w:rsid w:val="00256330"/>
    <w:rsid w:val="00263A8D"/>
    <w:rsid w:val="002658BD"/>
    <w:rsid w:val="00270C01"/>
    <w:rsid w:val="00271D98"/>
    <w:rsid w:val="00284D39"/>
    <w:rsid w:val="00285F6C"/>
    <w:rsid w:val="002A0D6A"/>
    <w:rsid w:val="002A3C04"/>
    <w:rsid w:val="002B0596"/>
    <w:rsid w:val="002C0006"/>
    <w:rsid w:val="002C4BF3"/>
    <w:rsid w:val="002C6CEC"/>
    <w:rsid w:val="002E0208"/>
    <w:rsid w:val="002F049C"/>
    <w:rsid w:val="002F46CB"/>
    <w:rsid w:val="002F50FD"/>
    <w:rsid w:val="003003AB"/>
    <w:rsid w:val="003012E1"/>
    <w:rsid w:val="00322433"/>
    <w:rsid w:val="00330557"/>
    <w:rsid w:val="003459A3"/>
    <w:rsid w:val="00347DB6"/>
    <w:rsid w:val="00350061"/>
    <w:rsid w:val="00352A11"/>
    <w:rsid w:val="0036340F"/>
    <w:rsid w:val="00367B08"/>
    <w:rsid w:val="00372F7C"/>
    <w:rsid w:val="00376011"/>
    <w:rsid w:val="00376B09"/>
    <w:rsid w:val="003834D4"/>
    <w:rsid w:val="00396525"/>
    <w:rsid w:val="003A3CFA"/>
    <w:rsid w:val="003B26F2"/>
    <w:rsid w:val="003C62B5"/>
    <w:rsid w:val="003C7AAF"/>
    <w:rsid w:val="003F56BB"/>
    <w:rsid w:val="004116A3"/>
    <w:rsid w:val="00420CB8"/>
    <w:rsid w:val="00431F3D"/>
    <w:rsid w:val="0043409A"/>
    <w:rsid w:val="004341A5"/>
    <w:rsid w:val="00436929"/>
    <w:rsid w:val="00450503"/>
    <w:rsid w:val="00451020"/>
    <w:rsid w:val="004510FE"/>
    <w:rsid w:val="00452297"/>
    <w:rsid w:val="00453986"/>
    <w:rsid w:val="00477AC3"/>
    <w:rsid w:val="00480ACD"/>
    <w:rsid w:val="00481371"/>
    <w:rsid w:val="00494DD1"/>
    <w:rsid w:val="00495A40"/>
    <w:rsid w:val="004B0E9D"/>
    <w:rsid w:val="004C65BC"/>
    <w:rsid w:val="004C6A24"/>
    <w:rsid w:val="004C7FA3"/>
    <w:rsid w:val="004D22C7"/>
    <w:rsid w:val="004D638D"/>
    <w:rsid w:val="004E22A7"/>
    <w:rsid w:val="004E5846"/>
    <w:rsid w:val="0051264C"/>
    <w:rsid w:val="00515CE6"/>
    <w:rsid w:val="00517CAA"/>
    <w:rsid w:val="00520B21"/>
    <w:rsid w:val="0052244F"/>
    <w:rsid w:val="00536671"/>
    <w:rsid w:val="00536F84"/>
    <w:rsid w:val="0054079D"/>
    <w:rsid w:val="00541471"/>
    <w:rsid w:val="00553B4A"/>
    <w:rsid w:val="005563FE"/>
    <w:rsid w:val="005816EA"/>
    <w:rsid w:val="00582255"/>
    <w:rsid w:val="00594435"/>
    <w:rsid w:val="00596E45"/>
    <w:rsid w:val="005A0EA4"/>
    <w:rsid w:val="005A39FB"/>
    <w:rsid w:val="005B368D"/>
    <w:rsid w:val="005B3B96"/>
    <w:rsid w:val="005D5DD9"/>
    <w:rsid w:val="005E1E5E"/>
    <w:rsid w:val="0060260D"/>
    <w:rsid w:val="00611968"/>
    <w:rsid w:val="00613D4B"/>
    <w:rsid w:val="00615146"/>
    <w:rsid w:val="006459CE"/>
    <w:rsid w:val="00655581"/>
    <w:rsid w:val="00656AE0"/>
    <w:rsid w:val="0066323A"/>
    <w:rsid w:val="0067063A"/>
    <w:rsid w:val="00670E74"/>
    <w:rsid w:val="006723FD"/>
    <w:rsid w:val="00682B04"/>
    <w:rsid w:val="00683334"/>
    <w:rsid w:val="006838D7"/>
    <w:rsid w:val="0068463D"/>
    <w:rsid w:val="00697645"/>
    <w:rsid w:val="006B046F"/>
    <w:rsid w:val="006B3C67"/>
    <w:rsid w:val="006D53F5"/>
    <w:rsid w:val="006D6443"/>
    <w:rsid w:val="006E3FA0"/>
    <w:rsid w:val="00703BB5"/>
    <w:rsid w:val="0072015B"/>
    <w:rsid w:val="00724536"/>
    <w:rsid w:val="00725674"/>
    <w:rsid w:val="00733503"/>
    <w:rsid w:val="007405F1"/>
    <w:rsid w:val="007541F5"/>
    <w:rsid w:val="007557D5"/>
    <w:rsid w:val="0076620B"/>
    <w:rsid w:val="00772077"/>
    <w:rsid w:val="00773C66"/>
    <w:rsid w:val="0077466C"/>
    <w:rsid w:val="00787588"/>
    <w:rsid w:val="007B6F0D"/>
    <w:rsid w:val="0080645B"/>
    <w:rsid w:val="00811A93"/>
    <w:rsid w:val="0081454A"/>
    <w:rsid w:val="008404A3"/>
    <w:rsid w:val="008405B0"/>
    <w:rsid w:val="0085188B"/>
    <w:rsid w:val="008662B2"/>
    <w:rsid w:val="008766CD"/>
    <w:rsid w:val="00877D2D"/>
    <w:rsid w:val="00883B44"/>
    <w:rsid w:val="00895842"/>
    <w:rsid w:val="008A1FCB"/>
    <w:rsid w:val="008B0BC3"/>
    <w:rsid w:val="008C013C"/>
    <w:rsid w:val="008C3EFC"/>
    <w:rsid w:val="008C7E00"/>
    <w:rsid w:val="008D4E1C"/>
    <w:rsid w:val="008D7833"/>
    <w:rsid w:val="008E3572"/>
    <w:rsid w:val="008F0383"/>
    <w:rsid w:val="008F07A0"/>
    <w:rsid w:val="00903B27"/>
    <w:rsid w:val="00910A94"/>
    <w:rsid w:val="00911900"/>
    <w:rsid w:val="0092206F"/>
    <w:rsid w:val="00940BED"/>
    <w:rsid w:val="0094792C"/>
    <w:rsid w:val="009507EC"/>
    <w:rsid w:val="00966451"/>
    <w:rsid w:val="00994BD0"/>
    <w:rsid w:val="00995172"/>
    <w:rsid w:val="009B17FB"/>
    <w:rsid w:val="009B3A4F"/>
    <w:rsid w:val="009C030D"/>
    <w:rsid w:val="009C05AB"/>
    <w:rsid w:val="009C75FD"/>
    <w:rsid w:val="009C7DF1"/>
    <w:rsid w:val="009D45B7"/>
    <w:rsid w:val="009F3B30"/>
    <w:rsid w:val="009F6AB1"/>
    <w:rsid w:val="00A0059C"/>
    <w:rsid w:val="00A03819"/>
    <w:rsid w:val="00A2222D"/>
    <w:rsid w:val="00A253BE"/>
    <w:rsid w:val="00A31992"/>
    <w:rsid w:val="00A47A70"/>
    <w:rsid w:val="00A51EF1"/>
    <w:rsid w:val="00A716BF"/>
    <w:rsid w:val="00A8124E"/>
    <w:rsid w:val="00AB2DF4"/>
    <w:rsid w:val="00AB4113"/>
    <w:rsid w:val="00AB66CA"/>
    <w:rsid w:val="00AC04E4"/>
    <w:rsid w:val="00AD5C38"/>
    <w:rsid w:val="00AE19A8"/>
    <w:rsid w:val="00AE5DD4"/>
    <w:rsid w:val="00AE7CFF"/>
    <w:rsid w:val="00AF1788"/>
    <w:rsid w:val="00AF3498"/>
    <w:rsid w:val="00B07639"/>
    <w:rsid w:val="00B1026C"/>
    <w:rsid w:val="00B12A84"/>
    <w:rsid w:val="00B17961"/>
    <w:rsid w:val="00B21752"/>
    <w:rsid w:val="00B21B79"/>
    <w:rsid w:val="00B2455E"/>
    <w:rsid w:val="00B24B81"/>
    <w:rsid w:val="00B30B6E"/>
    <w:rsid w:val="00B364FF"/>
    <w:rsid w:val="00B37A5A"/>
    <w:rsid w:val="00B41D94"/>
    <w:rsid w:val="00B453AB"/>
    <w:rsid w:val="00B6046D"/>
    <w:rsid w:val="00B71678"/>
    <w:rsid w:val="00B96AB4"/>
    <w:rsid w:val="00B979A9"/>
    <w:rsid w:val="00BE0424"/>
    <w:rsid w:val="00BE79F6"/>
    <w:rsid w:val="00BF612A"/>
    <w:rsid w:val="00C06B40"/>
    <w:rsid w:val="00C10884"/>
    <w:rsid w:val="00C1148E"/>
    <w:rsid w:val="00C12A28"/>
    <w:rsid w:val="00C25F93"/>
    <w:rsid w:val="00C32E00"/>
    <w:rsid w:val="00C36CB9"/>
    <w:rsid w:val="00C5029D"/>
    <w:rsid w:val="00C520E2"/>
    <w:rsid w:val="00C54170"/>
    <w:rsid w:val="00C55CAE"/>
    <w:rsid w:val="00C5746D"/>
    <w:rsid w:val="00C61B47"/>
    <w:rsid w:val="00C872C2"/>
    <w:rsid w:val="00C92A93"/>
    <w:rsid w:val="00CA4673"/>
    <w:rsid w:val="00CA6A94"/>
    <w:rsid w:val="00CA7FFD"/>
    <w:rsid w:val="00CB12A5"/>
    <w:rsid w:val="00CC0E64"/>
    <w:rsid w:val="00CC279C"/>
    <w:rsid w:val="00CC2C7D"/>
    <w:rsid w:val="00CC68B4"/>
    <w:rsid w:val="00CC7E74"/>
    <w:rsid w:val="00CD4F99"/>
    <w:rsid w:val="00CD6C67"/>
    <w:rsid w:val="00CF4FFF"/>
    <w:rsid w:val="00D053A3"/>
    <w:rsid w:val="00D07B4E"/>
    <w:rsid w:val="00D17C28"/>
    <w:rsid w:val="00D26648"/>
    <w:rsid w:val="00D269FD"/>
    <w:rsid w:val="00D30854"/>
    <w:rsid w:val="00D371AC"/>
    <w:rsid w:val="00D50AAC"/>
    <w:rsid w:val="00D55A03"/>
    <w:rsid w:val="00D56E9F"/>
    <w:rsid w:val="00D61261"/>
    <w:rsid w:val="00D65CE5"/>
    <w:rsid w:val="00D74CCC"/>
    <w:rsid w:val="00D75666"/>
    <w:rsid w:val="00D81C07"/>
    <w:rsid w:val="00D86359"/>
    <w:rsid w:val="00D934EC"/>
    <w:rsid w:val="00DC01DA"/>
    <w:rsid w:val="00DC3815"/>
    <w:rsid w:val="00DC6170"/>
    <w:rsid w:val="00DE0B2B"/>
    <w:rsid w:val="00DE2D7E"/>
    <w:rsid w:val="00DE5ECB"/>
    <w:rsid w:val="00DE6D74"/>
    <w:rsid w:val="00DF1D50"/>
    <w:rsid w:val="00DF50F2"/>
    <w:rsid w:val="00DF5CC6"/>
    <w:rsid w:val="00E1425A"/>
    <w:rsid w:val="00E2110B"/>
    <w:rsid w:val="00E27CC7"/>
    <w:rsid w:val="00E41CA4"/>
    <w:rsid w:val="00E5567F"/>
    <w:rsid w:val="00E65046"/>
    <w:rsid w:val="00E72025"/>
    <w:rsid w:val="00E730A6"/>
    <w:rsid w:val="00E77810"/>
    <w:rsid w:val="00E817AF"/>
    <w:rsid w:val="00EA03F2"/>
    <w:rsid w:val="00EA5D62"/>
    <w:rsid w:val="00EB0FD5"/>
    <w:rsid w:val="00EC7ED2"/>
    <w:rsid w:val="00ED0161"/>
    <w:rsid w:val="00ED1AB6"/>
    <w:rsid w:val="00EF1C78"/>
    <w:rsid w:val="00EF543D"/>
    <w:rsid w:val="00F01020"/>
    <w:rsid w:val="00F011CE"/>
    <w:rsid w:val="00F1245D"/>
    <w:rsid w:val="00F14C68"/>
    <w:rsid w:val="00F17E56"/>
    <w:rsid w:val="00F2101F"/>
    <w:rsid w:val="00F249C9"/>
    <w:rsid w:val="00F3666E"/>
    <w:rsid w:val="00F42C43"/>
    <w:rsid w:val="00F52F9B"/>
    <w:rsid w:val="00F5303A"/>
    <w:rsid w:val="00F55ED1"/>
    <w:rsid w:val="00F635A7"/>
    <w:rsid w:val="00F63A5E"/>
    <w:rsid w:val="00F71962"/>
    <w:rsid w:val="00F74F30"/>
    <w:rsid w:val="00F8541D"/>
    <w:rsid w:val="00F93AB9"/>
    <w:rsid w:val="00FA1F2C"/>
    <w:rsid w:val="00FB3E6E"/>
    <w:rsid w:val="00FC7C51"/>
    <w:rsid w:val="00FF5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4E1E7"/>
  <w15:chartTrackingRefBased/>
  <w15:docId w15:val="{6F9AEA8E-2EDE-4551-ABA1-B871754B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BodyText">
    <w:name w:val="Body Text"/>
    <w:basedOn w:val="Normal"/>
    <w:link w:val="BodyTextChar"/>
    <w:uiPriority w:val="99"/>
    <w:unhideWhenUsed/>
    <w:rsid w:val="00AC04E4"/>
    <w:pPr>
      <w:spacing w:after="120"/>
    </w:pPr>
  </w:style>
  <w:style w:type="character" w:customStyle="1" w:styleId="BodyTextChar">
    <w:name w:val="Body Text Char"/>
    <w:basedOn w:val="DefaultParagraphFont"/>
    <w:link w:val="BodyText"/>
    <w:uiPriority w:val="99"/>
    <w:rsid w:val="00AC04E4"/>
    <w:rPr>
      <w:rFonts w:ascii="Times New Roman" w:eastAsia="Times New Roman" w:hAnsi="Times New Roman"/>
    </w:rPr>
  </w:style>
  <w:style w:type="paragraph" w:styleId="ListParagraph">
    <w:name w:val="List Paragraph"/>
    <w:basedOn w:val="Normal"/>
    <w:uiPriority w:val="34"/>
    <w:qFormat/>
    <w:rsid w:val="008405B0"/>
    <w:pPr>
      <w:ind w:left="720"/>
      <w:contextualSpacing/>
    </w:pPr>
  </w:style>
  <w:style w:type="paragraph" w:styleId="BodyTextIndent3">
    <w:name w:val="Body Text Indent 3"/>
    <w:basedOn w:val="Normal"/>
    <w:link w:val="BodyTextIndent3Char"/>
    <w:semiHidden/>
    <w:unhideWhenUsed/>
    <w:rsid w:val="00541471"/>
    <w:pPr>
      <w:spacing w:after="120"/>
      <w:ind w:left="360"/>
    </w:pPr>
    <w:rPr>
      <w:sz w:val="16"/>
      <w:szCs w:val="16"/>
    </w:rPr>
  </w:style>
  <w:style w:type="character" w:customStyle="1" w:styleId="BodyTextIndent3Char">
    <w:name w:val="Body Text Indent 3 Char"/>
    <w:basedOn w:val="DefaultParagraphFont"/>
    <w:link w:val="BodyTextIndent3"/>
    <w:semiHidden/>
    <w:rsid w:val="00541471"/>
    <w:rPr>
      <w:rFonts w:ascii="Times New Roman" w:eastAsia="Times New Roman" w:hAnsi="Times New Roman"/>
      <w:sz w:val="16"/>
      <w:szCs w:val="16"/>
    </w:rPr>
  </w:style>
  <w:style w:type="paragraph" w:customStyle="1" w:styleId="Body">
    <w:name w:val="Body"/>
    <w:basedOn w:val="Normal"/>
    <w:rsid w:val="00B30B6E"/>
    <w:rPr>
      <w:color w:val="000000"/>
      <w:sz w:val="24"/>
    </w:rPr>
  </w:style>
  <w:style w:type="character" w:styleId="CommentReference">
    <w:name w:val="annotation reference"/>
    <w:basedOn w:val="DefaultParagraphFont"/>
    <w:uiPriority w:val="99"/>
    <w:semiHidden/>
    <w:unhideWhenUsed/>
    <w:rsid w:val="00EB0FD5"/>
    <w:rPr>
      <w:sz w:val="16"/>
      <w:szCs w:val="16"/>
    </w:rPr>
  </w:style>
  <w:style w:type="paragraph" w:styleId="CommentText">
    <w:name w:val="annotation text"/>
    <w:basedOn w:val="Normal"/>
    <w:link w:val="CommentTextChar"/>
    <w:uiPriority w:val="99"/>
    <w:semiHidden/>
    <w:unhideWhenUsed/>
    <w:rsid w:val="00EB0FD5"/>
  </w:style>
  <w:style w:type="character" w:customStyle="1" w:styleId="CommentTextChar">
    <w:name w:val="Comment Text Char"/>
    <w:basedOn w:val="DefaultParagraphFont"/>
    <w:link w:val="CommentText"/>
    <w:uiPriority w:val="99"/>
    <w:semiHidden/>
    <w:rsid w:val="00EB0FD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EB0FD5"/>
    <w:rPr>
      <w:b/>
      <w:bCs/>
    </w:rPr>
  </w:style>
  <w:style w:type="character" w:customStyle="1" w:styleId="CommentSubjectChar">
    <w:name w:val="Comment Subject Char"/>
    <w:basedOn w:val="CommentTextChar"/>
    <w:link w:val="CommentSubject"/>
    <w:uiPriority w:val="99"/>
    <w:semiHidden/>
    <w:rsid w:val="00EB0FD5"/>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994799689">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479683027">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725760346">
      <w:bodyDiv w:val="1"/>
      <w:marLeft w:val="0"/>
      <w:marRight w:val="0"/>
      <w:marTop w:val="0"/>
      <w:marBottom w:val="0"/>
      <w:divBdr>
        <w:top w:val="none" w:sz="0" w:space="0" w:color="auto"/>
        <w:left w:val="none" w:sz="0" w:space="0" w:color="auto"/>
        <w:bottom w:val="none" w:sz="0" w:space="0" w:color="auto"/>
        <w:right w:val="none" w:sz="0" w:space="0" w:color="auto"/>
      </w:divBdr>
    </w:div>
    <w:div w:id="190194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52183-87D0-43DF-A32B-5095C9F48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1685</Words>
  <Characters>9608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2016-11-07T14:55:00Z</cp:lastPrinted>
  <dcterms:created xsi:type="dcterms:W3CDTF">2020-03-04T16:12:00Z</dcterms:created>
  <dcterms:modified xsi:type="dcterms:W3CDTF">2020-03-04T16:12:00Z</dcterms:modified>
</cp:coreProperties>
</file>