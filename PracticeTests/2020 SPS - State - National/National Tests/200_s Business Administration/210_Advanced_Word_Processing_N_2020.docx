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6334D478" w14:textId="299C837C" w:rsidR="00F1245D" w:rsidRPr="004510FE" w:rsidRDefault="002A6DE1" w:rsidP="00250DC5">
      <w:pPr>
        <w:pStyle w:val="BodyText2"/>
        <w:jc w:val="left"/>
      </w:pPr>
      <w:r w:rsidRPr="004510FE">
        <w:rPr>
          <w:noProof/>
          <w:snapToGrid/>
        </w:rPr>
        <mc:AlternateContent>
          <mc:Choice Requires="wps">
            <w:drawing>
              <wp:anchor distT="0" distB="0" distL="114300" distR="114300" simplePos="0" relativeHeight="251657216" behindDoc="1" locked="0" layoutInCell="1" allowOverlap="1" wp14:anchorId="3F249037" wp14:editId="2FEB28CA">
                <wp:simplePos x="0" y="0"/>
                <wp:positionH relativeFrom="column">
                  <wp:posOffset>3987165</wp:posOffset>
                </wp:positionH>
                <wp:positionV relativeFrom="paragraph">
                  <wp:posOffset>-581025</wp:posOffset>
                </wp:positionV>
                <wp:extent cx="2714625" cy="9715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58F92E" w14:textId="77777777" w:rsidR="00097095" w:rsidRPr="00250DC5" w:rsidRDefault="00097095" w:rsidP="00682B04">
                            <w:pPr>
                              <w:tabs>
                                <w:tab w:val="right" w:leader="underscore" w:pos="3960"/>
                              </w:tabs>
                              <w:spacing w:line="360" w:lineRule="auto"/>
                              <w:rPr>
                                <w:b/>
                                <w:sz w:val="24"/>
                                <w:szCs w:val="24"/>
                              </w:rPr>
                            </w:pPr>
                            <w:r w:rsidRPr="00250DC5">
                              <w:rPr>
                                <w:b/>
                                <w:sz w:val="24"/>
                                <w:szCs w:val="24"/>
                              </w:rPr>
                              <w:t xml:space="preserve">Contestant Number: </w:t>
                            </w:r>
                            <w:r w:rsidRPr="00250DC5">
                              <w:rPr>
                                <w:b/>
                                <w:sz w:val="24"/>
                                <w:szCs w:val="24"/>
                              </w:rPr>
                              <w:tab/>
                            </w:r>
                          </w:p>
                          <w:p w14:paraId="785C23A9" w14:textId="77777777" w:rsidR="00097095" w:rsidRPr="00250DC5" w:rsidRDefault="00097095" w:rsidP="00682B04">
                            <w:pPr>
                              <w:tabs>
                                <w:tab w:val="left" w:pos="2160"/>
                                <w:tab w:val="right" w:leader="underscore" w:pos="3960"/>
                              </w:tabs>
                              <w:spacing w:line="360" w:lineRule="auto"/>
                              <w:rPr>
                                <w:b/>
                                <w:sz w:val="24"/>
                                <w:szCs w:val="24"/>
                              </w:rPr>
                            </w:pPr>
                            <w:r w:rsidRPr="00250DC5">
                              <w:rPr>
                                <w:b/>
                                <w:sz w:val="24"/>
                                <w:szCs w:val="24"/>
                              </w:rPr>
                              <w:tab/>
                              <w:t xml:space="preserve">Time: </w:t>
                            </w:r>
                            <w:r w:rsidRPr="00250DC5">
                              <w:rPr>
                                <w:b/>
                                <w:sz w:val="24"/>
                                <w:szCs w:val="24"/>
                              </w:rPr>
                              <w:tab/>
                            </w:r>
                          </w:p>
                          <w:p w14:paraId="01D11551" w14:textId="77777777" w:rsidR="00097095" w:rsidRPr="00250DC5" w:rsidRDefault="00097095" w:rsidP="00682B04">
                            <w:pPr>
                              <w:tabs>
                                <w:tab w:val="left" w:pos="2160"/>
                                <w:tab w:val="right" w:leader="underscore" w:pos="3960"/>
                              </w:tabs>
                              <w:spacing w:line="360" w:lineRule="auto"/>
                              <w:rPr>
                                <w:b/>
                                <w:sz w:val="24"/>
                                <w:szCs w:val="24"/>
                              </w:rPr>
                            </w:pPr>
                            <w:r w:rsidRPr="00250DC5">
                              <w:rPr>
                                <w:b/>
                                <w:sz w:val="24"/>
                                <w:szCs w:val="24"/>
                              </w:rPr>
                              <w:tab/>
                              <w:t xml:space="preserve">Rank: </w:t>
                            </w:r>
                            <w:r w:rsidRPr="00250DC5">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249037" id="_x0000_t202" coordsize="21600,21600" o:spt="202" path="m,l,21600r21600,l21600,xe">
                <v:stroke joinstyle="miter"/>
                <v:path gradientshapeok="t" o:connecttype="rect"/>
              </v:shapetype>
              <v:shape id="Text Box 2" o:spid="_x0000_s1026" type="#_x0000_t202" style="position:absolute;margin-left:313.95pt;margin-top:-45.75pt;width:213.7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" stroked="f">
                <v:path arrowok="t"/>
                <v:textbox>
                  <w:txbxContent>
                    <w:p w14:paraId="2858F92E" w14:textId="77777777" w:rsidR="00097095" w:rsidRPr="00250DC5" w:rsidRDefault="00097095" w:rsidP="00682B04">
                      <w:pPr>
                        <w:tabs>
                          <w:tab w:val="right" w:leader="underscore" w:pos="3960"/>
                        </w:tabs>
                        <w:spacing w:line="360" w:lineRule="auto"/>
                        <w:rPr>
                          <w:b/>
                          <w:sz w:val="24"/>
                          <w:szCs w:val="24"/>
                        </w:rPr>
                      </w:pPr>
                      <w:r w:rsidRPr="00250DC5">
                        <w:rPr>
                          <w:b/>
                          <w:sz w:val="24"/>
                          <w:szCs w:val="24"/>
                        </w:rPr>
                        <w:t xml:space="preserve">Contestant Number: </w:t>
                      </w:r>
                      <w:r w:rsidRPr="00250DC5">
                        <w:rPr>
                          <w:b/>
                          <w:sz w:val="24"/>
                          <w:szCs w:val="24"/>
                        </w:rPr>
                        <w:tab/>
                      </w:r>
                    </w:p>
                    <w:p w14:paraId="785C23A9" w14:textId="77777777" w:rsidR="00097095" w:rsidRPr="00250DC5" w:rsidRDefault="00097095" w:rsidP="00682B04">
                      <w:pPr>
                        <w:tabs>
                          <w:tab w:val="left" w:pos="2160"/>
                          <w:tab w:val="right" w:leader="underscore" w:pos="3960"/>
                        </w:tabs>
                        <w:spacing w:line="360" w:lineRule="auto"/>
                        <w:rPr>
                          <w:b/>
                          <w:sz w:val="24"/>
                          <w:szCs w:val="24"/>
                        </w:rPr>
                      </w:pPr>
                      <w:r w:rsidRPr="00250DC5">
                        <w:rPr>
                          <w:b/>
                          <w:sz w:val="24"/>
                          <w:szCs w:val="24"/>
                        </w:rPr>
                        <w:tab/>
                        <w:t xml:space="preserve">Time: </w:t>
                      </w:r>
                      <w:r w:rsidRPr="00250DC5">
                        <w:rPr>
                          <w:b/>
                          <w:sz w:val="24"/>
                          <w:szCs w:val="24"/>
                        </w:rPr>
                        <w:tab/>
                      </w:r>
                    </w:p>
                    <w:p w14:paraId="01D11551" w14:textId="77777777" w:rsidR="00097095" w:rsidRPr="00250DC5" w:rsidRDefault="00097095" w:rsidP="00682B04">
                      <w:pPr>
                        <w:tabs>
                          <w:tab w:val="left" w:pos="2160"/>
                          <w:tab w:val="right" w:leader="underscore" w:pos="3960"/>
                        </w:tabs>
                        <w:spacing w:line="360" w:lineRule="auto"/>
                        <w:rPr>
                          <w:b/>
                          <w:sz w:val="24"/>
                          <w:szCs w:val="24"/>
                        </w:rPr>
                      </w:pPr>
                      <w:r w:rsidRPr="00250DC5">
                        <w:rPr>
                          <w:b/>
                          <w:sz w:val="24"/>
                          <w:szCs w:val="24"/>
                        </w:rPr>
                        <w:tab/>
                        <w:t xml:space="preserve">Rank: </w:t>
                      </w:r>
                      <w:r w:rsidRPr="00250DC5">
                        <w:rPr>
                          <w:b/>
                          <w:sz w:val="24"/>
                          <w:szCs w:val="24"/>
                        </w:rPr>
                        <w:tab/>
                      </w:r>
                    </w:p>
                  </w:txbxContent>
                </v:textbox>
              </v:shape>
            </w:pict>
          </mc:Fallback>
        </mc:AlternateContent>
      </w:r>
      <w:r w:rsidR="00772077" w:rsidRPr="004510FE">
        <w:tab/>
      </w:r>
      <w:r w:rsidR="00250DC5" w:rsidRPr="000B1B6A">
        <w:rPr>
          <w:noProof/>
        </w:rPr>
        <w:drawing>
          <wp:inline distT="0" distB="0" distL="0" distR="0" wp14:anchorId="746CE943" wp14:editId="113D988B">
            <wp:extent cx="2839930" cy="8547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CC7F527" w14:textId="10A7C455" w:rsidR="00682B04" w:rsidRPr="00250DC5" w:rsidRDefault="007553E9" w:rsidP="00F1245D">
      <w:pPr>
        <w:pStyle w:val="BodyText2"/>
        <w:rPr>
          <w:sz w:val="72"/>
          <w:szCs w:val="72"/>
        </w:rPr>
      </w:pPr>
      <w:r w:rsidRPr="00250DC5">
        <w:rPr>
          <w:sz w:val="72"/>
          <w:szCs w:val="72"/>
        </w:rPr>
        <w:t>ADVANCED WORD PROCESSING</w:t>
      </w:r>
    </w:p>
    <w:p w14:paraId="1E14D926" w14:textId="18C1587D" w:rsidR="00F1245D" w:rsidRPr="00250DC5" w:rsidRDefault="00F1245D" w:rsidP="00F1245D">
      <w:pPr>
        <w:pStyle w:val="BodyText2"/>
        <w:rPr>
          <w:sz w:val="72"/>
          <w:szCs w:val="72"/>
        </w:rPr>
      </w:pPr>
      <w:r w:rsidRPr="00250DC5">
        <w:rPr>
          <w:sz w:val="72"/>
          <w:szCs w:val="72"/>
        </w:rPr>
        <w:t>(</w:t>
      </w:r>
      <w:r w:rsidR="007553E9" w:rsidRPr="00250DC5">
        <w:rPr>
          <w:sz w:val="72"/>
          <w:szCs w:val="72"/>
        </w:rPr>
        <w:t>210</w:t>
      </w:r>
      <w:r w:rsidRPr="00250DC5">
        <w:rPr>
          <w:sz w:val="72"/>
          <w:szCs w:val="72"/>
        </w:rPr>
        <w:t>)</w:t>
      </w:r>
    </w:p>
    <w:p w14:paraId="49CFC1D9" w14:textId="0333E48F" w:rsidR="00F1245D" w:rsidRPr="004510FE" w:rsidRDefault="00D313B6" w:rsidP="00D313B6">
      <w:pPr>
        <w:pStyle w:val="BodyText2"/>
        <w:tabs>
          <w:tab w:val="left" w:pos="7880"/>
        </w:tabs>
        <w:jc w:val="left"/>
        <w:rPr>
          <w:b w:val="0"/>
          <w:sz w:val="22"/>
        </w:rPr>
      </w:pPr>
      <w:r>
        <w:rPr>
          <w:b w:val="0"/>
          <w:sz w:val="22"/>
        </w:rPr>
        <w:tab/>
      </w:r>
      <w:r>
        <w:rPr>
          <w:b w:val="0"/>
          <w:sz w:val="22"/>
        </w:rPr>
        <w:tab/>
      </w:r>
    </w:p>
    <w:p w14:paraId="424C7826" w14:textId="71A6625C" w:rsidR="00F1245D" w:rsidRPr="00250DC5" w:rsidRDefault="00250DC5" w:rsidP="00F1245D">
      <w:pPr>
        <w:pStyle w:val="BodyText2"/>
        <w:rPr>
          <w:color w:val="C00000"/>
          <w:sz w:val="52"/>
        </w:rPr>
      </w:pPr>
      <w:r>
        <w:rPr>
          <w:color w:val="C00000"/>
          <w:sz w:val="52"/>
        </w:rPr>
        <w:t>NATIONAL</w:t>
      </w:r>
      <w:r w:rsidR="00F1245D" w:rsidRPr="00250DC5">
        <w:rPr>
          <w:color w:val="C00000"/>
          <w:sz w:val="52"/>
        </w:rPr>
        <w:t xml:space="preserve"> </w:t>
      </w:r>
      <w:r w:rsidR="003A76A3" w:rsidRPr="00250DC5">
        <w:rPr>
          <w:color w:val="C00000"/>
          <w:sz w:val="52"/>
        </w:rPr>
        <w:t>20</w:t>
      </w:r>
      <w:r w:rsidR="00301619" w:rsidRPr="00250DC5">
        <w:rPr>
          <w:color w:val="C00000"/>
          <w:sz w:val="52"/>
        </w:rPr>
        <w:t>20</w:t>
      </w:r>
    </w:p>
    <w:p w14:paraId="65818160" w14:textId="77777777" w:rsidR="0060052F" w:rsidRPr="00250DC5" w:rsidRDefault="0060052F" w:rsidP="007553E9">
      <w:pPr>
        <w:jc w:val="both"/>
        <w:rPr>
          <w:color w:val="C00000"/>
        </w:rPr>
      </w:pPr>
    </w:p>
    <w:p w14:paraId="51859875" w14:textId="23B5FFA3" w:rsidR="005258A4" w:rsidRDefault="00B0595D">
      <w:pPr>
        <w:tabs>
          <w:tab w:val="left" w:pos="1440"/>
          <w:tab w:val="left" w:pos="6210"/>
        </w:tabs>
        <w:jc w:val="both"/>
        <w:rPr>
          <w:sz w:val="22"/>
          <w:szCs w:val="22"/>
        </w:rPr>
        <w:pPrChange w:id="1" w:author="Hewes Angie" w:date="2020-02-10T08:59:00Z">
          <w:pPr>
            <w:jc w:val="both"/>
          </w:pPr>
        </w:pPrChange>
      </w:pPr>
      <w:ins w:id="2" w:author="Hewes Angie" w:date="2020-02-10T08:59:00Z">
        <w:r>
          <w:tab/>
        </w:r>
      </w:ins>
      <w:del w:id="3" w:author="Hewes Angie" w:date="2020-02-10T08:59:00Z">
        <w:r w:rsidR="00F55ED1" w:rsidRPr="004510FE" w:rsidDel="00B0595D">
          <w:tab/>
        </w:r>
        <w:r w:rsidDel="00B0595D">
          <w:tab/>
        </w:r>
      </w:del>
      <w:r w:rsidR="005258A4">
        <w:rPr>
          <w:sz w:val="22"/>
          <w:szCs w:val="22"/>
        </w:rPr>
        <w:t xml:space="preserve">Job </w:t>
      </w:r>
      <w:r w:rsidR="007247E7">
        <w:rPr>
          <w:sz w:val="22"/>
          <w:szCs w:val="22"/>
        </w:rPr>
        <w:t>1</w:t>
      </w:r>
      <w:r w:rsidR="005258A4" w:rsidRPr="004510FE">
        <w:rPr>
          <w:sz w:val="22"/>
          <w:szCs w:val="22"/>
        </w:rPr>
        <w:t xml:space="preserve">:  </w:t>
      </w:r>
      <w:r w:rsidR="00EF4481">
        <w:rPr>
          <w:sz w:val="22"/>
          <w:szCs w:val="22"/>
        </w:rPr>
        <w:t xml:space="preserve">Print 1:  </w:t>
      </w:r>
      <w:r w:rsidR="005258A4">
        <w:rPr>
          <w:sz w:val="22"/>
          <w:szCs w:val="22"/>
        </w:rPr>
        <w:t>Letter</w:t>
      </w:r>
      <w:r w:rsidR="006D7AD3">
        <w:rPr>
          <w:sz w:val="22"/>
          <w:szCs w:val="22"/>
        </w:rPr>
        <w:t xml:space="preserve"> showing the Merge Fields</w:t>
      </w:r>
      <w:r w:rsidR="006D7AD3">
        <w:rPr>
          <w:sz w:val="22"/>
          <w:szCs w:val="22"/>
        </w:rPr>
        <w:tab/>
      </w:r>
      <w:ins w:id="4" w:author="Hewes Angie" w:date="2020-02-10T08:59:00Z">
        <w:r>
          <w:rPr>
            <w:sz w:val="22"/>
            <w:szCs w:val="22"/>
          </w:rPr>
          <w:t xml:space="preserve">  </w:t>
        </w:r>
      </w:ins>
      <w:del w:id="5" w:author="Hewes Angie" w:date="2020-02-10T08:59:00Z">
        <w:r w:rsidR="006D7AD3" w:rsidDel="00B0595D">
          <w:rPr>
            <w:sz w:val="22"/>
            <w:szCs w:val="22"/>
          </w:rPr>
          <w:tab/>
          <w:delText xml:space="preserve"> </w:delText>
        </w:r>
        <w:r w:rsidR="006D7AD3" w:rsidRPr="00B0595D" w:rsidDel="00B0595D">
          <w:rPr>
            <w:sz w:val="22"/>
            <w:szCs w:val="22"/>
            <w:rPrChange w:id="6" w:author="Hewes Angie" w:date="2020-02-10T08:59:00Z">
              <w:rPr>
                <w:sz w:val="22"/>
                <w:szCs w:val="22"/>
                <w:u w:val="single"/>
              </w:rPr>
            </w:rPrChange>
          </w:rPr>
          <w:delText>__</w:delText>
        </w:r>
      </w:del>
      <w:ins w:id="7" w:author="Hewes Angie" w:date="2020-02-10T08:59:00Z">
        <w:r>
          <w:rPr>
            <w:sz w:val="22"/>
            <w:szCs w:val="22"/>
          </w:rPr>
          <w:t>_</w:t>
        </w:r>
      </w:ins>
      <w:r w:rsidR="006D7AD3" w:rsidRPr="00B0595D">
        <w:rPr>
          <w:sz w:val="22"/>
          <w:szCs w:val="22"/>
          <w:rPrChange w:id="8" w:author="Hewes Angie" w:date="2020-02-10T08:59:00Z">
            <w:rPr>
              <w:sz w:val="22"/>
              <w:szCs w:val="22"/>
              <w:u w:val="single"/>
            </w:rPr>
          </w:rPrChange>
        </w:rPr>
        <w:t>____________</w:t>
      </w:r>
      <w:del w:id="9" w:author="Hewes Angie" w:date="2020-02-10T08:59:00Z">
        <w:r w:rsidR="006D7AD3" w:rsidRPr="00B0595D" w:rsidDel="00B0595D">
          <w:rPr>
            <w:sz w:val="22"/>
            <w:szCs w:val="22"/>
            <w:rPrChange w:id="10" w:author="Hewes Angie" w:date="2020-02-10T08:59:00Z">
              <w:rPr>
                <w:sz w:val="22"/>
                <w:szCs w:val="22"/>
                <w:u w:val="single"/>
              </w:rPr>
            </w:rPrChange>
          </w:rPr>
          <w:delText>_</w:delText>
        </w:r>
        <w:r w:rsidR="006D7AD3" w:rsidRPr="00B0595D" w:rsidDel="00B0595D">
          <w:rPr>
            <w:sz w:val="22"/>
            <w:szCs w:val="22"/>
          </w:rPr>
          <w:delText>(</w:delText>
        </w:r>
      </w:del>
      <w:ins w:id="11" w:author="Hewes Angie" w:date="2020-02-10T08:59:00Z">
        <w:r w:rsidRPr="00B0595D">
          <w:rPr>
            <w:sz w:val="22"/>
            <w:szCs w:val="22"/>
          </w:rPr>
          <w:t>_ (</w:t>
        </w:r>
      </w:ins>
      <w:r w:rsidR="005258A4">
        <w:rPr>
          <w:sz w:val="22"/>
          <w:szCs w:val="22"/>
        </w:rPr>
        <w:t>100</w:t>
      </w:r>
      <w:r w:rsidR="005258A4" w:rsidRPr="004510FE">
        <w:rPr>
          <w:sz w:val="22"/>
          <w:szCs w:val="22"/>
        </w:rPr>
        <w:t xml:space="preserve"> points</w:t>
      </w:r>
      <w:r w:rsidR="005258A4">
        <w:rPr>
          <w:sz w:val="22"/>
          <w:szCs w:val="22"/>
        </w:rPr>
        <w:t>)</w:t>
      </w:r>
    </w:p>
    <w:p w14:paraId="0D36A775" w14:textId="77777777" w:rsidR="005258A4" w:rsidRPr="00B0595D" w:rsidRDefault="005258A4">
      <w:pPr>
        <w:tabs>
          <w:tab w:val="left" w:pos="6300"/>
          <w:tab w:val="left" w:leader="underscore" w:pos="8010"/>
        </w:tabs>
        <w:ind w:left="1440" w:right="-72"/>
        <w:rPr>
          <w:sz w:val="22"/>
          <w:szCs w:val="22"/>
          <w:rPrChange w:id="12" w:author="Hewes Angie" w:date="2020-02-10T09:00:00Z">
            <w:rPr>
              <w:sz w:val="8"/>
              <w:szCs w:val="8"/>
            </w:rPr>
          </w:rPrChange>
        </w:rPr>
        <w:pPrChange w:id="13" w:author="Hewes Angie" w:date="2020-02-10T09:00:00Z">
          <w:pPr>
            <w:tabs>
              <w:tab w:val="left" w:pos="2070"/>
              <w:tab w:val="left" w:pos="6300"/>
              <w:tab w:val="left" w:leader="underscore" w:pos="8010"/>
            </w:tabs>
            <w:ind w:left="2070" w:right="-72" w:hanging="630"/>
          </w:pPr>
        </w:pPrChange>
      </w:pPr>
    </w:p>
    <w:p w14:paraId="04C2FD03" w14:textId="073BED5D" w:rsidR="005258A4" w:rsidRPr="00E227D2" w:rsidDel="00B0595D" w:rsidRDefault="005258A4" w:rsidP="005258A4">
      <w:pPr>
        <w:tabs>
          <w:tab w:val="left" w:pos="2070"/>
          <w:tab w:val="left" w:pos="6300"/>
          <w:tab w:val="left" w:leader="underscore" w:pos="8010"/>
        </w:tabs>
        <w:ind w:left="2070" w:right="-72" w:hanging="630"/>
        <w:rPr>
          <w:del w:id="14" w:author="Hewes Angie" w:date="2020-02-10T09:00:00Z"/>
          <w:sz w:val="8"/>
          <w:szCs w:val="8"/>
        </w:rPr>
      </w:pPr>
    </w:p>
    <w:p w14:paraId="477116D5" w14:textId="152EADE4" w:rsidR="005258A4" w:rsidRDefault="005258A4" w:rsidP="005258A4">
      <w:pPr>
        <w:tabs>
          <w:tab w:val="left" w:pos="2070"/>
          <w:tab w:val="left" w:pos="6300"/>
          <w:tab w:val="left" w:leader="underscore" w:pos="8010"/>
        </w:tabs>
        <w:spacing w:after="240"/>
        <w:ind w:left="2070" w:right="-72" w:hanging="630"/>
        <w:rPr>
          <w:sz w:val="22"/>
          <w:szCs w:val="22"/>
        </w:rPr>
      </w:pPr>
      <w:r>
        <w:rPr>
          <w:sz w:val="22"/>
          <w:szCs w:val="22"/>
        </w:rPr>
        <w:tab/>
      </w:r>
      <w:r w:rsidR="00EF4481">
        <w:rPr>
          <w:sz w:val="22"/>
          <w:szCs w:val="22"/>
        </w:rPr>
        <w:t>Print 2:  Merged Letters</w:t>
      </w:r>
      <w:r>
        <w:rPr>
          <w:sz w:val="22"/>
          <w:szCs w:val="22"/>
        </w:rPr>
        <w:tab/>
      </w:r>
      <w:r>
        <w:rPr>
          <w:sz w:val="22"/>
          <w:szCs w:val="22"/>
        </w:rPr>
        <w:tab/>
        <w:t xml:space="preserve"> (</w:t>
      </w:r>
      <w:r w:rsidR="00EF4481">
        <w:rPr>
          <w:sz w:val="22"/>
          <w:szCs w:val="22"/>
        </w:rPr>
        <w:t>30</w:t>
      </w:r>
      <w:r>
        <w:rPr>
          <w:sz w:val="22"/>
          <w:szCs w:val="22"/>
        </w:rPr>
        <w:t xml:space="preserve"> points)</w:t>
      </w:r>
    </w:p>
    <w:p w14:paraId="5885D2CD" w14:textId="1BFAC5D9" w:rsidR="005258A4" w:rsidRDefault="005258A4" w:rsidP="005258A4">
      <w:pPr>
        <w:tabs>
          <w:tab w:val="left" w:pos="2070"/>
          <w:tab w:val="left" w:pos="6300"/>
          <w:tab w:val="left" w:leader="underscore" w:pos="8010"/>
        </w:tabs>
        <w:spacing w:after="240"/>
        <w:ind w:left="2070" w:right="-72" w:hanging="630"/>
        <w:rPr>
          <w:sz w:val="22"/>
          <w:szCs w:val="22"/>
        </w:rPr>
      </w:pPr>
      <w:r>
        <w:rPr>
          <w:sz w:val="22"/>
          <w:szCs w:val="22"/>
        </w:rPr>
        <w:tab/>
        <w:t>All letters printed &amp; in correct order</w:t>
      </w:r>
      <w:r>
        <w:rPr>
          <w:sz w:val="22"/>
          <w:szCs w:val="22"/>
        </w:rPr>
        <w:tab/>
      </w:r>
      <w:r>
        <w:rPr>
          <w:sz w:val="22"/>
          <w:szCs w:val="22"/>
        </w:rPr>
        <w:tab/>
        <w:t xml:space="preserve"> (</w:t>
      </w:r>
      <w:r w:rsidR="00EF4481">
        <w:rPr>
          <w:sz w:val="22"/>
          <w:szCs w:val="22"/>
        </w:rPr>
        <w:t>2</w:t>
      </w:r>
      <w:r>
        <w:rPr>
          <w:sz w:val="22"/>
          <w:szCs w:val="22"/>
        </w:rPr>
        <w:t>0 points)</w:t>
      </w:r>
    </w:p>
    <w:p w14:paraId="154E7CF7" w14:textId="56D61F83" w:rsidR="0060052F" w:rsidRDefault="0060052F" w:rsidP="005258A4">
      <w:pPr>
        <w:tabs>
          <w:tab w:val="left" w:pos="2070"/>
          <w:tab w:val="left" w:pos="6300"/>
          <w:tab w:val="left" w:leader="underscore" w:pos="8010"/>
        </w:tabs>
        <w:ind w:left="1440" w:right="-72"/>
        <w:rPr>
          <w:sz w:val="22"/>
          <w:szCs w:val="22"/>
        </w:rPr>
      </w:pPr>
      <w:r>
        <w:rPr>
          <w:sz w:val="22"/>
          <w:szCs w:val="22"/>
        </w:rPr>
        <w:t>Job 2</w:t>
      </w:r>
      <w:r w:rsidRPr="004510FE">
        <w:rPr>
          <w:sz w:val="22"/>
          <w:szCs w:val="22"/>
        </w:rPr>
        <w:t xml:space="preserve">: </w:t>
      </w:r>
      <w:r w:rsidR="006D7AD3">
        <w:rPr>
          <w:sz w:val="22"/>
          <w:szCs w:val="22"/>
        </w:rPr>
        <w:tab/>
      </w:r>
      <w:r w:rsidR="00EF4481">
        <w:rPr>
          <w:sz w:val="22"/>
          <w:szCs w:val="22"/>
        </w:rPr>
        <w:t xml:space="preserve">Print 1: </w:t>
      </w:r>
      <w:r w:rsidRPr="004510FE">
        <w:rPr>
          <w:sz w:val="22"/>
          <w:szCs w:val="22"/>
        </w:rPr>
        <w:t xml:space="preserve"> </w:t>
      </w:r>
      <w:r>
        <w:rPr>
          <w:sz w:val="22"/>
          <w:szCs w:val="22"/>
        </w:rPr>
        <w:t xml:space="preserve">Labels with Mail Merge </w:t>
      </w:r>
      <w:r w:rsidR="00EF4481">
        <w:rPr>
          <w:sz w:val="22"/>
          <w:szCs w:val="22"/>
        </w:rPr>
        <w:t>Fields</w:t>
      </w:r>
      <w:r>
        <w:rPr>
          <w:sz w:val="22"/>
          <w:szCs w:val="22"/>
        </w:rPr>
        <w:tab/>
      </w:r>
      <w:r>
        <w:rPr>
          <w:sz w:val="22"/>
          <w:szCs w:val="22"/>
        </w:rPr>
        <w:tab/>
      </w:r>
      <w:r w:rsidRPr="004510FE">
        <w:rPr>
          <w:sz w:val="22"/>
          <w:szCs w:val="22"/>
        </w:rPr>
        <w:t xml:space="preserve"> (</w:t>
      </w:r>
      <w:r>
        <w:rPr>
          <w:sz w:val="22"/>
          <w:szCs w:val="22"/>
        </w:rPr>
        <w:t>80</w:t>
      </w:r>
      <w:r w:rsidRPr="004510FE">
        <w:rPr>
          <w:sz w:val="22"/>
          <w:szCs w:val="22"/>
        </w:rPr>
        <w:t xml:space="preserve"> points)</w:t>
      </w:r>
    </w:p>
    <w:p w14:paraId="2964C391" w14:textId="332CB013" w:rsidR="0060052F" w:rsidRDefault="0060052F" w:rsidP="00841DC8">
      <w:pPr>
        <w:tabs>
          <w:tab w:val="left" w:pos="6300"/>
          <w:tab w:val="left" w:leader="underscore" w:pos="8010"/>
        </w:tabs>
        <w:ind w:left="1440" w:right="-72"/>
        <w:rPr>
          <w:sz w:val="22"/>
          <w:szCs w:val="22"/>
        </w:rPr>
      </w:pPr>
    </w:p>
    <w:p w14:paraId="72AFF8D5" w14:textId="55A59367" w:rsidR="0060052F" w:rsidRDefault="0060052F" w:rsidP="0060052F">
      <w:pPr>
        <w:tabs>
          <w:tab w:val="left" w:pos="2070"/>
          <w:tab w:val="left" w:pos="6300"/>
          <w:tab w:val="left" w:leader="underscore" w:pos="8010"/>
        </w:tabs>
        <w:ind w:left="1440" w:right="-72"/>
        <w:rPr>
          <w:sz w:val="22"/>
          <w:szCs w:val="22"/>
        </w:rPr>
      </w:pPr>
      <w:r>
        <w:rPr>
          <w:sz w:val="22"/>
          <w:szCs w:val="22"/>
        </w:rPr>
        <w:tab/>
      </w:r>
      <w:r w:rsidR="00EF4481">
        <w:rPr>
          <w:sz w:val="22"/>
          <w:szCs w:val="22"/>
        </w:rPr>
        <w:t xml:space="preserve">Print 2:  Merged </w:t>
      </w:r>
      <w:r>
        <w:rPr>
          <w:sz w:val="22"/>
          <w:szCs w:val="22"/>
        </w:rPr>
        <w:t>La</w:t>
      </w:r>
      <w:r w:rsidR="00EF4481">
        <w:rPr>
          <w:sz w:val="22"/>
          <w:szCs w:val="22"/>
        </w:rPr>
        <w:t>bels</w:t>
      </w:r>
      <w:r>
        <w:rPr>
          <w:sz w:val="22"/>
          <w:szCs w:val="22"/>
        </w:rPr>
        <w:tab/>
      </w:r>
      <w:r>
        <w:rPr>
          <w:sz w:val="22"/>
          <w:szCs w:val="22"/>
        </w:rPr>
        <w:tab/>
        <w:t xml:space="preserve"> (20 points)</w:t>
      </w:r>
    </w:p>
    <w:p w14:paraId="5EBDB48D" w14:textId="77777777" w:rsidR="0060052F" w:rsidRDefault="0060052F" w:rsidP="00841DC8">
      <w:pPr>
        <w:tabs>
          <w:tab w:val="left" w:pos="6300"/>
          <w:tab w:val="left" w:leader="underscore" w:pos="8010"/>
        </w:tabs>
        <w:ind w:left="1440" w:right="-72"/>
        <w:rPr>
          <w:sz w:val="22"/>
          <w:szCs w:val="22"/>
        </w:rPr>
      </w:pPr>
    </w:p>
    <w:p w14:paraId="4941D377" w14:textId="4069C446" w:rsidR="001C4797" w:rsidRDefault="004510FE" w:rsidP="004510FE">
      <w:pPr>
        <w:tabs>
          <w:tab w:val="left" w:pos="6300"/>
          <w:tab w:val="left" w:leader="underscore" w:pos="8010"/>
        </w:tabs>
        <w:spacing w:after="240"/>
        <w:ind w:left="1440" w:right="-72"/>
        <w:rPr>
          <w:sz w:val="22"/>
          <w:szCs w:val="22"/>
        </w:rPr>
      </w:pPr>
      <w:r>
        <w:rPr>
          <w:sz w:val="22"/>
          <w:szCs w:val="22"/>
        </w:rPr>
        <w:t xml:space="preserve">Job </w:t>
      </w:r>
      <w:r w:rsidR="0060052F">
        <w:rPr>
          <w:sz w:val="22"/>
          <w:szCs w:val="22"/>
        </w:rPr>
        <w:t>3</w:t>
      </w:r>
      <w:r w:rsidR="001C4797" w:rsidRPr="004510FE">
        <w:rPr>
          <w:sz w:val="22"/>
          <w:szCs w:val="22"/>
        </w:rPr>
        <w:t xml:space="preserve">:  </w:t>
      </w:r>
      <w:r w:rsidR="00DA1AB5">
        <w:rPr>
          <w:sz w:val="22"/>
          <w:szCs w:val="22"/>
        </w:rPr>
        <w:t>Itinerary</w:t>
      </w:r>
      <w:r w:rsidR="003F179D">
        <w:rPr>
          <w:sz w:val="22"/>
          <w:szCs w:val="22"/>
        </w:rPr>
        <w:tab/>
      </w:r>
      <w:r w:rsidR="003F179D">
        <w:rPr>
          <w:sz w:val="22"/>
          <w:szCs w:val="22"/>
        </w:rPr>
        <w:tab/>
      </w:r>
      <w:r w:rsidRPr="004510FE">
        <w:rPr>
          <w:sz w:val="22"/>
          <w:szCs w:val="22"/>
        </w:rPr>
        <w:t xml:space="preserve"> </w:t>
      </w:r>
      <w:r w:rsidR="00246A9F" w:rsidRPr="004510FE">
        <w:rPr>
          <w:sz w:val="22"/>
          <w:szCs w:val="22"/>
        </w:rPr>
        <w:t>(</w:t>
      </w:r>
      <w:r w:rsidR="00E62BC1">
        <w:rPr>
          <w:sz w:val="22"/>
          <w:szCs w:val="22"/>
        </w:rPr>
        <w:t>100</w:t>
      </w:r>
      <w:r w:rsidR="00B07639" w:rsidRPr="004510FE">
        <w:rPr>
          <w:sz w:val="22"/>
          <w:szCs w:val="22"/>
        </w:rPr>
        <w:t xml:space="preserve"> </w:t>
      </w:r>
      <w:r w:rsidRPr="004510FE">
        <w:rPr>
          <w:sz w:val="22"/>
          <w:szCs w:val="22"/>
        </w:rPr>
        <w:t>points</w:t>
      </w:r>
      <w:r w:rsidR="001C4797" w:rsidRPr="004510FE">
        <w:rPr>
          <w:sz w:val="22"/>
          <w:szCs w:val="22"/>
        </w:rPr>
        <w:t>)</w:t>
      </w:r>
    </w:p>
    <w:p w14:paraId="3E3FD354" w14:textId="68DDB218" w:rsidR="007553E9" w:rsidRDefault="007553E9" w:rsidP="004510FE">
      <w:pPr>
        <w:tabs>
          <w:tab w:val="left" w:pos="6300"/>
          <w:tab w:val="left" w:leader="underscore" w:pos="8010"/>
        </w:tabs>
        <w:spacing w:after="240"/>
        <w:ind w:left="1440" w:right="-72"/>
        <w:rPr>
          <w:sz w:val="22"/>
          <w:szCs w:val="22"/>
        </w:rPr>
      </w:pPr>
      <w:r>
        <w:rPr>
          <w:sz w:val="22"/>
          <w:szCs w:val="22"/>
        </w:rPr>
        <w:t xml:space="preserve">Job </w:t>
      </w:r>
      <w:r w:rsidR="0060052F">
        <w:rPr>
          <w:sz w:val="22"/>
          <w:szCs w:val="22"/>
        </w:rPr>
        <w:t>4</w:t>
      </w:r>
      <w:r>
        <w:rPr>
          <w:sz w:val="22"/>
          <w:szCs w:val="22"/>
        </w:rPr>
        <w:t>:</w:t>
      </w:r>
      <w:r w:rsidR="00E62BC1">
        <w:rPr>
          <w:sz w:val="22"/>
          <w:szCs w:val="22"/>
        </w:rPr>
        <w:t xml:space="preserve">  </w:t>
      </w:r>
      <w:r w:rsidR="007E0A4C">
        <w:rPr>
          <w:sz w:val="22"/>
          <w:szCs w:val="22"/>
        </w:rPr>
        <w:t>Table of Contents</w:t>
      </w:r>
      <w:r w:rsidR="007E0A4C">
        <w:rPr>
          <w:sz w:val="22"/>
          <w:szCs w:val="22"/>
        </w:rPr>
        <w:tab/>
      </w:r>
      <w:r w:rsidR="007E0A4C">
        <w:rPr>
          <w:sz w:val="22"/>
          <w:szCs w:val="22"/>
        </w:rPr>
        <w:tab/>
        <w:t xml:space="preserve"> (100 points)</w:t>
      </w:r>
      <w:r>
        <w:rPr>
          <w:sz w:val="22"/>
          <w:szCs w:val="22"/>
        </w:rPr>
        <w:tab/>
      </w:r>
    </w:p>
    <w:p w14:paraId="1C062FAB" w14:textId="70DC9AD3" w:rsidR="006D7AD3" w:rsidRPr="004510FE" w:rsidRDefault="006D7AD3" w:rsidP="004510FE">
      <w:pPr>
        <w:tabs>
          <w:tab w:val="left" w:pos="6300"/>
          <w:tab w:val="left" w:leader="underscore" w:pos="8010"/>
        </w:tabs>
        <w:spacing w:after="240"/>
        <w:ind w:left="1440" w:right="-72"/>
        <w:rPr>
          <w:sz w:val="22"/>
          <w:szCs w:val="22"/>
        </w:rPr>
      </w:pPr>
      <w:r>
        <w:rPr>
          <w:sz w:val="22"/>
          <w:szCs w:val="22"/>
        </w:rPr>
        <w:t xml:space="preserve">MOS Word Certification </w:t>
      </w:r>
      <w:r>
        <w:rPr>
          <w:sz w:val="22"/>
          <w:szCs w:val="22"/>
        </w:rPr>
        <w:tab/>
        <w:t>_______________</w:t>
      </w:r>
      <w:del w:id="15" w:author="Hewes Angie" w:date="2020-02-10T08:59:00Z">
        <w:r w:rsidDel="00B0595D">
          <w:rPr>
            <w:sz w:val="22"/>
            <w:szCs w:val="22"/>
          </w:rPr>
          <w:delText>_(</w:delText>
        </w:r>
      </w:del>
      <w:ins w:id="16" w:author="Hewes Angie" w:date="2020-02-10T08:59:00Z">
        <w:r w:rsidR="00B0595D">
          <w:rPr>
            <w:sz w:val="22"/>
            <w:szCs w:val="22"/>
          </w:rPr>
          <w:t>_ (</w:t>
        </w:r>
      </w:ins>
      <w:r>
        <w:rPr>
          <w:sz w:val="22"/>
          <w:szCs w:val="22"/>
        </w:rPr>
        <w:t>100 points)</w:t>
      </w:r>
    </w:p>
    <w:p w14:paraId="0BBC1833" w14:textId="5389F60F" w:rsidR="001C4797" w:rsidRPr="004510FE" w:rsidRDefault="004510FE" w:rsidP="0060052F">
      <w:pPr>
        <w:tabs>
          <w:tab w:val="left" w:pos="216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6D7AD3">
        <w:rPr>
          <w:b/>
          <w:i/>
          <w:sz w:val="24"/>
          <w:szCs w:val="22"/>
        </w:rPr>
        <w:t>5</w:t>
      </w:r>
      <w:r w:rsidR="00334CFB">
        <w:rPr>
          <w:b/>
          <w:i/>
          <w:sz w:val="24"/>
          <w:szCs w:val="22"/>
        </w:rPr>
        <w:t>50</w:t>
      </w:r>
      <w:r w:rsidR="00B07639" w:rsidRPr="004510FE">
        <w:rPr>
          <w:b/>
          <w:i/>
          <w:sz w:val="24"/>
          <w:szCs w:val="22"/>
        </w:rPr>
        <w:t xml:space="preserve"> points</w:t>
      </w:r>
      <w:r w:rsidR="001C4797" w:rsidRPr="004510FE">
        <w:rPr>
          <w:b/>
          <w:i/>
          <w:sz w:val="24"/>
          <w:szCs w:val="22"/>
        </w:rPr>
        <w:t>)</w:t>
      </w:r>
    </w:p>
    <w:p w14:paraId="49F91998" w14:textId="77777777" w:rsidR="00F1245D" w:rsidRPr="00250DC5" w:rsidRDefault="00F1245D" w:rsidP="00F1245D">
      <w:pPr>
        <w:jc w:val="both"/>
        <w:rPr>
          <w:sz w:val="12"/>
        </w:rPr>
      </w:pPr>
    </w:p>
    <w:p w14:paraId="3F866DA6" w14:textId="77777777" w:rsidR="00F55ED1" w:rsidRPr="004510FE" w:rsidRDefault="002A6DE1"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14:anchorId="13564B35" wp14:editId="708FF5B6">
                <wp:simplePos x="0" y="0"/>
                <wp:positionH relativeFrom="column">
                  <wp:posOffset>-80010</wp:posOffset>
                </wp:positionH>
                <wp:positionV relativeFrom="paragraph">
                  <wp:posOffset>45720</wp:posOffset>
                </wp:positionV>
                <wp:extent cx="6296025" cy="1381125"/>
                <wp:effectExtent l="0" t="0" r="3175" b="317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164ABA1D" w14:textId="77777777" w:rsidR="00097095" w:rsidRDefault="000970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564B35" id="Text Box 3" o:spid="_x0000_s1027"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" fillcolor="#d8d8d8">
                <v:path arrowok="t"/>
                <v:textbox>
                  <w:txbxContent>
                    <w:p w14:paraId="164ABA1D" w14:textId="77777777" w:rsidR="00097095" w:rsidRDefault="00097095"/>
                  </w:txbxContent>
                </v:textbox>
              </v:shape>
            </w:pict>
          </mc:Fallback>
        </mc:AlternateContent>
      </w:r>
    </w:p>
    <w:p w14:paraId="2329559E"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03C65FD9"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6C57CC50"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  No previous BPA tests and/or sample tests or facsimile (handwritten, photocopied, or keyed) are allowed in the testing area.</w:t>
      </w:r>
    </w:p>
    <w:p w14:paraId="7F461A03"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3F60D628" w14:textId="77777777" w:rsidR="00F1245D" w:rsidRPr="004510FE" w:rsidRDefault="00F1245D" w:rsidP="00F1245D">
      <w:pPr>
        <w:pStyle w:val="Header"/>
        <w:tabs>
          <w:tab w:val="clear" w:pos="4320"/>
          <w:tab w:val="clear" w:pos="8640"/>
          <w:tab w:val="left" w:pos="-1440"/>
        </w:tabs>
        <w:jc w:val="center"/>
        <w:rPr>
          <w:sz w:val="22"/>
        </w:rPr>
      </w:pPr>
    </w:p>
    <w:p w14:paraId="289945B8" w14:textId="77777777" w:rsidR="00F1245D" w:rsidRPr="004510FE" w:rsidRDefault="00F1245D" w:rsidP="00F1245D">
      <w:pPr>
        <w:widowControl w:val="0"/>
        <w:tabs>
          <w:tab w:val="left" w:pos="-360"/>
        </w:tabs>
        <w:ind w:right="90"/>
        <w:jc w:val="center"/>
        <w:rPr>
          <w:sz w:val="22"/>
          <w:szCs w:val="19"/>
        </w:rPr>
      </w:pPr>
      <w:r w:rsidRPr="004510FE">
        <w:rPr>
          <w:sz w:val="22"/>
          <w:szCs w:val="19"/>
        </w:rPr>
        <w:t>No more than ten (10) minutes orientation</w:t>
      </w:r>
    </w:p>
    <w:p w14:paraId="1B146F00" w14:textId="6DDDD36C" w:rsidR="00F1245D" w:rsidRPr="004510FE" w:rsidRDefault="00F1245D" w:rsidP="00F1245D">
      <w:pPr>
        <w:widowControl w:val="0"/>
        <w:tabs>
          <w:tab w:val="left" w:pos="-360"/>
        </w:tabs>
        <w:ind w:right="90"/>
        <w:jc w:val="center"/>
        <w:rPr>
          <w:sz w:val="22"/>
          <w:szCs w:val="19"/>
        </w:rPr>
      </w:pPr>
      <w:r w:rsidRPr="004510FE">
        <w:rPr>
          <w:sz w:val="22"/>
          <w:szCs w:val="19"/>
        </w:rPr>
        <w:t xml:space="preserve">No more than </w:t>
      </w:r>
      <w:r w:rsidR="00301619">
        <w:rPr>
          <w:sz w:val="22"/>
          <w:szCs w:val="19"/>
        </w:rPr>
        <w:t>ninety (</w:t>
      </w:r>
      <w:r w:rsidR="0076620B" w:rsidRPr="004510FE">
        <w:rPr>
          <w:sz w:val="22"/>
          <w:szCs w:val="19"/>
        </w:rPr>
        <w:t>9</w:t>
      </w:r>
      <w:r w:rsidRPr="004510FE">
        <w:rPr>
          <w:sz w:val="22"/>
          <w:szCs w:val="19"/>
        </w:rPr>
        <w:t>0</w:t>
      </w:r>
      <w:r w:rsidR="00301619">
        <w:rPr>
          <w:sz w:val="22"/>
          <w:szCs w:val="19"/>
        </w:rPr>
        <w:t>)</w:t>
      </w:r>
      <w:r w:rsidRPr="004510FE">
        <w:rPr>
          <w:sz w:val="22"/>
          <w:szCs w:val="19"/>
        </w:rPr>
        <w:t xml:space="preserve"> minutes testing time</w:t>
      </w:r>
    </w:p>
    <w:p w14:paraId="79F31918" w14:textId="77777777" w:rsidR="00F1245D" w:rsidRPr="004510FE" w:rsidRDefault="00F1245D" w:rsidP="00F1245D">
      <w:pPr>
        <w:widowControl w:val="0"/>
        <w:tabs>
          <w:tab w:val="left" w:pos="-360"/>
        </w:tabs>
        <w:ind w:right="90"/>
        <w:jc w:val="center"/>
        <w:rPr>
          <w:sz w:val="22"/>
          <w:szCs w:val="22"/>
        </w:rPr>
      </w:pPr>
      <w:r w:rsidRPr="004510FE">
        <w:rPr>
          <w:sz w:val="22"/>
          <w:szCs w:val="19"/>
        </w:rPr>
        <w:t>No more than ten (10) minutes wrap-up</w:t>
      </w:r>
    </w:p>
    <w:p w14:paraId="43CC7E9B" w14:textId="657AEC3A"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14:paraId="1721D641"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08253C35"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lastRenderedPageBreak/>
        <w:t>Workplace Skills Assessment Program</w:t>
      </w:r>
      <w:r w:rsidRPr="004510FE">
        <w:rPr>
          <w:sz w:val="22"/>
          <w:szCs w:val="22"/>
        </w:rPr>
        <w:t xml:space="preserve"> competition.</w:t>
      </w:r>
      <w:r w:rsidRPr="004510FE">
        <w:rPr>
          <w:sz w:val="22"/>
          <w:szCs w:val="22"/>
        </w:rPr>
        <w:br/>
      </w:r>
    </w:p>
    <w:p w14:paraId="17836066" w14:textId="77777777" w:rsidR="00F1245D" w:rsidRPr="004510FE" w:rsidRDefault="00F1245D" w:rsidP="00F1245D">
      <w:pPr>
        <w:jc w:val="both"/>
      </w:pPr>
    </w:p>
    <w:p w14:paraId="43D7D652" w14:textId="77777777" w:rsidR="00250DC5" w:rsidRDefault="00250DC5" w:rsidP="009867F3">
      <w:pPr>
        <w:jc w:val="center"/>
        <w:rPr>
          <w:b/>
          <w:sz w:val="24"/>
          <w:szCs w:val="24"/>
        </w:rPr>
      </w:pPr>
    </w:p>
    <w:p w14:paraId="32C5AC74" w14:textId="0ACF0AA3" w:rsidR="009867F3" w:rsidRPr="00D7200A" w:rsidRDefault="009867F3" w:rsidP="009867F3">
      <w:pPr>
        <w:jc w:val="center"/>
        <w:rPr>
          <w:sz w:val="24"/>
          <w:szCs w:val="24"/>
        </w:rPr>
      </w:pPr>
      <w:r w:rsidRPr="00D7200A">
        <w:rPr>
          <w:b/>
          <w:sz w:val="24"/>
          <w:szCs w:val="24"/>
        </w:rPr>
        <w:t>GENERAL INSTRUCTIONS</w:t>
      </w:r>
    </w:p>
    <w:p w14:paraId="6475A2B3" w14:textId="77777777" w:rsidR="009867F3" w:rsidRPr="006D4C46" w:rsidRDefault="009867F3" w:rsidP="009867F3">
      <w:pPr>
        <w:jc w:val="center"/>
        <w:rPr>
          <w:sz w:val="24"/>
          <w:szCs w:val="24"/>
        </w:rPr>
      </w:pPr>
    </w:p>
    <w:p w14:paraId="0FEF8E96" w14:textId="77777777" w:rsidR="009867F3" w:rsidRDefault="009867F3" w:rsidP="009867F3">
      <w:pPr>
        <w:numPr>
          <w:ilvl w:val="0"/>
          <w:numId w:val="16"/>
        </w:numPr>
        <w:rPr>
          <w:sz w:val="24"/>
          <w:szCs w:val="24"/>
        </w:rPr>
      </w:pPr>
      <w:r w:rsidRPr="00B27EF6">
        <w:rPr>
          <w:sz w:val="24"/>
          <w:szCs w:val="22"/>
        </w:rPr>
        <w:t xml:space="preserve">Ensure this test booklet contains </w:t>
      </w:r>
      <w:r w:rsidRPr="0091682D">
        <w:rPr>
          <w:sz w:val="24"/>
          <w:szCs w:val="24"/>
        </w:rPr>
        <w:t>Jobs 1-</w:t>
      </w:r>
      <w:r>
        <w:rPr>
          <w:sz w:val="24"/>
          <w:szCs w:val="24"/>
        </w:rPr>
        <w:t>4</w:t>
      </w:r>
      <w:r w:rsidRPr="0091682D">
        <w:rPr>
          <w:sz w:val="24"/>
          <w:szCs w:val="24"/>
        </w:rPr>
        <w:t>.</w:t>
      </w:r>
    </w:p>
    <w:p w14:paraId="743DD6FF" w14:textId="77777777" w:rsidR="009867F3" w:rsidRDefault="009867F3" w:rsidP="009867F3">
      <w:pPr>
        <w:ind w:left="450"/>
        <w:rPr>
          <w:sz w:val="24"/>
          <w:szCs w:val="24"/>
        </w:rPr>
      </w:pPr>
    </w:p>
    <w:p w14:paraId="036DF1EC" w14:textId="77777777" w:rsidR="009867F3" w:rsidRPr="005C3EB3" w:rsidRDefault="009867F3" w:rsidP="009867F3">
      <w:pPr>
        <w:numPr>
          <w:ilvl w:val="0"/>
          <w:numId w:val="16"/>
        </w:numPr>
        <w:spacing w:after="200"/>
        <w:rPr>
          <w:sz w:val="24"/>
          <w:szCs w:val="22"/>
        </w:rPr>
      </w:pPr>
      <w:r>
        <w:rPr>
          <w:sz w:val="24"/>
          <w:szCs w:val="22"/>
        </w:rPr>
        <w:t>Key all jobs</w:t>
      </w:r>
      <w:r w:rsidRPr="00B27EF6">
        <w:rPr>
          <w:sz w:val="24"/>
          <w:szCs w:val="22"/>
        </w:rPr>
        <w:t xml:space="preserve"> according to the instructions provided</w:t>
      </w:r>
      <w:r>
        <w:rPr>
          <w:sz w:val="24"/>
          <w:szCs w:val="22"/>
        </w:rPr>
        <w:t>.</w:t>
      </w:r>
    </w:p>
    <w:p w14:paraId="2BE692D3" w14:textId="77777777" w:rsidR="009867F3" w:rsidRPr="00D65BEC" w:rsidRDefault="009867F3" w:rsidP="009867F3">
      <w:pPr>
        <w:numPr>
          <w:ilvl w:val="0"/>
          <w:numId w:val="16"/>
        </w:numPr>
        <w:autoSpaceDE w:val="0"/>
        <w:autoSpaceDN w:val="0"/>
        <w:adjustRightInd w:val="0"/>
        <w:rPr>
          <w:sz w:val="24"/>
          <w:szCs w:val="24"/>
        </w:rPr>
      </w:pPr>
      <w:r w:rsidRPr="00D65BEC">
        <w:rPr>
          <w:sz w:val="24"/>
          <w:szCs w:val="22"/>
        </w:rPr>
        <w:t xml:space="preserve">Correct any and all formatting, spelling or grammar errors. Use the formatting guide in the </w:t>
      </w:r>
      <w:r w:rsidRPr="00D65BEC">
        <w:rPr>
          <w:b/>
          <w:sz w:val="24"/>
          <w:szCs w:val="22"/>
        </w:rPr>
        <w:t>Professional Business Associates Style &amp; Reference Manual</w:t>
      </w:r>
      <w:r>
        <w:rPr>
          <w:b/>
          <w:sz w:val="24"/>
          <w:szCs w:val="22"/>
        </w:rPr>
        <w:t>.</w:t>
      </w:r>
    </w:p>
    <w:p w14:paraId="479B62F2" w14:textId="77777777" w:rsidR="009867F3" w:rsidRPr="00D65BEC" w:rsidRDefault="009867F3" w:rsidP="009867F3">
      <w:pPr>
        <w:autoSpaceDE w:val="0"/>
        <w:autoSpaceDN w:val="0"/>
        <w:adjustRightInd w:val="0"/>
        <w:ind w:left="90"/>
        <w:rPr>
          <w:sz w:val="24"/>
          <w:szCs w:val="24"/>
        </w:rPr>
      </w:pPr>
    </w:p>
    <w:p w14:paraId="2F2FC3E5" w14:textId="77777777" w:rsidR="009867F3" w:rsidRPr="0091682D" w:rsidRDefault="009867F3" w:rsidP="009867F3">
      <w:pPr>
        <w:numPr>
          <w:ilvl w:val="0"/>
          <w:numId w:val="16"/>
        </w:numPr>
        <w:autoSpaceDE w:val="0"/>
        <w:autoSpaceDN w:val="0"/>
        <w:adjustRightInd w:val="0"/>
        <w:rPr>
          <w:sz w:val="24"/>
          <w:szCs w:val="24"/>
        </w:rPr>
      </w:pPr>
      <w:r w:rsidRPr="0091682D">
        <w:rPr>
          <w:sz w:val="24"/>
          <w:szCs w:val="24"/>
        </w:rPr>
        <w:t>In places you normally use your reference initials, use you</w:t>
      </w:r>
      <w:r>
        <w:rPr>
          <w:sz w:val="24"/>
          <w:szCs w:val="24"/>
        </w:rPr>
        <w:t xml:space="preserve">r </w:t>
      </w:r>
      <w:r w:rsidRPr="0091682D">
        <w:rPr>
          <w:sz w:val="24"/>
          <w:szCs w:val="24"/>
        </w:rPr>
        <w:t>contestant number.</w:t>
      </w:r>
      <w:r w:rsidRPr="0091682D">
        <w:rPr>
          <w:sz w:val="24"/>
          <w:szCs w:val="24"/>
        </w:rPr>
        <w:br/>
        <w:t xml:space="preserve">Your name or initials should </w:t>
      </w:r>
      <w:r w:rsidRPr="0091682D">
        <w:rPr>
          <w:b/>
          <w:sz w:val="24"/>
          <w:szCs w:val="24"/>
        </w:rPr>
        <w:t>NOT</w:t>
      </w:r>
      <w:r w:rsidRPr="0091682D">
        <w:rPr>
          <w:sz w:val="24"/>
          <w:szCs w:val="24"/>
        </w:rPr>
        <w:t xml:space="preserve"> appear </w:t>
      </w:r>
      <w:r>
        <w:rPr>
          <w:sz w:val="24"/>
          <w:szCs w:val="24"/>
        </w:rPr>
        <w:t xml:space="preserve">on any work you submit. Key your contestant </w:t>
      </w:r>
      <w:r w:rsidRPr="0091682D">
        <w:rPr>
          <w:sz w:val="24"/>
          <w:szCs w:val="24"/>
        </w:rPr>
        <w:t xml:space="preserve">number and job number in the footer in the lower left corner of </w:t>
      </w:r>
      <w:r w:rsidRPr="0091682D">
        <w:rPr>
          <w:b/>
          <w:sz w:val="24"/>
          <w:szCs w:val="24"/>
          <w:u w:val="single"/>
        </w:rPr>
        <w:t>all</w:t>
      </w:r>
      <w:r w:rsidRPr="0091682D">
        <w:rPr>
          <w:sz w:val="24"/>
          <w:szCs w:val="24"/>
        </w:rPr>
        <w:t xml:space="preserve"> work submitted unless specified otherwise.</w:t>
      </w:r>
    </w:p>
    <w:p w14:paraId="567AE3D5" w14:textId="77777777" w:rsidR="009867F3" w:rsidRPr="0091682D" w:rsidRDefault="009867F3" w:rsidP="009867F3">
      <w:pPr>
        <w:autoSpaceDE w:val="0"/>
        <w:autoSpaceDN w:val="0"/>
        <w:adjustRightInd w:val="0"/>
        <w:rPr>
          <w:sz w:val="24"/>
          <w:szCs w:val="24"/>
        </w:rPr>
      </w:pPr>
      <w:r w:rsidRPr="0091682D">
        <w:rPr>
          <w:noProof/>
          <w:sz w:val="24"/>
          <w:szCs w:val="24"/>
        </w:rPr>
        <w:drawing>
          <wp:anchor distT="0" distB="0" distL="114300" distR="114300" simplePos="0" relativeHeight="251660288" behindDoc="0" locked="0" layoutInCell="1" allowOverlap="1" wp14:anchorId="678BE35B" wp14:editId="7C9E0474">
            <wp:simplePos x="0" y="0"/>
            <wp:positionH relativeFrom="column">
              <wp:posOffset>2108835</wp:posOffset>
            </wp:positionH>
            <wp:positionV relativeFrom="paragraph">
              <wp:posOffset>116205</wp:posOffset>
            </wp:positionV>
            <wp:extent cx="2876550" cy="18002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6550" cy="1800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8352B2" w14:textId="77777777" w:rsidR="009867F3" w:rsidRPr="0091682D" w:rsidRDefault="009867F3" w:rsidP="009867F3">
      <w:pPr>
        <w:autoSpaceDE w:val="0"/>
        <w:autoSpaceDN w:val="0"/>
        <w:adjustRightInd w:val="0"/>
        <w:rPr>
          <w:sz w:val="24"/>
          <w:szCs w:val="24"/>
        </w:rPr>
      </w:pPr>
    </w:p>
    <w:p w14:paraId="20085B38" w14:textId="77777777" w:rsidR="009867F3" w:rsidRPr="0091682D" w:rsidRDefault="009867F3" w:rsidP="009867F3">
      <w:pPr>
        <w:autoSpaceDE w:val="0"/>
        <w:autoSpaceDN w:val="0"/>
        <w:adjustRightInd w:val="0"/>
        <w:rPr>
          <w:sz w:val="24"/>
          <w:szCs w:val="24"/>
        </w:rPr>
      </w:pPr>
    </w:p>
    <w:p w14:paraId="7BA0440A" w14:textId="77777777" w:rsidR="009867F3" w:rsidRPr="0091682D" w:rsidRDefault="009867F3" w:rsidP="009867F3">
      <w:pPr>
        <w:autoSpaceDE w:val="0"/>
        <w:autoSpaceDN w:val="0"/>
        <w:adjustRightInd w:val="0"/>
        <w:rPr>
          <w:sz w:val="24"/>
          <w:szCs w:val="24"/>
        </w:rPr>
      </w:pPr>
    </w:p>
    <w:p w14:paraId="4E5F2586" w14:textId="77777777" w:rsidR="009867F3" w:rsidRPr="0091682D" w:rsidRDefault="009867F3" w:rsidP="009867F3">
      <w:pPr>
        <w:autoSpaceDE w:val="0"/>
        <w:autoSpaceDN w:val="0"/>
        <w:adjustRightInd w:val="0"/>
        <w:rPr>
          <w:sz w:val="24"/>
          <w:szCs w:val="24"/>
        </w:rPr>
      </w:pPr>
    </w:p>
    <w:p w14:paraId="332F631E" w14:textId="77777777" w:rsidR="009867F3" w:rsidRPr="0091682D" w:rsidRDefault="009867F3" w:rsidP="009867F3">
      <w:pPr>
        <w:autoSpaceDE w:val="0"/>
        <w:autoSpaceDN w:val="0"/>
        <w:adjustRightInd w:val="0"/>
        <w:rPr>
          <w:sz w:val="24"/>
          <w:szCs w:val="24"/>
        </w:rPr>
      </w:pPr>
    </w:p>
    <w:p w14:paraId="3BFA3CC8" w14:textId="77777777" w:rsidR="009867F3" w:rsidRPr="0091682D" w:rsidRDefault="009867F3" w:rsidP="009867F3">
      <w:pPr>
        <w:spacing w:after="200"/>
        <w:ind w:left="2160"/>
        <w:rPr>
          <w:sz w:val="24"/>
          <w:szCs w:val="24"/>
        </w:rPr>
      </w:pPr>
      <w:r w:rsidRPr="0091682D">
        <w:rPr>
          <w:sz w:val="24"/>
          <w:szCs w:val="24"/>
        </w:rPr>
        <w:t>SAMPLE:</w:t>
      </w:r>
    </w:p>
    <w:p w14:paraId="09FA980E" w14:textId="77777777" w:rsidR="009867F3" w:rsidRPr="0091682D" w:rsidRDefault="009867F3" w:rsidP="009867F3">
      <w:pPr>
        <w:autoSpaceDE w:val="0"/>
        <w:autoSpaceDN w:val="0"/>
        <w:adjustRightInd w:val="0"/>
        <w:rPr>
          <w:sz w:val="24"/>
          <w:szCs w:val="24"/>
        </w:rPr>
      </w:pPr>
    </w:p>
    <w:p w14:paraId="6DA80AEE" w14:textId="77777777" w:rsidR="009867F3" w:rsidRPr="0091682D" w:rsidRDefault="009867F3" w:rsidP="009867F3">
      <w:pPr>
        <w:autoSpaceDE w:val="0"/>
        <w:autoSpaceDN w:val="0"/>
        <w:adjustRightInd w:val="0"/>
        <w:rPr>
          <w:sz w:val="24"/>
          <w:szCs w:val="24"/>
        </w:rPr>
      </w:pPr>
    </w:p>
    <w:p w14:paraId="62B82EFD" w14:textId="77777777" w:rsidR="009867F3" w:rsidRPr="0091682D" w:rsidRDefault="009867F3" w:rsidP="009867F3">
      <w:pPr>
        <w:autoSpaceDE w:val="0"/>
        <w:autoSpaceDN w:val="0"/>
        <w:adjustRightInd w:val="0"/>
        <w:rPr>
          <w:sz w:val="24"/>
          <w:szCs w:val="24"/>
        </w:rPr>
      </w:pPr>
    </w:p>
    <w:p w14:paraId="4EEF9AB8" w14:textId="77777777" w:rsidR="009867F3" w:rsidRPr="0091682D" w:rsidRDefault="009867F3" w:rsidP="009867F3">
      <w:pPr>
        <w:autoSpaceDE w:val="0"/>
        <w:autoSpaceDN w:val="0"/>
        <w:adjustRightInd w:val="0"/>
        <w:rPr>
          <w:sz w:val="24"/>
          <w:szCs w:val="24"/>
        </w:rPr>
      </w:pPr>
    </w:p>
    <w:p w14:paraId="590F5384" w14:textId="77777777" w:rsidR="009867F3" w:rsidRPr="0091682D" w:rsidRDefault="009867F3" w:rsidP="009867F3">
      <w:pPr>
        <w:numPr>
          <w:ilvl w:val="0"/>
          <w:numId w:val="16"/>
        </w:numPr>
        <w:spacing w:after="120"/>
        <w:rPr>
          <w:sz w:val="24"/>
          <w:szCs w:val="24"/>
        </w:rPr>
      </w:pPr>
      <w:r w:rsidRPr="00B4757E">
        <w:rPr>
          <w:b/>
          <w:sz w:val="24"/>
          <w:szCs w:val="24"/>
        </w:rPr>
        <w:t>IMPORTANT NOTE:</w:t>
      </w:r>
      <w:r>
        <w:rPr>
          <w:sz w:val="24"/>
          <w:szCs w:val="24"/>
        </w:rPr>
        <w:t xml:space="preserve"> </w:t>
      </w:r>
      <w:r w:rsidRPr="0091682D">
        <w:rPr>
          <w:sz w:val="24"/>
          <w:szCs w:val="24"/>
        </w:rPr>
        <w:t>If you complete the event before the end of the time allotted, notify the proctor</w:t>
      </w:r>
      <w:r>
        <w:rPr>
          <w:sz w:val="24"/>
          <w:szCs w:val="24"/>
        </w:rPr>
        <w:t xml:space="preserve"> immediately</w:t>
      </w:r>
      <w:r w:rsidRPr="0091682D">
        <w:rPr>
          <w:sz w:val="24"/>
          <w:szCs w:val="24"/>
        </w:rPr>
        <w:t>. Time could be considered a factor in determining a winner when there is a tie score</w:t>
      </w:r>
      <w:r>
        <w:rPr>
          <w:sz w:val="24"/>
          <w:szCs w:val="24"/>
        </w:rPr>
        <w:t xml:space="preserve"> in this event</w:t>
      </w:r>
      <w:r w:rsidRPr="0091682D">
        <w:rPr>
          <w:sz w:val="24"/>
          <w:szCs w:val="24"/>
        </w:rPr>
        <w:t>.</w:t>
      </w:r>
    </w:p>
    <w:p w14:paraId="3C03E484" w14:textId="77777777" w:rsidR="009867F3" w:rsidRPr="0091682D" w:rsidRDefault="009867F3" w:rsidP="009867F3">
      <w:pPr>
        <w:autoSpaceDE w:val="0"/>
        <w:autoSpaceDN w:val="0"/>
        <w:adjustRightInd w:val="0"/>
        <w:rPr>
          <w:sz w:val="24"/>
          <w:szCs w:val="24"/>
        </w:rPr>
      </w:pPr>
    </w:p>
    <w:p w14:paraId="7C627590" w14:textId="77777777" w:rsidR="009867F3" w:rsidRPr="0091682D" w:rsidRDefault="009867F3" w:rsidP="009867F3">
      <w:pPr>
        <w:numPr>
          <w:ilvl w:val="0"/>
          <w:numId w:val="16"/>
        </w:numPr>
        <w:autoSpaceDE w:val="0"/>
        <w:autoSpaceDN w:val="0"/>
        <w:adjustRightInd w:val="0"/>
        <w:spacing w:after="120"/>
        <w:rPr>
          <w:sz w:val="24"/>
          <w:szCs w:val="24"/>
        </w:rPr>
      </w:pPr>
      <w:r w:rsidRPr="0091682D">
        <w:rPr>
          <w:sz w:val="24"/>
          <w:szCs w:val="24"/>
        </w:rPr>
        <w:t xml:space="preserve">Place scoring sheet on top of </w:t>
      </w:r>
      <w:r>
        <w:rPr>
          <w:sz w:val="24"/>
          <w:szCs w:val="24"/>
        </w:rPr>
        <w:t>the</w:t>
      </w:r>
      <w:r w:rsidRPr="0091682D">
        <w:rPr>
          <w:sz w:val="24"/>
          <w:szCs w:val="24"/>
        </w:rPr>
        <w:t xml:space="preserve"> </w:t>
      </w:r>
      <w:r>
        <w:rPr>
          <w:sz w:val="24"/>
          <w:szCs w:val="24"/>
        </w:rPr>
        <w:t>j</w:t>
      </w:r>
      <w:r w:rsidRPr="0091682D">
        <w:rPr>
          <w:sz w:val="24"/>
          <w:szCs w:val="24"/>
        </w:rPr>
        <w:t>obs. Jobs should be in numerical order.</w:t>
      </w:r>
    </w:p>
    <w:tbl>
      <w:tblPr>
        <w:tblpPr w:leftFromText="180" w:rightFromText="180" w:vertAnchor="page" w:horzAnchor="page" w:tblpX="2191" w:tblpY="9901"/>
        <w:tblW w:w="0" w:type="auto"/>
        <w:tblLayout w:type="fixed"/>
        <w:tblCellMar>
          <w:left w:w="0" w:type="dxa"/>
          <w:right w:w="0" w:type="dxa"/>
        </w:tblCellMar>
        <w:tblLook w:val="04A0" w:firstRow="1" w:lastRow="0" w:firstColumn="1" w:lastColumn="0" w:noHBand="0" w:noVBand="1"/>
      </w:tblPr>
      <w:tblGrid>
        <w:gridCol w:w="1260"/>
        <w:gridCol w:w="1440"/>
      </w:tblGrid>
      <w:tr w:rsidR="009867F3" w:rsidRPr="00CB1170" w:rsidDel="00B0595D" w14:paraId="408F0FD4" w14:textId="0AFEF4AF" w:rsidTr="00843B56">
        <w:trPr>
          <w:trHeight w:val="411"/>
          <w:del w:id="17" w:author="Hewes Angie" w:date="2020-02-10T09:00:00Z"/>
        </w:trPr>
        <w:tc>
          <w:tcPr>
            <w:tcW w:w="2700" w:type="dxa"/>
            <w:gridSpan w:val="2"/>
            <w:tcBorders>
              <w:top w:val="single" w:sz="6" w:space="0" w:color="000000"/>
              <w:left w:val="single" w:sz="4" w:space="0" w:color="000000"/>
              <w:bottom w:val="single" w:sz="6" w:space="0" w:color="000000"/>
              <w:right w:val="single" w:sz="4" w:space="0" w:color="auto"/>
            </w:tcBorders>
          </w:tcPr>
          <w:p w14:paraId="68451ECE" w14:textId="63196C5B" w:rsidR="009867F3" w:rsidRPr="00CB1170" w:rsidDel="00B0595D" w:rsidRDefault="009867F3" w:rsidP="00843B56">
            <w:pPr>
              <w:autoSpaceDE w:val="0"/>
              <w:autoSpaceDN w:val="0"/>
              <w:adjustRightInd w:val="0"/>
              <w:spacing w:before="60" w:after="60"/>
              <w:ind w:left="115" w:right="-20"/>
              <w:jc w:val="center"/>
              <w:rPr>
                <w:del w:id="18" w:author="Hewes Angie" w:date="2020-02-10T09:00:00Z"/>
                <w:b/>
                <w:bCs/>
                <w:sz w:val="24"/>
                <w:szCs w:val="24"/>
              </w:rPr>
            </w:pPr>
            <w:del w:id="19" w:author="Hewes Angie" w:date="2020-02-10T09:00:00Z">
              <w:r w:rsidRPr="00CB1170" w:rsidDel="00B0595D">
                <w:rPr>
                  <w:b/>
                  <w:bCs/>
                  <w:spacing w:val="1"/>
                  <w:sz w:val="24"/>
                  <w:szCs w:val="24"/>
                </w:rPr>
                <w:delText>P</w:delText>
              </w:r>
              <w:r w:rsidRPr="00CB1170" w:rsidDel="00B0595D">
                <w:rPr>
                  <w:b/>
                  <w:bCs/>
                  <w:spacing w:val="-2"/>
                  <w:sz w:val="24"/>
                  <w:szCs w:val="24"/>
                </w:rPr>
                <w:delText>r</w:delText>
              </w:r>
              <w:r w:rsidRPr="00CB1170" w:rsidDel="00B0595D">
                <w:rPr>
                  <w:b/>
                  <w:bCs/>
                  <w:spacing w:val="1"/>
                  <w:sz w:val="24"/>
                  <w:szCs w:val="24"/>
                </w:rPr>
                <w:delText>od</w:delText>
              </w:r>
              <w:r w:rsidRPr="00CB1170" w:rsidDel="00B0595D">
                <w:rPr>
                  <w:b/>
                  <w:bCs/>
                  <w:spacing w:val="-2"/>
                  <w:sz w:val="24"/>
                  <w:szCs w:val="24"/>
                </w:rPr>
                <w:delText>u</w:delText>
              </w:r>
              <w:r w:rsidRPr="00CB1170" w:rsidDel="00B0595D">
                <w:rPr>
                  <w:b/>
                  <w:bCs/>
                  <w:spacing w:val="2"/>
                  <w:sz w:val="24"/>
                  <w:szCs w:val="24"/>
                </w:rPr>
                <w:delText>c</w:delText>
              </w:r>
              <w:r w:rsidRPr="00CB1170" w:rsidDel="00B0595D">
                <w:rPr>
                  <w:b/>
                  <w:bCs/>
                  <w:spacing w:val="-1"/>
                  <w:sz w:val="24"/>
                  <w:szCs w:val="24"/>
                </w:rPr>
                <w:delText>ti</w:delText>
              </w:r>
              <w:r w:rsidRPr="00CB1170" w:rsidDel="00B0595D">
                <w:rPr>
                  <w:b/>
                  <w:bCs/>
                  <w:spacing w:val="1"/>
                  <w:sz w:val="24"/>
                  <w:szCs w:val="24"/>
                </w:rPr>
                <w:delText>o</w:delText>
              </w:r>
              <w:r w:rsidRPr="00CB1170" w:rsidDel="00B0595D">
                <w:rPr>
                  <w:b/>
                  <w:bCs/>
                  <w:sz w:val="24"/>
                  <w:szCs w:val="24"/>
                </w:rPr>
                <w:delText xml:space="preserve">n </w:delText>
              </w:r>
              <w:r w:rsidRPr="00CB1170" w:rsidDel="00B0595D">
                <w:rPr>
                  <w:b/>
                  <w:bCs/>
                  <w:spacing w:val="1"/>
                  <w:sz w:val="24"/>
                  <w:szCs w:val="24"/>
                </w:rPr>
                <w:delText>S</w:delText>
              </w:r>
              <w:r w:rsidRPr="00CB1170" w:rsidDel="00B0595D">
                <w:rPr>
                  <w:b/>
                  <w:bCs/>
                  <w:spacing w:val="-1"/>
                  <w:sz w:val="24"/>
                  <w:szCs w:val="24"/>
                </w:rPr>
                <w:delText>t</w:delText>
              </w:r>
              <w:r w:rsidRPr="00CB1170" w:rsidDel="00B0595D">
                <w:rPr>
                  <w:b/>
                  <w:bCs/>
                  <w:spacing w:val="2"/>
                  <w:sz w:val="24"/>
                  <w:szCs w:val="24"/>
                </w:rPr>
                <w:delText>a</w:delText>
              </w:r>
              <w:r w:rsidRPr="00CB1170" w:rsidDel="00B0595D">
                <w:rPr>
                  <w:b/>
                  <w:bCs/>
                  <w:spacing w:val="-2"/>
                  <w:sz w:val="24"/>
                  <w:szCs w:val="24"/>
                </w:rPr>
                <w:delText>n</w:delText>
              </w:r>
              <w:r w:rsidRPr="00CB1170" w:rsidDel="00B0595D">
                <w:rPr>
                  <w:b/>
                  <w:bCs/>
                  <w:spacing w:val="1"/>
                  <w:sz w:val="24"/>
                  <w:szCs w:val="24"/>
                </w:rPr>
                <w:delText>d</w:delText>
              </w:r>
              <w:r w:rsidRPr="00CB1170" w:rsidDel="00B0595D">
                <w:rPr>
                  <w:b/>
                  <w:bCs/>
                  <w:spacing w:val="2"/>
                  <w:sz w:val="24"/>
                  <w:szCs w:val="24"/>
                </w:rPr>
                <w:delText>a</w:delText>
              </w:r>
              <w:r w:rsidRPr="00CB1170" w:rsidDel="00B0595D">
                <w:rPr>
                  <w:b/>
                  <w:bCs/>
                  <w:spacing w:val="-2"/>
                  <w:sz w:val="24"/>
                  <w:szCs w:val="24"/>
                </w:rPr>
                <w:delText>rds</w:delText>
              </w:r>
            </w:del>
          </w:p>
          <w:p w14:paraId="3EBBAAAA" w14:textId="615EC02A" w:rsidR="009867F3" w:rsidRPr="00CB1170" w:rsidDel="00B0595D" w:rsidRDefault="009867F3" w:rsidP="00B0595D">
            <w:pPr>
              <w:autoSpaceDE w:val="0"/>
              <w:autoSpaceDN w:val="0"/>
              <w:adjustRightInd w:val="0"/>
              <w:spacing w:before="60" w:after="60"/>
              <w:ind w:left="115" w:right="-20"/>
              <w:jc w:val="center"/>
              <w:rPr>
                <w:del w:id="20" w:author="Hewes Angie" w:date="2020-02-10T09:00:00Z"/>
                <w:sz w:val="24"/>
                <w:szCs w:val="24"/>
              </w:rPr>
            </w:pPr>
          </w:p>
        </w:tc>
      </w:tr>
      <w:tr w:rsidR="009867F3" w:rsidRPr="00CB1170" w:rsidDel="00B0595D" w14:paraId="5CFF0FF9" w14:textId="1EA6188C" w:rsidTr="00843B56">
        <w:trPr>
          <w:trHeight w:hRule="exact" w:val="512"/>
          <w:del w:id="21" w:author="Hewes Angie" w:date="2020-02-10T09:00:00Z"/>
        </w:trPr>
        <w:tc>
          <w:tcPr>
            <w:tcW w:w="1260" w:type="dxa"/>
            <w:tcBorders>
              <w:top w:val="single" w:sz="6" w:space="0" w:color="000000"/>
              <w:left w:val="single" w:sz="4" w:space="0" w:color="000000"/>
              <w:bottom w:val="single" w:sz="6" w:space="0" w:color="000000"/>
              <w:right w:val="single" w:sz="4" w:space="0" w:color="000000"/>
            </w:tcBorders>
            <w:hideMark/>
          </w:tcPr>
          <w:p w14:paraId="4B5F0A36" w14:textId="7A6906D4" w:rsidR="009867F3" w:rsidRPr="00CB1170" w:rsidDel="00B0595D" w:rsidRDefault="009867F3" w:rsidP="00843B56">
            <w:pPr>
              <w:autoSpaceDE w:val="0"/>
              <w:autoSpaceDN w:val="0"/>
              <w:adjustRightInd w:val="0"/>
              <w:ind w:left="195" w:right="-20"/>
              <w:rPr>
                <w:del w:id="22" w:author="Hewes Angie" w:date="2020-02-10T09:00:00Z"/>
                <w:sz w:val="24"/>
                <w:szCs w:val="24"/>
              </w:rPr>
            </w:pPr>
            <w:del w:id="23" w:author="Hewes Angie" w:date="2020-02-10T09:00:00Z">
              <w:r w:rsidRPr="00CB1170" w:rsidDel="00B0595D">
                <w:rPr>
                  <w:b/>
                  <w:bCs/>
                  <w:sz w:val="24"/>
                  <w:szCs w:val="24"/>
                </w:rPr>
                <w:delText xml:space="preserve">0 </w:delText>
              </w:r>
              <w:r w:rsidRPr="00CB1170" w:rsidDel="00B0595D">
                <w:rPr>
                  <w:b/>
                  <w:bCs/>
                  <w:spacing w:val="2"/>
                  <w:sz w:val="24"/>
                  <w:szCs w:val="24"/>
                </w:rPr>
                <w:delText>E</w:delText>
              </w:r>
              <w:r w:rsidRPr="00CB1170" w:rsidDel="00B0595D">
                <w:rPr>
                  <w:b/>
                  <w:bCs/>
                  <w:spacing w:val="-2"/>
                  <w:sz w:val="24"/>
                  <w:szCs w:val="24"/>
                </w:rPr>
                <w:delText>rr</w:delText>
              </w:r>
              <w:r w:rsidRPr="00CB1170" w:rsidDel="00B0595D">
                <w:rPr>
                  <w:b/>
                  <w:bCs/>
                  <w:spacing w:val="1"/>
                  <w:sz w:val="24"/>
                  <w:szCs w:val="24"/>
                </w:rPr>
                <w:delText>o</w:delText>
              </w:r>
              <w:r w:rsidRPr="00CB1170" w:rsidDel="00B0595D">
                <w:rPr>
                  <w:b/>
                  <w:bCs/>
                  <w:spacing w:val="-2"/>
                  <w:sz w:val="24"/>
                  <w:szCs w:val="24"/>
                </w:rPr>
                <w:delText>r</w:delText>
              </w:r>
              <w:r w:rsidRPr="00CB1170" w:rsidDel="00B0595D">
                <w:rPr>
                  <w:b/>
                  <w:bCs/>
                  <w:sz w:val="24"/>
                  <w:szCs w:val="24"/>
                </w:rPr>
                <w:delText>s</w:delText>
              </w:r>
            </w:del>
          </w:p>
        </w:tc>
        <w:tc>
          <w:tcPr>
            <w:tcW w:w="1440" w:type="dxa"/>
            <w:tcBorders>
              <w:top w:val="single" w:sz="6" w:space="0" w:color="000000"/>
              <w:left w:val="single" w:sz="4" w:space="0" w:color="000000"/>
              <w:bottom w:val="single" w:sz="6" w:space="0" w:color="000000"/>
              <w:right w:val="single" w:sz="4" w:space="0" w:color="auto"/>
            </w:tcBorders>
            <w:hideMark/>
          </w:tcPr>
          <w:p w14:paraId="18179D6D" w14:textId="52479182" w:rsidR="009867F3" w:rsidRPr="00CB1170" w:rsidDel="00B0595D" w:rsidRDefault="009867F3" w:rsidP="00843B56">
            <w:pPr>
              <w:autoSpaceDE w:val="0"/>
              <w:autoSpaceDN w:val="0"/>
              <w:adjustRightInd w:val="0"/>
              <w:ind w:left="147" w:right="-20"/>
              <w:jc w:val="center"/>
              <w:rPr>
                <w:del w:id="24" w:author="Hewes Angie" w:date="2020-02-10T09:00:00Z"/>
                <w:sz w:val="24"/>
                <w:szCs w:val="24"/>
              </w:rPr>
            </w:pPr>
            <w:del w:id="25" w:author="Hewes Angie" w:date="2020-02-10T09:00:00Z">
              <w:r w:rsidRPr="00CB1170" w:rsidDel="00B0595D">
                <w:rPr>
                  <w:b/>
                  <w:bCs/>
                  <w:spacing w:val="2"/>
                  <w:sz w:val="24"/>
                  <w:szCs w:val="24"/>
                </w:rPr>
                <w:delText>10</w:delText>
              </w:r>
              <w:r w:rsidRPr="00CB1170" w:rsidDel="00B0595D">
                <w:rPr>
                  <w:b/>
                  <w:bCs/>
                  <w:sz w:val="24"/>
                  <w:szCs w:val="24"/>
                </w:rPr>
                <w:delText xml:space="preserve">0 </w:delText>
              </w:r>
              <w:r w:rsidRPr="00CB1170" w:rsidDel="00B0595D">
                <w:rPr>
                  <w:b/>
                  <w:bCs/>
                  <w:spacing w:val="-2"/>
                  <w:sz w:val="24"/>
                  <w:szCs w:val="24"/>
                </w:rPr>
                <w:delText>p</w:delText>
              </w:r>
              <w:r w:rsidRPr="00CB1170" w:rsidDel="00B0595D">
                <w:rPr>
                  <w:b/>
                  <w:bCs/>
                  <w:spacing w:val="1"/>
                  <w:sz w:val="24"/>
                  <w:szCs w:val="24"/>
                </w:rPr>
                <w:delText>o</w:delText>
              </w:r>
              <w:r w:rsidRPr="00CB1170" w:rsidDel="00B0595D">
                <w:rPr>
                  <w:b/>
                  <w:bCs/>
                  <w:spacing w:val="-1"/>
                  <w:sz w:val="24"/>
                  <w:szCs w:val="24"/>
                </w:rPr>
                <w:delText>i</w:delText>
              </w:r>
              <w:r w:rsidRPr="00CB1170" w:rsidDel="00B0595D">
                <w:rPr>
                  <w:b/>
                  <w:bCs/>
                  <w:spacing w:val="1"/>
                  <w:sz w:val="24"/>
                  <w:szCs w:val="24"/>
                </w:rPr>
                <w:delText>n</w:delText>
              </w:r>
              <w:r w:rsidRPr="00CB1170" w:rsidDel="00B0595D">
                <w:rPr>
                  <w:b/>
                  <w:bCs/>
                  <w:spacing w:val="-1"/>
                  <w:sz w:val="24"/>
                  <w:szCs w:val="24"/>
                </w:rPr>
                <w:delText>t</w:delText>
              </w:r>
              <w:r w:rsidRPr="00CB1170" w:rsidDel="00B0595D">
                <w:rPr>
                  <w:b/>
                  <w:bCs/>
                  <w:sz w:val="24"/>
                  <w:szCs w:val="24"/>
                </w:rPr>
                <w:delText>s</w:delText>
              </w:r>
            </w:del>
          </w:p>
        </w:tc>
      </w:tr>
      <w:tr w:rsidR="009867F3" w:rsidRPr="00CB1170" w:rsidDel="00B0595D" w14:paraId="5A97A84B" w14:textId="5D7C12E2" w:rsidTr="00843B56">
        <w:trPr>
          <w:trHeight w:hRule="exact" w:val="512"/>
          <w:del w:id="26" w:author="Hewes Angie" w:date="2020-02-10T09:00:00Z"/>
        </w:trPr>
        <w:tc>
          <w:tcPr>
            <w:tcW w:w="1260" w:type="dxa"/>
            <w:tcBorders>
              <w:top w:val="single" w:sz="6" w:space="0" w:color="000000"/>
              <w:left w:val="single" w:sz="4" w:space="0" w:color="000000"/>
              <w:bottom w:val="single" w:sz="6" w:space="0" w:color="000000"/>
              <w:right w:val="single" w:sz="4" w:space="0" w:color="000000"/>
            </w:tcBorders>
            <w:hideMark/>
          </w:tcPr>
          <w:p w14:paraId="4014B832" w14:textId="66E01A1D" w:rsidR="009867F3" w:rsidRPr="00CB1170" w:rsidDel="00B0595D" w:rsidRDefault="009867F3" w:rsidP="00843B56">
            <w:pPr>
              <w:autoSpaceDE w:val="0"/>
              <w:autoSpaceDN w:val="0"/>
              <w:adjustRightInd w:val="0"/>
              <w:ind w:left="195" w:right="-20"/>
              <w:rPr>
                <w:del w:id="27" w:author="Hewes Angie" w:date="2020-02-10T09:00:00Z"/>
                <w:sz w:val="24"/>
                <w:szCs w:val="24"/>
              </w:rPr>
            </w:pPr>
            <w:del w:id="28" w:author="Hewes Angie" w:date="2020-02-10T09:00:00Z">
              <w:r w:rsidRPr="00CB1170" w:rsidDel="00B0595D">
                <w:rPr>
                  <w:b/>
                  <w:bCs/>
                  <w:sz w:val="24"/>
                  <w:szCs w:val="24"/>
                </w:rPr>
                <w:delText xml:space="preserve">1 </w:delText>
              </w:r>
              <w:r w:rsidRPr="00CB1170" w:rsidDel="00B0595D">
                <w:rPr>
                  <w:b/>
                  <w:bCs/>
                  <w:spacing w:val="2"/>
                  <w:sz w:val="24"/>
                  <w:szCs w:val="24"/>
                </w:rPr>
                <w:delText>E</w:delText>
              </w:r>
              <w:r w:rsidRPr="00CB1170" w:rsidDel="00B0595D">
                <w:rPr>
                  <w:b/>
                  <w:bCs/>
                  <w:spacing w:val="-2"/>
                  <w:sz w:val="24"/>
                  <w:szCs w:val="24"/>
                </w:rPr>
                <w:delText>rr</w:delText>
              </w:r>
              <w:r w:rsidRPr="00CB1170" w:rsidDel="00B0595D">
                <w:rPr>
                  <w:b/>
                  <w:bCs/>
                  <w:spacing w:val="1"/>
                  <w:sz w:val="24"/>
                  <w:szCs w:val="24"/>
                </w:rPr>
                <w:delText>o</w:delText>
              </w:r>
              <w:r w:rsidRPr="00CB1170" w:rsidDel="00B0595D">
                <w:rPr>
                  <w:b/>
                  <w:bCs/>
                  <w:sz w:val="24"/>
                  <w:szCs w:val="24"/>
                </w:rPr>
                <w:delText>r</w:delText>
              </w:r>
            </w:del>
          </w:p>
        </w:tc>
        <w:tc>
          <w:tcPr>
            <w:tcW w:w="1440" w:type="dxa"/>
            <w:tcBorders>
              <w:top w:val="single" w:sz="6" w:space="0" w:color="000000"/>
              <w:left w:val="single" w:sz="4" w:space="0" w:color="000000"/>
              <w:bottom w:val="single" w:sz="6" w:space="0" w:color="000000"/>
              <w:right w:val="single" w:sz="4" w:space="0" w:color="auto"/>
            </w:tcBorders>
            <w:hideMark/>
          </w:tcPr>
          <w:p w14:paraId="75EB2FDA" w14:textId="0F9B8CFA" w:rsidR="009867F3" w:rsidRPr="00CB1170" w:rsidDel="00B0595D" w:rsidRDefault="009867F3" w:rsidP="00843B56">
            <w:pPr>
              <w:autoSpaceDE w:val="0"/>
              <w:autoSpaceDN w:val="0"/>
              <w:adjustRightInd w:val="0"/>
              <w:ind w:left="271" w:right="-20"/>
              <w:jc w:val="center"/>
              <w:rPr>
                <w:del w:id="29" w:author="Hewes Angie" w:date="2020-02-10T09:00:00Z"/>
                <w:sz w:val="24"/>
                <w:szCs w:val="24"/>
              </w:rPr>
            </w:pPr>
            <w:del w:id="30" w:author="Hewes Angie" w:date="2020-02-10T09:00:00Z">
              <w:r w:rsidRPr="00CB1170" w:rsidDel="00B0595D">
                <w:rPr>
                  <w:b/>
                  <w:bCs/>
                  <w:spacing w:val="2"/>
                  <w:sz w:val="24"/>
                  <w:szCs w:val="24"/>
                </w:rPr>
                <w:delText>9</w:delText>
              </w:r>
              <w:r w:rsidRPr="00CB1170" w:rsidDel="00B0595D">
                <w:rPr>
                  <w:b/>
                  <w:bCs/>
                  <w:sz w:val="24"/>
                  <w:szCs w:val="24"/>
                </w:rPr>
                <w:delText xml:space="preserve">0 </w:delText>
              </w:r>
              <w:r w:rsidRPr="00CB1170" w:rsidDel="00B0595D">
                <w:rPr>
                  <w:b/>
                  <w:bCs/>
                  <w:spacing w:val="1"/>
                  <w:sz w:val="24"/>
                  <w:szCs w:val="24"/>
                </w:rPr>
                <w:delText>po</w:delText>
              </w:r>
              <w:r w:rsidRPr="00CB1170" w:rsidDel="00B0595D">
                <w:rPr>
                  <w:b/>
                  <w:bCs/>
                  <w:spacing w:val="-1"/>
                  <w:sz w:val="24"/>
                  <w:szCs w:val="24"/>
                </w:rPr>
                <w:delText>i</w:delText>
              </w:r>
              <w:r w:rsidRPr="00CB1170" w:rsidDel="00B0595D">
                <w:rPr>
                  <w:b/>
                  <w:bCs/>
                  <w:spacing w:val="1"/>
                  <w:sz w:val="24"/>
                  <w:szCs w:val="24"/>
                </w:rPr>
                <w:delText>n</w:delText>
              </w:r>
              <w:r w:rsidRPr="00CB1170" w:rsidDel="00B0595D">
                <w:rPr>
                  <w:b/>
                  <w:bCs/>
                  <w:spacing w:val="-5"/>
                  <w:sz w:val="24"/>
                  <w:szCs w:val="24"/>
                </w:rPr>
                <w:delText>t</w:delText>
              </w:r>
              <w:r w:rsidRPr="00CB1170" w:rsidDel="00B0595D">
                <w:rPr>
                  <w:b/>
                  <w:bCs/>
                  <w:sz w:val="24"/>
                  <w:szCs w:val="24"/>
                </w:rPr>
                <w:delText>s</w:delText>
              </w:r>
            </w:del>
          </w:p>
        </w:tc>
      </w:tr>
      <w:tr w:rsidR="009867F3" w:rsidRPr="00CB1170" w:rsidDel="00B0595D" w14:paraId="110537C8" w14:textId="49B08700" w:rsidTr="00843B56">
        <w:trPr>
          <w:trHeight w:hRule="exact" w:val="508"/>
          <w:del w:id="31" w:author="Hewes Angie" w:date="2020-02-10T09:00:00Z"/>
        </w:trPr>
        <w:tc>
          <w:tcPr>
            <w:tcW w:w="1260" w:type="dxa"/>
            <w:tcBorders>
              <w:top w:val="single" w:sz="6" w:space="0" w:color="000000"/>
              <w:left w:val="single" w:sz="4" w:space="0" w:color="000000"/>
              <w:bottom w:val="single" w:sz="6" w:space="0" w:color="000000"/>
              <w:right w:val="single" w:sz="4" w:space="0" w:color="000000"/>
            </w:tcBorders>
            <w:hideMark/>
          </w:tcPr>
          <w:p w14:paraId="072026E2" w14:textId="65F87817" w:rsidR="009867F3" w:rsidRPr="00CB1170" w:rsidDel="00B0595D" w:rsidRDefault="009867F3" w:rsidP="00843B56">
            <w:pPr>
              <w:autoSpaceDE w:val="0"/>
              <w:autoSpaceDN w:val="0"/>
              <w:adjustRightInd w:val="0"/>
              <w:ind w:left="195" w:right="-20"/>
              <w:rPr>
                <w:del w:id="32" w:author="Hewes Angie" w:date="2020-02-10T09:00:00Z"/>
                <w:sz w:val="24"/>
                <w:szCs w:val="24"/>
              </w:rPr>
            </w:pPr>
            <w:del w:id="33" w:author="Hewes Angie" w:date="2020-02-10T09:00:00Z">
              <w:r w:rsidRPr="00CB1170" w:rsidDel="00B0595D">
                <w:rPr>
                  <w:b/>
                  <w:bCs/>
                  <w:sz w:val="24"/>
                  <w:szCs w:val="24"/>
                </w:rPr>
                <w:delText xml:space="preserve">2 </w:delText>
              </w:r>
              <w:r w:rsidRPr="00CB1170" w:rsidDel="00B0595D">
                <w:rPr>
                  <w:b/>
                  <w:bCs/>
                  <w:spacing w:val="2"/>
                  <w:sz w:val="24"/>
                  <w:szCs w:val="24"/>
                </w:rPr>
                <w:delText>E</w:delText>
              </w:r>
              <w:r w:rsidRPr="00CB1170" w:rsidDel="00B0595D">
                <w:rPr>
                  <w:b/>
                  <w:bCs/>
                  <w:spacing w:val="-2"/>
                  <w:sz w:val="24"/>
                  <w:szCs w:val="24"/>
                </w:rPr>
                <w:delText>rr</w:delText>
              </w:r>
              <w:r w:rsidRPr="00CB1170" w:rsidDel="00B0595D">
                <w:rPr>
                  <w:b/>
                  <w:bCs/>
                  <w:spacing w:val="1"/>
                  <w:sz w:val="24"/>
                  <w:szCs w:val="24"/>
                </w:rPr>
                <w:delText>o</w:delText>
              </w:r>
              <w:r w:rsidRPr="00CB1170" w:rsidDel="00B0595D">
                <w:rPr>
                  <w:b/>
                  <w:bCs/>
                  <w:spacing w:val="-2"/>
                  <w:sz w:val="24"/>
                  <w:szCs w:val="24"/>
                </w:rPr>
                <w:delText>r</w:delText>
              </w:r>
              <w:r w:rsidRPr="00CB1170" w:rsidDel="00B0595D">
                <w:rPr>
                  <w:b/>
                  <w:bCs/>
                  <w:sz w:val="24"/>
                  <w:szCs w:val="24"/>
                </w:rPr>
                <w:delText>s</w:delText>
              </w:r>
            </w:del>
          </w:p>
        </w:tc>
        <w:tc>
          <w:tcPr>
            <w:tcW w:w="1440" w:type="dxa"/>
            <w:tcBorders>
              <w:top w:val="single" w:sz="6" w:space="0" w:color="000000"/>
              <w:left w:val="single" w:sz="4" w:space="0" w:color="000000"/>
              <w:bottom w:val="single" w:sz="6" w:space="0" w:color="000000"/>
              <w:right w:val="single" w:sz="4" w:space="0" w:color="auto"/>
            </w:tcBorders>
            <w:hideMark/>
          </w:tcPr>
          <w:p w14:paraId="77805336" w14:textId="7BCB84BF" w:rsidR="009867F3" w:rsidRPr="00CB1170" w:rsidDel="00B0595D" w:rsidRDefault="009867F3" w:rsidP="00843B56">
            <w:pPr>
              <w:autoSpaceDE w:val="0"/>
              <w:autoSpaceDN w:val="0"/>
              <w:adjustRightInd w:val="0"/>
              <w:ind w:left="271" w:right="-20"/>
              <w:jc w:val="center"/>
              <w:rPr>
                <w:del w:id="34" w:author="Hewes Angie" w:date="2020-02-10T09:00:00Z"/>
                <w:sz w:val="24"/>
                <w:szCs w:val="24"/>
              </w:rPr>
            </w:pPr>
            <w:del w:id="35" w:author="Hewes Angie" w:date="2020-02-10T09:00:00Z">
              <w:r w:rsidRPr="00CB1170" w:rsidDel="00B0595D">
                <w:rPr>
                  <w:b/>
                  <w:bCs/>
                  <w:spacing w:val="2"/>
                  <w:sz w:val="24"/>
                  <w:szCs w:val="24"/>
                </w:rPr>
                <w:delText>7</w:delText>
              </w:r>
              <w:r w:rsidRPr="00CB1170" w:rsidDel="00B0595D">
                <w:rPr>
                  <w:b/>
                  <w:bCs/>
                  <w:sz w:val="24"/>
                  <w:szCs w:val="24"/>
                </w:rPr>
                <w:delText xml:space="preserve">0 </w:delText>
              </w:r>
              <w:r w:rsidRPr="00CB1170" w:rsidDel="00B0595D">
                <w:rPr>
                  <w:b/>
                  <w:bCs/>
                  <w:spacing w:val="1"/>
                  <w:sz w:val="24"/>
                  <w:szCs w:val="24"/>
                </w:rPr>
                <w:delText>po</w:delText>
              </w:r>
              <w:r w:rsidRPr="00CB1170" w:rsidDel="00B0595D">
                <w:rPr>
                  <w:b/>
                  <w:bCs/>
                  <w:spacing w:val="-1"/>
                  <w:sz w:val="24"/>
                  <w:szCs w:val="24"/>
                </w:rPr>
                <w:delText>i</w:delText>
              </w:r>
              <w:r w:rsidRPr="00CB1170" w:rsidDel="00B0595D">
                <w:rPr>
                  <w:b/>
                  <w:bCs/>
                  <w:spacing w:val="1"/>
                  <w:sz w:val="24"/>
                  <w:szCs w:val="24"/>
                </w:rPr>
                <w:delText>n</w:delText>
              </w:r>
              <w:r w:rsidRPr="00CB1170" w:rsidDel="00B0595D">
                <w:rPr>
                  <w:b/>
                  <w:bCs/>
                  <w:spacing w:val="-5"/>
                  <w:sz w:val="24"/>
                  <w:szCs w:val="24"/>
                </w:rPr>
                <w:delText>t</w:delText>
              </w:r>
              <w:r w:rsidRPr="00CB1170" w:rsidDel="00B0595D">
                <w:rPr>
                  <w:b/>
                  <w:bCs/>
                  <w:sz w:val="24"/>
                  <w:szCs w:val="24"/>
                </w:rPr>
                <w:delText>s</w:delText>
              </w:r>
            </w:del>
          </w:p>
        </w:tc>
      </w:tr>
      <w:tr w:rsidR="009867F3" w:rsidRPr="00CB1170" w:rsidDel="00B0595D" w14:paraId="1BB27C89" w14:textId="47F1AAF2" w:rsidTr="00843B56">
        <w:trPr>
          <w:trHeight w:hRule="exact" w:val="508"/>
          <w:del w:id="36" w:author="Hewes Angie" w:date="2020-02-10T09:00:00Z"/>
        </w:trPr>
        <w:tc>
          <w:tcPr>
            <w:tcW w:w="1260" w:type="dxa"/>
            <w:tcBorders>
              <w:top w:val="single" w:sz="6" w:space="0" w:color="000000"/>
              <w:left w:val="single" w:sz="4" w:space="0" w:color="000000"/>
              <w:bottom w:val="single" w:sz="6" w:space="0" w:color="000000"/>
              <w:right w:val="single" w:sz="4" w:space="0" w:color="000000"/>
            </w:tcBorders>
            <w:hideMark/>
          </w:tcPr>
          <w:p w14:paraId="10399C32" w14:textId="5A374AF3" w:rsidR="009867F3" w:rsidRPr="00CB1170" w:rsidDel="00B0595D" w:rsidRDefault="009867F3" w:rsidP="00843B56">
            <w:pPr>
              <w:autoSpaceDE w:val="0"/>
              <w:autoSpaceDN w:val="0"/>
              <w:adjustRightInd w:val="0"/>
              <w:ind w:left="195" w:right="-20"/>
              <w:rPr>
                <w:del w:id="37" w:author="Hewes Angie" w:date="2020-02-10T09:00:00Z"/>
                <w:sz w:val="24"/>
                <w:szCs w:val="24"/>
              </w:rPr>
            </w:pPr>
            <w:del w:id="38" w:author="Hewes Angie" w:date="2020-02-10T09:00:00Z">
              <w:r w:rsidRPr="00CB1170" w:rsidDel="00B0595D">
                <w:rPr>
                  <w:b/>
                  <w:bCs/>
                  <w:sz w:val="24"/>
                  <w:szCs w:val="24"/>
                </w:rPr>
                <w:delText xml:space="preserve">3 </w:delText>
              </w:r>
              <w:r w:rsidRPr="00CB1170" w:rsidDel="00B0595D">
                <w:rPr>
                  <w:b/>
                  <w:bCs/>
                  <w:spacing w:val="2"/>
                  <w:sz w:val="24"/>
                  <w:szCs w:val="24"/>
                </w:rPr>
                <w:delText>E</w:delText>
              </w:r>
              <w:r w:rsidRPr="00CB1170" w:rsidDel="00B0595D">
                <w:rPr>
                  <w:b/>
                  <w:bCs/>
                  <w:spacing w:val="-2"/>
                  <w:sz w:val="24"/>
                  <w:szCs w:val="24"/>
                </w:rPr>
                <w:delText>rr</w:delText>
              </w:r>
              <w:r w:rsidRPr="00CB1170" w:rsidDel="00B0595D">
                <w:rPr>
                  <w:b/>
                  <w:bCs/>
                  <w:spacing w:val="2"/>
                  <w:sz w:val="24"/>
                  <w:szCs w:val="24"/>
                </w:rPr>
                <w:delText>o</w:delText>
              </w:r>
              <w:r w:rsidRPr="00CB1170" w:rsidDel="00B0595D">
                <w:rPr>
                  <w:b/>
                  <w:bCs/>
                  <w:spacing w:val="-2"/>
                  <w:sz w:val="24"/>
                  <w:szCs w:val="24"/>
                </w:rPr>
                <w:delText>rs</w:delText>
              </w:r>
            </w:del>
          </w:p>
        </w:tc>
        <w:tc>
          <w:tcPr>
            <w:tcW w:w="1440" w:type="dxa"/>
            <w:tcBorders>
              <w:top w:val="single" w:sz="6" w:space="0" w:color="000000"/>
              <w:left w:val="single" w:sz="4" w:space="0" w:color="000000"/>
              <w:bottom w:val="single" w:sz="6" w:space="0" w:color="000000"/>
              <w:right w:val="single" w:sz="4" w:space="0" w:color="auto"/>
            </w:tcBorders>
            <w:hideMark/>
          </w:tcPr>
          <w:p w14:paraId="0D29E7E9" w14:textId="61E92307" w:rsidR="009867F3" w:rsidRPr="00CB1170" w:rsidDel="00B0595D" w:rsidRDefault="009867F3" w:rsidP="00843B56">
            <w:pPr>
              <w:autoSpaceDE w:val="0"/>
              <w:autoSpaceDN w:val="0"/>
              <w:adjustRightInd w:val="0"/>
              <w:ind w:left="391" w:right="-20"/>
              <w:jc w:val="center"/>
              <w:rPr>
                <w:del w:id="39" w:author="Hewes Angie" w:date="2020-02-10T09:00:00Z"/>
                <w:sz w:val="24"/>
                <w:szCs w:val="24"/>
              </w:rPr>
            </w:pPr>
            <w:del w:id="40" w:author="Hewes Angie" w:date="2020-02-10T09:00:00Z">
              <w:r w:rsidRPr="00CB1170" w:rsidDel="00B0595D">
                <w:rPr>
                  <w:b/>
                  <w:bCs/>
                  <w:sz w:val="24"/>
                  <w:szCs w:val="24"/>
                </w:rPr>
                <w:delText xml:space="preserve">50 </w:delText>
              </w:r>
              <w:r w:rsidRPr="00CB1170" w:rsidDel="00B0595D">
                <w:rPr>
                  <w:b/>
                  <w:bCs/>
                  <w:spacing w:val="1"/>
                  <w:sz w:val="24"/>
                  <w:szCs w:val="24"/>
                </w:rPr>
                <w:delText>po</w:delText>
              </w:r>
              <w:r w:rsidRPr="00CB1170" w:rsidDel="00B0595D">
                <w:rPr>
                  <w:b/>
                  <w:bCs/>
                  <w:spacing w:val="-1"/>
                  <w:sz w:val="24"/>
                  <w:szCs w:val="24"/>
                </w:rPr>
                <w:delText>i</w:delText>
              </w:r>
              <w:r w:rsidRPr="00CB1170" w:rsidDel="00B0595D">
                <w:rPr>
                  <w:b/>
                  <w:bCs/>
                  <w:spacing w:val="1"/>
                  <w:sz w:val="24"/>
                  <w:szCs w:val="24"/>
                </w:rPr>
                <w:delText>n</w:delText>
              </w:r>
              <w:r w:rsidRPr="00CB1170" w:rsidDel="00B0595D">
                <w:rPr>
                  <w:b/>
                  <w:bCs/>
                  <w:spacing w:val="-1"/>
                  <w:sz w:val="24"/>
                  <w:szCs w:val="24"/>
                </w:rPr>
                <w:delText>t</w:delText>
              </w:r>
              <w:r w:rsidRPr="00CB1170" w:rsidDel="00B0595D">
                <w:rPr>
                  <w:b/>
                  <w:bCs/>
                  <w:sz w:val="24"/>
                  <w:szCs w:val="24"/>
                </w:rPr>
                <w:delText>s</w:delText>
              </w:r>
            </w:del>
          </w:p>
        </w:tc>
      </w:tr>
      <w:tr w:rsidR="009867F3" w:rsidRPr="00CB1170" w:rsidDel="00B0595D" w14:paraId="2A427F24" w14:textId="7287FA4C" w:rsidTr="00843B56">
        <w:trPr>
          <w:trHeight w:hRule="exact" w:val="508"/>
          <w:del w:id="41" w:author="Hewes Angie" w:date="2020-02-10T09:00:00Z"/>
        </w:trPr>
        <w:tc>
          <w:tcPr>
            <w:tcW w:w="1260" w:type="dxa"/>
            <w:tcBorders>
              <w:top w:val="single" w:sz="6" w:space="0" w:color="000000"/>
              <w:left w:val="single" w:sz="4" w:space="0" w:color="000000"/>
              <w:bottom w:val="single" w:sz="4" w:space="0" w:color="000000"/>
              <w:right w:val="single" w:sz="4" w:space="0" w:color="000000"/>
            </w:tcBorders>
          </w:tcPr>
          <w:p w14:paraId="296051A9" w14:textId="01A15709" w:rsidR="009867F3" w:rsidRPr="00CB1170" w:rsidDel="00B0595D" w:rsidRDefault="009867F3" w:rsidP="00843B56">
            <w:pPr>
              <w:autoSpaceDE w:val="0"/>
              <w:autoSpaceDN w:val="0"/>
              <w:adjustRightInd w:val="0"/>
              <w:ind w:left="195" w:right="-20"/>
              <w:rPr>
                <w:del w:id="42" w:author="Hewes Angie" w:date="2020-02-10T09:00:00Z"/>
                <w:b/>
                <w:bCs/>
                <w:sz w:val="24"/>
                <w:szCs w:val="24"/>
              </w:rPr>
            </w:pPr>
            <w:del w:id="43" w:author="Hewes Angie" w:date="2020-02-10T09:00:00Z">
              <w:r w:rsidRPr="00CB1170" w:rsidDel="00B0595D">
                <w:rPr>
                  <w:b/>
                  <w:bCs/>
                  <w:sz w:val="24"/>
                  <w:szCs w:val="24"/>
                </w:rPr>
                <w:delText>4+ Errors</w:delText>
              </w:r>
            </w:del>
          </w:p>
        </w:tc>
        <w:tc>
          <w:tcPr>
            <w:tcW w:w="1440" w:type="dxa"/>
            <w:tcBorders>
              <w:top w:val="single" w:sz="6" w:space="0" w:color="000000"/>
              <w:left w:val="single" w:sz="4" w:space="0" w:color="000000"/>
              <w:bottom w:val="single" w:sz="4" w:space="0" w:color="000000"/>
              <w:right w:val="single" w:sz="4" w:space="0" w:color="auto"/>
            </w:tcBorders>
          </w:tcPr>
          <w:p w14:paraId="6F299B94" w14:textId="4FE07F7F" w:rsidR="009867F3" w:rsidRPr="00CB1170" w:rsidDel="00B0595D" w:rsidRDefault="009867F3" w:rsidP="00843B56">
            <w:pPr>
              <w:autoSpaceDE w:val="0"/>
              <w:autoSpaceDN w:val="0"/>
              <w:adjustRightInd w:val="0"/>
              <w:ind w:left="391" w:right="-20"/>
              <w:jc w:val="center"/>
              <w:rPr>
                <w:del w:id="44" w:author="Hewes Angie" w:date="2020-02-10T09:00:00Z"/>
                <w:b/>
                <w:bCs/>
                <w:sz w:val="24"/>
                <w:szCs w:val="24"/>
              </w:rPr>
            </w:pPr>
            <w:del w:id="45" w:author="Hewes Angie" w:date="2020-02-10T09:00:00Z">
              <w:r w:rsidRPr="00CB1170" w:rsidDel="00B0595D">
                <w:rPr>
                  <w:b/>
                  <w:bCs/>
                  <w:sz w:val="24"/>
                  <w:szCs w:val="24"/>
                </w:rPr>
                <w:delText>0 points</w:delText>
              </w:r>
            </w:del>
          </w:p>
        </w:tc>
      </w:tr>
    </w:tbl>
    <w:tbl>
      <w:tblPr>
        <w:tblpPr w:leftFromText="180" w:rightFromText="180" w:vertAnchor="page" w:horzAnchor="margin" w:tblpXSpec="right" w:tblpY="10364"/>
        <w:tblW w:w="0" w:type="auto"/>
        <w:tblLayout w:type="fixed"/>
        <w:tblCellMar>
          <w:left w:w="0" w:type="dxa"/>
          <w:right w:w="0" w:type="dxa"/>
        </w:tblCellMar>
        <w:tblLook w:val="04A0" w:firstRow="1" w:lastRow="0" w:firstColumn="1" w:lastColumn="0" w:noHBand="0" w:noVBand="1"/>
      </w:tblPr>
      <w:tblGrid>
        <w:gridCol w:w="1260"/>
        <w:gridCol w:w="1440"/>
      </w:tblGrid>
      <w:tr w:rsidR="00B0595D" w:rsidRPr="00CB1170" w14:paraId="64A285D4" w14:textId="77777777" w:rsidTr="00B0595D">
        <w:trPr>
          <w:trHeight w:val="411"/>
          <w:ins w:id="46" w:author="Hewes Angie" w:date="2020-02-10T09:00:00Z"/>
        </w:trPr>
        <w:tc>
          <w:tcPr>
            <w:tcW w:w="2700" w:type="dxa"/>
            <w:gridSpan w:val="2"/>
            <w:tcBorders>
              <w:top w:val="single" w:sz="6" w:space="0" w:color="000000"/>
              <w:left w:val="single" w:sz="4" w:space="0" w:color="000000"/>
              <w:bottom w:val="single" w:sz="6" w:space="0" w:color="000000"/>
              <w:right w:val="single" w:sz="4" w:space="0" w:color="auto"/>
            </w:tcBorders>
          </w:tcPr>
          <w:p w14:paraId="659A1EF5" w14:textId="77777777" w:rsidR="00B0595D" w:rsidRPr="00CB1170" w:rsidRDefault="00B0595D" w:rsidP="00B0595D">
            <w:pPr>
              <w:autoSpaceDE w:val="0"/>
              <w:autoSpaceDN w:val="0"/>
              <w:adjustRightInd w:val="0"/>
              <w:spacing w:before="60" w:after="60"/>
              <w:ind w:left="115" w:right="-20"/>
              <w:jc w:val="center"/>
              <w:rPr>
                <w:ins w:id="47" w:author="Hewes Angie" w:date="2020-02-10T09:00:00Z"/>
                <w:sz w:val="24"/>
                <w:szCs w:val="24"/>
              </w:rPr>
            </w:pPr>
            <w:ins w:id="48" w:author="Hewes Angie" w:date="2020-02-10T09:00:00Z">
              <w:r w:rsidRPr="00CB1170">
                <w:rPr>
                  <w:b/>
                  <w:bCs/>
                  <w:spacing w:val="1"/>
                  <w:sz w:val="24"/>
                  <w:szCs w:val="24"/>
                </w:rPr>
                <w:t>P</w:t>
              </w:r>
              <w:r w:rsidRPr="00CB1170">
                <w:rPr>
                  <w:b/>
                  <w:bCs/>
                  <w:spacing w:val="-2"/>
                  <w:sz w:val="24"/>
                  <w:szCs w:val="24"/>
                </w:rPr>
                <w:t>r</w:t>
              </w:r>
              <w:r w:rsidRPr="00CB1170">
                <w:rPr>
                  <w:b/>
                  <w:bCs/>
                  <w:spacing w:val="1"/>
                  <w:sz w:val="24"/>
                  <w:szCs w:val="24"/>
                </w:rPr>
                <w:t>od</w:t>
              </w:r>
              <w:r w:rsidRPr="00CB1170">
                <w:rPr>
                  <w:b/>
                  <w:bCs/>
                  <w:spacing w:val="-2"/>
                  <w:sz w:val="24"/>
                  <w:szCs w:val="24"/>
                </w:rPr>
                <w:t>u</w:t>
              </w:r>
              <w:r w:rsidRPr="00CB1170">
                <w:rPr>
                  <w:b/>
                  <w:bCs/>
                  <w:spacing w:val="2"/>
                  <w:sz w:val="24"/>
                  <w:szCs w:val="24"/>
                </w:rPr>
                <w:t>c</w:t>
              </w:r>
              <w:r w:rsidRPr="00CB1170">
                <w:rPr>
                  <w:b/>
                  <w:bCs/>
                  <w:spacing w:val="-1"/>
                  <w:sz w:val="24"/>
                  <w:szCs w:val="24"/>
                </w:rPr>
                <w:t>ti</w:t>
              </w:r>
              <w:r w:rsidRPr="00CB1170">
                <w:rPr>
                  <w:b/>
                  <w:bCs/>
                  <w:spacing w:val="1"/>
                  <w:sz w:val="24"/>
                  <w:szCs w:val="24"/>
                </w:rPr>
                <w:t>o</w:t>
              </w:r>
              <w:r w:rsidRPr="00CB1170">
                <w:rPr>
                  <w:b/>
                  <w:bCs/>
                  <w:sz w:val="24"/>
                  <w:szCs w:val="24"/>
                </w:rPr>
                <w:t xml:space="preserve">n </w:t>
              </w:r>
              <w:r w:rsidRPr="00CB1170">
                <w:rPr>
                  <w:b/>
                  <w:bCs/>
                  <w:spacing w:val="1"/>
                  <w:sz w:val="24"/>
                  <w:szCs w:val="24"/>
                </w:rPr>
                <w:t>S</w:t>
              </w:r>
              <w:r w:rsidRPr="00CB1170">
                <w:rPr>
                  <w:b/>
                  <w:bCs/>
                  <w:spacing w:val="-1"/>
                  <w:sz w:val="24"/>
                  <w:szCs w:val="24"/>
                </w:rPr>
                <w:t>t</w:t>
              </w:r>
              <w:r w:rsidRPr="00CB1170">
                <w:rPr>
                  <w:b/>
                  <w:bCs/>
                  <w:spacing w:val="2"/>
                  <w:sz w:val="24"/>
                  <w:szCs w:val="24"/>
                </w:rPr>
                <w:t>a</w:t>
              </w:r>
              <w:r w:rsidRPr="00CB1170">
                <w:rPr>
                  <w:b/>
                  <w:bCs/>
                  <w:spacing w:val="-2"/>
                  <w:sz w:val="24"/>
                  <w:szCs w:val="24"/>
                </w:rPr>
                <w:t>n</w:t>
              </w:r>
              <w:r w:rsidRPr="00CB1170">
                <w:rPr>
                  <w:b/>
                  <w:bCs/>
                  <w:spacing w:val="1"/>
                  <w:sz w:val="24"/>
                  <w:szCs w:val="24"/>
                </w:rPr>
                <w:t>d</w:t>
              </w:r>
              <w:r w:rsidRPr="00CB1170">
                <w:rPr>
                  <w:b/>
                  <w:bCs/>
                  <w:spacing w:val="2"/>
                  <w:sz w:val="24"/>
                  <w:szCs w:val="24"/>
                </w:rPr>
                <w:t>a</w:t>
              </w:r>
              <w:r w:rsidRPr="00CB1170">
                <w:rPr>
                  <w:b/>
                  <w:bCs/>
                  <w:spacing w:val="-2"/>
                  <w:sz w:val="24"/>
                  <w:szCs w:val="24"/>
                </w:rPr>
                <w:t>rds</w:t>
              </w:r>
            </w:ins>
          </w:p>
        </w:tc>
      </w:tr>
      <w:tr w:rsidR="00B0595D" w:rsidRPr="00CB1170" w14:paraId="61D8F65F" w14:textId="77777777" w:rsidTr="00B0595D">
        <w:trPr>
          <w:trHeight w:hRule="exact" w:val="512"/>
          <w:ins w:id="49" w:author="Hewes Angie" w:date="2020-02-10T09:00:00Z"/>
        </w:trPr>
        <w:tc>
          <w:tcPr>
            <w:tcW w:w="1260" w:type="dxa"/>
            <w:tcBorders>
              <w:top w:val="single" w:sz="6" w:space="0" w:color="000000"/>
              <w:left w:val="single" w:sz="4" w:space="0" w:color="000000"/>
              <w:bottom w:val="single" w:sz="6" w:space="0" w:color="000000"/>
              <w:right w:val="single" w:sz="4" w:space="0" w:color="000000"/>
            </w:tcBorders>
            <w:hideMark/>
          </w:tcPr>
          <w:p w14:paraId="49F4F446" w14:textId="77777777" w:rsidR="00B0595D" w:rsidRPr="00CB1170" w:rsidRDefault="00B0595D" w:rsidP="00B0595D">
            <w:pPr>
              <w:autoSpaceDE w:val="0"/>
              <w:autoSpaceDN w:val="0"/>
              <w:adjustRightInd w:val="0"/>
              <w:ind w:left="195" w:right="-20"/>
              <w:rPr>
                <w:ins w:id="50" w:author="Hewes Angie" w:date="2020-02-10T09:00:00Z"/>
                <w:sz w:val="24"/>
                <w:szCs w:val="24"/>
              </w:rPr>
            </w:pPr>
            <w:ins w:id="51" w:author="Hewes Angie" w:date="2020-02-10T09:00:00Z">
              <w:r w:rsidRPr="00CB1170">
                <w:rPr>
                  <w:b/>
                  <w:bCs/>
                  <w:sz w:val="24"/>
                  <w:szCs w:val="24"/>
                </w:rPr>
                <w:t xml:space="preserve">0 </w:t>
              </w:r>
              <w:r w:rsidRPr="00CB1170">
                <w:rPr>
                  <w:b/>
                  <w:bCs/>
                  <w:spacing w:val="2"/>
                  <w:sz w:val="24"/>
                  <w:szCs w:val="24"/>
                </w:rPr>
                <w:t>E</w:t>
              </w:r>
              <w:r w:rsidRPr="00CB1170">
                <w:rPr>
                  <w:b/>
                  <w:bCs/>
                  <w:spacing w:val="-2"/>
                  <w:sz w:val="24"/>
                  <w:szCs w:val="24"/>
                </w:rPr>
                <w:t>rr</w:t>
              </w:r>
              <w:r w:rsidRPr="00CB1170">
                <w:rPr>
                  <w:b/>
                  <w:bCs/>
                  <w:spacing w:val="1"/>
                  <w:sz w:val="24"/>
                  <w:szCs w:val="24"/>
                </w:rPr>
                <w:t>o</w:t>
              </w:r>
              <w:r w:rsidRPr="00CB1170">
                <w:rPr>
                  <w:b/>
                  <w:bCs/>
                  <w:spacing w:val="-2"/>
                  <w:sz w:val="24"/>
                  <w:szCs w:val="24"/>
                </w:rPr>
                <w:t>r</w:t>
              </w:r>
              <w:r w:rsidRPr="00CB1170">
                <w:rPr>
                  <w:b/>
                  <w:bCs/>
                  <w:sz w:val="24"/>
                  <w:szCs w:val="24"/>
                </w:rPr>
                <w:t>s</w:t>
              </w:r>
            </w:ins>
          </w:p>
        </w:tc>
        <w:tc>
          <w:tcPr>
            <w:tcW w:w="1440" w:type="dxa"/>
            <w:tcBorders>
              <w:top w:val="single" w:sz="6" w:space="0" w:color="000000"/>
              <w:left w:val="single" w:sz="4" w:space="0" w:color="000000"/>
              <w:bottom w:val="single" w:sz="6" w:space="0" w:color="000000"/>
              <w:right w:val="single" w:sz="4" w:space="0" w:color="auto"/>
            </w:tcBorders>
            <w:hideMark/>
          </w:tcPr>
          <w:p w14:paraId="554C0E99" w14:textId="77777777" w:rsidR="00B0595D" w:rsidRPr="00CB1170" w:rsidRDefault="00B0595D" w:rsidP="00B0595D">
            <w:pPr>
              <w:autoSpaceDE w:val="0"/>
              <w:autoSpaceDN w:val="0"/>
              <w:adjustRightInd w:val="0"/>
              <w:ind w:left="147" w:right="-20"/>
              <w:jc w:val="center"/>
              <w:rPr>
                <w:ins w:id="52" w:author="Hewes Angie" w:date="2020-02-10T09:00:00Z"/>
                <w:sz w:val="24"/>
                <w:szCs w:val="24"/>
              </w:rPr>
            </w:pPr>
            <w:ins w:id="53" w:author="Hewes Angie" w:date="2020-02-10T09:00:00Z">
              <w:r w:rsidRPr="00CB1170">
                <w:rPr>
                  <w:b/>
                  <w:bCs/>
                  <w:spacing w:val="2"/>
                  <w:sz w:val="24"/>
                  <w:szCs w:val="24"/>
                </w:rPr>
                <w:t>10</w:t>
              </w:r>
              <w:r w:rsidRPr="00CB1170">
                <w:rPr>
                  <w:b/>
                  <w:bCs/>
                  <w:sz w:val="24"/>
                  <w:szCs w:val="24"/>
                </w:rPr>
                <w:t xml:space="preserve">0 </w:t>
              </w:r>
              <w:r w:rsidRPr="00CB1170">
                <w:rPr>
                  <w:b/>
                  <w:bCs/>
                  <w:spacing w:val="-2"/>
                  <w:sz w:val="24"/>
                  <w:szCs w:val="24"/>
                </w:rPr>
                <w:t>p</w:t>
              </w:r>
              <w:r w:rsidRPr="00CB1170">
                <w:rPr>
                  <w:b/>
                  <w:bCs/>
                  <w:spacing w:val="1"/>
                  <w:sz w:val="24"/>
                  <w:szCs w:val="24"/>
                </w:rPr>
                <w:t>o</w:t>
              </w:r>
              <w:r w:rsidRPr="00CB1170">
                <w:rPr>
                  <w:b/>
                  <w:bCs/>
                  <w:spacing w:val="-1"/>
                  <w:sz w:val="24"/>
                  <w:szCs w:val="24"/>
                </w:rPr>
                <w:t>i</w:t>
              </w:r>
              <w:r w:rsidRPr="00CB1170">
                <w:rPr>
                  <w:b/>
                  <w:bCs/>
                  <w:spacing w:val="1"/>
                  <w:sz w:val="24"/>
                  <w:szCs w:val="24"/>
                </w:rPr>
                <w:t>n</w:t>
              </w:r>
              <w:r w:rsidRPr="00CB1170">
                <w:rPr>
                  <w:b/>
                  <w:bCs/>
                  <w:spacing w:val="-1"/>
                  <w:sz w:val="24"/>
                  <w:szCs w:val="24"/>
                </w:rPr>
                <w:t>t</w:t>
              </w:r>
              <w:r w:rsidRPr="00CB1170">
                <w:rPr>
                  <w:b/>
                  <w:bCs/>
                  <w:sz w:val="24"/>
                  <w:szCs w:val="24"/>
                </w:rPr>
                <w:t>s</w:t>
              </w:r>
            </w:ins>
          </w:p>
        </w:tc>
      </w:tr>
      <w:tr w:rsidR="00B0595D" w:rsidRPr="00CB1170" w14:paraId="06AE423C" w14:textId="77777777" w:rsidTr="00B0595D">
        <w:trPr>
          <w:trHeight w:hRule="exact" w:val="512"/>
          <w:ins w:id="54" w:author="Hewes Angie" w:date="2020-02-10T09:00:00Z"/>
        </w:trPr>
        <w:tc>
          <w:tcPr>
            <w:tcW w:w="1260" w:type="dxa"/>
            <w:tcBorders>
              <w:top w:val="single" w:sz="6" w:space="0" w:color="000000"/>
              <w:left w:val="single" w:sz="4" w:space="0" w:color="000000"/>
              <w:bottom w:val="single" w:sz="6" w:space="0" w:color="000000"/>
              <w:right w:val="single" w:sz="4" w:space="0" w:color="000000"/>
            </w:tcBorders>
            <w:hideMark/>
          </w:tcPr>
          <w:p w14:paraId="5B707ED7" w14:textId="77777777" w:rsidR="00B0595D" w:rsidRPr="00CB1170" w:rsidRDefault="00B0595D" w:rsidP="00B0595D">
            <w:pPr>
              <w:autoSpaceDE w:val="0"/>
              <w:autoSpaceDN w:val="0"/>
              <w:adjustRightInd w:val="0"/>
              <w:ind w:left="195" w:right="-20"/>
              <w:rPr>
                <w:ins w:id="55" w:author="Hewes Angie" w:date="2020-02-10T09:00:00Z"/>
                <w:sz w:val="24"/>
                <w:szCs w:val="24"/>
              </w:rPr>
            </w:pPr>
            <w:ins w:id="56" w:author="Hewes Angie" w:date="2020-02-10T09:00:00Z">
              <w:r w:rsidRPr="00CB1170">
                <w:rPr>
                  <w:b/>
                  <w:bCs/>
                  <w:sz w:val="24"/>
                  <w:szCs w:val="24"/>
                </w:rPr>
                <w:t xml:space="preserve">1 </w:t>
              </w:r>
              <w:r w:rsidRPr="00CB1170">
                <w:rPr>
                  <w:b/>
                  <w:bCs/>
                  <w:spacing w:val="2"/>
                  <w:sz w:val="24"/>
                  <w:szCs w:val="24"/>
                </w:rPr>
                <w:t>E</w:t>
              </w:r>
              <w:r w:rsidRPr="00CB1170">
                <w:rPr>
                  <w:b/>
                  <w:bCs/>
                  <w:spacing w:val="-2"/>
                  <w:sz w:val="24"/>
                  <w:szCs w:val="24"/>
                </w:rPr>
                <w:t>rr</w:t>
              </w:r>
              <w:r w:rsidRPr="00CB1170">
                <w:rPr>
                  <w:b/>
                  <w:bCs/>
                  <w:spacing w:val="1"/>
                  <w:sz w:val="24"/>
                  <w:szCs w:val="24"/>
                </w:rPr>
                <w:t>o</w:t>
              </w:r>
              <w:r w:rsidRPr="00CB1170">
                <w:rPr>
                  <w:b/>
                  <w:bCs/>
                  <w:sz w:val="24"/>
                  <w:szCs w:val="24"/>
                </w:rPr>
                <w:t>r</w:t>
              </w:r>
            </w:ins>
          </w:p>
        </w:tc>
        <w:tc>
          <w:tcPr>
            <w:tcW w:w="1440" w:type="dxa"/>
            <w:tcBorders>
              <w:top w:val="single" w:sz="6" w:space="0" w:color="000000"/>
              <w:left w:val="single" w:sz="4" w:space="0" w:color="000000"/>
              <w:bottom w:val="single" w:sz="6" w:space="0" w:color="000000"/>
              <w:right w:val="single" w:sz="4" w:space="0" w:color="auto"/>
            </w:tcBorders>
            <w:hideMark/>
          </w:tcPr>
          <w:p w14:paraId="05BEE044" w14:textId="77777777" w:rsidR="00B0595D" w:rsidRPr="00CB1170" w:rsidRDefault="00B0595D" w:rsidP="00B0595D">
            <w:pPr>
              <w:autoSpaceDE w:val="0"/>
              <w:autoSpaceDN w:val="0"/>
              <w:adjustRightInd w:val="0"/>
              <w:ind w:left="271" w:right="-20"/>
              <w:jc w:val="center"/>
              <w:rPr>
                <w:ins w:id="57" w:author="Hewes Angie" w:date="2020-02-10T09:00:00Z"/>
                <w:sz w:val="24"/>
                <w:szCs w:val="24"/>
              </w:rPr>
            </w:pPr>
            <w:ins w:id="58" w:author="Hewes Angie" w:date="2020-02-10T09:00:00Z">
              <w:r w:rsidRPr="00CB1170">
                <w:rPr>
                  <w:b/>
                  <w:bCs/>
                  <w:spacing w:val="2"/>
                  <w:sz w:val="24"/>
                  <w:szCs w:val="24"/>
                </w:rPr>
                <w:t>9</w:t>
              </w:r>
              <w:r w:rsidRPr="00CB1170">
                <w:rPr>
                  <w:b/>
                  <w:bCs/>
                  <w:sz w:val="24"/>
                  <w:szCs w:val="24"/>
                </w:rPr>
                <w:t xml:space="preserve">0 </w:t>
              </w:r>
              <w:r w:rsidRPr="00CB1170">
                <w:rPr>
                  <w:b/>
                  <w:bCs/>
                  <w:spacing w:val="1"/>
                  <w:sz w:val="24"/>
                  <w:szCs w:val="24"/>
                </w:rPr>
                <w:t>po</w:t>
              </w:r>
              <w:r w:rsidRPr="00CB1170">
                <w:rPr>
                  <w:b/>
                  <w:bCs/>
                  <w:spacing w:val="-1"/>
                  <w:sz w:val="24"/>
                  <w:szCs w:val="24"/>
                </w:rPr>
                <w:t>i</w:t>
              </w:r>
              <w:r w:rsidRPr="00CB1170">
                <w:rPr>
                  <w:b/>
                  <w:bCs/>
                  <w:spacing w:val="1"/>
                  <w:sz w:val="24"/>
                  <w:szCs w:val="24"/>
                </w:rPr>
                <w:t>n</w:t>
              </w:r>
              <w:r w:rsidRPr="00CB1170">
                <w:rPr>
                  <w:b/>
                  <w:bCs/>
                  <w:spacing w:val="-5"/>
                  <w:sz w:val="24"/>
                  <w:szCs w:val="24"/>
                </w:rPr>
                <w:t>t</w:t>
              </w:r>
              <w:r w:rsidRPr="00CB1170">
                <w:rPr>
                  <w:b/>
                  <w:bCs/>
                  <w:sz w:val="24"/>
                  <w:szCs w:val="24"/>
                </w:rPr>
                <w:t>s</w:t>
              </w:r>
            </w:ins>
          </w:p>
        </w:tc>
      </w:tr>
      <w:tr w:rsidR="00B0595D" w:rsidRPr="00CB1170" w14:paraId="21025B3B" w14:textId="77777777" w:rsidTr="00B0595D">
        <w:trPr>
          <w:trHeight w:hRule="exact" w:val="508"/>
          <w:ins w:id="59" w:author="Hewes Angie" w:date="2020-02-10T09:00:00Z"/>
        </w:trPr>
        <w:tc>
          <w:tcPr>
            <w:tcW w:w="1260" w:type="dxa"/>
            <w:tcBorders>
              <w:top w:val="single" w:sz="6" w:space="0" w:color="000000"/>
              <w:left w:val="single" w:sz="4" w:space="0" w:color="000000"/>
              <w:bottom w:val="single" w:sz="6" w:space="0" w:color="000000"/>
              <w:right w:val="single" w:sz="4" w:space="0" w:color="000000"/>
            </w:tcBorders>
            <w:hideMark/>
          </w:tcPr>
          <w:p w14:paraId="662FADBE" w14:textId="77777777" w:rsidR="00B0595D" w:rsidRPr="00CB1170" w:rsidRDefault="00B0595D" w:rsidP="00B0595D">
            <w:pPr>
              <w:autoSpaceDE w:val="0"/>
              <w:autoSpaceDN w:val="0"/>
              <w:adjustRightInd w:val="0"/>
              <w:ind w:left="195" w:right="-20"/>
              <w:rPr>
                <w:ins w:id="60" w:author="Hewes Angie" w:date="2020-02-10T09:00:00Z"/>
                <w:sz w:val="24"/>
                <w:szCs w:val="24"/>
              </w:rPr>
            </w:pPr>
            <w:ins w:id="61" w:author="Hewes Angie" w:date="2020-02-10T09:00:00Z">
              <w:r w:rsidRPr="00CB1170">
                <w:rPr>
                  <w:b/>
                  <w:bCs/>
                  <w:sz w:val="24"/>
                  <w:szCs w:val="24"/>
                </w:rPr>
                <w:t xml:space="preserve">2 </w:t>
              </w:r>
              <w:r w:rsidRPr="00CB1170">
                <w:rPr>
                  <w:b/>
                  <w:bCs/>
                  <w:spacing w:val="2"/>
                  <w:sz w:val="24"/>
                  <w:szCs w:val="24"/>
                </w:rPr>
                <w:t>E</w:t>
              </w:r>
              <w:r w:rsidRPr="00CB1170">
                <w:rPr>
                  <w:b/>
                  <w:bCs/>
                  <w:spacing w:val="-2"/>
                  <w:sz w:val="24"/>
                  <w:szCs w:val="24"/>
                </w:rPr>
                <w:t>rr</w:t>
              </w:r>
              <w:r w:rsidRPr="00CB1170">
                <w:rPr>
                  <w:b/>
                  <w:bCs/>
                  <w:spacing w:val="1"/>
                  <w:sz w:val="24"/>
                  <w:szCs w:val="24"/>
                </w:rPr>
                <w:t>o</w:t>
              </w:r>
              <w:r w:rsidRPr="00CB1170">
                <w:rPr>
                  <w:b/>
                  <w:bCs/>
                  <w:spacing w:val="-2"/>
                  <w:sz w:val="24"/>
                  <w:szCs w:val="24"/>
                </w:rPr>
                <w:t>r</w:t>
              </w:r>
              <w:r w:rsidRPr="00CB1170">
                <w:rPr>
                  <w:b/>
                  <w:bCs/>
                  <w:sz w:val="24"/>
                  <w:szCs w:val="24"/>
                </w:rPr>
                <w:t>s</w:t>
              </w:r>
            </w:ins>
          </w:p>
        </w:tc>
        <w:tc>
          <w:tcPr>
            <w:tcW w:w="1440" w:type="dxa"/>
            <w:tcBorders>
              <w:top w:val="single" w:sz="6" w:space="0" w:color="000000"/>
              <w:left w:val="single" w:sz="4" w:space="0" w:color="000000"/>
              <w:bottom w:val="single" w:sz="6" w:space="0" w:color="000000"/>
              <w:right w:val="single" w:sz="4" w:space="0" w:color="auto"/>
            </w:tcBorders>
            <w:hideMark/>
          </w:tcPr>
          <w:p w14:paraId="4E2949D5" w14:textId="77777777" w:rsidR="00B0595D" w:rsidRPr="00CB1170" w:rsidRDefault="00B0595D" w:rsidP="00B0595D">
            <w:pPr>
              <w:autoSpaceDE w:val="0"/>
              <w:autoSpaceDN w:val="0"/>
              <w:adjustRightInd w:val="0"/>
              <w:ind w:left="271" w:right="-20"/>
              <w:jc w:val="center"/>
              <w:rPr>
                <w:ins w:id="62" w:author="Hewes Angie" w:date="2020-02-10T09:00:00Z"/>
                <w:sz w:val="24"/>
                <w:szCs w:val="24"/>
              </w:rPr>
            </w:pPr>
            <w:ins w:id="63" w:author="Hewes Angie" w:date="2020-02-10T09:00:00Z">
              <w:r w:rsidRPr="00CB1170">
                <w:rPr>
                  <w:b/>
                  <w:bCs/>
                  <w:spacing w:val="2"/>
                  <w:sz w:val="24"/>
                  <w:szCs w:val="24"/>
                </w:rPr>
                <w:t>7</w:t>
              </w:r>
              <w:r w:rsidRPr="00CB1170">
                <w:rPr>
                  <w:b/>
                  <w:bCs/>
                  <w:sz w:val="24"/>
                  <w:szCs w:val="24"/>
                </w:rPr>
                <w:t xml:space="preserve">0 </w:t>
              </w:r>
              <w:r w:rsidRPr="00CB1170">
                <w:rPr>
                  <w:b/>
                  <w:bCs/>
                  <w:spacing w:val="1"/>
                  <w:sz w:val="24"/>
                  <w:szCs w:val="24"/>
                </w:rPr>
                <w:t>po</w:t>
              </w:r>
              <w:r w:rsidRPr="00CB1170">
                <w:rPr>
                  <w:b/>
                  <w:bCs/>
                  <w:spacing w:val="-1"/>
                  <w:sz w:val="24"/>
                  <w:szCs w:val="24"/>
                </w:rPr>
                <w:t>i</w:t>
              </w:r>
              <w:r w:rsidRPr="00CB1170">
                <w:rPr>
                  <w:b/>
                  <w:bCs/>
                  <w:spacing w:val="1"/>
                  <w:sz w:val="24"/>
                  <w:szCs w:val="24"/>
                </w:rPr>
                <w:t>n</w:t>
              </w:r>
              <w:r w:rsidRPr="00CB1170">
                <w:rPr>
                  <w:b/>
                  <w:bCs/>
                  <w:spacing w:val="-5"/>
                  <w:sz w:val="24"/>
                  <w:szCs w:val="24"/>
                </w:rPr>
                <w:t>t</w:t>
              </w:r>
              <w:r w:rsidRPr="00CB1170">
                <w:rPr>
                  <w:b/>
                  <w:bCs/>
                  <w:sz w:val="24"/>
                  <w:szCs w:val="24"/>
                </w:rPr>
                <w:t>s</w:t>
              </w:r>
            </w:ins>
          </w:p>
        </w:tc>
      </w:tr>
      <w:tr w:rsidR="00B0595D" w:rsidRPr="00CB1170" w14:paraId="7E078CB8" w14:textId="77777777" w:rsidTr="00B0595D">
        <w:trPr>
          <w:trHeight w:hRule="exact" w:val="508"/>
          <w:ins w:id="64" w:author="Hewes Angie" w:date="2020-02-10T09:00:00Z"/>
        </w:trPr>
        <w:tc>
          <w:tcPr>
            <w:tcW w:w="1260" w:type="dxa"/>
            <w:tcBorders>
              <w:top w:val="single" w:sz="6" w:space="0" w:color="000000"/>
              <w:left w:val="single" w:sz="4" w:space="0" w:color="000000"/>
              <w:bottom w:val="single" w:sz="6" w:space="0" w:color="000000"/>
              <w:right w:val="single" w:sz="4" w:space="0" w:color="000000"/>
            </w:tcBorders>
            <w:hideMark/>
          </w:tcPr>
          <w:p w14:paraId="72729AA8" w14:textId="77777777" w:rsidR="00B0595D" w:rsidRPr="00CB1170" w:rsidRDefault="00B0595D" w:rsidP="00B0595D">
            <w:pPr>
              <w:autoSpaceDE w:val="0"/>
              <w:autoSpaceDN w:val="0"/>
              <w:adjustRightInd w:val="0"/>
              <w:ind w:left="195" w:right="-20"/>
              <w:rPr>
                <w:ins w:id="65" w:author="Hewes Angie" w:date="2020-02-10T09:00:00Z"/>
                <w:sz w:val="24"/>
                <w:szCs w:val="24"/>
              </w:rPr>
            </w:pPr>
            <w:ins w:id="66" w:author="Hewes Angie" w:date="2020-02-10T09:00:00Z">
              <w:r w:rsidRPr="00CB1170">
                <w:rPr>
                  <w:b/>
                  <w:bCs/>
                  <w:sz w:val="24"/>
                  <w:szCs w:val="24"/>
                </w:rPr>
                <w:t xml:space="preserve">3 </w:t>
              </w:r>
              <w:r w:rsidRPr="00CB1170">
                <w:rPr>
                  <w:b/>
                  <w:bCs/>
                  <w:spacing w:val="2"/>
                  <w:sz w:val="24"/>
                  <w:szCs w:val="24"/>
                </w:rPr>
                <w:t>E</w:t>
              </w:r>
              <w:r w:rsidRPr="00CB1170">
                <w:rPr>
                  <w:b/>
                  <w:bCs/>
                  <w:spacing w:val="-2"/>
                  <w:sz w:val="24"/>
                  <w:szCs w:val="24"/>
                </w:rPr>
                <w:t>rr</w:t>
              </w:r>
              <w:r w:rsidRPr="00CB1170">
                <w:rPr>
                  <w:b/>
                  <w:bCs/>
                  <w:spacing w:val="2"/>
                  <w:sz w:val="24"/>
                  <w:szCs w:val="24"/>
                </w:rPr>
                <w:t>o</w:t>
              </w:r>
              <w:r w:rsidRPr="00CB1170">
                <w:rPr>
                  <w:b/>
                  <w:bCs/>
                  <w:spacing w:val="-2"/>
                  <w:sz w:val="24"/>
                  <w:szCs w:val="24"/>
                </w:rPr>
                <w:t>rs</w:t>
              </w:r>
            </w:ins>
          </w:p>
        </w:tc>
        <w:tc>
          <w:tcPr>
            <w:tcW w:w="1440" w:type="dxa"/>
            <w:tcBorders>
              <w:top w:val="single" w:sz="6" w:space="0" w:color="000000"/>
              <w:left w:val="single" w:sz="4" w:space="0" w:color="000000"/>
              <w:bottom w:val="single" w:sz="6" w:space="0" w:color="000000"/>
              <w:right w:val="single" w:sz="4" w:space="0" w:color="auto"/>
            </w:tcBorders>
            <w:hideMark/>
          </w:tcPr>
          <w:p w14:paraId="31A41006" w14:textId="77777777" w:rsidR="00B0595D" w:rsidRPr="00CB1170" w:rsidRDefault="00B0595D" w:rsidP="00B0595D">
            <w:pPr>
              <w:autoSpaceDE w:val="0"/>
              <w:autoSpaceDN w:val="0"/>
              <w:adjustRightInd w:val="0"/>
              <w:ind w:left="391" w:right="-20"/>
              <w:jc w:val="center"/>
              <w:rPr>
                <w:ins w:id="67" w:author="Hewes Angie" w:date="2020-02-10T09:00:00Z"/>
                <w:sz w:val="24"/>
                <w:szCs w:val="24"/>
              </w:rPr>
            </w:pPr>
            <w:ins w:id="68" w:author="Hewes Angie" w:date="2020-02-10T09:00:00Z">
              <w:r w:rsidRPr="00CB1170">
                <w:rPr>
                  <w:b/>
                  <w:bCs/>
                  <w:sz w:val="24"/>
                  <w:szCs w:val="24"/>
                </w:rPr>
                <w:t xml:space="preserve">50 </w:t>
              </w:r>
              <w:r w:rsidRPr="00CB1170">
                <w:rPr>
                  <w:b/>
                  <w:bCs/>
                  <w:spacing w:val="1"/>
                  <w:sz w:val="24"/>
                  <w:szCs w:val="24"/>
                </w:rPr>
                <w:t>po</w:t>
              </w:r>
              <w:r w:rsidRPr="00CB1170">
                <w:rPr>
                  <w:b/>
                  <w:bCs/>
                  <w:spacing w:val="-1"/>
                  <w:sz w:val="24"/>
                  <w:szCs w:val="24"/>
                </w:rPr>
                <w:t>i</w:t>
              </w:r>
              <w:r w:rsidRPr="00CB1170">
                <w:rPr>
                  <w:b/>
                  <w:bCs/>
                  <w:spacing w:val="1"/>
                  <w:sz w:val="24"/>
                  <w:szCs w:val="24"/>
                </w:rPr>
                <w:t>n</w:t>
              </w:r>
              <w:r w:rsidRPr="00CB1170">
                <w:rPr>
                  <w:b/>
                  <w:bCs/>
                  <w:spacing w:val="-1"/>
                  <w:sz w:val="24"/>
                  <w:szCs w:val="24"/>
                </w:rPr>
                <w:t>t</w:t>
              </w:r>
              <w:r w:rsidRPr="00CB1170">
                <w:rPr>
                  <w:b/>
                  <w:bCs/>
                  <w:sz w:val="24"/>
                  <w:szCs w:val="24"/>
                </w:rPr>
                <w:t>s</w:t>
              </w:r>
            </w:ins>
          </w:p>
        </w:tc>
      </w:tr>
      <w:tr w:rsidR="00B0595D" w:rsidRPr="00CB1170" w14:paraId="13DDEA86" w14:textId="77777777" w:rsidTr="00B0595D">
        <w:trPr>
          <w:trHeight w:hRule="exact" w:val="508"/>
          <w:ins w:id="69" w:author="Hewes Angie" w:date="2020-02-10T09:00:00Z"/>
        </w:trPr>
        <w:tc>
          <w:tcPr>
            <w:tcW w:w="1260" w:type="dxa"/>
            <w:tcBorders>
              <w:top w:val="single" w:sz="6" w:space="0" w:color="000000"/>
              <w:left w:val="single" w:sz="4" w:space="0" w:color="000000"/>
              <w:bottom w:val="single" w:sz="4" w:space="0" w:color="000000"/>
              <w:right w:val="single" w:sz="4" w:space="0" w:color="000000"/>
            </w:tcBorders>
          </w:tcPr>
          <w:p w14:paraId="02AE672F" w14:textId="77777777" w:rsidR="00B0595D" w:rsidRPr="00CB1170" w:rsidRDefault="00B0595D" w:rsidP="00B0595D">
            <w:pPr>
              <w:autoSpaceDE w:val="0"/>
              <w:autoSpaceDN w:val="0"/>
              <w:adjustRightInd w:val="0"/>
              <w:ind w:left="195" w:right="-20"/>
              <w:rPr>
                <w:ins w:id="70" w:author="Hewes Angie" w:date="2020-02-10T09:00:00Z"/>
                <w:b/>
                <w:bCs/>
                <w:sz w:val="24"/>
                <w:szCs w:val="24"/>
              </w:rPr>
            </w:pPr>
            <w:ins w:id="71" w:author="Hewes Angie" w:date="2020-02-10T09:00:00Z">
              <w:r w:rsidRPr="00CB1170">
                <w:rPr>
                  <w:b/>
                  <w:bCs/>
                  <w:sz w:val="24"/>
                  <w:szCs w:val="24"/>
                </w:rPr>
                <w:t>4+ Errors</w:t>
              </w:r>
            </w:ins>
          </w:p>
        </w:tc>
        <w:tc>
          <w:tcPr>
            <w:tcW w:w="1440" w:type="dxa"/>
            <w:tcBorders>
              <w:top w:val="single" w:sz="6" w:space="0" w:color="000000"/>
              <w:left w:val="single" w:sz="4" w:space="0" w:color="000000"/>
              <w:bottom w:val="single" w:sz="4" w:space="0" w:color="000000"/>
              <w:right w:val="single" w:sz="4" w:space="0" w:color="auto"/>
            </w:tcBorders>
          </w:tcPr>
          <w:p w14:paraId="77B91EC2" w14:textId="77777777" w:rsidR="00B0595D" w:rsidRPr="00CB1170" w:rsidRDefault="00B0595D" w:rsidP="00B0595D">
            <w:pPr>
              <w:autoSpaceDE w:val="0"/>
              <w:autoSpaceDN w:val="0"/>
              <w:adjustRightInd w:val="0"/>
              <w:ind w:left="391" w:right="-20"/>
              <w:jc w:val="center"/>
              <w:rPr>
                <w:ins w:id="72" w:author="Hewes Angie" w:date="2020-02-10T09:00:00Z"/>
                <w:b/>
                <w:bCs/>
                <w:sz w:val="24"/>
                <w:szCs w:val="24"/>
              </w:rPr>
            </w:pPr>
            <w:ins w:id="73" w:author="Hewes Angie" w:date="2020-02-10T09:00:00Z">
              <w:r w:rsidRPr="00CB1170">
                <w:rPr>
                  <w:b/>
                  <w:bCs/>
                  <w:sz w:val="24"/>
                  <w:szCs w:val="24"/>
                </w:rPr>
                <w:t>0 points</w:t>
              </w:r>
            </w:ins>
          </w:p>
        </w:tc>
      </w:tr>
    </w:tbl>
    <w:p w14:paraId="54146404" w14:textId="77777777" w:rsidR="009867F3" w:rsidRDefault="009867F3" w:rsidP="009867F3">
      <w:pPr>
        <w:rPr>
          <w:sz w:val="24"/>
          <w:szCs w:val="24"/>
        </w:rPr>
      </w:pPr>
    </w:p>
    <w:p w14:paraId="2D4DC26C" w14:textId="77777777" w:rsidR="009867F3" w:rsidRPr="00CB1170" w:rsidRDefault="009867F3" w:rsidP="009867F3">
      <w:pPr>
        <w:rPr>
          <w:sz w:val="24"/>
          <w:szCs w:val="24"/>
        </w:rPr>
      </w:pPr>
    </w:p>
    <w:p w14:paraId="1B288254" w14:textId="77777777" w:rsidR="009867F3" w:rsidRPr="00CB1170" w:rsidRDefault="009867F3" w:rsidP="009867F3">
      <w:pPr>
        <w:rPr>
          <w:sz w:val="24"/>
          <w:szCs w:val="24"/>
        </w:rPr>
      </w:pPr>
    </w:p>
    <w:p w14:paraId="7C1C82DD" w14:textId="77777777" w:rsidR="009867F3" w:rsidRPr="00CB1170" w:rsidRDefault="009867F3" w:rsidP="009867F3">
      <w:pPr>
        <w:rPr>
          <w:sz w:val="24"/>
          <w:szCs w:val="24"/>
        </w:rPr>
      </w:pPr>
    </w:p>
    <w:p w14:paraId="6CD55AE2" w14:textId="77777777" w:rsidR="009867F3" w:rsidRPr="00CB1170" w:rsidRDefault="009867F3" w:rsidP="009867F3">
      <w:pPr>
        <w:rPr>
          <w:sz w:val="24"/>
          <w:szCs w:val="24"/>
        </w:rPr>
      </w:pPr>
    </w:p>
    <w:p w14:paraId="500C8105" w14:textId="77777777" w:rsidR="009867F3" w:rsidRPr="00CB1170" w:rsidRDefault="009867F3" w:rsidP="009867F3">
      <w:pPr>
        <w:rPr>
          <w:sz w:val="24"/>
          <w:szCs w:val="24"/>
        </w:rPr>
      </w:pPr>
    </w:p>
    <w:p w14:paraId="0ABE6C78" w14:textId="77777777" w:rsidR="009867F3" w:rsidRPr="00CB1170" w:rsidRDefault="009867F3" w:rsidP="009867F3">
      <w:pPr>
        <w:rPr>
          <w:sz w:val="24"/>
          <w:szCs w:val="24"/>
        </w:rPr>
      </w:pPr>
    </w:p>
    <w:p w14:paraId="4653EE4B" w14:textId="77777777" w:rsidR="009867F3" w:rsidRPr="00CB1170" w:rsidRDefault="009867F3" w:rsidP="009867F3">
      <w:pPr>
        <w:rPr>
          <w:sz w:val="24"/>
          <w:szCs w:val="24"/>
        </w:rPr>
      </w:pPr>
    </w:p>
    <w:p w14:paraId="1CE97DA7" w14:textId="77777777" w:rsidR="009867F3" w:rsidRPr="00CB1170" w:rsidRDefault="009867F3" w:rsidP="009867F3">
      <w:pPr>
        <w:rPr>
          <w:sz w:val="24"/>
          <w:szCs w:val="24"/>
        </w:rPr>
      </w:pPr>
    </w:p>
    <w:p w14:paraId="4486314E" w14:textId="77777777" w:rsidR="009867F3" w:rsidRPr="00CB1170" w:rsidRDefault="009867F3" w:rsidP="009867F3">
      <w:pPr>
        <w:rPr>
          <w:sz w:val="24"/>
          <w:szCs w:val="24"/>
        </w:rPr>
      </w:pPr>
    </w:p>
    <w:p w14:paraId="6B1E5BAB" w14:textId="77777777" w:rsidR="009867F3" w:rsidRPr="00CB1170" w:rsidRDefault="009867F3" w:rsidP="009867F3">
      <w:pPr>
        <w:rPr>
          <w:sz w:val="24"/>
          <w:szCs w:val="24"/>
        </w:rPr>
      </w:pPr>
    </w:p>
    <w:p w14:paraId="06AFA344" w14:textId="77777777" w:rsidR="009867F3" w:rsidRPr="00CB1170" w:rsidRDefault="009867F3" w:rsidP="009867F3">
      <w:pPr>
        <w:rPr>
          <w:sz w:val="24"/>
          <w:szCs w:val="24"/>
        </w:rPr>
      </w:pPr>
    </w:p>
    <w:p w14:paraId="1B1709CC" w14:textId="77777777" w:rsidR="009867F3" w:rsidRPr="00CB1170" w:rsidRDefault="009867F3" w:rsidP="009867F3">
      <w:pPr>
        <w:rPr>
          <w:sz w:val="24"/>
          <w:szCs w:val="24"/>
        </w:rPr>
      </w:pPr>
    </w:p>
    <w:p w14:paraId="5DDFA363" w14:textId="04ADC8EB" w:rsidR="009867F3" w:rsidRDefault="009867F3" w:rsidP="009867F3">
      <w:pPr>
        <w:rPr>
          <w:sz w:val="24"/>
          <w:szCs w:val="24"/>
        </w:rPr>
      </w:pPr>
      <w:r>
        <w:rPr>
          <w:sz w:val="24"/>
          <w:szCs w:val="24"/>
        </w:rPr>
        <w:lastRenderedPageBreak/>
        <w:br w:type="page"/>
      </w:r>
    </w:p>
    <w:p w14:paraId="14396692" w14:textId="34C01315" w:rsidR="00DA1AB5" w:rsidRDefault="00DA1AB5" w:rsidP="00843B56">
      <w:pPr>
        <w:rPr>
          <w:b/>
          <w:sz w:val="28"/>
          <w:szCs w:val="24"/>
        </w:rPr>
      </w:pPr>
    </w:p>
    <w:p w14:paraId="0D305738" w14:textId="61C7397D" w:rsidR="007505FA" w:rsidRDefault="007505FA" w:rsidP="007505FA">
      <w:pPr>
        <w:rPr>
          <w:b/>
          <w:sz w:val="28"/>
          <w:szCs w:val="24"/>
        </w:rPr>
      </w:pPr>
      <w:r w:rsidRPr="001B78A8">
        <w:rPr>
          <w:b/>
          <w:sz w:val="28"/>
          <w:szCs w:val="24"/>
        </w:rPr>
        <w:t>J</w:t>
      </w:r>
      <w:r w:rsidR="00D05E74">
        <w:rPr>
          <w:b/>
          <w:sz w:val="28"/>
          <w:szCs w:val="24"/>
        </w:rPr>
        <w:t>ob</w:t>
      </w:r>
      <w:r w:rsidRPr="001B78A8">
        <w:rPr>
          <w:b/>
          <w:sz w:val="28"/>
          <w:szCs w:val="24"/>
        </w:rPr>
        <w:t xml:space="preserve"> </w:t>
      </w:r>
      <w:r>
        <w:rPr>
          <w:b/>
          <w:sz w:val="28"/>
          <w:szCs w:val="24"/>
        </w:rPr>
        <w:t>1</w:t>
      </w:r>
      <w:r w:rsidRPr="001B78A8">
        <w:rPr>
          <w:b/>
          <w:sz w:val="28"/>
          <w:szCs w:val="24"/>
        </w:rPr>
        <w:t xml:space="preserve"> –</w:t>
      </w:r>
      <w:r>
        <w:rPr>
          <w:b/>
          <w:sz w:val="28"/>
          <w:szCs w:val="24"/>
        </w:rPr>
        <w:t xml:space="preserve"> </w:t>
      </w:r>
      <w:r w:rsidR="00573A2B">
        <w:rPr>
          <w:b/>
          <w:sz w:val="28"/>
          <w:szCs w:val="24"/>
        </w:rPr>
        <w:t>Letter</w:t>
      </w:r>
    </w:p>
    <w:p w14:paraId="56BBB2C3" w14:textId="77777777" w:rsidR="00573A2B" w:rsidRPr="00250DC5" w:rsidRDefault="00573A2B" w:rsidP="007505FA">
      <w:pPr>
        <w:rPr>
          <w:b/>
          <w:sz w:val="10"/>
          <w:szCs w:val="22"/>
        </w:rPr>
      </w:pPr>
    </w:p>
    <w:p w14:paraId="3F2E4816" w14:textId="104B36DC" w:rsidR="005F4927" w:rsidRDefault="005F4927" w:rsidP="005F4927">
      <w:pPr>
        <w:rPr>
          <w:sz w:val="24"/>
          <w:szCs w:val="24"/>
        </w:rPr>
      </w:pPr>
      <w:r>
        <w:rPr>
          <w:sz w:val="24"/>
          <w:szCs w:val="24"/>
        </w:rPr>
        <w:t xml:space="preserve">Using the information provided and the </w:t>
      </w:r>
      <w:r w:rsidRPr="00B0595D">
        <w:rPr>
          <w:i/>
          <w:sz w:val="24"/>
          <w:szCs w:val="24"/>
          <w:rPrChange w:id="74" w:author="Hewes Angie" w:date="2020-02-10T09:00:00Z">
            <w:rPr>
              <w:sz w:val="24"/>
              <w:szCs w:val="24"/>
            </w:rPr>
          </w:rPrChange>
        </w:rPr>
        <w:t>Style &amp; Reference Manual</w:t>
      </w:r>
      <w:r>
        <w:rPr>
          <w:sz w:val="24"/>
          <w:szCs w:val="24"/>
        </w:rPr>
        <w:t>, prepare a letter</w:t>
      </w:r>
      <w:r w:rsidR="00BD44C1">
        <w:rPr>
          <w:sz w:val="24"/>
          <w:szCs w:val="24"/>
        </w:rPr>
        <w:t xml:space="preserve"> with mail merge.  </w:t>
      </w:r>
      <w:r>
        <w:rPr>
          <w:sz w:val="24"/>
          <w:szCs w:val="24"/>
        </w:rPr>
        <w:t xml:space="preserve">The letter is from the </w:t>
      </w:r>
      <w:r w:rsidR="00BE5D29">
        <w:rPr>
          <w:sz w:val="24"/>
          <w:szCs w:val="24"/>
        </w:rPr>
        <w:t>Human Resources Manager, Julie Smith,</w:t>
      </w:r>
      <w:r>
        <w:rPr>
          <w:sz w:val="24"/>
          <w:szCs w:val="24"/>
        </w:rPr>
        <w:t xml:space="preserve"> to be merged with a database you will create, using the information below regarding the upcoming </w:t>
      </w:r>
      <w:r w:rsidRPr="00041B8A">
        <w:rPr>
          <w:sz w:val="24"/>
          <w:szCs w:val="24"/>
        </w:rPr>
        <w:t xml:space="preserve">2020 Professional Business Associates </w:t>
      </w:r>
      <w:r w:rsidR="00393638">
        <w:rPr>
          <w:sz w:val="24"/>
          <w:szCs w:val="24"/>
        </w:rPr>
        <w:t>Leadership Grant Program</w:t>
      </w:r>
      <w:r>
        <w:rPr>
          <w:sz w:val="24"/>
          <w:szCs w:val="24"/>
        </w:rPr>
        <w:t xml:space="preserve">. </w:t>
      </w:r>
      <w:r w:rsidR="00BD44C1">
        <w:rPr>
          <w:sz w:val="24"/>
          <w:szCs w:val="24"/>
        </w:rPr>
        <w:t xml:space="preserve">Use the current date for the letter.  </w:t>
      </w:r>
      <w:r>
        <w:rPr>
          <w:sz w:val="24"/>
          <w:szCs w:val="24"/>
        </w:rPr>
        <w:t xml:space="preserve">Be sure to copy Roger Meyer. </w:t>
      </w:r>
      <w:r w:rsidR="00BD44C1">
        <w:rPr>
          <w:sz w:val="24"/>
          <w:szCs w:val="24"/>
        </w:rPr>
        <w:t xml:space="preserve"> </w:t>
      </w:r>
      <w:r w:rsidR="00BE5D29">
        <w:rPr>
          <w:sz w:val="24"/>
          <w:szCs w:val="24"/>
        </w:rPr>
        <w:t>Julie</w:t>
      </w:r>
      <w:r>
        <w:rPr>
          <w:sz w:val="24"/>
          <w:szCs w:val="24"/>
        </w:rPr>
        <w:t xml:space="preserve"> prefers to use “Sincerely” to close her letters.</w:t>
      </w:r>
      <w:r w:rsidR="00BD44C1">
        <w:rPr>
          <w:sz w:val="24"/>
          <w:szCs w:val="24"/>
        </w:rPr>
        <w:t xml:space="preserve">  </w:t>
      </w:r>
    </w:p>
    <w:p w14:paraId="6D903AF2" w14:textId="77777777" w:rsidR="005F4927" w:rsidRDefault="005F4927" w:rsidP="005F4927">
      <w:pPr>
        <w:rPr>
          <w:sz w:val="24"/>
          <w:szCs w:val="24"/>
        </w:rPr>
      </w:pPr>
    </w:p>
    <w:p w14:paraId="47A8E485" w14:textId="24CD05DD" w:rsidR="007505FA" w:rsidRDefault="005F4927" w:rsidP="005F4927">
      <w:pPr>
        <w:rPr>
          <w:sz w:val="24"/>
          <w:szCs w:val="24"/>
        </w:rPr>
      </w:pPr>
      <w:r>
        <w:rPr>
          <w:sz w:val="24"/>
          <w:szCs w:val="24"/>
        </w:rPr>
        <w:t xml:space="preserve">Print the merged letters. </w:t>
      </w:r>
      <w:r w:rsidR="00BD44C1">
        <w:rPr>
          <w:sz w:val="24"/>
          <w:szCs w:val="24"/>
        </w:rPr>
        <w:t xml:space="preserve"> </w:t>
      </w:r>
      <w:r>
        <w:rPr>
          <w:sz w:val="24"/>
          <w:szCs w:val="24"/>
        </w:rPr>
        <w:t xml:space="preserve">Submit the letters </w:t>
      </w:r>
      <w:r>
        <w:rPr>
          <w:sz w:val="24"/>
          <w:szCs w:val="24"/>
          <w:u w:val="single"/>
        </w:rPr>
        <w:t>in order</w:t>
      </w:r>
      <w:r>
        <w:rPr>
          <w:sz w:val="24"/>
          <w:szCs w:val="24"/>
        </w:rPr>
        <w:t xml:space="preserve"> according to Rules for Alphabetic Filing (ARMA) standards. </w:t>
      </w:r>
      <w:r w:rsidR="00BD44C1">
        <w:rPr>
          <w:sz w:val="24"/>
          <w:szCs w:val="24"/>
        </w:rPr>
        <w:t xml:space="preserve"> </w:t>
      </w:r>
      <w:r>
        <w:rPr>
          <w:sz w:val="24"/>
          <w:szCs w:val="24"/>
        </w:rPr>
        <w:t xml:space="preserve">Print 1 copy of the letter showing the </w:t>
      </w:r>
      <w:r w:rsidR="001A15F3">
        <w:rPr>
          <w:sz w:val="24"/>
          <w:szCs w:val="24"/>
        </w:rPr>
        <w:t>M</w:t>
      </w:r>
      <w:r>
        <w:rPr>
          <w:sz w:val="24"/>
          <w:szCs w:val="24"/>
        </w:rPr>
        <w:t xml:space="preserve">erge </w:t>
      </w:r>
      <w:r w:rsidR="001A15F3">
        <w:rPr>
          <w:sz w:val="24"/>
          <w:szCs w:val="24"/>
        </w:rPr>
        <w:t>F</w:t>
      </w:r>
      <w:r>
        <w:rPr>
          <w:sz w:val="24"/>
          <w:szCs w:val="24"/>
        </w:rPr>
        <w:t xml:space="preserve">ields.  </w:t>
      </w:r>
    </w:p>
    <w:p w14:paraId="7487F8E7" w14:textId="36D612D3" w:rsidR="00F72E3F" w:rsidRDefault="00F72E3F" w:rsidP="005F4927">
      <w:pPr>
        <w:rPr>
          <w:sz w:val="24"/>
          <w:szCs w:val="24"/>
        </w:rPr>
      </w:pPr>
    </w:p>
    <w:tbl>
      <w:tblPr>
        <w:tblStyle w:val="TableGrid"/>
        <w:tblW w:w="0" w:type="auto"/>
        <w:tblLook w:val="04A0" w:firstRow="1" w:lastRow="0" w:firstColumn="1" w:lastColumn="0" w:noHBand="0" w:noVBand="1"/>
      </w:tblPr>
      <w:tblGrid>
        <w:gridCol w:w="2423"/>
        <w:gridCol w:w="2686"/>
        <w:gridCol w:w="1391"/>
        <w:gridCol w:w="1593"/>
        <w:gridCol w:w="1350"/>
      </w:tblGrid>
      <w:tr w:rsidR="00BE4797" w14:paraId="547FFA76" w14:textId="77777777" w:rsidTr="00841DC8">
        <w:tc>
          <w:tcPr>
            <w:tcW w:w="2423" w:type="dxa"/>
          </w:tcPr>
          <w:p w14:paraId="0F365E9C" w14:textId="6F4C780A" w:rsidR="00BE4797" w:rsidRDefault="00BE4797" w:rsidP="00BE4797">
            <w:pPr>
              <w:spacing w:line="300" w:lineRule="atLeast"/>
              <w:rPr>
                <w:color w:val="222222"/>
                <w:sz w:val="24"/>
                <w:szCs w:val="24"/>
              </w:rPr>
            </w:pPr>
            <w:r>
              <w:rPr>
                <w:color w:val="222222"/>
                <w:sz w:val="24"/>
                <w:szCs w:val="24"/>
              </w:rPr>
              <w:t>Ms. Deana Graber</w:t>
            </w:r>
          </w:p>
        </w:tc>
        <w:tc>
          <w:tcPr>
            <w:tcW w:w="2686" w:type="dxa"/>
          </w:tcPr>
          <w:p w14:paraId="20ECA22D" w14:textId="1A6B114A" w:rsidR="00BE4797" w:rsidRDefault="00387C43" w:rsidP="00200ACC">
            <w:pPr>
              <w:spacing w:line="300" w:lineRule="atLeast"/>
              <w:rPr>
                <w:color w:val="222222"/>
                <w:sz w:val="24"/>
                <w:szCs w:val="24"/>
              </w:rPr>
            </w:pPr>
            <w:r>
              <w:rPr>
                <w:color w:val="222222"/>
                <w:sz w:val="24"/>
                <w:szCs w:val="24"/>
              </w:rPr>
              <w:t>2235 Ivy Avenue</w:t>
            </w:r>
          </w:p>
        </w:tc>
        <w:tc>
          <w:tcPr>
            <w:tcW w:w="1391" w:type="dxa"/>
          </w:tcPr>
          <w:p w14:paraId="31164A40" w14:textId="77777777" w:rsidR="00BE4797" w:rsidRDefault="00BE4797" w:rsidP="00200ACC">
            <w:pPr>
              <w:spacing w:line="300" w:lineRule="atLeast"/>
              <w:rPr>
                <w:color w:val="222222"/>
                <w:sz w:val="24"/>
                <w:szCs w:val="24"/>
              </w:rPr>
            </w:pPr>
            <w:r>
              <w:rPr>
                <w:color w:val="222222"/>
                <w:sz w:val="24"/>
                <w:szCs w:val="24"/>
              </w:rPr>
              <w:t>Chicago</w:t>
            </w:r>
          </w:p>
        </w:tc>
        <w:tc>
          <w:tcPr>
            <w:tcW w:w="1593" w:type="dxa"/>
          </w:tcPr>
          <w:p w14:paraId="3F2B520A" w14:textId="77777777" w:rsidR="00BE4797" w:rsidRDefault="00BE4797" w:rsidP="00200ACC">
            <w:pPr>
              <w:spacing w:line="300" w:lineRule="atLeast"/>
              <w:rPr>
                <w:color w:val="222222"/>
                <w:sz w:val="24"/>
                <w:szCs w:val="24"/>
              </w:rPr>
            </w:pPr>
            <w:r>
              <w:rPr>
                <w:color w:val="222222"/>
                <w:sz w:val="24"/>
                <w:szCs w:val="24"/>
              </w:rPr>
              <w:t>Illinois</w:t>
            </w:r>
          </w:p>
        </w:tc>
        <w:tc>
          <w:tcPr>
            <w:tcW w:w="1350" w:type="dxa"/>
          </w:tcPr>
          <w:p w14:paraId="7BF72CD6" w14:textId="77777777" w:rsidR="00BE4797" w:rsidRDefault="00BE4797" w:rsidP="00200ACC">
            <w:pPr>
              <w:spacing w:line="300" w:lineRule="atLeast"/>
              <w:rPr>
                <w:color w:val="222222"/>
                <w:sz w:val="24"/>
                <w:szCs w:val="24"/>
              </w:rPr>
            </w:pPr>
            <w:r>
              <w:rPr>
                <w:color w:val="222222"/>
                <w:sz w:val="24"/>
                <w:szCs w:val="24"/>
              </w:rPr>
              <w:t>06582</w:t>
            </w:r>
          </w:p>
        </w:tc>
      </w:tr>
      <w:tr w:rsidR="00BE4797" w14:paraId="06BEEE67" w14:textId="77777777" w:rsidTr="00841DC8">
        <w:tc>
          <w:tcPr>
            <w:tcW w:w="2423" w:type="dxa"/>
          </w:tcPr>
          <w:p w14:paraId="4F3E7444" w14:textId="4576B4CC" w:rsidR="00BE4797" w:rsidRDefault="00BE4797" w:rsidP="00BE4797">
            <w:pPr>
              <w:spacing w:line="300" w:lineRule="atLeast"/>
              <w:rPr>
                <w:color w:val="222222"/>
                <w:sz w:val="24"/>
                <w:szCs w:val="24"/>
              </w:rPr>
            </w:pPr>
            <w:r>
              <w:rPr>
                <w:color w:val="222222"/>
                <w:sz w:val="24"/>
                <w:szCs w:val="24"/>
              </w:rPr>
              <w:t>Mr. Brandon Hoskins</w:t>
            </w:r>
          </w:p>
        </w:tc>
        <w:tc>
          <w:tcPr>
            <w:tcW w:w="2686" w:type="dxa"/>
          </w:tcPr>
          <w:p w14:paraId="29FF36B6" w14:textId="0D4AAE2D" w:rsidR="00BE4797" w:rsidRDefault="00387C43" w:rsidP="00200ACC">
            <w:pPr>
              <w:spacing w:line="300" w:lineRule="atLeast"/>
              <w:rPr>
                <w:color w:val="222222"/>
                <w:sz w:val="24"/>
                <w:szCs w:val="24"/>
              </w:rPr>
            </w:pPr>
            <w:r>
              <w:rPr>
                <w:color w:val="222222"/>
                <w:sz w:val="24"/>
                <w:szCs w:val="24"/>
              </w:rPr>
              <w:t>935 Maple Lane</w:t>
            </w:r>
          </w:p>
        </w:tc>
        <w:tc>
          <w:tcPr>
            <w:tcW w:w="1391" w:type="dxa"/>
          </w:tcPr>
          <w:p w14:paraId="3EE2AE12" w14:textId="01ED7473" w:rsidR="00BE4797" w:rsidRDefault="00387C43" w:rsidP="00200ACC">
            <w:pPr>
              <w:spacing w:line="300" w:lineRule="atLeast"/>
              <w:rPr>
                <w:color w:val="222222"/>
                <w:sz w:val="24"/>
                <w:szCs w:val="24"/>
              </w:rPr>
            </w:pPr>
            <w:r>
              <w:rPr>
                <w:color w:val="222222"/>
                <w:sz w:val="24"/>
                <w:szCs w:val="24"/>
              </w:rPr>
              <w:t>Billings</w:t>
            </w:r>
          </w:p>
        </w:tc>
        <w:tc>
          <w:tcPr>
            <w:tcW w:w="1593" w:type="dxa"/>
          </w:tcPr>
          <w:p w14:paraId="193CCD18" w14:textId="0B96D147" w:rsidR="00BE4797" w:rsidRDefault="00387C43" w:rsidP="00200ACC">
            <w:pPr>
              <w:spacing w:line="300" w:lineRule="atLeast"/>
              <w:rPr>
                <w:color w:val="222222"/>
                <w:sz w:val="24"/>
                <w:szCs w:val="24"/>
              </w:rPr>
            </w:pPr>
            <w:r>
              <w:rPr>
                <w:color w:val="222222"/>
                <w:sz w:val="24"/>
                <w:szCs w:val="24"/>
              </w:rPr>
              <w:t xml:space="preserve">Montana </w:t>
            </w:r>
          </w:p>
        </w:tc>
        <w:tc>
          <w:tcPr>
            <w:tcW w:w="1350" w:type="dxa"/>
          </w:tcPr>
          <w:p w14:paraId="4C94E26B" w14:textId="6EBE903A" w:rsidR="00BE4797" w:rsidRDefault="00387C43" w:rsidP="00200ACC">
            <w:pPr>
              <w:spacing w:line="300" w:lineRule="atLeast"/>
              <w:rPr>
                <w:color w:val="222222"/>
                <w:sz w:val="24"/>
                <w:szCs w:val="24"/>
              </w:rPr>
            </w:pPr>
            <w:r>
              <w:rPr>
                <w:color w:val="222222"/>
                <w:sz w:val="24"/>
                <w:szCs w:val="24"/>
              </w:rPr>
              <w:t>59101</w:t>
            </w:r>
          </w:p>
        </w:tc>
      </w:tr>
      <w:tr w:rsidR="00BE4797" w14:paraId="5230031B" w14:textId="77777777" w:rsidTr="00841DC8">
        <w:tc>
          <w:tcPr>
            <w:tcW w:w="2423" w:type="dxa"/>
          </w:tcPr>
          <w:p w14:paraId="4CB87049" w14:textId="0E56C186" w:rsidR="00BE4797" w:rsidRDefault="00BE4797" w:rsidP="00BE4797">
            <w:pPr>
              <w:spacing w:line="300" w:lineRule="atLeast"/>
              <w:rPr>
                <w:color w:val="222222"/>
                <w:sz w:val="24"/>
                <w:szCs w:val="24"/>
              </w:rPr>
            </w:pPr>
            <w:r>
              <w:rPr>
                <w:color w:val="222222"/>
                <w:sz w:val="24"/>
                <w:szCs w:val="24"/>
              </w:rPr>
              <w:t>Ms. Laura Stith</w:t>
            </w:r>
          </w:p>
        </w:tc>
        <w:tc>
          <w:tcPr>
            <w:tcW w:w="2686" w:type="dxa"/>
          </w:tcPr>
          <w:p w14:paraId="51ADA388" w14:textId="1DF5DEC6" w:rsidR="00BE4797" w:rsidRDefault="00387C43" w:rsidP="00387C43">
            <w:pPr>
              <w:spacing w:line="300" w:lineRule="atLeast"/>
              <w:rPr>
                <w:color w:val="222222"/>
                <w:sz w:val="24"/>
                <w:szCs w:val="24"/>
              </w:rPr>
            </w:pPr>
            <w:r>
              <w:rPr>
                <w:color w:val="222222"/>
                <w:sz w:val="24"/>
                <w:szCs w:val="24"/>
              </w:rPr>
              <w:t>2660</w:t>
            </w:r>
            <w:r w:rsidR="00BE4797">
              <w:rPr>
                <w:color w:val="222222"/>
                <w:sz w:val="24"/>
                <w:szCs w:val="24"/>
              </w:rPr>
              <w:t xml:space="preserve"> </w:t>
            </w:r>
            <w:r>
              <w:rPr>
                <w:color w:val="222222"/>
                <w:sz w:val="24"/>
                <w:szCs w:val="24"/>
              </w:rPr>
              <w:t>East 53</w:t>
            </w:r>
            <w:r w:rsidRPr="00387C43">
              <w:rPr>
                <w:color w:val="222222"/>
                <w:sz w:val="24"/>
                <w:szCs w:val="24"/>
                <w:vertAlign w:val="superscript"/>
              </w:rPr>
              <w:t>rd</w:t>
            </w:r>
            <w:r>
              <w:rPr>
                <w:color w:val="222222"/>
                <w:sz w:val="24"/>
                <w:szCs w:val="24"/>
              </w:rPr>
              <w:t xml:space="preserve"> Street</w:t>
            </w:r>
          </w:p>
        </w:tc>
        <w:tc>
          <w:tcPr>
            <w:tcW w:w="1391" w:type="dxa"/>
          </w:tcPr>
          <w:p w14:paraId="0D6779BE" w14:textId="149DC175" w:rsidR="00BE4797" w:rsidRDefault="00387C43" w:rsidP="00200ACC">
            <w:pPr>
              <w:spacing w:line="300" w:lineRule="atLeast"/>
              <w:rPr>
                <w:color w:val="222222"/>
                <w:sz w:val="24"/>
                <w:szCs w:val="24"/>
              </w:rPr>
            </w:pPr>
            <w:r>
              <w:rPr>
                <w:color w:val="222222"/>
                <w:sz w:val="24"/>
                <w:szCs w:val="24"/>
              </w:rPr>
              <w:t>Davenport</w:t>
            </w:r>
          </w:p>
        </w:tc>
        <w:tc>
          <w:tcPr>
            <w:tcW w:w="1593" w:type="dxa"/>
          </w:tcPr>
          <w:p w14:paraId="55B61FA0" w14:textId="44592584" w:rsidR="00BE4797" w:rsidRDefault="00387C43" w:rsidP="00200ACC">
            <w:pPr>
              <w:spacing w:line="300" w:lineRule="atLeast"/>
              <w:rPr>
                <w:color w:val="222222"/>
                <w:sz w:val="24"/>
                <w:szCs w:val="24"/>
              </w:rPr>
            </w:pPr>
            <w:r>
              <w:rPr>
                <w:color w:val="222222"/>
                <w:sz w:val="24"/>
                <w:szCs w:val="24"/>
              </w:rPr>
              <w:t>Iowa</w:t>
            </w:r>
          </w:p>
        </w:tc>
        <w:tc>
          <w:tcPr>
            <w:tcW w:w="1350" w:type="dxa"/>
          </w:tcPr>
          <w:p w14:paraId="46E82068" w14:textId="2755A4B8" w:rsidR="00BE4797" w:rsidRDefault="00387C43" w:rsidP="00200ACC">
            <w:pPr>
              <w:spacing w:line="300" w:lineRule="atLeast"/>
              <w:rPr>
                <w:color w:val="222222"/>
                <w:sz w:val="24"/>
                <w:szCs w:val="24"/>
              </w:rPr>
            </w:pPr>
            <w:r>
              <w:rPr>
                <w:color w:val="222222"/>
                <w:sz w:val="24"/>
                <w:szCs w:val="24"/>
              </w:rPr>
              <w:t>52722</w:t>
            </w:r>
          </w:p>
        </w:tc>
      </w:tr>
      <w:tr w:rsidR="00BE4797" w14:paraId="761FEE2F" w14:textId="77777777" w:rsidTr="00841DC8">
        <w:tc>
          <w:tcPr>
            <w:tcW w:w="2423" w:type="dxa"/>
          </w:tcPr>
          <w:p w14:paraId="16F40E09" w14:textId="06906F8F" w:rsidR="00BE4797" w:rsidRDefault="00BE4797" w:rsidP="00A847EE">
            <w:pPr>
              <w:spacing w:line="300" w:lineRule="atLeast"/>
              <w:rPr>
                <w:color w:val="222222"/>
                <w:sz w:val="24"/>
                <w:szCs w:val="24"/>
              </w:rPr>
            </w:pPr>
            <w:r>
              <w:rPr>
                <w:color w:val="222222"/>
                <w:sz w:val="24"/>
                <w:szCs w:val="24"/>
              </w:rPr>
              <w:t xml:space="preserve">Mr. </w:t>
            </w:r>
            <w:r w:rsidR="00A847EE">
              <w:rPr>
                <w:color w:val="222222"/>
                <w:sz w:val="24"/>
                <w:szCs w:val="24"/>
              </w:rPr>
              <w:t>Cale</w:t>
            </w:r>
            <w:r>
              <w:rPr>
                <w:color w:val="222222"/>
                <w:sz w:val="24"/>
                <w:szCs w:val="24"/>
              </w:rPr>
              <w:t xml:space="preserve"> Schaefer</w:t>
            </w:r>
          </w:p>
        </w:tc>
        <w:tc>
          <w:tcPr>
            <w:tcW w:w="2686" w:type="dxa"/>
          </w:tcPr>
          <w:p w14:paraId="684D89E2" w14:textId="4C59A32D" w:rsidR="00BE4797" w:rsidRDefault="00387C43" w:rsidP="00387C43">
            <w:pPr>
              <w:spacing w:line="300" w:lineRule="atLeast"/>
              <w:rPr>
                <w:color w:val="222222"/>
                <w:sz w:val="24"/>
                <w:szCs w:val="24"/>
              </w:rPr>
            </w:pPr>
            <w:r>
              <w:rPr>
                <w:color w:val="222222"/>
                <w:sz w:val="24"/>
                <w:szCs w:val="24"/>
              </w:rPr>
              <w:t>1237</w:t>
            </w:r>
            <w:r w:rsidR="00BE4797">
              <w:rPr>
                <w:color w:val="222222"/>
                <w:sz w:val="24"/>
                <w:szCs w:val="24"/>
              </w:rPr>
              <w:t xml:space="preserve"> </w:t>
            </w:r>
            <w:r>
              <w:rPr>
                <w:color w:val="222222"/>
                <w:sz w:val="24"/>
                <w:szCs w:val="24"/>
              </w:rPr>
              <w:t>Marquette Street</w:t>
            </w:r>
          </w:p>
        </w:tc>
        <w:tc>
          <w:tcPr>
            <w:tcW w:w="1391" w:type="dxa"/>
          </w:tcPr>
          <w:p w14:paraId="01AF89D5" w14:textId="2D6BBF7A" w:rsidR="00BE4797" w:rsidRDefault="00387C43" w:rsidP="00200ACC">
            <w:pPr>
              <w:spacing w:line="300" w:lineRule="atLeast"/>
              <w:rPr>
                <w:color w:val="222222"/>
                <w:sz w:val="24"/>
                <w:szCs w:val="24"/>
              </w:rPr>
            </w:pPr>
            <w:r>
              <w:rPr>
                <w:color w:val="222222"/>
                <w:sz w:val="24"/>
                <w:szCs w:val="24"/>
              </w:rPr>
              <w:t>Dallas</w:t>
            </w:r>
            <w:r w:rsidR="00BE4797">
              <w:rPr>
                <w:color w:val="222222"/>
                <w:sz w:val="24"/>
                <w:szCs w:val="24"/>
              </w:rPr>
              <w:t xml:space="preserve"> </w:t>
            </w:r>
          </w:p>
        </w:tc>
        <w:tc>
          <w:tcPr>
            <w:tcW w:w="1593" w:type="dxa"/>
          </w:tcPr>
          <w:p w14:paraId="464764FA" w14:textId="3A9F8F97" w:rsidR="00BE4797" w:rsidRDefault="00387C43" w:rsidP="00200ACC">
            <w:pPr>
              <w:spacing w:line="300" w:lineRule="atLeast"/>
              <w:rPr>
                <w:color w:val="222222"/>
                <w:sz w:val="24"/>
                <w:szCs w:val="24"/>
              </w:rPr>
            </w:pPr>
            <w:r>
              <w:rPr>
                <w:color w:val="222222"/>
                <w:sz w:val="24"/>
                <w:szCs w:val="24"/>
              </w:rPr>
              <w:t>Texas</w:t>
            </w:r>
          </w:p>
        </w:tc>
        <w:tc>
          <w:tcPr>
            <w:tcW w:w="1350" w:type="dxa"/>
          </w:tcPr>
          <w:p w14:paraId="3BF9B84B" w14:textId="53202B40" w:rsidR="00BE4797" w:rsidRDefault="00387C43" w:rsidP="00200ACC">
            <w:pPr>
              <w:spacing w:line="300" w:lineRule="atLeast"/>
              <w:rPr>
                <w:color w:val="222222"/>
                <w:sz w:val="24"/>
                <w:szCs w:val="24"/>
              </w:rPr>
            </w:pPr>
            <w:r>
              <w:rPr>
                <w:color w:val="222222"/>
                <w:sz w:val="24"/>
                <w:szCs w:val="24"/>
              </w:rPr>
              <w:t>75001</w:t>
            </w:r>
          </w:p>
        </w:tc>
      </w:tr>
      <w:tr w:rsidR="00BE4797" w14:paraId="444F6BFF" w14:textId="77777777" w:rsidTr="00841DC8">
        <w:tc>
          <w:tcPr>
            <w:tcW w:w="2423" w:type="dxa"/>
          </w:tcPr>
          <w:p w14:paraId="42017237" w14:textId="3BF5C635" w:rsidR="00BE4797" w:rsidRDefault="00BE4797" w:rsidP="00387C43">
            <w:pPr>
              <w:spacing w:line="300" w:lineRule="atLeast"/>
              <w:rPr>
                <w:color w:val="222222"/>
                <w:sz w:val="24"/>
                <w:szCs w:val="24"/>
              </w:rPr>
            </w:pPr>
            <w:r>
              <w:rPr>
                <w:color w:val="222222"/>
                <w:sz w:val="24"/>
                <w:szCs w:val="24"/>
              </w:rPr>
              <w:t xml:space="preserve">Ms. </w:t>
            </w:r>
            <w:r w:rsidR="0082190D">
              <w:rPr>
                <w:color w:val="222222"/>
                <w:sz w:val="24"/>
                <w:szCs w:val="24"/>
              </w:rPr>
              <w:t>Pennie</w:t>
            </w:r>
            <w:r>
              <w:rPr>
                <w:color w:val="222222"/>
                <w:sz w:val="24"/>
                <w:szCs w:val="24"/>
              </w:rPr>
              <w:t xml:space="preserve"> </w:t>
            </w:r>
            <w:r w:rsidR="00387C43">
              <w:rPr>
                <w:color w:val="222222"/>
                <w:sz w:val="24"/>
                <w:szCs w:val="24"/>
              </w:rPr>
              <w:t>Haggans</w:t>
            </w:r>
          </w:p>
        </w:tc>
        <w:tc>
          <w:tcPr>
            <w:tcW w:w="2686" w:type="dxa"/>
          </w:tcPr>
          <w:p w14:paraId="745B1502" w14:textId="0CBC186D" w:rsidR="00BE4797" w:rsidRDefault="00BE4797" w:rsidP="00387C43">
            <w:pPr>
              <w:spacing w:line="300" w:lineRule="atLeast"/>
              <w:rPr>
                <w:color w:val="222222"/>
                <w:sz w:val="24"/>
                <w:szCs w:val="24"/>
              </w:rPr>
            </w:pPr>
            <w:r>
              <w:rPr>
                <w:color w:val="222222"/>
                <w:sz w:val="24"/>
                <w:szCs w:val="24"/>
              </w:rPr>
              <w:t>8</w:t>
            </w:r>
            <w:r w:rsidR="00387C43">
              <w:rPr>
                <w:color w:val="222222"/>
                <w:sz w:val="24"/>
                <w:szCs w:val="24"/>
              </w:rPr>
              <w:t>1</w:t>
            </w:r>
            <w:r>
              <w:rPr>
                <w:color w:val="222222"/>
                <w:sz w:val="24"/>
                <w:szCs w:val="24"/>
              </w:rPr>
              <w:t>08 C</w:t>
            </w:r>
            <w:r w:rsidR="00387C43">
              <w:rPr>
                <w:color w:val="222222"/>
                <w:sz w:val="24"/>
                <w:szCs w:val="24"/>
              </w:rPr>
              <w:t>armen Avenue</w:t>
            </w:r>
          </w:p>
        </w:tc>
        <w:tc>
          <w:tcPr>
            <w:tcW w:w="1391" w:type="dxa"/>
          </w:tcPr>
          <w:p w14:paraId="6541F1E6" w14:textId="4FE0D144" w:rsidR="00BE4797" w:rsidRDefault="00387C43" w:rsidP="00200ACC">
            <w:pPr>
              <w:spacing w:line="300" w:lineRule="atLeast"/>
              <w:rPr>
                <w:color w:val="222222"/>
                <w:sz w:val="24"/>
                <w:szCs w:val="24"/>
              </w:rPr>
            </w:pPr>
            <w:r>
              <w:rPr>
                <w:color w:val="222222"/>
                <w:sz w:val="24"/>
                <w:szCs w:val="24"/>
              </w:rPr>
              <w:t>Columbus</w:t>
            </w:r>
          </w:p>
        </w:tc>
        <w:tc>
          <w:tcPr>
            <w:tcW w:w="1593" w:type="dxa"/>
          </w:tcPr>
          <w:p w14:paraId="2DE9EE48" w14:textId="742D6314" w:rsidR="00BE4797" w:rsidRDefault="00387C43" w:rsidP="00200ACC">
            <w:pPr>
              <w:spacing w:line="300" w:lineRule="atLeast"/>
              <w:rPr>
                <w:color w:val="222222"/>
                <w:sz w:val="24"/>
                <w:szCs w:val="24"/>
              </w:rPr>
            </w:pPr>
            <w:r>
              <w:rPr>
                <w:color w:val="222222"/>
                <w:sz w:val="24"/>
                <w:szCs w:val="24"/>
              </w:rPr>
              <w:t>Ohio</w:t>
            </w:r>
          </w:p>
        </w:tc>
        <w:tc>
          <w:tcPr>
            <w:tcW w:w="1350" w:type="dxa"/>
          </w:tcPr>
          <w:p w14:paraId="0266FEF3" w14:textId="4380EC6C" w:rsidR="00BE4797" w:rsidRDefault="00387C43" w:rsidP="00200ACC">
            <w:pPr>
              <w:spacing w:line="300" w:lineRule="atLeast"/>
              <w:rPr>
                <w:color w:val="222222"/>
                <w:sz w:val="24"/>
                <w:szCs w:val="24"/>
              </w:rPr>
            </w:pPr>
            <w:r>
              <w:rPr>
                <w:color w:val="222222"/>
                <w:sz w:val="24"/>
                <w:szCs w:val="24"/>
              </w:rPr>
              <w:t>43231</w:t>
            </w:r>
          </w:p>
        </w:tc>
      </w:tr>
      <w:tr w:rsidR="00387C43" w14:paraId="06585E2A" w14:textId="77777777" w:rsidTr="00841DC8">
        <w:tc>
          <w:tcPr>
            <w:tcW w:w="2423" w:type="dxa"/>
          </w:tcPr>
          <w:p w14:paraId="3C0AFCC3" w14:textId="78B91C56" w:rsidR="00387C43" w:rsidRDefault="00387C43" w:rsidP="00387C43">
            <w:pPr>
              <w:spacing w:line="300" w:lineRule="atLeast"/>
              <w:rPr>
                <w:color w:val="222222"/>
                <w:sz w:val="24"/>
                <w:szCs w:val="24"/>
              </w:rPr>
            </w:pPr>
            <w:r>
              <w:rPr>
                <w:color w:val="222222"/>
                <w:sz w:val="24"/>
                <w:szCs w:val="24"/>
              </w:rPr>
              <w:t>Mr. Carter Wright</w:t>
            </w:r>
          </w:p>
        </w:tc>
        <w:tc>
          <w:tcPr>
            <w:tcW w:w="2686" w:type="dxa"/>
          </w:tcPr>
          <w:p w14:paraId="0C8F8B80" w14:textId="0D46F0B5" w:rsidR="00387C43" w:rsidRDefault="00387C43" w:rsidP="00200ACC">
            <w:pPr>
              <w:spacing w:line="300" w:lineRule="atLeast"/>
              <w:rPr>
                <w:color w:val="222222"/>
                <w:sz w:val="24"/>
                <w:szCs w:val="24"/>
              </w:rPr>
            </w:pPr>
            <w:r>
              <w:rPr>
                <w:color w:val="222222"/>
                <w:sz w:val="24"/>
                <w:szCs w:val="24"/>
              </w:rPr>
              <w:t>4436 Orange Road</w:t>
            </w:r>
          </w:p>
        </w:tc>
        <w:tc>
          <w:tcPr>
            <w:tcW w:w="1391" w:type="dxa"/>
          </w:tcPr>
          <w:p w14:paraId="79E76BFD" w14:textId="7AEA68CA" w:rsidR="00387C43" w:rsidRDefault="00387C43" w:rsidP="00200ACC">
            <w:pPr>
              <w:spacing w:line="300" w:lineRule="atLeast"/>
              <w:rPr>
                <w:color w:val="222222"/>
                <w:sz w:val="24"/>
                <w:szCs w:val="24"/>
              </w:rPr>
            </w:pPr>
            <w:r>
              <w:rPr>
                <w:color w:val="222222"/>
                <w:sz w:val="24"/>
                <w:szCs w:val="24"/>
              </w:rPr>
              <w:t>Tampa</w:t>
            </w:r>
          </w:p>
        </w:tc>
        <w:tc>
          <w:tcPr>
            <w:tcW w:w="1593" w:type="dxa"/>
          </w:tcPr>
          <w:p w14:paraId="3E26B57B" w14:textId="4BADB481" w:rsidR="00387C43" w:rsidRDefault="00387C43" w:rsidP="00200ACC">
            <w:pPr>
              <w:spacing w:line="300" w:lineRule="atLeast"/>
              <w:rPr>
                <w:color w:val="222222"/>
                <w:sz w:val="24"/>
                <w:szCs w:val="24"/>
              </w:rPr>
            </w:pPr>
            <w:r>
              <w:rPr>
                <w:color w:val="222222"/>
                <w:sz w:val="24"/>
                <w:szCs w:val="24"/>
              </w:rPr>
              <w:t>Florida</w:t>
            </w:r>
          </w:p>
        </w:tc>
        <w:tc>
          <w:tcPr>
            <w:tcW w:w="1350" w:type="dxa"/>
          </w:tcPr>
          <w:p w14:paraId="6E0D112A" w14:textId="7581AD3C" w:rsidR="00387C43" w:rsidRDefault="00387C43" w:rsidP="00200ACC">
            <w:pPr>
              <w:spacing w:line="300" w:lineRule="atLeast"/>
              <w:rPr>
                <w:color w:val="222222"/>
                <w:sz w:val="24"/>
                <w:szCs w:val="24"/>
              </w:rPr>
            </w:pPr>
            <w:r>
              <w:rPr>
                <w:color w:val="222222"/>
                <w:sz w:val="24"/>
                <w:szCs w:val="24"/>
              </w:rPr>
              <w:t>33601</w:t>
            </w:r>
          </w:p>
        </w:tc>
      </w:tr>
    </w:tbl>
    <w:p w14:paraId="4D9D02CA" w14:textId="3112AC8C" w:rsidR="00BE4797" w:rsidRDefault="00BE4797" w:rsidP="005F4927">
      <w:pPr>
        <w:rPr>
          <w:sz w:val="24"/>
          <w:szCs w:val="24"/>
        </w:rPr>
      </w:pPr>
    </w:p>
    <w:p w14:paraId="422A817A" w14:textId="6D99844D" w:rsidR="00F72E3F" w:rsidRPr="00C16E0F" w:rsidRDefault="000831AC" w:rsidP="00F72E3F">
      <w:pPr>
        <w:rPr>
          <w:caps/>
          <w:sz w:val="24"/>
          <w:szCs w:val="24"/>
        </w:rPr>
      </w:pPr>
      <w:r>
        <w:rPr>
          <w:i/>
          <w:color w:val="222222"/>
          <w:sz w:val="24"/>
          <w:szCs w:val="24"/>
        </w:rPr>
        <w:t xml:space="preserve">Letter </w:t>
      </w:r>
      <w:r w:rsidR="00F72E3F" w:rsidRPr="00041B8A">
        <w:rPr>
          <w:i/>
          <w:color w:val="222222"/>
          <w:sz w:val="24"/>
          <w:szCs w:val="24"/>
        </w:rPr>
        <w:t>Copy</w:t>
      </w:r>
      <w:r w:rsidR="00F72E3F">
        <w:rPr>
          <w:color w:val="222222"/>
          <w:sz w:val="24"/>
          <w:szCs w:val="24"/>
        </w:rPr>
        <w:t>:</w:t>
      </w:r>
    </w:p>
    <w:p w14:paraId="40419143" w14:textId="77777777" w:rsidR="007247E7" w:rsidRDefault="000831AC" w:rsidP="007247E7">
      <w:pPr>
        <w:rPr>
          <w:sz w:val="24"/>
          <w:szCs w:val="24"/>
        </w:rPr>
      </w:pPr>
      <w:r>
        <w:rPr>
          <w:sz w:val="24"/>
          <w:szCs w:val="24"/>
        </w:rPr>
        <w:t xml:space="preserve">Congratulations on being chosen to participate in the 2020 </w:t>
      </w:r>
      <w:r w:rsidRPr="00250DC5">
        <w:rPr>
          <w:sz w:val="24"/>
          <w:szCs w:val="24"/>
        </w:rPr>
        <w:t>Profesional Leadership Grant Program.  Upon your successful completion of the leadership training sessions, you will be awarded y</w:t>
      </w:r>
      <w:r w:rsidR="007247E7" w:rsidRPr="00250DC5">
        <w:rPr>
          <w:sz w:val="24"/>
          <w:szCs w:val="24"/>
        </w:rPr>
        <w:t xml:space="preserve">our leadership grant of $1000.  </w:t>
      </w:r>
      <w:r w:rsidR="00D041EA" w:rsidRPr="00250DC5">
        <w:rPr>
          <w:sz w:val="24"/>
          <w:szCs w:val="24"/>
        </w:rPr>
        <w:t xml:space="preserve">Professional </w:t>
      </w:r>
      <w:r w:rsidR="007247E7" w:rsidRPr="00250DC5">
        <w:rPr>
          <w:sz w:val="24"/>
          <w:szCs w:val="24"/>
        </w:rPr>
        <w:t>Busienss</w:t>
      </w:r>
      <w:r w:rsidR="00D041EA" w:rsidRPr="00250DC5">
        <w:rPr>
          <w:sz w:val="24"/>
          <w:szCs w:val="24"/>
        </w:rPr>
        <w:t xml:space="preserve"> </w:t>
      </w:r>
      <w:r w:rsidRPr="00250DC5">
        <w:rPr>
          <w:sz w:val="24"/>
          <w:szCs w:val="24"/>
        </w:rPr>
        <w:t>Associates is exci</w:t>
      </w:r>
      <w:r w:rsidR="00D041EA" w:rsidRPr="00250DC5">
        <w:rPr>
          <w:sz w:val="24"/>
          <w:szCs w:val="24"/>
        </w:rPr>
        <w:t>ted to kick-off its first-</w:t>
      </w:r>
      <w:r w:rsidRPr="00250DC5">
        <w:rPr>
          <w:sz w:val="24"/>
          <w:szCs w:val="24"/>
        </w:rPr>
        <w:t xml:space="preserve">ever leadership program.  </w:t>
      </w:r>
      <w:r w:rsidR="007247E7" w:rsidRPr="00250DC5">
        <w:rPr>
          <w:sz w:val="24"/>
          <w:szCs w:val="24"/>
        </w:rPr>
        <w:t>Through this program we hope to enhance your leadership skills while enriching your communities.</w:t>
      </w:r>
    </w:p>
    <w:p w14:paraId="2D31FE91" w14:textId="7F216C38" w:rsidR="000831AC" w:rsidRDefault="000831AC" w:rsidP="00F72E3F">
      <w:pPr>
        <w:rPr>
          <w:sz w:val="24"/>
          <w:szCs w:val="24"/>
        </w:rPr>
      </w:pPr>
    </w:p>
    <w:p w14:paraId="509B65B5" w14:textId="442E1161" w:rsidR="000831AC" w:rsidRDefault="000831AC" w:rsidP="00F72E3F">
      <w:pPr>
        <w:rPr>
          <w:sz w:val="24"/>
          <w:szCs w:val="24"/>
        </w:rPr>
      </w:pPr>
      <w:r>
        <w:rPr>
          <w:sz w:val="24"/>
          <w:szCs w:val="24"/>
        </w:rPr>
        <w:t>The first leadership session is on Thursd</w:t>
      </w:r>
      <w:r w:rsidR="00B2489A">
        <w:rPr>
          <w:sz w:val="24"/>
          <w:szCs w:val="24"/>
        </w:rPr>
        <w:t>ay, July</w:t>
      </w:r>
      <w:r>
        <w:rPr>
          <w:sz w:val="24"/>
          <w:szCs w:val="24"/>
        </w:rPr>
        <w:t xml:space="preserve"> </w:t>
      </w:r>
      <w:r w:rsidR="00B2489A">
        <w:rPr>
          <w:sz w:val="24"/>
          <w:szCs w:val="24"/>
        </w:rPr>
        <w:t>23</w:t>
      </w:r>
      <w:r>
        <w:rPr>
          <w:sz w:val="24"/>
          <w:szCs w:val="24"/>
        </w:rPr>
        <w:t>, 2020</w:t>
      </w:r>
      <w:r w:rsidR="003F0928">
        <w:rPr>
          <w:sz w:val="24"/>
          <w:szCs w:val="24"/>
        </w:rPr>
        <w:t>,</w:t>
      </w:r>
      <w:r>
        <w:rPr>
          <w:sz w:val="24"/>
          <w:szCs w:val="24"/>
        </w:rPr>
        <w:t xml:space="preserve"> from </w:t>
      </w:r>
      <w:r w:rsidR="00217ABB">
        <w:rPr>
          <w:sz w:val="24"/>
          <w:szCs w:val="24"/>
        </w:rPr>
        <w:t>7</w:t>
      </w:r>
      <w:r>
        <w:rPr>
          <w:sz w:val="24"/>
          <w:szCs w:val="24"/>
        </w:rPr>
        <w:t xml:space="preserve">:00 p.m. to </w:t>
      </w:r>
      <w:r w:rsidR="00217ABB">
        <w:rPr>
          <w:sz w:val="24"/>
          <w:szCs w:val="24"/>
        </w:rPr>
        <w:t>10</w:t>
      </w:r>
      <w:r>
        <w:rPr>
          <w:sz w:val="24"/>
          <w:szCs w:val="24"/>
        </w:rPr>
        <w:t>:00 p.m. at Professional B</w:t>
      </w:r>
      <w:r w:rsidR="0065454D">
        <w:rPr>
          <w:sz w:val="24"/>
          <w:szCs w:val="24"/>
        </w:rPr>
        <w:t xml:space="preserve">usiness Associates.  </w:t>
      </w:r>
      <w:r>
        <w:rPr>
          <w:sz w:val="24"/>
          <w:szCs w:val="24"/>
        </w:rPr>
        <w:t xml:space="preserve">You are welcome to </w:t>
      </w:r>
      <w:r w:rsidR="00ED0F9C">
        <w:rPr>
          <w:sz w:val="24"/>
          <w:szCs w:val="24"/>
        </w:rPr>
        <w:t>wear</w:t>
      </w:r>
      <w:r>
        <w:rPr>
          <w:sz w:val="24"/>
          <w:szCs w:val="24"/>
        </w:rPr>
        <w:t xml:space="preserve"> casual and comfortable</w:t>
      </w:r>
      <w:r w:rsidR="00ED0F9C">
        <w:rPr>
          <w:sz w:val="24"/>
          <w:szCs w:val="24"/>
        </w:rPr>
        <w:t xml:space="preserve"> attire</w:t>
      </w:r>
      <w:r>
        <w:rPr>
          <w:sz w:val="24"/>
          <w:szCs w:val="24"/>
        </w:rPr>
        <w:t>.  The remaining sessions will take place through Saturday evening, with Sunday being the final day.  Sunday will be</w:t>
      </w:r>
      <w:r w:rsidR="00937597">
        <w:rPr>
          <w:sz w:val="24"/>
          <w:szCs w:val="24"/>
        </w:rPr>
        <w:t xml:space="preserve"> a fun-</w:t>
      </w:r>
      <w:r>
        <w:rPr>
          <w:sz w:val="24"/>
          <w:szCs w:val="24"/>
        </w:rPr>
        <w:t xml:space="preserve">filled day at the Big Splash amusement park to end our time together.  </w:t>
      </w:r>
    </w:p>
    <w:p w14:paraId="0736DF8C" w14:textId="77777777" w:rsidR="000831AC" w:rsidRDefault="000831AC" w:rsidP="00F72E3F">
      <w:pPr>
        <w:rPr>
          <w:sz w:val="24"/>
          <w:szCs w:val="24"/>
        </w:rPr>
      </w:pPr>
    </w:p>
    <w:p w14:paraId="229D21E3" w14:textId="39C838C8" w:rsidR="000831AC" w:rsidRDefault="000831AC" w:rsidP="00F72E3F">
      <w:pPr>
        <w:rPr>
          <w:sz w:val="24"/>
          <w:szCs w:val="24"/>
        </w:rPr>
      </w:pPr>
      <w:r>
        <w:rPr>
          <w:sz w:val="24"/>
          <w:szCs w:val="24"/>
        </w:rPr>
        <w:t xml:space="preserve">A final itinerary will be </w:t>
      </w:r>
      <w:r w:rsidR="00937597">
        <w:rPr>
          <w:sz w:val="24"/>
          <w:szCs w:val="24"/>
        </w:rPr>
        <w:t xml:space="preserve">sent out to all of you </w:t>
      </w:r>
      <w:r w:rsidR="00FE183A">
        <w:rPr>
          <w:sz w:val="24"/>
          <w:szCs w:val="24"/>
        </w:rPr>
        <w:t>in mid</w:t>
      </w:r>
      <w:r w:rsidR="006D7AD3">
        <w:rPr>
          <w:sz w:val="24"/>
          <w:szCs w:val="24"/>
        </w:rPr>
        <w:t>-</w:t>
      </w:r>
      <w:r w:rsidR="00B2489A">
        <w:rPr>
          <w:sz w:val="24"/>
          <w:szCs w:val="24"/>
        </w:rPr>
        <w:t>May</w:t>
      </w:r>
      <w:r w:rsidR="00FE183A">
        <w:rPr>
          <w:sz w:val="24"/>
          <w:szCs w:val="24"/>
        </w:rPr>
        <w:t xml:space="preserve">.  </w:t>
      </w:r>
      <w:r>
        <w:rPr>
          <w:sz w:val="24"/>
          <w:szCs w:val="24"/>
        </w:rPr>
        <w:t>It is our expectation that you attend all sessions – leadership education is a large part o</w:t>
      </w:r>
      <w:r w:rsidR="00BE4797">
        <w:rPr>
          <w:sz w:val="24"/>
          <w:szCs w:val="24"/>
        </w:rPr>
        <w:t xml:space="preserve">f the Leadership Grant Program.  Transportation arrangements will be made individually in the next few weeks.  We ask that you plan to arrive in Columbus on Wednesday, July 22, 2020.  </w:t>
      </w:r>
    </w:p>
    <w:p w14:paraId="4694F8A3" w14:textId="05DDBDBA" w:rsidR="00BE4797" w:rsidRDefault="00BE4797" w:rsidP="00F72E3F">
      <w:pPr>
        <w:rPr>
          <w:sz w:val="24"/>
          <w:szCs w:val="24"/>
        </w:rPr>
      </w:pPr>
    </w:p>
    <w:p w14:paraId="26C43109" w14:textId="541D8B46" w:rsidR="00BE4797" w:rsidRDefault="00BE4797" w:rsidP="00F72E3F">
      <w:pPr>
        <w:rPr>
          <w:sz w:val="24"/>
          <w:szCs w:val="24"/>
        </w:rPr>
      </w:pPr>
      <w:r>
        <w:rPr>
          <w:sz w:val="24"/>
          <w:szCs w:val="24"/>
        </w:rPr>
        <w:t>We are excited to meet our first class of leadership grant recipients.  In preparation, please return the enclosed information sheet and photo release by May 22, 2020.  Also, call or text Julie Smith at (</w:t>
      </w:r>
      <w:r w:rsidR="00D971DE">
        <w:rPr>
          <w:sz w:val="24"/>
          <w:szCs w:val="24"/>
        </w:rPr>
        <w:t>614-555-5558</w:t>
      </w:r>
      <w:r>
        <w:rPr>
          <w:sz w:val="24"/>
          <w:szCs w:val="24"/>
        </w:rPr>
        <w:t>) if you have any questions.  We look forward to seeing you on July 22, 2020.</w:t>
      </w:r>
    </w:p>
    <w:p w14:paraId="38466B76" w14:textId="7E888AC1" w:rsidR="00BE4797" w:rsidRDefault="00BE4797" w:rsidP="00F72E3F">
      <w:pPr>
        <w:rPr>
          <w:sz w:val="24"/>
          <w:szCs w:val="24"/>
        </w:rPr>
      </w:pPr>
    </w:p>
    <w:p w14:paraId="372A98D1" w14:textId="5CB37472" w:rsidR="00D05E74" w:rsidRPr="00D05E74" w:rsidRDefault="00250DC5" w:rsidP="00D05E74">
      <w:pPr>
        <w:rPr>
          <w:b/>
          <w:sz w:val="28"/>
          <w:szCs w:val="24"/>
        </w:rPr>
      </w:pPr>
      <w:commentRangeStart w:id="75"/>
      <w:r>
        <w:rPr>
          <w:b/>
          <w:sz w:val="28"/>
          <w:szCs w:val="24"/>
        </w:rPr>
        <w:t>J</w:t>
      </w:r>
      <w:r w:rsidR="00D05E74">
        <w:rPr>
          <w:b/>
          <w:sz w:val="28"/>
          <w:szCs w:val="24"/>
        </w:rPr>
        <w:t>ob</w:t>
      </w:r>
      <w:r w:rsidR="0060052F">
        <w:rPr>
          <w:b/>
          <w:sz w:val="28"/>
          <w:szCs w:val="24"/>
        </w:rPr>
        <w:t xml:space="preserve"> 2 –</w:t>
      </w:r>
      <w:r w:rsidR="00D05E74">
        <w:rPr>
          <w:b/>
          <w:sz w:val="28"/>
          <w:szCs w:val="24"/>
        </w:rPr>
        <w:t xml:space="preserve"> </w:t>
      </w:r>
      <w:r w:rsidR="00D05E74">
        <w:rPr>
          <w:b/>
          <w:sz w:val="28"/>
          <w:szCs w:val="28"/>
        </w:rPr>
        <w:t>Labels Mail Merge</w:t>
      </w:r>
      <w:commentRangeEnd w:id="75"/>
      <w:r w:rsidR="00B0595D">
        <w:rPr>
          <w:rStyle w:val="CommentReference"/>
        </w:rPr>
        <w:commentReference w:id="75"/>
      </w:r>
    </w:p>
    <w:p w14:paraId="78356303" w14:textId="77777777" w:rsidR="00D05E74" w:rsidRDefault="00D05E74" w:rsidP="00D05E74">
      <w:pPr>
        <w:rPr>
          <w:sz w:val="24"/>
          <w:szCs w:val="24"/>
        </w:rPr>
      </w:pPr>
    </w:p>
    <w:p w14:paraId="3324692B" w14:textId="5BA2BDA2" w:rsidR="00D05E74" w:rsidRDefault="00D05E74" w:rsidP="00D05E74">
      <w:pPr>
        <w:rPr>
          <w:sz w:val="24"/>
        </w:rPr>
      </w:pPr>
      <w:r>
        <w:rPr>
          <w:sz w:val="24"/>
        </w:rPr>
        <w:t xml:space="preserve">Create labels for the </w:t>
      </w:r>
      <w:r w:rsidR="00A2559E">
        <w:rPr>
          <w:sz w:val="24"/>
        </w:rPr>
        <w:t>Leadership</w:t>
      </w:r>
      <w:r>
        <w:rPr>
          <w:sz w:val="24"/>
        </w:rPr>
        <w:t xml:space="preserve"> </w:t>
      </w:r>
      <w:r w:rsidR="00A2559E">
        <w:rPr>
          <w:sz w:val="24"/>
        </w:rPr>
        <w:t xml:space="preserve">Grant </w:t>
      </w:r>
      <w:r>
        <w:rPr>
          <w:sz w:val="24"/>
        </w:rPr>
        <w:t xml:space="preserve">Program </w:t>
      </w:r>
      <w:r w:rsidR="00A2559E">
        <w:rPr>
          <w:sz w:val="24"/>
        </w:rPr>
        <w:t>Participants</w:t>
      </w:r>
      <w:r>
        <w:rPr>
          <w:sz w:val="24"/>
        </w:rPr>
        <w:t xml:space="preserve">.  Using the information you created in Job </w:t>
      </w:r>
      <w:r w:rsidR="00A2559E">
        <w:rPr>
          <w:sz w:val="24"/>
        </w:rPr>
        <w:t>1</w:t>
      </w:r>
      <w:r>
        <w:rPr>
          <w:sz w:val="24"/>
        </w:rPr>
        <w:t xml:space="preserve">, create the 6 labels.  </w:t>
      </w:r>
    </w:p>
    <w:p w14:paraId="16E372DC" w14:textId="77777777" w:rsidR="00D05E74" w:rsidRPr="00854CC3" w:rsidRDefault="00D05E74" w:rsidP="00D05E74">
      <w:pPr>
        <w:pStyle w:val="ListParagraph"/>
        <w:numPr>
          <w:ilvl w:val="0"/>
          <w:numId w:val="17"/>
        </w:numPr>
        <w:rPr>
          <w:sz w:val="24"/>
          <w:szCs w:val="24"/>
        </w:rPr>
      </w:pPr>
      <w:r w:rsidRPr="00854CC3">
        <w:rPr>
          <w:sz w:val="24"/>
        </w:rPr>
        <w:t xml:space="preserve">Use Avery US Letter, 5160 label style.  </w:t>
      </w:r>
    </w:p>
    <w:p w14:paraId="2EBA2C67" w14:textId="6B949AD9" w:rsidR="00D05E74" w:rsidRPr="00854CC3" w:rsidRDefault="00D05E74" w:rsidP="00D05E74">
      <w:pPr>
        <w:pStyle w:val="ListParagraph"/>
        <w:numPr>
          <w:ilvl w:val="0"/>
          <w:numId w:val="17"/>
        </w:numPr>
        <w:rPr>
          <w:sz w:val="24"/>
          <w:szCs w:val="24"/>
        </w:rPr>
      </w:pPr>
      <w:r w:rsidRPr="00854CC3">
        <w:rPr>
          <w:sz w:val="24"/>
        </w:rPr>
        <w:t xml:space="preserve">Labels should be arranged </w:t>
      </w:r>
      <w:r w:rsidR="00542340">
        <w:rPr>
          <w:sz w:val="24"/>
        </w:rPr>
        <w:t xml:space="preserve">in descending order </w:t>
      </w:r>
      <w:r w:rsidRPr="00854CC3">
        <w:rPr>
          <w:sz w:val="24"/>
        </w:rPr>
        <w:t xml:space="preserve">by </w:t>
      </w:r>
      <w:r w:rsidR="00542340">
        <w:rPr>
          <w:sz w:val="24"/>
        </w:rPr>
        <w:t>Last Name</w:t>
      </w:r>
      <w:r w:rsidRPr="00854CC3">
        <w:rPr>
          <w:sz w:val="24"/>
        </w:rPr>
        <w:t xml:space="preserve">.  </w:t>
      </w:r>
    </w:p>
    <w:p w14:paraId="37463406" w14:textId="5F2E3D9D" w:rsidR="00D05E74" w:rsidRPr="00DB7561" w:rsidRDefault="00D05E74" w:rsidP="00D05E74">
      <w:pPr>
        <w:pStyle w:val="ListParagraph"/>
        <w:numPr>
          <w:ilvl w:val="0"/>
          <w:numId w:val="17"/>
        </w:numPr>
        <w:rPr>
          <w:sz w:val="24"/>
          <w:szCs w:val="24"/>
        </w:rPr>
      </w:pPr>
      <w:r>
        <w:rPr>
          <w:sz w:val="24"/>
        </w:rPr>
        <w:t xml:space="preserve">Print and submit a copy of the labels showing the </w:t>
      </w:r>
      <w:r w:rsidR="002520D3">
        <w:rPr>
          <w:sz w:val="24"/>
        </w:rPr>
        <w:t>M</w:t>
      </w:r>
      <w:r>
        <w:rPr>
          <w:sz w:val="24"/>
        </w:rPr>
        <w:t xml:space="preserve">erge </w:t>
      </w:r>
      <w:r w:rsidR="002520D3">
        <w:rPr>
          <w:sz w:val="24"/>
        </w:rPr>
        <w:t>F</w:t>
      </w:r>
      <w:r>
        <w:rPr>
          <w:sz w:val="24"/>
        </w:rPr>
        <w:t>ields.</w:t>
      </w:r>
      <w:r w:rsidRPr="00854CC3">
        <w:rPr>
          <w:sz w:val="24"/>
        </w:rPr>
        <w:t xml:space="preserve"> </w:t>
      </w:r>
    </w:p>
    <w:p w14:paraId="1B46A465" w14:textId="7A0D9594" w:rsidR="00D05E74" w:rsidRPr="00854CC3" w:rsidRDefault="00D05E74" w:rsidP="00D05E74">
      <w:pPr>
        <w:pStyle w:val="ListParagraph"/>
        <w:numPr>
          <w:ilvl w:val="0"/>
          <w:numId w:val="17"/>
        </w:numPr>
        <w:rPr>
          <w:sz w:val="24"/>
          <w:szCs w:val="24"/>
        </w:rPr>
      </w:pPr>
      <w:r w:rsidRPr="00854CC3">
        <w:rPr>
          <w:sz w:val="24"/>
        </w:rPr>
        <w:t xml:space="preserve">Print </w:t>
      </w:r>
      <w:r>
        <w:rPr>
          <w:sz w:val="24"/>
        </w:rPr>
        <w:t xml:space="preserve">and submit </w:t>
      </w:r>
      <w:r w:rsidRPr="00854CC3">
        <w:rPr>
          <w:sz w:val="24"/>
        </w:rPr>
        <w:t>a c</w:t>
      </w:r>
      <w:r w:rsidR="002520D3">
        <w:rPr>
          <w:sz w:val="24"/>
        </w:rPr>
        <w:t>opy of the merged labels</w:t>
      </w:r>
      <w:r w:rsidR="001811CB">
        <w:rPr>
          <w:sz w:val="24"/>
        </w:rPr>
        <w:t>.</w:t>
      </w:r>
      <w:r w:rsidRPr="00854CC3">
        <w:rPr>
          <w:sz w:val="24"/>
        </w:rPr>
        <w:t xml:space="preserve"> </w:t>
      </w:r>
    </w:p>
    <w:p w14:paraId="30425934" w14:textId="217A300D" w:rsidR="0060052F" w:rsidRDefault="0060052F" w:rsidP="00843B56">
      <w:pPr>
        <w:rPr>
          <w:b/>
          <w:sz w:val="28"/>
          <w:szCs w:val="24"/>
        </w:rPr>
      </w:pPr>
    </w:p>
    <w:p w14:paraId="22537743" w14:textId="467BAC5D" w:rsidR="00843B56" w:rsidRPr="001B78A8" w:rsidRDefault="00843B56" w:rsidP="00843B56">
      <w:pPr>
        <w:rPr>
          <w:b/>
          <w:sz w:val="28"/>
          <w:szCs w:val="24"/>
        </w:rPr>
      </w:pPr>
      <w:r w:rsidRPr="001B78A8">
        <w:rPr>
          <w:b/>
          <w:sz w:val="28"/>
          <w:szCs w:val="24"/>
        </w:rPr>
        <w:t>J</w:t>
      </w:r>
      <w:r w:rsidR="00D05E74">
        <w:rPr>
          <w:b/>
          <w:sz w:val="28"/>
          <w:szCs w:val="24"/>
        </w:rPr>
        <w:t>ob</w:t>
      </w:r>
      <w:r w:rsidRPr="001B78A8">
        <w:rPr>
          <w:b/>
          <w:sz w:val="28"/>
          <w:szCs w:val="24"/>
        </w:rPr>
        <w:t xml:space="preserve"> </w:t>
      </w:r>
      <w:r w:rsidR="0060052F">
        <w:rPr>
          <w:b/>
          <w:sz w:val="28"/>
          <w:szCs w:val="24"/>
        </w:rPr>
        <w:t>3</w:t>
      </w:r>
      <w:r w:rsidRPr="001B78A8">
        <w:rPr>
          <w:b/>
          <w:sz w:val="28"/>
          <w:szCs w:val="24"/>
        </w:rPr>
        <w:t xml:space="preserve"> –</w:t>
      </w:r>
      <w:r>
        <w:rPr>
          <w:b/>
          <w:sz w:val="28"/>
          <w:szCs w:val="24"/>
        </w:rPr>
        <w:t xml:space="preserve"> Itinerary</w:t>
      </w:r>
    </w:p>
    <w:p w14:paraId="745A5464" w14:textId="77777777" w:rsidR="00573A2B" w:rsidRDefault="00573A2B" w:rsidP="00843B56">
      <w:pPr>
        <w:rPr>
          <w:sz w:val="24"/>
          <w:szCs w:val="24"/>
        </w:rPr>
      </w:pPr>
    </w:p>
    <w:p w14:paraId="7713027A" w14:textId="6445B37E" w:rsidR="00843B56" w:rsidRDefault="00843B56" w:rsidP="00843B56">
      <w:pPr>
        <w:rPr>
          <w:sz w:val="24"/>
          <w:szCs w:val="24"/>
        </w:rPr>
      </w:pPr>
      <w:r>
        <w:rPr>
          <w:sz w:val="24"/>
          <w:szCs w:val="24"/>
        </w:rPr>
        <w:t xml:space="preserve">Using the information provided and the </w:t>
      </w:r>
      <w:r w:rsidRPr="00B0595D">
        <w:rPr>
          <w:i/>
          <w:sz w:val="24"/>
          <w:szCs w:val="24"/>
          <w:rPrChange w:id="76" w:author="Hewes Angie" w:date="2020-02-10T09:01:00Z">
            <w:rPr>
              <w:sz w:val="24"/>
              <w:szCs w:val="24"/>
            </w:rPr>
          </w:rPrChange>
        </w:rPr>
        <w:t>Style &amp; Reference Manual</w:t>
      </w:r>
      <w:r>
        <w:rPr>
          <w:sz w:val="24"/>
          <w:szCs w:val="24"/>
        </w:rPr>
        <w:t xml:space="preserve">, prepare an itinerary for </w:t>
      </w:r>
      <w:r w:rsidR="00843F7E">
        <w:rPr>
          <w:sz w:val="24"/>
          <w:szCs w:val="24"/>
        </w:rPr>
        <w:t>Julie</w:t>
      </w:r>
      <w:r>
        <w:rPr>
          <w:sz w:val="24"/>
          <w:szCs w:val="24"/>
        </w:rPr>
        <w:t xml:space="preserve"> </w:t>
      </w:r>
      <w:r w:rsidR="00843F7E">
        <w:rPr>
          <w:sz w:val="24"/>
          <w:szCs w:val="24"/>
        </w:rPr>
        <w:t>Smith</w:t>
      </w:r>
      <w:r>
        <w:rPr>
          <w:sz w:val="24"/>
          <w:szCs w:val="24"/>
        </w:rPr>
        <w:t xml:space="preserve">. </w:t>
      </w:r>
      <w:r w:rsidR="00843F7E">
        <w:rPr>
          <w:sz w:val="24"/>
          <w:szCs w:val="24"/>
        </w:rPr>
        <w:t>This is the draft Itinerary for students attending the 2020 Professional Business Associates Leadership Program this summer</w:t>
      </w:r>
      <w:r>
        <w:rPr>
          <w:sz w:val="24"/>
          <w:szCs w:val="24"/>
        </w:rPr>
        <w:t>.</w:t>
      </w:r>
      <w:r w:rsidR="00843F7E">
        <w:rPr>
          <w:sz w:val="24"/>
          <w:szCs w:val="24"/>
        </w:rPr>
        <w:t xml:space="preserve">  </w:t>
      </w:r>
      <w:r w:rsidR="0065454D">
        <w:rPr>
          <w:sz w:val="24"/>
          <w:szCs w:val="24"/>
        </w:rPr>
        <w:t xml:space="preserve">Be sure to use 2020 Leadership Program as the sub-title.  </w:t>
      </w:r>
      <w:r w:rsidR="00843F7E">
        <w:rPr>
          <w:sz w:val="24"/>
          <w:szCs w:val="24"/>
        </w:rPr>
        <w:t>The travel and program dates will be July 22-27, 2020.</w:t>
      </w:r>
      <w:r w:rsidR="00783BFA">
        <w:rPr>
          <w:sz w:val="24"/>
          <w:szCs w:val="24"/>
        </w:rPr>
        <w:t xml:space="preserve">  Please add a DRAFT watermark until Julie can proof and finalize the document.  </w:t>
      </w:r>
    </w:p>
    <w:p w14:paraId="2F530AEA" w14:textId="77777777" w:rsidR="00843B56" w:rsidRDefault="00843B56" w:rsidP="00843B56">
      <w:pPr>
        <w:rPr>
          <w:sz w:val="24"/>
          <w:szCs w:val="24"/>
        </w:rPr>
      </w:pPr>
    </w:p>
    <w:p w14:paraId="1FD691F2" w14:textId="07750D59" w:rsidR="00843B56" w:rsidRPr="00C5323F" w:rsidRDefault="00843F7E" w:rsidP="00843B56">
      <w:pPr>
        <w:rPr>
          <w:sz w:val="24"/>
          <w:szCs w:val="24"/>
        </w:rPr>
      </w:pPr>
      <w:r>
        <w:rPr>
          <w:sz w:val="24"/>
          <w:szCs w:val="24"/>
        </w:rPr>
        <w:t>Wednes</w:t>
      </w:r>
      <w:r w:rsidR="00843B56" w:rsidRPr="00C5323F">
        <w:rPr>
          <w:sz w:val="24"/>
          <w:szCs w:val="24"/>
        </w:rPr>
        <w:t xml:space="preserve">day, </w:t>
      </w:r>
      <w:r>
        <w:rPr>
          <w:sz w:val="24"/>
          <w:szCs w:val="24"/>
        </w:rPr>
        <w:t>July 22</w:t>
      </w:r>
    </w:p>
    <w:p w14:paraId="7D15C290" w14:textId="7F88EC88" w:rsidR="00783BFA" w:rsidRDefault="00843B56" w:rsidP="00783BFA">
      <w:pPr>
        <w:rPr>
          <w:sz w:val="24"/>
          <w:szCs w:val="24"/>
        </w:rPr>
      </w:pPr>
      <w:r>
        <w:rPr>
          <w:sz w:val="24"/>
          <w:szCs w:val="24"/>
        </w:rPr>
        <w:t xml:space="preserve">8:00 a.m. </w:t>
      </w:r>
      <w:r w:rsidRPr="00C5323F">
        <w:rPr>
          <w:sz w:val="24"/>
          <w:szCs w:val="24"/>
        </w:rPr>
        <w:t xml:space="preserve">Depart </w:t>
      </w:r>
      <w:r w:rsidR="00783BFA">
        <w:rPr>
          <w:sz w:val="24"/>
          <w:szCs w:val="24"/>
        </w:rPr>
        <w:t xml:space="preserve">your home airport to arrive at Columbus, </w:t>
      </w:r>
      <w:r w:rsidR="00783BFA" w:rsidRPr="00C5323F">
        <w:rPr>
          <w:sz w:val="24"/>
          <w:szCs w:val="24"/>
        </w:rPr>
        <w:t xml:space="preserve">John Glenn Columbus International Airport (CMH) </w:t>
      </w:r>
    </w:p>
    <w:p w14:paraId="2492941F" w14:textId="08F60414" w:rsidR="00783BFA" w:rsidRDefault="00783BFA" w:rsidP="00843B56">
      <w:pPr>
        <w:rPr>
          <w:sz w:val="24"/>
          <w:szCs w:val="24"/>
        </w:rPr>
      </w:pPr>
      <w:r>
        <w:rPr>
          <w:sz w:val="24"/>
          <w:szCs w:val="24"/>
        </w:rPr>
        <w:t>4</w:t>
      </w:r>
      <w:r w:rsidR="00843B56">
        <w:rPr>
          <w:sz w:val="24"/>
          <w:szCs w:val="24"/>
        </w:rPr>
        <w:t>:</w:t>
      </w:r>
      <w:r>
        <w:rPr>
          <w:sz w:val="24"/>
          <w:szCs w:val="24"/>
        </w:rPr>
        <w:t>00</w:t>
      </w:r>
      <w:r w:rsidR="00843B56">
        <w:rPr>
          <w:sz w:val="24"/>
          <w:szCs w:val="24"/>
        </w:rPr>
        <w:t xml:space="preserve"> </w:t>
      </w:r>
      <w:r>
        <w:rPr>
          <w:sz w:val="24"/>
          <w:szCs w:val="24"/>
        </w:rPr>
        <w:t>p</w:t>
      </w:r>
      <w:r w:rsidR="00843B56">
        <w:rPr>
          <w:sz w:val="24"/>
          <w:szCs w:val="24"/>
        </w:rPr>
        <w:t xml:space="preserve">.m. </w:t>
      </w:r>
      <w:r w:rsidR="00843B56" w:rsidRPr="00C5323F">
        <w:rPr>
          <w:sz w:val="24"/>
          <w:szCs w:val="24"/>
        </w:rPr>
        <w:t xml:space="preserve">Arrive </w:t>
      </w:r>
      <w:r w:rsidRPr="00C5323F">
        <w:rPr>
          <w:sz w:val="24"/>
          <w:szCs w:val="24"/>
        </w:rPr>
        <w:t>Columbus, OH</w:t>
      </w:r>
      <w:r>
        <w:rPr>
          <w:sz w:val="24"/>
          <w:szCs w:val="24"/>
        </w:rPr>
        <w:t>,</w:t>
      </w:r>
      <w:r w:rsidRPr="00C5323F">
        <w:rPr>
          <w:sz w:val="24"/>
          <w:szCs w:val="24"/>
        </w:rPr>
        <w:t xml:space="preserve"> John Glenn Columbus International Airport (CMH)</w:t>
      </w:r>
      <w:r w:rsidR="00843B56" w:rsidRPr="00C5323F">
        <w:rPr>
          <w:sz w:val="24"/>
          <w:szCs w:val="24"/>
        </w:rPr>
        <w:t xml:space="preserve"> </w:t>
      </w:r>
      <w:r>
        <w:rPr>
          <w:sz w:val="24"/>
          <w:szCs w:val="24"/>
        </w:rPr>
        <w:t>– plan to arrive by this time</w:t>
      </w:r>
    </w:p>
    <w:p w14:paraId="1381CFF4" w14:textId="79523174" w:rsidR="00843B56" w:rsidRPr="00C5323F" w:rsidRDefault="00783BFA" w:rsidP="00843B56">
      <w:pPr>
        <w:rPr>
          <w:sz w:val="24"/>
          <w:szCs w:val="24"/>
        </w:rPr>
      </w:pPr>
      <w:r>
        <w:rPr>
          <w:sz w:val="24"/>
          <w:szCs w:val="24"/>
        </w:rPr>
        <w:t xml:space="preserve">5:00 p.m. </w:t>
      </w:r>
      <w:r w:rsidR="00843B56" w:rsidRPr="00C5323F">
        <w:rPr>
          <w:sz w:val="24"/>
          <w:szCs w:val="24"/>
        </w:rPr>
        <w:t>Collect baggage and take Super Shuttle to</w:t>
      </w:r>
      <w:r>
        <w:rPr>
          <w:sz w:val="24"/>
          <w:szCs w:val="24"/>
        </w:rPr>
        <w:t xml:space="preserve"> airport (your reservation number has been emailed)</w:t>
      </w:r>
    </w:p>
    <w:p w14:paraId="0757F426" w14:textId="2EEB110D" w:rsidR="00B67401" w:rsidRDefault="00783BFA" w:rsidP="00843B56">
      <w:pPr>
        <w:rPr>
          <w:sz w:val="24"/>
          <w:szCs w:val="24"/>
        </w:rPr>
      </w:pPr>
      <w:r>
        <w:rPr>
          <w:sz w:val="24"/>
          <w:szCs w:val="24"/>
        </w:rPr>
        <w:t>6:30</w:t>
      </w:r>
      <w:r w:rsidR="00843B56">
        <w:rPr>
          <w:sz w:val="24"/>
          <w:szCs w:val="24"/>
        </w:rPr>
        <w:t xml:space="preserve"> </w:t>
      </w:r>
      <w:r>
        <w:rPr>
          <w:sz w:val="24"/>
          <w:szCs w:val="24"/>
        </w:rPr>
        <w:t>p</w:t>
      </w:r>
      <w:r w:rsidR="00843B56">
        <w:rPr>
          <w:sz w:val="24"/>
          <w:szCs w:val="24"/>
        </w:rPr>
        <w:t xml:space="preserve">.m. </w:t>
      </w:r>
      <w:r w:rsidR="00843B56" w:rsidRPr="00C5323F">
        <w:rPr>
          <w:sz w:val="24"/>
          <w:szCs w:val="24"/>
        </w:rPr>
        <w:t xml:space="preserve">Arrive at the </w:t>
      </w:r>
      <w:r>
        <w:rPr>
          <w:sz w:val="24"/>
          <w:szCs w:val="24"/>
        </w:rPr>
        <w:t>Renaissance Columbus Downtown</w:t>
      </w:r>
      <w:r w:rsidR="00B67401">
        <w:rPr>
          <w:sz w:val="24"/>
          <w:szCs w:val="24"/>
        </w:rPr>
        <w:t xml:space="preserve"> Hotel</w:t>
      </w:r>
      <w:r>
        <w:rPr>
          <w:sz w:val="24"/>
          <w:szCs w:val="24"/>
        </w:rPr>
        <w:t>, 50 North 3</w:t>
      </w:r>
      <w:r w:rsidRPr="00783BFA">
        <w:rPr>
          <w:sz w:val="24"/>
          <w:szCs w:val="24"/>
          <w:vertAlign w:val="superscript"/>
        </w:rPr>
        <w:t>rd</w:t>
      </w:r>
      <w:r w:rsidR="00B67401">
        <w:rPr>
          <w:sz w:val="24"/>
          <w:szCs w:val="24"/>
        </w:rPr>
        <w:t xml:space="preserve"> Street, Columbus, OH </w:t>
      </w:r>
    </w:p>
    <w:p w14:paraId="192CA029" w14:textId="7A670B98" w:rsidR="00783BFA" w:rsidRPr="00B67401" w:rsidRDefault="00843B56" w:rsidP="00843B56">
      <w:pPr>
        <w:rPr>
          <w:i/>
          <w:sz w:val="24"/>
          <w:szCs w:val="24"/>
        </w:rPr>
      </w:pPr>
      <w:r w:rsidRPr="00C5323F">
        <w:rPr>
          <w:sz w:val="24"/>
          <w:szCs w:val="24"/>
        </w:rPr>
        <w:t xml:space="preserve">Telephone: </w:t>
      </w:r>
      <w:r w:rsidR="00783BFA">
        <w:rPr>
          <w:sz w:val="24"/>
          <w:szCs w:val="24"/>
        </w:rPr>
        <w:t>123</w:t>
      </w:r>
      <w:r w:rsidRPr="00C5323F">
        <w:rPr>
          <w:sz w:val="24"/>
          <w:szCs w:val="24"/>
        </w:rPr>
        <w:t>-</w:t>
      </w:r>
      <w:r w:rsidR="00783BFA">
        <w:rPr>
          <w:sz w:val="24"/>
          <w:szCs w:val="24"/>
        </w:rPr>
        <w:t>567</w:t>
      </w:r>
      <w:r w:rsidRPr="00C5323F">
        <w:rPr>
          <w:sz w:val="24"/>
          <w:szCs w:val="24"/>
        </w:rPr>
        <w:t>-</w:t>
      </w:r>
      <w:r w:rsidR="00783BFA">
        <w:rPr>
          <w:sz w:val="24"/>
          <w:szCs w:val="24"/>
        </w:rPr>
        <w:t>9874</w:t>
      </w:r>
      <w:r w:rsidR="00B67401">
        <w:rPr>
          <w:sz w:val="24"/>
          <w:szCs w:val="24"/>
        </w:rPr>
        <w:t xml:space="preserve"> </w:t>
      </w:r>
      <w:r w:rsidR="00B67401">
        <w:rPr>
          <w:i/>
          <w:sz w:val="24"/>
          <w:szCs w:val="24"/>
        </w:rPr>
        <w:t>(Note to contestant – type phone number on new line)</w:t>
      </w:r>
    </w:p>
    <w:p w14:paraId="133DACDB" w14:textId="5026096B" w:rsidR="00843B56" w:rsidRDefault="00783BFA" w:rsidP="00843B56">
      <w:pPr>
        <w:rPr>
          <w:sz w:val="24"/>
          <w:szCs w:val="24"/>
        </w:rPr>
      </w:pPr>
      <w:r>
        <w:rPr>
          <w:sz w:val="24"/>
          <w:szCs w:val="24"/>
        </w:rPr>
        <w:t>8</w:t>
      </w:r>
      <w:r w:rsidR="00843B56">
        <w:rPr>
          <w:sz w:val="24"/>
          <w:szCs w:val="24"/>
        </w:rPr>
        <w:t xml:space="preserve">:00 p.m. </w:t>
      </w:r>
      <w:r w:rsidR="00843B56" w:rsidRPr="00C5323F">
        <w:rPr>
          <w:sz w:val="24"/>
          <w:szCs w:val="24"/>
        </w:rPr>
        <w:t xml:space="preserve">Dinner reservations </w:t>
      </w:r>
      <w:r>
        <w:rPr>
          <w:sz w:val="24"/>
          <w:szCs w:val="24"/>
        </w:rPr>
        <w:t xml:space="preserve">with all Leadership Program participants </w:t>
      </w:r>
      <w:r w:rsidR="00843B56" w:rsidRPr="00C5323F">
        <w:rPr>
          <w:sz w:val="24"/>
          <w:szCs w:val="24"/>
        </w:rPr>
        <w:t xml:space="preserve">at hotel restaurant </w:t>
      </w:r>
    </w:p>
    <w:p w14:paraId="6F6ADE62" w14:textId="3B45F2A7" w:rsidR="00783BFA" w:rsidRDefault="00217ABB" w:rsidP="00843B56">
      <w:pPr>
        <w:rPr>
          <w:sz w:val="24"/>
          <w:szCs w:val="24"/>
        </w:rPr>
      </w:pPr>
      <w:r>
        <w:rPr>
          <w:sz w:val="24"/>
          <w:szCs w:val="24"/>
        </w:rPr>
        <w:t>12:</w:t>
      </w:r>
      <w:r w:rsidR="001D42D2">
        <w:rPr>
          <w:sz w:val="24"/>
          <w:szCs w:val="24"/>
        </w:rPr>
        <w:t>0</w:t>
      </w:r>
      <w:r>
        <w:rPr>
          <w:sz w:val="24"/>
          <w:szCs w:val="24"/>
        </w:rPr>
        <w:t xml:space="preserve">0 </w:t>
      </w:r>
      <w:r w:rsidR="001D42D2">
        <w:rPr>
          <w:sz w:val="24"/>
          <w:szCs w:val="24"/>
        </w:rPr>
        <w:t>p</w:t>
      </w:r>
      <w:r>
        <w:rPr>
          <w:sz w:val="24"/>
          <w:szCs w:val="24"/>
        </w:rPr>
        <w:t>.m. Curfew</w:t>
      </w:r>
    </w:p>
    <w:p w14:paraId="3BFB5ABD" w14:textId="77777777" w:rsidR="00217ABB" w:rsidRPr="00C5323F" w:rsidRDefault="00217ABB" w:rsidP="00843B56">
      <w:pPr>
        <w:rPr>
          <w:sz w:val="24"/>
          <w:szCs w:val="24"/>
        </w:rPr>
      </w:pPr>
    </w:p>
    <w:p w14:paraId="33812AA9" w14:textId="61BA2D59" w:rsidR="00843B56" w:rsidRPr="00C5323F" w:rsidRDefault="00783BFA" w:rsidP="00843B56">
      <w:pPr>
        <w:rPr>
          <w:sz w:val="24"/>
          <w:szCs w:val="24"/>
        </w:rPr>
      </w:pPr>
      <w:r>
        <w:rPr>
          <w:sz w:val="24"/>
          <w:szCs w:val="24"/>
        </w:rPr>
        <w:t>Thurs</w:t>
      </w:r>
      <w:r w:rsidR="00843B56" w:rsidRPr="00C5323F">
        <w:rPr>
          <w:sz w:val="24"/>
          <w:szCs w:val="24"/>
        </w:rPr>
        <w:t xml:space="preserve">day, </w:t>
      </w:r>
      <w:r w:rsidR="00213443">
        <w:rPr>
          <w:sz w:val="24"/>
          <w:szCs w:val="24"/>
        </w:rPr>
        <w:t>July</w:t>
      </w:r>
      <w:r w:rsidR="00843B56" w:rsidRPr="00C5323F">
        <w:rPr>
          <w:sz w:val="24"/>
          <w:szCs w:val="24"/>
        </w:rPr>
        <w:t xml:space="preserve"> 2</w:t>
      </w:r>
      <w:r w:rsidR="00213443">
        <w:rPr>
          <w:sz w:val="24"/>
          <w:szCs w:val="24"/>
        </w:rPr>
        <w:t>3</w:t>
      </w:r>
    </w:p>
    <w:p w14:paraId="7D4E523C" w14:textId="1029C101" w:rsidR="00843B56" w:rsidRDefault="004E3A00" w:rsidP="00843B56">
      <w:pPr>
        <w:rPr>
          <w:sz w:val="24"/>
          <w:szCs w:val="24"/>
        </w:rPr>
      </w:pPr>
      <w:r>
        <w:rPr>
          <w:sz w:val="24"/>
          <w:szCs w:val="24"/>
        </w:rPr>
        <w:t>9</w:t>
      </w:r>
      <w:r w:rsidR="00843B56">
        <w:rPr>
          <w:sz w:val="24"/>
          <w:szCs w:val="24"/>
        </w:rPr>
        <w:t xml:space="preserve">:00 a.m. </w:t>
      </w:r>
      <w:r w:rsidR="00843B56" w:rsidRPr="00C5323F">
        <w:rPr>
          <w:sz w:val="24"/>
          <w:szCs w:val="24"/>
        </w:rPr>
        <w:t xml:space="preserve">Breakfast </w:t>
      </w:r>
      <w:r w:rsidR="001D42D2">
        <w:rPr>
          <w:sz w:val="24"/>
          <w:szCs w:val="24"/>
        </w:rPr>
        <w:t xml:space="preserve">in hotel </w:t>
      </w:r>
      <w:r w:rsidR="00217ABB">
        <w:rPr>
          <w:sz w:val="24"/>
          <w:szCs w:val="24"/>
        </w:rPr>
        <w:t>with leadership class</w:t>
      </w:r>
      <w:r>
        <w:rPr>
          <w:sz w:val="24"/>
          <w:szCs w:val="24"/>
        </w:rPr>
        <w:t xml:space="preserve"> members</w:t>
      </w:r>
    </w:p>
    <w:p w14:paraId="54E72DC7" w14:textId="1412542E" w:rsidR="00217ABB" w:rsidRPr="00C5323F" w:rsidRDefault="00217ABB" w:rsidP="00843B56">
      <w:pPr>
        <w:rPr>
          <w:sz w:val="24"/>
          <w:szCs w:val="24"/>
        </w:rPr>
      </w:pPr>
      <w:r>
        <w:rPr>
          <w:sz w:val="24"/>
          <w:szCs w:val="24"/>
        </w:rPr>
        <w:t>1</w:t>
      </w:r>
      <w:r w:rsidR="004E3A00">
        <w:rPr>
          <w:sz w:val="24"/>
          <w:szCs w:val="24"/>
        </w:rPr>
        <w:t>0</w:t>
      </w:r>
      <w:r>
        <w:rPr>
          <w:sz w:val="24"/>
          <w:szCs w:val="24"/>
        </w:rPr>
        <w:t>:00 a.m. Free time to explore the area and spend time in the pool</w:t>
      </w:r>
    </w:p>
    <w:p w14:paraId="7E4CDABE" w14:textId="36A7A889" w:rsidR="00EA5169" w:rsidRDefault="004E3A00" w:rsidP="00843B56">
      <w:pPr>
        <w:rPr>
          <w:sz w:val="24"/>
          <w:szCs w:val="24"/>
        </w:rPr>
      </w:pPr>
      <w:r>
        <w:rPr>
          <w:sz w:val="24"/>
          <w:szCs w:val="24"/>
        </w:rPr>
        <w:t>5</w:t>
      </w:r>
      <w:r w:rsidR="00EA5169">
        <w:rPr>
          <w:sz w:val="24"/>
          <w:szCs w:val="24"/>
        </w:rPr>
        <w:t>:</w:t>
      </w:r>
      <w:r>
        <w:rPr>
          <w:sz w:val="24"/>
          <w:szCs w:val="24"/>
        </w:rPr>
        <w:t xml:space="preserve">00 p.m. Meet in hotel lobby for meeting </w:t>
      </w:r>
      <w:r w:rsidR="00EA5169">
        <w:rPr>
          <w:sz w:val="24"/>
          <w:szCs w:val="24"/>
        </w:rPr>
        <w:t>shuttle</w:t>
      </w:r>
    </w:p>
    <w:p w14:paraId="15ABC9FF" w14:textId="55594805" w:rsidR="00EA5169" w:rsidRDefault="004E3A00" w:rsidP="00843B56">
      <w:pPr>
        <w:rPr>
          <w:sz w:val="24"/>
          <w:szCs w:val="24"/>
        </w:rPr>
      </w:pPr>
      <w:r>
        <w:rPr>
          <w:sz w:val="24"/>
          <w:szCs w:val="24"/>
        </w:rPr>
        <w:t>5</w:t>
      </w:r>
      <w:r w:rsidR="00EA5169">
        <w:rPr>
          <w:sz w:val="24"/>
          <w:szCs w:val="24"/>
        </w:rPr>
        <w:t>:</w:t>
      </w:r>
      <w:r>
        <w:rPr>
          <w:sz w:val="24"/>
          <w:szCs w:val="24"/>
        </w:rPr>
        <w:t>15</w:t>
      </w:r>
      <w:r w:rsidR="00EA5169">
        <w:rPr>
          <w:sz w:val="24"/>
          <w:szCs w:val="24"/>
        </w:rPr>
        <w:t xml:space="preserve"> p.m. Shuttle to Leadership Program Meeting 1 at Professional Business Associates Headquarters, 5454 Cleveland Avenue, Columbus, OH 43231</w:t>
      </w:r>
    </w:p>
    <w:p w14:paraId="6194F118" w14:textId="5544711B" w:rsidR="004E3A00" w:rsidRDefault="004E3A00" w:rsidP="00843B56">
      <w:pPr>
        <w:rPr>
          <w:sz w:val="24"/>
          <w:szCs w:val="24"/>
        </w:rPr>
      </w:pPr>
      <w:r>
        <w:rPr>
          <w:sz w:val="24"/>
          <w:szCs w:val="24"/>
        </w:rPr>
        <w:t>5</w:t>
      </w:r>
      <w:r w:rsidR="00843B56">
        <w:rPr>
          <w:sz w:val="24"/>
          <w:szCs w:val="24"/>
        </w:rPr>
        <w:t>:</w:t>
      </w:r>
      <w:r>
        <w:rPr>
          <w:sz w:val="24"/>
          <w:szCs w:val="24"/>
        </w:rPr>
        <w:t>30</w:t>
      </w:r>
      <w:r w:rsidR="00843B56">
        <w:rPr>
          <w:sz w:val="24"/>
          <w:szCs w:val="24"/>
        </w:rPr>
        <w:t xml:space="preserve"> p.m. </w:t>
      </w:r>
      <w:r w:rsidR="0011274C">
        <w:rPr>
          <w:sz w:val="24"/>
          <w:szCs w:val="24"/>
        </w:rPr>
        <w:t>Dinn</w:t>
      </w:r>
      <w:r>
        <w:rPr>
          <w:sz w:val="24"/>
          <w:szCs w:val="24"/>
        </w:rPr>
        <w:t>er with Professional Business Associates</w:t>
      </w:r>
    </w:p>
    <w:p w14:paraId="2E606638" w14:textId="0007D841" w:rsidR="004E3A00" w:rsidRDefault="004E3A00" w:rsidP="00843B56">
      <w:pPr>
        <w:rPr>
          <w:sz w:val="24"/>
          <w:szCs w:val="24"/>
        </w:rPr>
      </w:pPr>
      <w:r>
        <w:rPr>
          <w:sz w:val="24"/>
          <w:szCs w:val="24"/>
        </w:rPr>
        <w:t>7:00 p.m. Leadership Program Meeting 1</w:t>
      </w:r>
    </w:p>
    <w:p w14:paraId="3A45F35A" w14:textId="734817E1" w:rsidR="004E3A00" w:rsidRDefault="004E3A00" w:rsidP="00843B56">
      <w:pPr>
        <w:rPr>
          <w:sz w:val="24"/>
          <w:szCs w:val="24"/>
        </w:rPr>
      </w:pPr>
      <w:r>
        <w:rPr>
          <w:sz w:val="24"/>
          <w:szCs w:val="24"/>
        </w:rPr>
        <w:t>10:30 p.m. Shuttle to Renaissance Columbus Downtown</w:t>
      </w:r>
    </w:p>
    <w:p w14:paraId="54E39605" w14:textId="16613B5F" w:rsidR="001D42D2" w:rsidRDefault="001D42D2" w:rsidP="001D42D2">
      <w:pPr>
        <w:rPr>
          <w:sz w:val="24"/>
          <w:szCs w:val="24"/>
        </w:rPr>
      </w:pPr>
      <w:r>
        <w:rPr>
          <w:sz w:val="24"/>
          <w:szCs w:val="24"/>
        </w:rPr>
        <w:t>12:00 p.m. Curfew</w:t>
      </w:r>
    </w:p>
    <w:p w14:paraId="2EFF0C4F" w14:textId="1849899F" w:rsidR="001D42D2" w:rsidRPr="00C5323F" w:rsidRDefault="001D42D2" w:rsidP="00843B56">
      <w:pPr>
        <w:rPr>
          <w:sz w:val="24"/>
          <w:szCs w:val="24"/>
        </w:rPr>
      </w:pPr>
    </w:p>
    <w:p w14:paraId="11B5E92D" w14:textId="22E4B740" w:rsidR="00843B56" w:rsidRPr="00C5323F" w:rsidRDefault="001D42D2" w:rsidP="00843B56">
      <w:pPr>
        <w:rPr>
          <w:sz w:val="24"/>
          <w:szCs w:val="24"/>
        </w:rPr>
      </w:pPr>
      <w:r>
        <w:rPr>
          <w:sz w:val="24"/>
          <w:szCs w:val="24"/>
        </w:rPr>
        <w:t>Fri</w:t>
      </w:r>
      <w:r w:rsidR="00843B56" w:rsidRPr="00C5323F">
        <w:rPr>
          <w:sz w:val="24"/>
          <w:szCs w:val="24"/>
        </w:rPr>
        <w:t xml:space="preserve">day, </w:t>
      </w:r>
      <w:r>
        <w:rPr>
          <w:sz w:val="24"/>
          <w:szCs w:val="24"/>
        </w:rPr>
        <w:t>July 24</w:t>
      </w:r>
    </w:p>
    <w:p w14:paraId="0ABF18C6" w14:textId="33B9EEEA" w:rsidR="00843B56" w:rsidRPr="00C5323F" w:rsidRDefault="001D42D2" w:rsidP="00843B56">
      <w:pPr>
        <w:rPr>
          <w:sz w:val="24"/>
          <w:szCs w:val="24"/>
        </w:rPr>
      </w:pPr>
      <w:r>
        <w:rPr>
          <w:sz w:val="24"/>
          <w:szCs w:val="24"/>
        </w:rPr>
        <w:t xml:space="preserve">8:30 a.m. </w:t>
      </w:r>
      <w:r w:rsidRPr="00C5323F">
        <w:rPr>
          <w:sz w:val="24"/>
          <w:szCs w:val="24"/>
        </w:rPr>
        <w:t xml:space="preserve">Breakfast </w:t>
      </w:r>
      <w:r>
        <w:rPr>
          <w:sz w:val="24"/>
          <w:szCs w:val="24"/>
        </w:rPr>
        <w:t>in hotel with leadership class members</w:t>
      </w:r>
    </w:p>
    <w:p w14:paraId="6C07D0EF" w14:textId="18D206F9" w:rsidR="001D42D2" w:rsidRDefault="001D42D2" w:rsidP="00843B56">
      <w:pPr>
        <w:rPr>
          <w:sz w:val="24"/>
          <w:szCs w:val="24"/>
        </w:rPr>
      </w:pPr>
      <w:r>
        <w:rPr>
          <w:sz w:val="24"/>
          <w:szCs w:val="24"/>
        </w:rPr>
        <w:t xml:space="preserve">9:30 a.m. Shuttle to Leadership Program Meeting </w:t>
      </w:r>
      <w:r w:rsidR="00200ACC">
        <w:rPr>
          <w:sz w:val="24"/>
          <w:szCs w:val="24"/>
        </w:rPr>
        <w:t>2</w:t>
      </w:r>
      <w:r>
        <w:rPr>
          <w:sz w:val="24"/>
          <w:szCs w:val="24"/>
        </w:rPr>
        <w:t xml:space="preserve"> at Professional Business Associates Headquarters, 5454 Cleveland Avenue, Columbus, OH 43231</w:t>
      </w:r>
    </w:p>
    <w:p w14:paraId="71C0BD04" w14:textId="23A3C6CF" w:rsidR="00200ACC" w:rsidRDefault="001D42D2" w:rsidP="001D42D2">
      <w:pPr>
        <w:rPr>
          <w:sz w:val="24"/>
          <w:szCs w:val="24"/>
        </w:rPr>
      </w:pPr>
      <w:r>
        <w:rPr>
          <w:sz w:val="24"/>
          <w:szCs w:val="24"/>
        </w:rPr>
        <w:t xml:space="preserve">10:00 a.m. </w:t>
      </w:r>
      <w:r w:rsidR="00200ACC">
        <w:rPr>
          <w:sz w:val="24"/>
          <w:szCs w:val="24"/>
        </w:rPr>
        <w:t>Tour Professional Business Associates Headquarters</w:t>
      </w:r>
      <w:r w:rsidR="00AC7A60">
        <w:rPr>
          <w:sz w:val="24"/>
          <w:szCs w:val="24"/>
        </w:rPr>
        <w:t xml:space="preserve">.  </w:t>
      </w:r>
      <w:r w:rsidR="00200ACC">
        <w:rPr>
          <w:sz w:val="24"/>
          <w:szCs w:val="24"/>
        </w:rPr>
        <w:t>Leadership Meeting 2 with working lunch</w:t>
      </w:r>
    </w:p>
    <w:p w14:paraId="097827C2" w14:textId="77777777" w:rsidR="00AC7A60" w:rsidRDefault="00200ACC" w:rsidP="00AC7A60">
      <w:pPr>
        <w:tabs>
          <w:tab w:val="left" w:pos="2160"/>
        </w:tabs>
        <w:rPr>
          <w:sz w:val="24"/>
          <w:szCs w:val="24"/>
        </w:rPr>
      </w:pPr>
      <w:r>
        <w:rPr>
          <w:sz w:val="24"/>
          <w:szCs w:val="24"/>
        </w:rPr>
        <w:t xml:space="preserve">5:00 p.m. </w:t>
      </w:r>
      <w:r w:rsidR="00AC7A60">
        <w:rPr>
          <w:sz w:val="24"/>
          <w:szCs w:val="24"/>
        </w:rPr>
        <w:t>Shuttle to Renaissance Columbus Downtown</w:t>
      </w:r>
    </w:p>
    <w:p w14:paraId="00BAB58F" w14:textId="2A4AF0DF" w:rsidR="00843B56" w:rsidRDefault="00200ACC" w:rsidP="00AC7A60">
      <w:pPr>
        <w:rPr>
          <w:sz w:val="24"/>
          <w:szCs w:val="24"/>
        </w:rPr>
      </w:pPr>
      <w:r>
        <w:rPr>
          <w:sz w:val="24"/>
          <w:szCs w:val="24"/>
        </w:rPr>
        <w:t xml:space="preserve">8:00 p.m. Meet in hotel lobby to leave for </w:t>
      </w:r>
      <w:r w:rsidR="004237CF">
        <w:rPr>
          <w:sz w:val="24"/>
          <w:szCs w:val="24"/>
        </w:rPr>
        <w:t>dinn</w:t>
      </w:r>
      <w:r>
        <w:rPr>
          <w:sz w:val="24"/>
          <w:szCs w:val="24"/>
        </w:rPr>
        <w:t xml:space="preserve">er meeting </w:t>
      </w:r>
    </w:p>
    <w:p w14:paraId="0B8D3248" w14:textId="14EC2175" w:rsidR="00843B56" w:rsidRDefault="00843B56" w:rsidP="009867F3">
      <w:pPr>
        <w:rPr>
          <w:sz w:val="24"/>
          <w:szCs w:val="24"/>
        </w:rPr>
      </w:pPr>
    </w:p>
    <w:p w14:paraId="5C8E2778" w14:textId="27BE102B" w:rsidR="001D42D2" w:rsidRPr="00C5323F" w:rsidRDefault="001D42D2" w:rsidP="001D42D2">
      <w:pPr>
        <w:rPr>
          <w:sz w:val="24"/>
          <w:szCs w:val="24"/>
        </w:rPr>
      </w:pPr>
      <w:r>
        <w:rPr>
          <w:sz w:val="24"/>
          <w:szCs w:val="24"/>
        </w:rPr>
        <w:t>Satur</w:t>
      </w:r>
      <w:r w:rsidRPr="00C5323F">
        <w:rPr>
          <w:sz w:val="24"/>
          <w:szCs w:val="24"/>
        </w:rPr>
        <w:t xml:space="preserve">day, </w:t>
      </w:r>
      <w:r>
        <w:rPr>
          <w:sz w:val="24"/>
          <w:szCs w:val="24"/>
        </w:rPr>
        <w:t>July 25</w:t>
      </w:r>
    </w:p>
    <w:p w14:paraId="2F2E701E" w14:textId="77777777" w:rsidR="00200ACC" w:rsidRPr="00C5323F" w:rsidRDefault="00200ACC" w:rsidP="00200ACC">
      <w:pPr>
        <w:rPr>
          <w:sz w:val="24"/>
          <w:szCs w:val="24"/>
        </w:rPr>
      </w:pPr>
      <w:r>
        <w:rPr>
          <w:sz w:val="24"/>
          <w:szCs w:val="24"/>
        </w:rPr>
        <w:t xml:space="preserve">8:30 a.m. </w:t>
      </w:r>
      <w:r w:rsidRPr="00C5323F">
        <w:rPr>
          <w:sz w:val="24"/>
          <w:szCs w:val="24"/>
        </w:rPr>
        <w:t xml:space="preserve">Breakfast </w:t>
      </w:r>
      <w:r>
        <w:rPr>
          <w:sz w:val="24"/>
          <w:szCs w:val="24"/>
        </w:rPr>
        <w:t>in hotel with leadership class members</w:t>
      </w:r>
    </w:p>
    <w:p w14:paraId="239006DE" w14:textId="3E2BAC01" w:rsidR="00200ACC" w:rsidRDefault="00200ACC" w:rsidP="00200ACC">
      <w:pPr>
        <w:rPr>
          <w:sz w:val="24"/>
          <w:szCs w:val="24"/>
        </w:rPr>
      </w:pPr>
      <w:r>
        <w:rPr>
          <w:sz w:val="24"/>
          <w:szCs w:val="24"/>
        </w:rPr>
        <w:t>9:30 a.m. Shuttle to Leadership Program Meeting 3 at Professional Business Associates Headquarters, 5454 Cleveland Avenue, Columbus, OH 43231</w:t>
      </w:r>
    </w:p>
    <w:p w14:paraId="67642F90" w14:textId="19A47608" w:rsidR="00200ACC" w:rsidRDefault="00200ACC" w:rsidP="00200ACC">
      <w:pPr>
        <w:rPr>
          <w:sz w:val="24"/>
          <w:szCs w:val="24"/>
        </w:rPr>
      </w:pPr>
      <w:r>
        <w:rPr>
          <w:sz w:val="24"/>
          <w:szCs w:val="24"/>
        </w:rPr>
        <w:t>10:00 a.m. Leadership team building events</w:t>
      </w:r>
    </w:p>
    <w:p w14:paraId="04370C24" w14:textId="77777777" w:rsidR="00AC7A60" w:rsidRDefault="00200ACC" w:rsidP="00AC7A60">
      <w:pPr>
        <w:tabs>
          <w:tab w:val="left" w:pos="2160"/>
        </w:tabs>
        <w:rPr>
          <w:sz w:val="24"/>
          <w:szCs w:val="24"/>
        </w:rPr>
      </w:pPr>
      <w:r>
        <w:rPr>
          <w:sz w:val="24"/>
          <w:szCs w:val="24"/>
        </w:rPr>
        <w:t xml:space="preserve">5:00 p.m. </w:t>
      </w:r>
      <w:r w:rsidR="00AC7A60">
        <w:rPr>
          <w:sz w:val="24"/>
          <w:szCs w:val="24"/>
        </w:rPr>
        <w:t>Shuttle to Renaissance Columbus Downtown</w:t>
      </w:r>
    </w:p>
    <w:p w14:paraId="24DA73C7" w14:textId="0A95A752" w:rsidR="00200ACC" w:rsidRDefault="00200ACC" w:rsidP="00200ACC">
      <w:pPr>
        <w:rPr>
          <w:sz w:val="24"/>
          <w:szCs w:val="24"/>
        </w:rPr>
      </w:pPr>
      <w:r>
        <w:rPr>
          <w:sz w:val="24"/>
          <w:szCs w:val="24"/>
        </w:rPr>
        <w:t xml:space="preserve">8:00 p.m. Meet in hotel lobby to leave for </w:t>
      </w:r>
      <w:r w:rsidR="00097095">
        <w:rPr>
          <w:sz w:val="24"/>
          <w:szCs w:val="24"/>
        </w:rPr>
        <w:t>dinn</w:t>
      </w:r>
      <w:r>
        <w:rPr>
          <w:sz w:val="24"/>
          <w:szCs w:val="24"/>
        </w:rPr>
        <w:t>er meeting</w:t>
      </w:r>
    </w:p>
    <w:p w14:paraId="00160E91" w14:textId="77777777" w:rsidR="001D42D2" w:rsidRDefault="001D42D2" w:rsidP="001D42D2">
      <w:pPr>
        <w:rPr>
          <w:sz w:val="24"/>
          <w:szCs w:val="24"/>
        </w:rPr>
      </w:pPr>
    </w:p>
    <w:p w14:paraId="2E684B89" w14:textId="77777777" w:rsidR="00250DC5" w:rsidRDefault="00250DC5" w:rsidP="001D42D2">
      <w:pPr>
        <w:rPr>
          <w:sz w:val="24"/>
          <w:szCs w:val="24"/>
        </w:rPr>
      </w:pPr>
    </w:p>
    <w:p w14:paraId="1BC75ECD" w14:textId="77777777" w:rsidR="00250DC5" w:rsidRPr="001B78A8" w:rsidRDefault="00250DC5" w:rsidP="00250DC5">
      <w:pPr>
        <w:rPr>
          <w:b/>
          <w:sz w:val="28"/>
          <w:szCs w:val="24"/>
        </w:rPr>
      </w:pPr>
      <w:r w:rsidRPr="001B78A8">
        <w:rPr>
          <w:b/>
          <w:sz w:val="28"/>
          <w:szCs w:val="24"/>
        </w:rPr>
        <w:t>J</w:t>
      </w:r>
      <w:r>
        <w:rPr>
          <w:b/>
          <w:sz w:val="28"/>
          <w:szCs w:val="24"/>
        </w:rPr>
        <w:t>ob</w:t>
      </w:r>
      <w:r w:rsidRPr="001B78A8">
        <w:rPr>
          <w:b/>
          <w:sz w:val="28"/>
          <w:szCs w:val="24"/>
        </w:rPr>
        <w:t xml:space="preserve"> </w:t>
      </w:r>
      <w:r>
        <w:rPr>
          <w:b/>
          <w:sz w:val="28"/>
          <w:szCs w:val="24"/>
        </w:rPr>
        <w:t>3</w:t>
      </w:r>
      <w:r w:rsidRPr="001B78A8">
        <w:rPr>
          <w:b/>
          <w:sz w:val="28"/>
          <w:szCs w:val="24"/>
        </w:rPr>
        <w:t xml:space="preserve"> –</w:t>
      </w:r>
      <w:r>
        <w:rPr>
          <w:b/>
          <w:sz w:val="28"/>
          <w:szCs w:val="24"/>
        </w:rPr>
        <w:t xml:space="preserve"> Itinerary (continued)</w:t>
      </w:r>
    </w:p>
    <w:p w14:paraId="6234373A" w14:textId="77777777" w:rsidR="00250DC5" w:rsidRDefault="00250DC5" w:rsidP="001D42D2">
      <w:pPr>
        <w:rPr>
          <w:sz w:val="24"/>
          <w:szCs w:val="24"/>
        </w:rPr>
      </w:pPr>
    </w:p>
    <w:p w14:paraId="34C4CF8A" w14:textId="6403006D" w:rsidR="001D42D2" w:rsidRPr="00C5323F" w:rsidRDefault="001D42D2" w:rsidP="001D42D2">
      <w:pPr>
        <w:rPr>
          <w:sz w:val="24"/>
          <w:szCs w:val="24"/>
        </w:rPr>
      </w:pPr>
      <w:r>
        <w:rPr>
          <w:sz w:val="24"/>
          <w:szCs w:val="24"/>
        </w:rPr>
        <w:t>Sun</w:t>
      </w:r>
      <w:r w:rsidRPr="00C5323F">
        <w:rPr>
          <w:sz w:val="24"/>
          <w:szCs w:val="24"/>
        </w:rPr>
        <w:t xml:space="preserve">day, </w:t>
      </w:r>
      <w:r>
        <w:rPr>
          <w:sz w:val="24"/>
          <w:szCs w:val="24"/>
        </w:rPr>
        <w:t>July 26</w:t>
      </w:r>
    </w:p>
    <w:p w14:paraId="4A9C74CF" w14:textId="5C36B3B0" w:rsidR="00200ACC" w:rsidRPr="00C5323F" w:rsidRDefault="00200ACC" w:rsidP="00200ACC">
      <w:pPr>
        <w:rPr>
          <w:sz w:val="24"/>
          <w:szCs w:val="24"/>
        </w:rPr>
      </w:pPr>
      <w:r>
        <w:rPr>
          <w:sz w:val="24"/>
          <w:szCs w:val="24"/>
        </w:rPr>
        <w:t xml:space="preserve">7:00 a.m. </w:t>
      </w:r>
      <w:r w:rsidRPr="00C5323F">
        <w:rPr>
          <w:sz w:val="24"/>
          <w:szCs w:val="24"/>
        </w:rPr>
        <w:t xml:space="preserve">Breakfast </w:t>
      </w:r>
      <w:r>
        <w:rPr>
          <w:sz w:val="24"/>
          <w:szCs w:val="24"/>
        </w:rPr>
        <w:t>in hotel with leadership class members</w:t>
      </w:r>
    </w:p>
    <w:p w14:paraId="6F3A18C4" w14:textId="2198CB1C" w:rsidR="00200ACC" w:rsidRDefault="00200ACC" w:rsidP="00200ACC">
      <w:pPr>
        <w:rPr>
          <w:sz w:val="24"/>
          <w:szCs w:val="24"/>
        </w:rPr>
      </w:pPr>
      <w:r>
        <w:rPr>
          <w:sz w:val="24"/>
          <w:szCs w:val="24"/>
        </w:rPr>
        <w:t>9:00 a.m. Shuttle to Big Splash Amusement Park</w:t>
      </w:r>
    </w:p>
    <w:p w14:paraId="01C3C4AE" w14:textId="77777777" w:rsidR="00AC7A60" w:rsidRDefault="00200ACC" w:rsidP="00AC7A60">
      <w:pPr>
        <w:tabs>
          <w:tab w:val="left" w:pos="2160"/>
        </w:tabs>
        <w:rPr>
          <w:sz w:val="24"/>
          <w:szCs w:val="24"/>
        </w:rPr>
      </w:pPr>
      <w:r>
        <w:rPr>
          <w:sz w:val="24"/>
          <w:szCs w:val="24"/>
        </w:rPr>
        <w:t xml:space="preserve">5:00 p.m. </w:t>
      </w:r>
      <w:r w:rsidR="00AC7A60">
        <w:rPr>
          <w:sz w:val="24"/>
          <w:szCs w:val="24"/>
        </w:rPr>
        <w:t>Shuttle to Renaissance Columbus Downtown</w:t>
      </w:r>
    </w:p>
    <w:p w14:paraId="0A5FF59A" w14:textId="58B6141C" w:rsidR="00200ACC" w:rsidRDefault="00200ACC" w:rsidP="00200ACC">
      <w:pPr>
        <w:rPr>
          <w:sz w:val="24"/>
          <w:szCs w:val="24"/>
        </w:rPr>
      </w:pPr>
      <w:r>
        <w:rPr>
          <w:sz w:val="24"/>
          <w:szCs w:val="24"/>
        </w:rPr>
        <w:t xml:space="preserve">7:00 p.m. Meet in hotel lobby to leave for final </w:t>
      </w:r>
      <w:r w:rsidR="00097095">
        <w:rPr>
          <w:sz w:val="24"/>
          <w:szCs w:val="24"/>
        </w:rPr>
        <w:t>dinn</w:t>
      </w:r>
      <w:r>
        <w:rPr>
          <w:sz w:val="24"/>
          <w:szCs w:val="24"/>
        </w:rPr>
        <w:t>er meeting</w:t>
      </w:r>
    </w:p>
    <w:p w14:paraId="14ACD7A9" w14:textId="3D452B74" w:rsidR="001D42D2" w:rsidRDefault="001D42D2" w:rsidP="009867F3">
      <w:pPr>
        <w:rPr>
          <w:sz w:val="24"/>
          <w:szCs w:val="24"/>
        </w:rPr>
      </w:pPr>
    </w:p>
    <w:p w14:paraId="7BD1BF92" w14:textId="70B2E2BE" w:rsidR="001D42D2" w:rsidRPr="00C5323F" w:rsidRDefault="001D42D2" w:rsidP="001D42D2">
      <w:pPr>
        <w:rPr>
          <w:sz w:val="24"/>
          <w:szCs w:val="24"/>
        </w:rPr>
      </w:pPr>
      <w:r>
        <w:rPr>
          <w:sz w:val="24"/>
          <w:szCs w:val="24"/>
        </w:rPr>
        <w:t>Mon</w:t>
      </w:r>
      <w:r w:rsidRPr="00C5323F">
        <w:rPr>
          <w:sz w:val="24"/>
          <w:szCs w:val="24"/>
        </w:rPr>
        <w:t xml:space="preserve">day, </w:t>
      </w:r>
      <w:r>
        <w:rPr>
          <w:sz w:val="24"/>
          <w:szCs w:val="24"/>
        </w:rPr>
        <w:t>July 27</w:t>
      </w:r>
    </w:p>
    <w:p w14:paraId="082313D9" w14:textId="01B84496" w:rsidR="00200ACC" w:rsidRDefault="00200ACC" w:rsidP="00250DC5">
      <w:pPr>
        <w:ind w:right="-216"/>
        <w:rPr>
          <w:sz w:val="24"/>
          <w:szCs w:val="24"/>
        </w:rPr>
      </w:pPr>
      <w:r>
        <w:rPr>
          <w:sz w:val="24"/>
          <w:szCs w:val="24"/>
        </w:rPr>
        <w:t>10</w:t>
      </w:r>
      <w:r w:rsidR="001D42D2">
        <w:rPr>
          <w:sz w:val="24"/>
          <w:szCs w:val="24"/>
        </w:rPr>
        <w:t xml:space="preserve">:00 </w:t>
      </w:r>
      <w:r>
        <w:rPr>
          <w:sz w:val="24"/>
          <w:szCs w:val="24"/>
        </w:rPr>
        <w:t>a</w:t>
      </w:r>
      <w:r w:rsidR="001D42D2">
        <w:rPr>
          <w:sz w:val="24"/>
          <w:szCs w:val="24"/>
        </w:rPr>
        <w:t xml:space="preserve">.m. </w:t>
      </w:r>
      <w:r w:rsidRPr="00C5323F">
        <w:rPr>
          <w:sz w:val="24"/>
          <w:szCs w:val="24"/>
        </w:rPr>
        <w:t xml:space="preserve">Depart </w:t>
      </w:r>
      <w:r w:rsidR="009D2DFC">
        <w:rPr>
          <w:sz w:val="24"/>
          <w:szCs w:val="24"/>
        </w:rPr>
        <w:t xml:space="preserve">Renaissance Columbus Downtown for John Glenn Columbus International Airport (CMH) </w:t>
      </w:r>
      <w:r>
        <w:rPr>
          <w:sz w:val="24"/>
          <w:szCs w:val="24"/>
        </w:rPr>
        <w:t xml:space="preserve"> </w:t>
      </w:r>
    </w:p>
    <w:p w14:paraId="06C73000" w14:textId="59D6A1AB" w:rsidR="00200ACC" w:rsidRDefault="00200ACC" w:rsidP="00200ACC">
      <w:pPr>
        <w:rPr>
          <w:sz w:val="24"/>
          <w:szCs w:val="24"/>
        </w:rPr>
      </w:pPr>
      <w:r>
        <w:rPr>
          <w:sz w:val="24"/>
          <w:szCs w:val="24"/>
        </w:rPr>
        <w:t xml:space="preserve">1:00 p.m. </w:t>
      </w:r>
      <w:r w:rsidR="009D2DFC">
        <w:rPr>
          <w:sz w:val="24"/>
          <w:szCs w:val="24"/>
        </w:rPr>
        <w:t xml:space="preserve">Depart </w:t>
      </w:r>
      <w:r w:rsidRPr="00C5323F">
        <w:rPr>
          <w:sz w:val="24"/>
          <w:szCs w:val="24"/>
        </w:rPr>
        <w:t>Columbus, OH</w:t>
      </w:r>
      <w:r>
        <w:rPr>
          <w:sz w:val="24"/>
          <w:szCs w:val="24"/>
        </w:rPr>
        <w:t>,</w:t>
      </w:r>
      <w:r w:rsidRPr="00C5323F">
        <w:rPr>
          <w:sz w:val="24"/>
          <w:szCs w:val="24"/>
        </w:rPr>
        <w:t xml:space="preserve"> John Glenn Columbus International Airport (CMH) </w:t>
      </w:r>
      <w:r w:rsidR="009D2DFC">
        <w:rPr>
          <w:sz w:val="24"/>
          <w:szCs w:val="24"/>
        </w:rPr>
        <w:t>to return home</w:t>
      </w:r>
    </w:p>
    <w:p w14:paraId="1A04F803" w14:textId="6DCE0397" w:rsidR="0060052F" w:rsidRDefault="0060052F" w:rsidP="00200ACC">
      <w:pPr>
        <w:rPr>
          <w:sz w:val="24"/>
          <w:szCs w:val="24"/>
        </w:rPr>
      </w:pPr>
    </w:p>
    <w:p w14:paraId="136CA734" w14:textId="3A781A8B" w:rsidR="0060052F" w:rsidRDefault="0060052F" w:rsidP="00200ACC">
      <w:pPr>
        <w:rPr>
          <w:sz w:val="24"/>
          <w:szCs w:val="24"/>
        </w:rPr>
      </w:pPr>
    </w:p>
    <w:p w14:paraId="2C9F086F" w14:textId="6838F97D" w:rsidR="007E0A4C" w:rsidRDefault="007E0A4C" w:rsidP="007E0A4C">
      <w:pPr>
        <w:rPr>
          <w:b/>
          <w:sz w:val="28"/>
          <w:szCs w:val="24"/>
        </w:rPr>
      </w:pPr>
      <w:r w:rsidRPr="001B78A8">
        <w:rPr>
          <w:b/>
          <w:sz w:val="28"/>
          <w:szCs w:val="24"/>
        </w:rPr>
        <w:t>J</w:t>
      </w:r>
      <w:r>
        <w:rPr>
          <w:b/>
          <w:sz w:val="28"/>
          <w:szCs w:val="24"/>
        </w:rPr>
        <w:t>ob</w:t>
      </w:r>
      <w:r w:rsidRPr="001B78A8">
        <w:rPr>
          <w:b/>
          <w:sz w:val="28"/>
          <w:szCs w:val="24"/>
        </w:rPr>
        <w:t xml:space="preserve"> </w:t>
      </w:r>
      <w:r>
        <w:rPr>
          <w:b/>
          <w:sz w:val="28"/>
          <w:szCs w:val="24"/>
        </w:rPr>
        <w:t>4</w:t>
      </w:r>
      <w:r w:rsidRPr="001B78A8">
        <w:rPr>
          <w:b/>
          <w:sz w:val="28"/>
          <w:szCs w:val="24"/>
        </w:rPr>
        <w:t xml:space="preserve"> –</w:t>
      </w:r>
      <w:r>
        <w:rPr>
          <w:b/>
          <w:sz w:val="28"/>
          <w:szCs w:val="24"/>
        </w:rPr>
        <w:t xml:space="preserve"> Table of Contents</w:t>
      </w:r>
    </w:p>
    <w:p w14:paraId="6CC80FCB" w14:textId="1D22DDD7" w:rsidR="00734C38" w:rsidRDefault="00734C38" w:rsidP="007E0A4C">
      <w:pPr>
        <w:rPr>
          <w:b/>
          <w:sz w:val="28"/>
          <w:szCs w:val="24"/>
        </w:rPr>
      </w:pPr>
    </w:p>
    <w:p w14:paraId="3E32BA2D" w14:textId="5F302C45" w:rsidR="00734C38" w:rsidRPr="00250DC5" w:rsidRDefault="00734C38" w:rsidP="00734C38">
      <w:pPr>
        <w:rPr>
          <w:sz w:val="24"/>
          <w:szCs w:val="24"/>
        </w:rPr>
      </w:pPr>
      <w:r w:rsidRPr="00250DC5">
        <w:rPr>
          <w:sz w:val="24"/>
          <w:szCs w:val="24"/>
        </w:rPr>
        <w:t xml:space="preserve">Julie Smith has asked you to create a Table of Contents for </w:t>
      </w:r>
      <w:r w:rsidR="00F67901" w:rsidRPr="00250DC5">
        <w:rPr>
          <w:sz w:val="24"/>
          <w:szCs w:val="24"/>
        </w:rPr>
        <w:t xml:space="preserve">a </w:t>
      </w:r>
      <w:r w:rsidR="002C00A2" w:rsidRPr="00250DC5">
        <w:rPr>
          <w:sz w:val="24"/>
          <w:szCs w:val="24"/>
        </w:rPr>
        <w:t xml:space="preserve">manual we will be using at </w:t>
      </w:r>
      <w:r w:rsidRPr="00250DC5">
        <w:rPr>
          <w:sz w:val="24"/>
          <w:szCs w:val="24"/>
        </w:rPr>
        <w:t xml:space="preserve">the upcoming Leadership Grant Program.  Using the information provided and the </w:t>
      </w:r>
      <w:r w:rsidRPr="00250DC5">
        <w:rPr>
          <w:i/>
          <w:iCs/>
          <w:sz w:val="24"/>
          <w:szCs w:val="24"/>
        </w:rPr>
        <w:t>Style &amp; Reference Manual</w:t>
      </w:r>
      <w:r w:rsidRPr="00250DC5">
        <w:rPr>
          <w:sz w:val="24"/>
          <w:szCs w:val="24"/>
        </w:rPr>
        <w:t>, please complete the task.</w:t>
      </w:r>
      <w:r w:rsidR="002C00A2" w:rsidRPr="00250DC5">
        <w:rPr>
          <w:sz w:val="24"/>
          <w:szCs w:val="24"/>
        </w:rPr>
        <w:t xml:space="preserve">  </w:t>
      </w:r>
    </w:p>
    <w:p w14:paraId="3291AFD5" w14:textId="5E2DC4F5" w:rsidR="002C00A2" w:rsidRPr="00250DC5" w:rsidRDefault="002C00A2" w:rsidP="00734C38">
      <w:pPr>
        <w:rPr>
          <w:rStyle w:val="Strong"/>
          <w:color w:val="000000"/>
        </w:rPr>
      </w:pPr>
    </w:p>
    <w:p w14:paraId="75B15751" w14:textId="4A2F1B18" w:rsidR="007A4E92" w:rsidRPr="00250DC5" w:rsidRDefault="009E3F8A" w:rsidP="00734C38">
      <w:pPr>
        <w:rPr>
          <w:rStyle w:val="Strong"/>
          <w:color w:val="000000"/>
          <w:sz w:val="24"/>
          <w:szCs w:val="24"/>
        </w:rPr>
      </w:pPr>
      <w:r w:rsidRPr="00250DC5">
        <w:rPr>
          <w:rStyle w:val="Strong"/>
          <w:color w:val="000000"/>
          <w:sz w:val="24"/>
          <w:szCs w:val="24"/>
        </w:rPr>
        <w:t xml:space="preserve">I. </w:t>
      </w:r>
      <w:r w:rsidR="007A4E92" w:rsidRPr="00250DC5">
        <w:rPr>
          <w:rStyle w:val="Strong"/>
          <w:color w:val="000000"/>
          <w:sz w:val="24"/>
          <w:szCs w:val="24"/>
        </w:rPr>
        <w:t xml:space="preserve">Introduction </w:t>
      </w:r>
    </w:p>
    <w:p w14:paraId="40522F1A" w14:textId="17681C24" w:rsidR="007A4E92" w:rsidRPr="00250DC5" w:rsidRDefault="007A4E92" w:rsidP="00734C38">
      <w:pPr>
        <w:rPr>
          <w:sz w:val="24"/>
          <w:szCs w:val="24"/>
        </w:rPr>
      </w:pPr>
      <w:r w:rsidRPr="00250DC5">
        <w:rPr>
          <w:sz w:val="24"/>
          <w:szCs w:val="24"/>
        </w:rPr>
        <w:t>Purpose and Philosophies, page 2</w:t>
      </w:r>
    </w:p>
    <w:p w14:paraId="100C5BB6" w14:textId="3E1F0761" w:rsidR="007A4E92" w:rsidRPr="00250DC5" w:rsidRDefault="007A4E92" w:rsidP="00734C38">
      <w:pPr>
        <w:rPr>
          <w:sz w:val="24"/>
          <w:szCs w:val="24"/>
        </w:rPr>
      </w:pPr>
      <w:r w:rsidRPr="00250DC5">
        <w:rPr>
          <w:sz w:val="24"/>
          <w:szCs w:val="24"/>
        </w:rPr>
        <w:t>Definitions, page 3</w:t>
      </w:r>
    </w:p>
    <w:p w14:paraId="476AE77C" w14:textId="0D15DD3B" w:rsidR="004310AD" w:rsidRPr="00250DC5" w:rsidRDefault="004310AD" w:rsidP="00734C38">
      <w:pPr>
        <w:rPr>
          <w:sz w:val="24"/>
          <w:szCs w:val="24"/>
        </w:rPr>
      </w:pPr>
      <w:r w:rsidRPr="00250DC5">
        <w:rPr>
          <w:sz w:val="24"/>
          <w:szCs w:val="24"/>
        </w:rPr>
        <w:t>Principles of Leadership, page 4</w:t>
      </w:r>
    </w:p>
    <w:p w14:paraId="192DC4AD" w14:textId="77777777" w:rsidR="007A4E92" w:rsidRPr="00250DC5" w:rsidRDefault="007A4E92" w:rsidP="00734C38">
      <w:pPr>
        <w:rPr>
          <w:sz w:val="24"/>
          <w:szCs w:val="24"/>
        </w:rPr>
      </w:pPr>
    </w:p>
    <w:p w14:paraId="25C6898D" w14:textId="5AEC414D" w:rsidR="00AF6148" w:rsidRPr="00250DC5" w:rsidRDefault="009E3F8A" w:rsidP="00734C38">
      <w:pPr>
        <w:rPr>
          <w:rStyle w:val="Strong"/>
          <w:color w:val="000000"/>
          <w:sz w:val="24"/>
          <w:szCs w:val="24"/>
        </w:rPr>
      </w:pPr>
      <w:r w:rsidRPr="00250DC5">
        <w:rPr>
          <w:rStyle w:val="Strong"/>
          <w:color w:val="000000"/>
          <w:sz w:val="24"/>
          <w:szCs w:val="24"/>
        </w:rPr>
        <w:t xml:space="preserve">II. </w:t>
      </w:r>
      <w:r w:rsidR="002C00A2" w:rsidRPr="00250DC5">
        <w:rPr>
          <w:rStyle w:val="Strong"/>
          <w:color w:val="000000"/>
          <w:sz w:val="24"/>
          <w:szCs w:val="24"/>
        </w:rPr>
        <w:t>Guiding Principles</w:t>
      </w:r>
      <w:r w:rsidR="002C00A2" w:rsidRPr="00250DC5">
        <w:rPr>
          <w:rStyle w:val="Strong"/>
          <w:b w:val="0"/>
          <w:bCs w:val="0"/>
          <w:sz w:val="24"/>
          <w:szCs w:val="24"/>
        </w:rPr>
        <w:br/>
      </w:r>
      <w:r w:rsidR="007A4E92" w:rsidRPr="00250DC5">
        <w:rPr>
          <w:sz w:val="24"/>
          <w:szCs w:val="24"/>
        </w:rPr>
        <w:t>E</w:t>
      </w:r>
      <w:r w:rsidR="002C00A2" w:rsidRPr="00250DC5">
        <w:rPr>
          <w:sz w:val="24"/>
          <w:szCs w:val="24"/>
        </w:rPr>
        <w:t xml:space="preserve">arn </w:t>
      </w:r>
      <w:r w:rsidR="007A4E92" w:rsidRPr="00250DC5">
        <w:rPr>
          <w:sz w:val="24"/>
          <w:szCs w:val="24"/>
        </w:rPr>
        <w:t>T</w:t>
      </w:r>
      <w:r w:rsidR="002C00A2" w:rsidRPr="00250DC5">
        <w:rPr>
          <w:sz w:val="24"/>
          <w:szCs w:val="24"/>
        </w:rPr>
        <w:t xml:space="preserve">heir </w:t>
      </w:r>
      <w:r w:rsidR="007A4E92" w:rsidRPr="00250DC5">
        <w:rPr>
          <w:sz w:val="24"/>
          <w:szCs w:val="24"/>
        </w:rPr>
        <w:t>R</w:t>
      </w:r>
      <w:r w:rsidR="002C00A2" w:rsidRPr="00250DC5">
        <w:rPr>
          <w:sz w:val="24"/>
          <w:szCs w:val="24"/>
        </w:rPr>
        <w:t>espect</w:t>
      </w:r>
      <w:r w:rsidR="007A4E92" w:rsidRPr="00250DC5">
        <w:rPr>
          <w:sz w:val="24"/>
          <w:szCs w:val="24"/>
        </w:rPr>
        <w:t xml:space="preserve">, page </w:t>
      </w:r>
      <w:r w:rsidR="004310AD" w:rsidRPr="00250DC5">
        <w:rPr>
          <w:sz w:val="24"/>
          <w:szCs w:val="24"/>
        </w:rPr>
        <w:t>8</w:t>
      </w:r>
      <w:r w:rsidR="002C00A2" w:rsidRPr="00250DC5">
        <w:rPr>
          <w:sz w:val="24"/>
          <w:szCs w:val="24"/>
        </w:rPr>
        <w:br/>
        <w:t xml:space="preserve">Thou </w:t>
      </w:r>
      <w:r w:rsidR="007A4E92" w:rsidRPr="00250DC5">
        <w:rPr>
          <w:sz w:val="24"/>
          <w:szCs w:val="24"/>
        </w:rPr>
        <w:t>S</w:t>
      </w:r>
      <w:r w:rsidR="002C00A2" w:rsidRPr="00250DC5">
        <w:rPr>
          <w:sz w:val="24"/>
          <w:szCs w:val="24"/>
        </w:rPr>
        <w:t xml:space="preserve">halt </w:t>
      </w:r>
      <w:r w:rsidR="007A4E92" w:rsidRPr="00250DC5">
        <w:rPr>
          <w:sz w:val="24"/>
          <w:szCs w:val="24"/>
        </w:rPr>
        <w:t>N</w:t>
      </w:r>
      <w:r w:rsidR="002C00A2" w:rsidRPr="00250DC5">
        <w:rPr>
          <w:sz w:val="24"/>
          <w:szCs w:val="24"/>
        </w:rPr>
        <w:t xml:space="preserve">ot </w:t>
      </w:r>
      <w:r w:rsidR="007A4E92" w:rsidRPr="00250DC5">
        <w:rPr>
          <w:sz w:val="24"/>
          <w:szCs w:val="24"/>
        </w:rPr>
        <w:t>L</w:t>
      </w:r>
      <w:r w:rsidR="002C00A2" w:rsidRPr="00250DC5">
        <w:rPr>
          <w:sz w:val="24"/>
          <w:szCs w:val="24"/>
        </w:rPr>
        <w:t>ie</w:t>
      </w:r>
      <w:r w:rsidR="007A4E92" w:rsidRPr="00250DC5">
        <w:rPr>
          <w:sz w:val="24"/>
          <w:szCs w:val="24"/>
        </w:rPr>
        <w:t xml:space="preserve">, page </w:t>
      </w:r>
      <w:r w:rsidR="004310AD" w:rsidRPr="00250DC5">
        <w:rPr>
          <w:sz w:val="24"/>
          <w:szCs w:val="24"/>
        </w:rPr>
        <w:t>9</w:t>
      </w:r>
      <w:r w:rsidR="002C00A2" w:rsidRPr="00250DC5">
        <w:rPr>
          <w:sz w:val="24"/>
          <w:szCs w:val="24"/>
        </w:rPr>
        <w:br/>
        <w:t xml:space="preserve">Let </w:t>
      </w:r>
      <w:r w:rsidR="007A4E92" w:rsidRPr="00250DC5">
        <w:rPr>
          <w:sz w:val="24"/>
          <w:szCs w:val="24"/>
        </w:rPr>
        <w:t>T</w:t>
      </w:r>
      <w:r w:rsidR="002C00A2" w:rsidRPr="00250DC5">
        <w:rPr>
          <w:sz w:val="24"/>
          <w:szCs w:val="24"/>
        </w:rPr>
        <w:t xml:space="preserve">hem </w:t>
      </w:r>
      <w:r w:rsidR="007A4E92" w:rsidRPr="00250DC5">
        <w:rPr>
          <w:sz w:val="24"/>
          <w:szCs w:val="24"/>
        </w:rPr>
        <w:t>F</w:t>
      </w:r>
      <w:r w:rsidR="002C00A2" w:rsidRPr="00250DC5">
        <w:rPr>
          <w:sz w:val="24"/>
          <w:szCs w:val="24"/>
        </w:rPr>
        <w:t>ail</w:t>
      </w:r>
      <w:r w:rsidR="007A4E92" w:rsidRPr="00250DC5">
        <w:rPr>
          <w:sz w:val="24"/>
          <w:szCs w:val="24"/>
        </w:rPr>
        <w:t xml:space="preserve">, page </w:t>
      </w:r>
      <w:r w:rsidR="004310AD" w:rsidRPr="00250DC5">
        <w:rPr>
          <w:sz w:val="24"/>
          <w:szCs w:val="24"/>
        </w:rPr>
        <w:t>10</w:t>
      </w:r>
      <w:r w:rsidR="002C00A2" w:rsidRPr="00250DC5">
        <w:rPr>
          <w:sz w:val="24"/>
          <w:szCs w:val="24"/>
        </w:rPr>
        <w:br/>
        <w:t xml:space="preserve">Find </w:t>
      </w:r>
      <w:r w:rsidR="007A4E92" w:rsidRPr="00250DC5">
        <w:rPr>
          <w:sz w:val="24"/>
          <w:szCs w:val="24"/>
        </w:rPr>
        <w:t>W</w:t>
      </w:r>
      <w:r w:rsidR="002C00A2" w:rsidRPr="00250DC5">
        <w:rPr>
          <w:sz w:val="24"/>
          <w:szCs w:val="24"/>
        </w:rPr>
        <w:t xml:space="preserve">ays to </w:t>
      </w:r>
      <w:r w:rsidR="007A4E92" w:rsidRPr="00250DC5">
        <w:rPr>
          <w:sz w:val="24"/>
          <w:szCs w:val="24"/>
        </w:rPr>
        <w:t>S</w:t>
      </w:r>
      <w:r w:rsidR="002C00A2" w:rsidRPr="00250DC5">
        <w:rPr>
          <w:sz w:val="24"/>
          <w:szCs w:val="24"/>
        </w:rPr>
        <w:t xml:space="preserve">ay </w:t>
      </w:r>
      <w:r w:rsidR="007A4E92" w:rsidRPr="00250DC5">
        <w:rPr>
          <w:sz w:val="24"/>
          <w:szCs w:val="24"/>
        </w:rPr>
        <w:t>Y</w:t>
      </w:r>
      <w:r w:rsidR="002C00A2" w:rsidRPr="00250DC5">
        <w:rPr>
          <w:sz w:val="24"/>
          <w:szCs w:val="24"/>
        </w:rPr>
        <w:t>es</w:t>
      </w:r>
      <w:r w:rsidR="007A4E92" w:rsidRPr="00250DC5">
        <w:rPr>
          <w:sz w:val="24"/>
          <w:szCs w:val="24"/>
        </w:rPr>
        <w:t>, page 10</w:t>
      </w:r>
      <w:r w:rsidR="002C00A2" w:rsidRPr="00250DC5">
        <w:rPr>
          <w:sz w:val="24"/>
          <w:szCs w:val="24"/>
        </w:rPr>
        <w:br/>
        <w:t xml:space="preserve">Apologize </w:t>
      </w:r>
      <w:r w:rsidR="007A4E92" w:rsidRPr="00250DC5">
        <w:rPr>
          <w:sz w:val="24"/>
          <w:szCs w:val="24"/>
        </w:rPr>
        <w:t>F</w:t>
      </w:r>
      <w:r w:rsidR="002C00A2" w:rsidRPr="00250DC5">
        <w:rPr>
          <w:sz w:val="24"/>
          <w:szCs w:val="24"/>
        </w:rPr>
        <w:t xml:space="preserve">or </w:t>
      </w:r>
      <w:r w:rsidR="007A4E92" w:rsidRPr="00250DC5">
        <w:rPr>
          <w:sz w:val="24"/>
          <w:szCs w:val="24"/>
        </w:rPr>
        <w:t>Y</w:t>
      </w:r>
      <w:r w:rsidR="002C00A2" w:rsidRPr="00250DC5">
        <w:rPr>
          <w:sz w:val="24"/>
          <w:szCs w:val="24"/>
        </w:rPr>
        <w:t xml:space="preserve">our </w:t>
      </w:r>
      <w:r w:rsidR="007A4E92" w:rsidRPr="00250DC5">
        <w:rPr>
          <w:sz w:val="24"/>
          <w:szCs w:val="24"/>
        </w:rPr>
        <w:t>M</w:t>
      </w:r>
      <w:r w:rsidR="002C00A2" w:rsidRPr="00250DC5">
        <w:rPr>
          <w:sz w:val="24"/>
          <w:szCs w:val="24"/>
        </w:rPr>
        <w:t>istakes</w:t>
      </w:r>
      <w:r w:rsidR="007A4E92" w:rsidRPr="00250DC5">
        <w:rPr>
          <w:sz w:val="24"/>
          <w:szCs w:val="24"/>
        </w:rPr>
        <w:t>, page 12</w:t>
      </w:r>
      <w:r w:rsidR="002C00A2" w:rsidRPr="00250DC5">
        <w:rPr>
          <w:sz w:val="24"/>
          <w:szCs w:val="24"/>
        </w:rPr>
        <w:br/>
        <w:t xml:space="preserve">Set </w:t>
      </w:r>
      <w:r w:rsidR="007A4E92" w:rsidRPr="00250DC5">
        <w:rPr>
          <w:sz w:val="24"/>
          <w:szCs w:val="24"/>
        </w:rPr>
        <w:t>H</w:t>
      </w:r>
      <w:r w:rsidR="002C00A2" w:rsidRPr="00250DC5">
        <w:rPr>
          <w:sz w:val="24"/>
          <w:szCs w:val="24"/>
        </w:rPr>
        <w:t xml:space="preserve">igh </w:t>
      </w:r>
      <w:r w:rsidR="007A4E92" w:rsidRPr="00250DC5">
        <w:rPr>
          <w:sz w:val="24"/>
          <w:szCs w:val="24"/>
        </w:rPr>
        <w:t>E</w:t>
      </w:r>
      <w:r w:rsidR="002C00A2" w:rsidRPr="00250DC5">
        <w:rPr>
          <w:sz w:val="24"/>
          <w:szCs w:val="24"/>
        </w:rPr>
        <w:t>xpectations</w:t>
      </w:r>
      <w:r w:rsidR="007A4E92" w:rsidRPr="00250DC5">
        <w:rPr>
          <w:sz w:val="24"/>
          <w:szCs w:val="24"/>
        </w:rPr>
        <w:t>, page 13</w:t>
      </w:r>
      <w:r w:rsidR="002C00A2" w:rsidRPr="00250DC5">
        <w:rPr>
          <w:sz w:val="24"/>
          <w:szCs w:val="24"/>
        </w:rPr>
        <w:br/>
        <w:t>Trust</w:t>
      </w:r>
      <w:r w:rsidR="007A4E92" w:rsidRPr="00250DC5">
        <w:rPr>
          <w:sz w:val="24"/>
          <w:szCs w:val="24"/>
        </w:rPr>
        <w:t>, page 1</w:t>
      </w:r>
      <w:r w:rsidR="004310AD" w:rsidRPr="00250DC5">
        <w:rPr>
          <w:sz w:val="24"/>
          <w:szCs w:val="24"/>
        </w:rPr>
        <w:t>5</w:t>
      </w:r>
      <w:r w:rsidR="002C00A2" w:rsidRPr="00250DC5">
        <w:rPr>
          <w:sz w:val="24"/>
          <w:szCs w:val="24"/>
        </w:rPr>
        <w:br/>
      </w:r>
    </w:p>
    <w:p w14:paraId="28883521" w14:textId="26A1D5DD" w:rsidR="004310AD" w:rsidRPr="00250DC5" w:rsidRDefault="009E3F8A" w:rsidP="00734C38">
      <w:pPr>
        <w:rPr>
          <w:rStyle w:val="Strong"/>
          <w:color w:val="000000"/>
        </w:rPr>
      </w:pPr>
      <w:r w:rsidRPr="00250DC5">
        <w:rPr>
          <w:rStyle w:val="Strong"/>
          <w:color w:val="000000"/>
          <w:sz w:val="24"/>
          <w:szCs w:val="24"/>
        </w:rPr>
        <w:t xml:space="preserve">III. </w:t>
      </w:r>
      <w:r w:rsidR="002C00A2" w:rsidRPr="00250DC5">
        <w:rPr>
          <w:rStyle w:val="Strong"/>
          <w:color w:val="000000"/>
          <w:sz w:val="24"/>
          <w:szCs w:val="24"/>
        </w:rPr>
        <w:t>Techniques</w:t>
      </w:r>
      <w:r w:rsidR="002C00A2" w:rsidRPr="00250DC5">
        <w:rPr>
          <w:rStyle w:val="Strong"/>
          <w:color w:val="000000"/>
          <w:sz w:val="24"/>
          <w:szCs w:val="24"/>
        </w:rPr>
        <w:br/>
      </w:r>
      <w:r w:rsidR="002C00A2" w:rsidRPr="00250DC5">
        <w:rPr>
          <w:sz w:val="24"/>
          <w:szCs w:val="24"/>
        </w:rPr>
        <w:t>Positive-Negative-Positive</w:t>
      </w:r>
      <w:r w:rsidR="00AD752B" w:rsidRPr="00250DC5">
        <w:rPr>
          <w:sz w:val="24"/>
          <w:szCs w:val="24"/>
        </w:rPr>
        <w:t>, page 16</w:t>
      </w:r>
      <w:r w:rsidR="002C00A2" w:rsidRPr="00250DC5">
        <w:rPr>
          <w:sz w:val="24"/>
          <w:szCs w:val="24"/>
        </w:rPr>
        <w:br/>
        <w:t xml:space="preserve">Sticks and </w:t>
      </w:r>
      <w:r w:rsidR="00AD752B" w:rsidRPr="00250DC5">
        <w:rPr>
          <w:sz w:val="24"/>
          <w:szCs w:val="24"/>
        </w:rPr>
        <w:t>S</w:t>
      </w:r>
      <w:r w:rsidR="002C00A2" w:rsidRPr="00250DC5">
        <w:rPr>
          <w:sz w:val="24"/>
          <w:szCs w:val="24"/>
        </w:rPr>
        <w:t>tones</w:t>
      </w:r>
      <w:r w:rsidR="00AD752B" w:rsidRPr="00250DC5">
        <w:rPr>
          <w:sz w:val="24"/>
          <w:szCs w:val="24"/>
        </w:rPr>
        <w:t>, page 17</w:t>
      </w:r>
      <w:r w:rsidR="002C00A2" w:rsidRPr="00250DC5">
        <w:rPr>
          <w:sz w:val="24"/>
          <w:szCs w:val="24"/>
        </w:rPr>
        <w:br/>
      </w:r>
      <w:r w:rsidR="00AD752B" w:rsidRPr="00250DC5">
        <w:rPr>
          <w:sz w:val="24"/>
          <w:szCs w:val="24"/>
        </w:rPr>
        <w:t>Don’</w:t>
      </w:r>
      <w:r w:rsidR="002C00A2" w:rsidRPr="00250DC5">
        <w:rPr>
          <w:sz w:val="24"/>
          <w:szCs w:val="24"/>
        </w:rPr>
        <w:t xml:space="preserve">t </w:t>
      </w:r>
      <w:r w:rsidR="00AD752B" w:rsidRPr="00250DC5">
        <w:rPr>
          <w:sz w:val="24"/>
          <w:szCs w:val="24"/>
        </w:rPr>
        <w:t>B</w:t>
      </w:r>
      <w:r w:rsidR="002C00A2" w:rsidRPr="00250DC5">
        <w:rPr>
          <w:sz w:val="24"/>
          <w:szCs w:val="24"/>
        </w:rPr>
        <w:t xml:space="preserve">e the </w:t>
      </w:r>
      <w:r w:rsidR="00AD752B" w:rsidRPr="00250DC5">
        <w:rPr>
          <w:sz w:val="24"/>
          <w:szCs w:val="24"/>
        </w:rPr>
        <w:t>B</w:t>
      </w:r>
      <w:r w:rsidR="002C00A2" w:rsidRPr="00250DC5">
        <w:rPr>
          <w:sz w:val="24"/>
          <w:szCs w:val="24"/>
        </w:rPr>
        <w:t>oss</w:t>
      </w:r>
      <w:r w:rsidR="00AD752B" w:rsidRPr="00250DC5">
        <w:rPr>
          <w:sz w:val="24"/>
          <w:szCs w:val="24"/>
        </w:rPr>
        <w:t>, page 18</w:t>
      </w:r>
      <w:r w:rsidR="002C00A2" w:rsidRPr="00250DC5">
        <w:rPr>
          <w:sz w:val="24"/>
          <w:szCs w:val="24"/>
        </w:rPr>
        <w:br/>
        <w:t>Listening</w:t>
      </w:r>
      <w:r w:rsidR="00AD752B" w:rsidRPr="00250DC5">
        <w:rPr>
          <w:sz w:val="24"/>
          <w:szCs w:val="24"/>
        </w:rPr>
        <w:t>, page 19</w:t>
      </w:r>
      <w:r w:rsidR="002C00A2" w:rsidRPr="00250DC5">
        <w:rPr>
          <w:sz w:val="24"/>
          <w:szCs w:val="24"/>
        </w:rPr>
        <w:br/>
      </w:r>
      <w:r w:rsidR="00AD752B" w:rsidRPr="00250DC5">
        <w:rPr>
          <w:sz w:val="24"/>
          <w:szCs w:val="24"/>
        </w:rPr>
        <w:t>Don’</w:t>
      </w:r>
      <w:r w:rsidR="002C00A2" w:rsidRPr="00250DC5">
        <w:rPr>
          <w:sz w:val="24"/>
          <w:szCs w:val="24"/>
        </w:rPr>
        <w:t xml:space="preserve">t </w:t>
      </w:r>
      <w:r w:rsidR="00AD752B" w:rsidRPr="00250DC5">
        <w:rPr>
          <w:sz w:val="24"/>
          <w:szCs w:val="24"/>
        </w:rPr>
        <w:t>Y</w:t>
      </w:r>
      <w:r w:rsidR="002C00A2" w:rsidRPr="00250DC5">
        <w:rPr>
          <w:sz w:val="24"/>
          <w:szCs w:val="24"/>
        </w:rPr>
        <w:t>ell</w:t>
      </w:r>
      <w:r w:rsidR="00AD752B" w:rsidRPr="00250DC5">
        <w:rPr>
          <w:sz w:val="24"/>
          <w:szCs w:val="24"/>
        </w:rPr>
        <w:t>, page 20</w:t>
      </w:r>
      <w:r w:rsidR="002C00A2" w:rsidRPr="00250DC5">
        <w:rPr>
          <w:sz w:val="24"/>
          <w:szCs w:val="24"/>
        </w:rPr>
        <w:br/>
        <w:t xml:space="preserve">Mistakes and </w:t>
      </w:r>
      <w:r w:rsidR="00AD752B" w:rsidRPr="00250DC5">
        <w:rPr>
          <w:sz w:val="24"/>
          <w:szCs w:val="24"/>
        </w:rPr>
        <w:t>F</w:t>
      </w:r>
      <w:r w:rsidR="002C00A2" w:rsidRPr="00250DC5">
        <w:rPr>
          <w:sz w:val="24"/>
          <w:szCs w:val="24"/>
        </w:rPr>
        <w:t>ailure</w:t>
      </w:r>
      <w:r w:rsidR="00AD752B" w:rsidRPr="00250DC5">
        <w:rPr>
          <w:sz w:val="24"/>
          <w:szCs w:val="24"/>
        </w:rPr>
        <w:t>s, page 21</w:t>
      </w:r>
      <w:r w:rsidR="002C00A2" w:rsidRPr="00250DC5">
        <w:rPr>
          <w:sz w:val="24"/>
          <w:szCs w:val="24"/>
        </w:rPr>
        <w:br/>
        <w:t xml:space="preserve">Group </w:t>
      </w:r>
      <w:r w:rsidR="004310AD" w:rsidRPr="00250DC5">
        <w:rPr>
          <w:sz w:val="24"/>
          <w:szCs w:val="24"/>
        </w:rPr>
        <w:t>P</w:t>
      </w:r>
      <w:r w:rsidR="002C00A2" w:rsidRPr="00250DC5">
        <w:rPr>
          <w:sz w:val="24"/>
          <w:szCs w:val="24"/>
        </w:rPr>
        <w:t xml:space="preserve">roblem </w:t>
      </w:r>
      <w:r w:rsidR="004310AD" w:rsidRPr="00250DC5">
        <w:rPr>
          <w:sz w:val="24"/>
          <w:szCs w:val="24"/>
        </w:rPr>
        <w:t>S</w:t>
      </w:r>
      <w:r w:rsidR="002C00A2" w:rsidRPr="00250DC5">
        <w:rPr>
          <w:sz w:val="24"/>
          <w:szCs w:val="24"/>
        </w:rPr>
        <w:t>olving</w:t>
      </w:r>
      <w:r w:rsidR="004310AD" w:rsidRPr="00250DC5">
        <w:rPr>
          <w:sz w:val="24"/>
          <w:szCs w:val="24"/>
        </w:rPr>
        <w:t>, page 22</w:t>
      </w:r>
      <w:r w:rsidR="002C00A2" w:rsidRPr="00250DC5">
        <w:rPr>
          <w:sz w:val="24"/>
          <w:szCs w:val="24"/>
        </w:rPr>
        <w:br/>
      </w:r>
    </w:p>
    <w:p w14:paraId="2F49908A" w14:textId="71CBA5E9" w:rsidR="001856B4" w:rsidRPr="00250DC5" w:rsidRDefault="009E3F8A" w:rsidP="00734C38">
      <w:pPr>
        <w:rPr>
          <w:rStyle w:val="Strong"/>
          <w:color w:val="000000"/>
          <w:sz w:val="24"/>
          <w:szCs w:val="24"/>
        </w:rPr>
      </w:pPr>
      <w:r w:rsidRPr="00250DC5">
        <w:rPr>
          <w:rStyle w:val="Strong"/>
          <w:color w:val="000000"/>
          <w:sz w:val="24"/>
          <w:szCs w:val="24"/>
        </w:rPr>
        <w:t xml:space="preserve">IV. </w:t>
      </w:r>
      <w:r w:rsidR="00AF6148" w:rsidRPr="00250DC5">
        <w:rPr>
          <w:rStyle w:val="Strong"/>
          <w:color w:val="000000"/>
          <w:sz w:val="24"/>
          <w:szCs w:val="24"/>
        </w:rPr>
        <w:t>Programs</w:t>
      </w:r>
      <w:r w:rsidR="002C00A2" w:rsidRPr="00250DC5">
        <w:rPr>
          <w:rStyle w:val="Strong"/>
          <w:color w:val="000000"/>
          <w:sz w:val="24"/>
          <w:szCs w:val="24"/>
        </w:rPr>
        <w:t xml:space="preserve"> and Activities</w:t>
      </w:r>
    </w:p>
    <w:p w14:paraId="6E571F66" w14:textId="77777777" w:rsidR="001856B4" w:rsidRPr="00250DC5" w:rsidRDefault="001856B4" w:rsidP="00734C38">
      <w:pPr>
        <w:rPr>
          <w:sz w:val="24"/>
          <w:szCs w:val="24"/>
        </w:rPr>
      </w:pPr>
      <w:r w:rsidRPr="00250DC5">
        <w:rPr>
          <w:sz w:val="24"/>
          <w:szCs w:val="24"/>
        </w:rPr>
        <w:t>Programs, page 24</w:t>
      </w:r>
    </w:p>
    <w:p w14:paraId="22EC66D7" w14:textId="6F7D8D42" w:rsidR="002C00A2" w:rsidRPr="00250DC5" w:rsidRDefault="001856B4" w:rsidP="00734C38">
      <w:pPr>
        <w:rPr>
          <w:sz w:val="24"/>
          <w:szCs w:val="24"/>
        </w:rPr>
      </w:pPr>
      <w:r w:rsidRPr="00250DC5">
        <w:rPr>
          <w:sz w:val="24"/>
          <w:szCs w:val="24"/>
        </w:rPr>
        <w:t>Activities, page 33</w:t>
      </w:r>
      <w:r w:rsidR="002C00A2" w:rsidRPr="00250DC5">
        <w:rPr>
          <w:sz w:val="24"/>
          <w:szCs w:val="24"/>
        </w:rPr>
        <w:br/>
      </w:r>
    </w:p>
    <w:p w14:paraId="5DA5546D" w14:textId="77777777" w:rsidR="00734C38" w:rsidRPr="00250DC5" w:rsidRDefault="00734C38" w:rsidP="007E0A4C">
      <w:pPr>
        <w:rPr>
          <w:sz w:val="24"/>
          <w:szCs w:val="24"/>
        </w:rPr>
      </w:pPr>
    </w:p>
    <w:sectPr w:rsidR="00734C38" w:rsidRPr="00250DC5" w:rsidSect="00250DC5">
      <w:headerReference w:type="default" r:id="rId12"/>
      <w:headerReference w:type="first" r:id="rId13"/>
      <w:pgSz w:w="12240" w:h="15840"/>
      <w:pgMar w:top="1170" w:right="900" w:bottom="1080" w:left="1296"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5" w:author="Hewes Angie" w:date="2020-02-10T09:00:00Z" w:initials="HA">
    <w:p w14:paraId="2D8CFF80" w14:textId="23C92A22" w:rsidR="00B0595D" w:rsidRDefault="00B0595D">
      <w:pPr>
        <w:pStyle w:val="CommentText"/>
      </w:pPr>
      <w:r>
        <w:rPr>
          <w:rStyle w:val="CommentReference"/>
        </w:rPr>
        <w:annotationRef/>
      </w:r>
      <w:r>
        <w:t>Didn’t we say no labels a few years ago?  Should we delete this all together.  It would change the# of jobs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D8CFF80"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4A4819" w14:textId="77777777" w:rsidR="00097095" w:rsidRDefault="00097095" w:rsidP="00F1245D">
      <w:r>
        <w:separator/>
      </w:r>
    </w:p>
  </w:endnote>
  <w:endnote w:type="continuationSeparator" w:id="0">
    <w:p w14:paraId="105E2B96" w14:textId="77777777" w:rsidR="00097095" w:rsidRDefault="00097095"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2BA7BD" w14:textId="77777777" w:rsidR="00097095" w:rsidRDefault="00097095" w:rsidP="00F1245D">
      <w:r>
        <w:separator/>
      </w:r>
    </w:p>
  </w:footnote>
  <w:footnote w:type="continuationSeparator" w:id="0">
    <w:p w14:paraId="6206C176" w14:textId="77777777" w:rsidR="00097095" w:rsidRDefault="00097095"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5C028" w14:textId="17807871" w:rsidR="00097095" w:rsidRPr="00AB4841" w:rsidRDefault="00097095" w:rsidP="00F1245D">
    <w:pPr>
      <w:pStyle w:val="Header"/>
      <w:rPr>
        <w:b/>
        <w:bCs/>
      </w:rPr>
    </w:pPr>
    <w:r>
      <w:rPr>
        <w:b/>
        <w:noProof/>
      </w:rPr>
      <w:t>ADVANCED WORD PROCESSING</w:t>
    </w:r>
    <w:r w:rsidRPr="00AB4841">
      <w:rPr>
        <w:b/>
        <w:bCs/>
      </w:rPr>
      <w:t xml:space="preserve"> - </w:t>
    </w:r>
    <w:r>
      <w:rPr>
        <w:b/>
        <w:bCs/>
      </w:rPr>
      <w:t>NATIONAL</w:t>
    </w:r>
    <w:r w:rsidRPr="00AB4841">
      <w:rPr>
        <w:b/>
        <w:bCs/>
      </w:rPr>
      <w:t xml:space="preserve"> 20</w:t>
    </w:r>
    <w:r>
      <w:rPr>
        <w:b/>
        <w:bCs/>
      </w:rPr>
      <w:t>20</w:t>
    </w:r>
    <w:r w:rsidRPr="00AB4841">
      <w:rPr>
        <w:b/>
        <w:bCs/>
      </w:rPr>
      <w:tab/>
    </w:r>
  </w:p>
  <w:p w14:paraId="2829B046" w14:textId="3888AE9E" w:rsidR="00097095" w:rsidRPr="001962B9" w:rsidRDefault="00097095"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6A22BD">
      <w:rPr>
        <w:b/>
        <w:bCs/>
        <w:noProof/>
      </w:rPr>
      <w:t>2</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6A22BD">
      <w:rPr>
        <w:b/>
        <w:noProof/>
      </w:rPr>
      <w:t>5</w:t>
    </w:r>
    <w:r w:rsidRPr="001962B9">
      <w:rPr>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3281B" w14:textId="77777777" w:rsidR="00097095" w:rsidRDefault="00097095"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D0D5114"/>
    <w:multiLevelType w:val="hybridMultilevel"/>
    <w:tmpl w:val="40928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286539F"/>
    <w:multiLevelType w:val="hybridMultilevel"/>
    <w:tmpl w:val="7C181860"/>
    <w:lvl w:ilvl="0" w:tplc="0409000F">
      <w:start w:val="1"/>
      <w:numFmt w:val="decimal"/>
      <w:lvlText w:val="%1."/>
      <w:lvlJc w:val="left"/>
      <w:pPr>
        <w:tabs>
          <w:tab w:val="num" w:pos="450"/>
        </w:tabs>
        <w:ind w:left="450" w:hanging="360"/>
      </w:p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16"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6"/>
  </w:num>
  <w:num w:numId="2">
    <w:abstractNumId w:val="7"/>
  </w:num>
  <w:num w:numId="3">
    <w:abstractNumId w:val="6"/>
  </w:num>
  <w:num w:numId="4">
    <w:abstractNumId w:val="10"/>
  </w:num>
  <w:num w:numId="5">
    <w:abstractNumId w:val="3"/>
  </w:num>
  <w:num w:numId="6">
    <w:abstractNumId w:val="1"/>
  </w:num>
  <w:num w:numId="7">
    <w:abstractNumId w:val="4"/>
  </w:num>
  <w:num w:numId="8">
    <w:abstractNumId w:val="0"/>
  </w:num>
  <w:num w:numId="9">
    <w:abstractNumId w:val="5"/>
  </w:num>
  <w:num w:numId="10">
    <w:abstractNumId w:val="11"/>
  </w:num>
  <w:num w:numId="11">
    <w:abstractNumId w:val="12"/>
  </w:num>
  <w:num w:numId="12">
    <w:abstractNumId w:val="2"/>
  </w:num>
  <w:num w:numId="13">
    <w:abstractNumId w:val="14"/>
  </w:num>
  <w:num w:numId="14">
    <w:abstractNumId w:val="9"/>
  </w:num>
  <w:num w:numId="15">
    <w:abstractNumId w:val="8"/>
  </w:num>
  <w:num w:numId="16">
    <w:abstractNumId w:val="15"/>
  </w:num>
  <w:num w:numId="1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C:\Users\sduwa\Desktop\2020_Advanced Word Processing\National_Job1_DataSource.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Address List`"/>
    <w:odso>
      <w:udl w:val="Provider=Microsoft.ACE.OLEDB.12.0;User ID=Admin;Data Source=C:\Users\sduwa\Desktop\2020_Advanced Word Processing\National_Job1_DataSource.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Address List"/>
      <w:src r:id="rId1"/>
      <w:colDelim w:val="9"/>
      <w:type w:val="addressBook"/>
      <w:fHdr/>
      <w:fieldMapData>
        <w:column w:val="0"/>
        <w:lid w:val="en-US"/>
      </w:fieldMapData>
      <w:fieldMapData>
        <w:type w:val="dbColumn"/>
        <w:name w:val="Title"/>
        <w:mappedName w:val="Courtesy Title"/>
        <w:column w:val="0"/>
        <w:lid w:val="en-US"/>
      </w:fieldMapData>
      <w:fieldMapData>
        <w:type w:val="dbColumn"/>
        <w:name w:val="First Name"/>
        <w:mappedName w:val="First Name"/>
        <w:column w:val="1"/>
        <w:lid w:val="en-US"/>
      </w:fieldMapData>
      <w:fieldMapData>
        <w:column w:val="0"/>
        <w:lid w:val="en-US"/>
      </w:fieldMapData>
      <w:fieldMapData>
        <w:type w:val="dbColumn"/>
        <w:name w:val="Last Name"/>
        <w:mappedName w:val="Last Name"/>
        <w:column w:val="2"/>
        <w:lid w:val="en-US"/>
      </w:fieldMapData>
      <w:fieldMapData>
        <w:column w:val="0"/>
        <w:lid w:val="en-US"/>
      </w:fieldMapData>
      <w:fieldMapData>
        <w:column w:val="0"/>
        <w:lid w:val="en-US"/>
      </w:fieldMapData>
      <w:fieldMapData>
        <w:column w:val="0"/>
        <w:lid w:val="en-US"/>
      </w:fieldMapData>
      <w:fieldMapData>
        <w:type w:val="dbColumn"/>
        <w:name w:val="Company Name"/>
        <w:mappedName w:val="Company"/>
        <w:column w:val="3"/>
        <w:lid w:val="en-US"/>
      </w:fieldMapData>
      <w:fieldMapData>
        <w:type w:val="dbColumn"/>
        <w:name w:val="Address Line 1"/>
        <w:mappedName w:val="Address 1"/>
        <w:column w:val="4"/>
        <w:lid w:val="en-US"/>
      </w:fieldMapData>
      <w:fieldMapData>
        <w:type w:val="dbColumn"/>
        <w:name w:val="Address Line 2"/>
        <w:mappedName w:val="Address 2"/>
        <w:column w:val="5"/>
        <w:lid w:val="en-US"/>
      </w:fieldMapData>
      <w:fieldMapData>
        <w:type w:val="dbColumn"/>
        <w:name w:val="City"/>
        <w:mappedName w:val="City"/>
        <w:column w:val="6"/>
        <w:lid w:val="en-US"/>
      </w:fieldMapData>
      <w:fieldMapData>
        <w:type w:val="dbColumn"/>
        <w:name w:val="State"/>
        <w:mappedName w:val="State"/>
        <w:column w:val="7"/>
        <w:lid w:val="en-US"/>
      </w:fieldMapData>
      <w:fieldMapData>
        <w:type w:val="dbColumn"/>
        <w:name w:val="ZIP Code"/>
        <w:mappedName w:val="Postal Code"/>
        <w:column w:val="8"/>
        <w:lid w:val="en-US"/>
      </w:fieldMapData>
      <w:fieldMapData>
        <w:type w:val="dbColumn"/>
        <w:name w:val="Country or Region"/>
        <w:mappedName w:val="Country or Region"/>
        <w:column w:val="9"/>
        <w:lid w:val="en-US"/>
      </w:fieldMapData>
      <w:fieldMapData>
        <w:type w:val="dbColumn"/>
        <w:name w:val="Work Phone"/>
        <w:mappedName w:val="Business Phone"/>
        <w:column w:val="11"/>
        <w:lid w:val="en-US"/>
      </w:fieldMapData>
      <w:fieldMapData>
        <w:column w:val="0"/>
        <w:lid w:val="en-US"/>
      </w:fieldMapData>
      <w:fieldMapData>
        <w:type w:val="dbColumn"/>
        <w:name w:val="Home Phone"/>
        <w:mappedName w:val="Home Phone"/>
        <w:column w:val="1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revisionView w:markup="0"/>
  <w:trackRevisions/>
  <w:defaultTabStop w:val="720"/>
  <w:drawingGridHorizontalSpacing w:val="10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25D29"/>
    <w:rsid w:val="000276D1"/>
    <w:rsid w:val="0004087C"/>
    <w:rsid w:val="0005099D"/>
    <w:rsid w:val="000831AC"/>
    <w:rsid w:val="00091841"/>
    <w:rsid w:val="0009681C"/>
    <w:rsid w:val="00096C05"/>
    <w:rsid w:val="00097095"/>
    <w:rsid w:val="000A7E72"/>
    <w:rsid w:val="000D56FC"/>
    <w:rsid w:val="000E1BD5"/>
    <w:rsid w:val="000F2B02"/>
    <w:rsid w:val="00100E4A"/>
    <w:rsid w:val="00103DB8"/>
    <w:rsid w:val="0010665F"/>
    <w:rsid w:val="0011274C"/>
    <w:rsid w:val="0011738B"/>
    <w:rsid w:val="001233AE"/>
    <w:rsid w:val="00124B64"/>
    <w:rsid w:val="00135207"/>
    <w:rsid w:val="00143A1C"/>
    <w:rsid w:val="00146D32"/>
    <w:rsid w:val="00155172"/>
    <w:rsid w:val="001811CB"/>
    <w:rsid w:val="0018488C"/>
    <w:rsid w:val="001856B4"/>
    <w:rsid w:val="00185C25"/>
    <w:rsid w:val="00195022"/>
    <w:rsid w:val="001962B9"/>
    <w:rsid w:val="001A15F3"/>
    <w:rsid w:val="001A6172"/>
    <w:rsid w:val="001B3D7F"/>
    <w:rsid w:val="001B5FD2"/>
    <w:rsid w:val="001C4797"/>
    <w:rsid w:val="001C78AB"/>
    <w:rsid w:val="001D42D2"/>
    <w:rsid w:val="001D748E"/>
    <w:rsid w:val="001E1578"/>
    <w:rsid w:val="001E746C"/>
    <w:rsid w:val="001E7B05"/>
    <w:rsid w:val="001F55BC"/>
    <w:rsid w:val="00200ACC"/>
    <w:rsid w:val="00203734"/>
    <w:rsid w:val="00213443"/>
    <w:rsid w:val="00217ABB"/>
    <w:rsid w:val="00226839"/>
    <w:rsid w:val="00244804"/>
    <w:rsid w:val="00246A9F"/>
    <w:rsid w:val="00250DC5"/>
    <w:rsid w:val="00251877"/>
    <w:rsid w:val="002520D3"/>
    <w:rsid w:val="00255AD1"/>
    <w:rsid w:val="00262B87"/>
    <w:rsid w:val="00263A8D"/>
    <w:rsid w:val="002658BD"/>
    <w:rsid w:val="00270C01"/>
    <w:rsid w:val="00271D98"/>
    <w:rsid w:val="00284D39"/>
    <w:rsid w:val="002A0D6A"/>
    <w:rsid w:val="002A6DE1"/>
    <w:rsid w:val="002B0596"/>
    <w:rsid w:val="002C0006"/>
    <w:rsid w:val="002C00A2"/>
    <w:rsid w:val="002C4BF3"/>
    <w:rsid w:val="002C6CEC"/>
    <w:rsid w:val="002F46CB"/>
    <w:rsid w:val="003003AB"/>
    <w:rsid w:val="003012E1"/>
    <w:rsid w:val="00301619"/>
    <w:rsid w:val="00322433"/>
    <w:rsid w:val="00330557"/>
    <w:rsid w:val="00334CFB"/>
    <w:rsid w:val="00352A11"/>
    <w:rsid w:val="00367B08"/>
    <w:rsid w:val="00376011"/>
    <w:rsid w:val="00376B09"/>
    <w:rsid w:val="003834D4"/>
    <w:rsid w:val="00387C43"/>
    <w:rsid w:val="00393638"/>
    <w:rsid w:val="003A76A3"/>
    <w:rsid w:val="003B26F2"/>
    <w:rsid w:val="003C62B5"/>
    <w:rsid w:val="003F0928"/>
    <w:rsid w:val="003F179D"/>
    <w:rsid w:val="00420CB8"/>
    <w:rsid w:val="004237CF"/>
    <w:rsid w:val="004310AD"/>
    <w:rsid w:val="00431F3D"/>
    <w:rsid w:val="0043409A"/>
    <w:rsid w:val="004341A5"/>
    <w:rsid w:val="00436929"/>
    <w:rsid w:val="00450503"/>
    <w:rsid w:val="00451020"/>
    <w:rsid w:val="004510FE"/>
    <w:rsid w:val="00453986"/>
    <w:rsid w:val="00464125"/>
    <w:rsid w:val="00477AC3"/>
    <w:rsid w:val="00481371"/>
    <w:rsid w:val="00494DD1"/>
    <w:rsid w:val="00495A40"/>
    <w:rsid w:val="00495E3D"/>
    <w:rsid w:val="004A0B09"/>
    <w:rsid w:val="004B0E9D"/>
    <w:rsid w:val="004B1D44"/>
    <w:rsid w:val="004C65BC"/>
    <w:rsid w:val="004C6A24"/>
    <w:rsid w:val="004D22C7"/>
    <w:rsid w:val="004E3A00"/>
    <w:rsid w:val="004E5846"/>
    <w:rsid w:val="00507248"/>
    <w:rsid w:val="0051264C"/>
    <w:rsid w:val="00515CE6"/>
    <w:rsid w:val="00520B21"/>
    <w:rsid w:val="0052244F"/>
    <w:rsid w:val="005258A4"/>
    <w:rsid w:val="00536671"/>
    <w:rsid w:val="00536F84"/>
    <w:rsid w:val="00542340"/>
    <w:rsid w:val="00573A2B"/>
    <w:rsid w:val="005816EA"/>
    <w:rsid w:val="00582255"/>
    <w:rsid w:val="00596E45"/>
    <w:rsid w:val="005A0EA4"/>
    <w:rsid w:val="005A39FB"/>
    <w:rsid w:val="005B368D"/>
    <w:rsid w:val="005D5DD9"/>
    <w:rsid w:val="005E1E5E"/>
    <w:rsid w:val="005F4927"/>
    <w:rsid w:val="0060052F"/>
    <w:rsid w:val="00611968"/>
    <w:rsid w:val="00613D4B"/>
    <w:rsid w:val="00615146"/>
    <w:rsid w:val="00631C68"/>
    <w:rsid w:val="00640208"/>
    <w:rsid w:val="006459CE"/>
    <w:rsid w:val="0065454D"/>
    <w:rsid w:val="00656AE0"/>
    <w:rsid w:val="0066323A"/>
    <w:rsid w:val="0067063A"/>
    <w:rsid w:val="00670E74"/>
    <w:rsid w:val="00682B04"/>
    <w:rsid w:val="00683334"/>
    <w:rsid w:val="006838D7"/>
    <w:rsid w:val="0068463D"/>
    <w:rsid w:val="00697645"/>
    <w:rsid w:val="006A22BD"/>
    <w:rsid w:val="006B046F"/>
    <w:rsid w:val="006B3C67"/>
    <w:rsid w:val="006D53F5"/>
    <w:rsid w:val="006D6443"/>
    <w:rsid w:val="006D7AD3"/>
    <w:rsid w:val="006E3FA0"/>
    <w:rsid w:val="00703BB5"/>
    <w:rsid w:val="0072015B"/>
    <w:rsid w:val="00724536"/>
    <w:rsid w:val="007247E7"/>
    <w:rsid w:val="00725674"/>
    <w:rsid w:val="00734C38"/>
    <w:rsid w:val="007405F1"/>
    <w:rsid w:val="007505FA"/>
    <w:rsid w:val="007541F5"/>
    <w:rsid w:val="007553E9"/>
    <w:rsid w:val="007557D5"/>
    <w:rsid w:val="0076620B"/>
    <w:rsid w:val="00772077"/>
    <w:rsid w:val="00773C66"/>
    <w:rsid w:val="0077466C"/>
    <w:rsid w:val="00783BFA"/>
    <w:rsid w:val="00787588"/>
    <w:rsid w:val="007A4E92"/>
    <w:rsid w:val="007D410C"/>
    <w:rsid w:val="007E0A4C"/>
    <w:rsid w:val="007E14FC"/>
    <w:rsid w:val="0080645B"/>
    <w:rsid w:val="00811A93"/>
    <w:rsid w:val="0081454A"/>
    <w:rsid w:val="0082190D"/>
    <w:rsid w:val="008404A3"/>
    <w:rsid w:val="00841DC8"/>
    <w:rsid w:val="00843B56"/>
    <w:rsid w:val="00843F7E"/>
    <w:rsid w:val="0085188B"/>
    <w:rsid w:val="008662B2"/>
    <w:rsid w:val="00877D2D"/>
    <w:rsid w:val="008A1FCB"/>
    <w:rsid w:val="008A568A"/>
    <w:rsid w:val="008B0BC3"/>
    <w:rsid w:val="008C013C"/>
    <w:rsid w:val="008C3EFC"/>
    <w:rsid w:val="008C7E00"/>
    <w:rsid w:val="008D02BE"/>
    <w:rsid w:val="008D4E1C"/>
    <w:rsid w:val="008F0383"/>
    <w:rsid w:val="008F07A0"/>
    <w:rsid w:val="00903B27"/>
    <w:rsid w:val="0090688B"/>
    <w:rsid w:val="00911900"/>
    <w:rsid w:val="00914938"/>
    <w:rsid w:val="0092206F"/>
    <w:rsid w:val="00937597"/>
    <w:rsid w:val="00940BED"/>
    <w:rsid w:val="009507EC"/>
    <w:rsid w:val="00966451"/>
    <w:rsid w:val="00966BB6"/>
    <w:rsid w:val="009867F3"/>
    <w:rsid w:val="009B17FB"/>
    <w:rsid w:val="009B3A4F"/>
    <w:rsid w:val="009C030D"/>
    <w:rsid w:val="009D2DFC"/>
    <w:rsid w:val="009D45B7"/>
    <w:rsid w:val="009E3F8A"/>
    <w:rsid w:val="009F3B30"/>
    <w:rsid w:val="009F6AB1"/>
    <w:rsid w:val="00A0059C"/>
    <w:rsid w:val="00A03819"/>
    <w:rsid w:val="00A15AB6"/>
    <w:rsid w:val="00A2222D"/>
    <w:rsid w:val="00A253BE"/>
    <w:rsid w:val="00A2559E"/>
    <w:rsid w:val="00A31992"/>
    <w:rsid w:val="00A372AA"/>
    <w:rsid w:val="00A47A70"/>
    <w:rsid w:val="00A51EF1"/>
    <w:rsid w:val="00A66B5C"/>
    <w:rsid w:val="00A8124E"/>
    <w:rsid w:val="00A847EE"/>
    <w:rsid w:val="00AB2DF4"/>
    <w:rsid w:val="00AB4113"/>
    <w:rsid w:val="00AB4841"/>
    <w:rsid w:val="00AC7A60"/>
    <w:rsid w:val="00AD752B"/>
    <w:rsid w:val="00AE5DD4"/>
    <w:rsid w:val="00AF1788"/>
    <w:rsid w:val="00AF6148"/>
    <w:rsid w:val="00B009CF"/>
    <w:rsid w:val="00B0595D"/>
    <w:rsid w:val="00B07639"/>
    <w:rsid w:val="00B12A84"/>
    <w:rsid w:val="00B21752"/>
    <w:rsid w:val="00B21B79"/>
    <w:rsid w:val="00B2455E"/>
    <w:rsid w:val="00B2489A"/>
    <w:rsid w:val="00B24B81"/>
    <w:rsid w:val="00B6046D"/>
    <w:rsid w:val="00B67401"/>
    <w:rsid w:val="00B71A4E"/>
    <w:rsid w:val="00B96AB4"/>
    <w:rsid w:val="00BD44C1"/>
    <w:rsid w:val="00BD4DAE"/>
    <w:rsid w:val="00BE0424"/>
    <w:rsid w:val="00BE4797"/>
    <w:rsid w:val="00BE5D29"/>
    <w:rsid w:val="00BE79F6"/>
    <w:rsid w:val="00BF4DCA"/>
    <w:rsid w:val="00BF612A"/>
    <w:rsid w:val="00C06B40"/>
    <w:rsid w:val="00C10884"/>
    <w:rsid w:val="00C12A28"/>
    <w:rsid w:val="00C25F93"/>
    <w:rsid w:val="00C32E00"/>
    <w:rsid w:val="00C5029D"/>
    <w:rsid w:val="00C55CAE"/>
    <w:rsid w:val="00C5746D"/>
    <w:rsid w:val="00C61B47"/>
    <w:rsid w:val="00C872C2"/>
    <w:rsid w:val="00C92A93"/>
    <w:rsid w:val="00C977DF"/>
    <w:rsid w:val="00CA4673"/>
    <w:rsid w:val="00CA6A94"/>
    <w:rsid w:val="00CB12A5"/>
    <w:rsid w:val="00CC0E64"/>
    <w:rsid w:val="00CC279C"/>
    <w:rsid w:val="00CC2C7D"/>
    <w:rsid w:val="00CC68B4"/>
    <w:rsid w:val="00CD6C67"/>
    <w:rsid w:val="00D041EA"/>
    <w:rsid w:val="00D05E74"/>
    <w:rsid w:val="00D12C48"/>
    <w:rsid w:val="00D17C28"/>
    <w:rsid w:val="00D2643E"/>
    <w:rsid w:val="00D26648"/>
    <w:rsid w:val="00D269FD"/>
    <w:rsid w:val="00D30854"/>
    <w:rsid w:val="00D313B6"/>
    <w:rsid w:val="00D371AC"/>
    <w:rsid w:val="00D46174"/>
    <w:rsid w:val="00D50AAC"/>
    <w:rsid w:val="00D55A03"/>
    <w:rsid w:val="00D56E9F"/>
    <w:rsid w:val="00D61261"/>
    <w:rsid w:val="00D65CE5"/>
    <w:rsid w:val="00D74CCC"/>
    <w:rsid w:val="00D75666"/>
    <w:rsid w:val="00D81C07"/>
    <w:rsid w:val="00D86359"/>
    <w:rsid w:val="00D91BC4"/>
    <w:rsid w:val="00D934EC"/>
    <w:rsid w:val="00D971DE"/>
    <w:rsid w:val="00DA1AB5"/>
    <w:rsid w:val="00DC01DA"/>
    <w:rsid w:val="00DC3815"/>
    <w:rsid w:val="00DC6170"/>
    <w:rsid w:val="00DE0B2B"/>
    <w:rsid w:val="00DE2D7E"/>
    <w:rsid w:val="00DE5ECB"/>
    <w:rsid w:val="00DF1D50"/>
    <w:rsid w:val="00E27CC7"/>
    <w:rsid w:val="00E41CA4"/>
    <w:rsid w:val="00E5567F"/>
    <w:rsid w:val="00E62BC1"/>
    <w:rsid w:val="00E65046"/>
    <w:rsid w:val="00E71BCF"/>
    <w:rsid w:val="00E72025"/>
    <w:rsid w:val="00E817AF"/>
    <w:rsid w:val="00EA03F2"/>
    <w:rsid w:val="00EA5169"/>
    <w:rsid w:val="00EA5D62"/>
    <w:rsid w:val="00EC73F4"/>
    <w:rsid w:val="00EC7ED2"/>
    <w:rsid w:val="00ED0161"/>
    <w:rsid w:val="00ED0F9C"/>
    <w:rsid w:val="00ED1AB6"/>
    <w:rsid w:val="00EF4481"/>
    <w:rsid w:val="00EF543D"/>
    <w:rsid w:val="00F01020"/>
    <w:rsid w:val="00F011CE"/>
    <w:rsid w:val="00F1245D"/>
    <w:rsid w:val="00F2101F"/>
    <w:rsid w:val="00F249C9"/>
    <w:rsid w:val="00F3666E"/>
    <w:rsid w:val="00F42C43"/>
    <w:rsid w:val="00F52F9B"/>
    <w:rsid w:val="00F5534A"/>
    <w:rsid w:val="00F55ED1"/>
    <w:rsid w:val="00F635A7"/>
    <w:rsid w:val="00F67901"/>
    <w:rsid w:val="00F71962"/>
    <w:rsid w:val="00F72E3F"/>
    <w:rsid w:val="00F74F30"/>
    <w:rsid w:val="00F93AB9"/>
    <w:rsid w:val="00FA1F2C"/>
    <w:rsid w:val="00FC7C51"/>
    <w:rsid w:val="00FE1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4C92780"/>
  <w15:chartTrackingRefBased/>
  <w15:docId w15:val="{7908BA20-4074-3A48-97B2-243497BC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NormalWeb">
    <w:name w:val="Normal (Web)"/>
    <w:basedOn w:val="Normal"/>
    <w:uiPriority w:val="99"/>
    <w:semiHidden/>
    <w:unhideWhenUsed/>
    <w:rsid w:val="002A6DE1"/>
    <w:pPr>
      <w:spacing w:before="100" w:beforeAutospacing="1" w:after="100" w:afterAutospacing="1"/>
    </w:pPr>
    <w:rPr>
      <w:sz w:val="24"/>
      <w:szCs w:val="24"/>
    </w:rPr>
  </w:style>
  <w:style w:type="paragraph" w:styleId="ListParagraph">
    <w:name w:val="List Paragraph"/>
    <w:basedOn w:val="Normal"/>
    <w:uiPriority w:val="34"/>
    <w:qFormat/>
    <w:rsid w:val="00D05E74"/>
    <w:pPr>
      <w:ind w:left="720"/>
      <w:contextualSpacing/>
    </w:pPr>
  </w:style>
  <w:style w:type="character" w:styleId="Strong">
    <w:name w:val="Strong"/>
    <w:basedOn w:val="DefaultParagraphFont"/>
    <w:uiPriority w:val="22"/>
    <w:qFormat/>
    <w:rsid w:val="002C00A2"/>
    <w:rPr>
      <w:b/>
      <w:bCs/>
    </w:rPr>
  </w:style>
  <w:style w:type="character" w:styleId="CommentReference">
    <w:name w:val="annotation reference"/>
    <w:basedOn w:val="DefaultParagraphFont"/>
    <w:uiPriority w:val="99"/>
    <w:semiHidden/>
    <w:unhideWhenUsed/>
    <w:rsid w:val="00B0595D"/>
    <w:rPr>
      <w:sz w:val="16"/>
      <w:szCs w:val="16"/>
    </w:rPr>
  </w:style>
  <w:style w:type="paragraph" w:styleId="CommentText">
    <w:name w:val="annotation text"/>
    <w:basedOn w:val="Normal"/>
    <w:link w:val="CommentTextChar"/>
    <w:uiPriority w:val="99"/>
    <w:semiHidden/>
    <w:unhideWhenUsed/>
    <w:rsid w:val="00B0595D"/>
  </w:style>
  <w:style w:type="character" w:customStyle="1" w:styleId="CommentTextChar">
    <w:name w:val="Comment Text Char"/>
    <w:basedOn w:val="DefaultParagraphFont"/>
    <w:link w:val="CommentText"/>
    <w:uiPriority w:val="99"/>
    <w:semiHidden/>
    <w:rsid w:val="00B0595D"/>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B0595D"/>
    <w:rPr>
      <w:b/>
      <w:bCs/>
    </w:rPr>
  </w:style>
  <w:style w:type="character" w:customStyle="1" w:styleId="CommentSubjectChar">
    <w:name w:val="Comment Subject Char"/>
    <w:basedOn w:val="CommentTextChar"/>
    <w:link w:val="CommentSubject"/>
    <w:uiPriority w:val="99"/>
    <w:semiHidden/>
    <w:rsid w:val="00B0595D"/>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terry\Desktop\2020%20Audit%20Info\210%20Advanced%20Word%20Processing\National%202020\National_Job1_DataSource-Send.m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55B7A-130F-4EA6-941A-972875EC8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1329</Words>
  <Characters>7580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McNew, Amber</cp:lastModifiedBy>
  <cp:revision>2</cp:revision>
  <cp:lastPrinted>2010-01-05T18:21:00Z</cp:lastPrinted>
  <dcterms:created xsi:type="dcterms:W3CDTF">2020-03-04T14:47:00Z</dcterms:created>
  <dcterms:modified xsi:type="dcterms:W3CDTF">2020-03-04T14:47:00Z</dcterms:modified>
</cp:coreProperties>
</file>