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410B" w:rsidRDefault="00B6410B">
      <w:pPr>
        <w:spacing w:after="0"/>
        <w:ind w:right="460"/>
        <w:jc w:val="center"/>
      </w:pPr>
      <w:r w:rsidRPr="000B1AF8">
        <w:rPr>
          <w:rFonts w:ascii="Times New Roman" w:eastAsia="MS Mincho" w:hAnsi="Times New Roman" w:cs="Times New Roman"/>
          <w:noProof/>
          <w:color w:val="auto"/>
          <w:sz w:val="24"/>
          <w:szCs w:val="24"/>
        </w:rPr>
        <mc:AlternateContent>
          <mc:Choice Requires="wps">
            <w:drawing>
              <wp:anchor distT="0" distB="0" distL="114300" distR="114300" simplePos="0" relativeHeight="251665408" behindDoc="1" locked="0" layoutInCell="1" allowOverlap="1" wp14:anchorId="0CC7E729" wp14:editId="6BFBD6ED">
                <wp:simplePos x="0" y="0"/>
                <wp:positionH relativeFrom="column">
                  <wp:posOffset>3848100</wp:posOffset>
                </wp:positionH>
                <wp:positionV relativeFrom="paragraph">
                  <wp:posOffset>-367665</wp:posOffset>
                </wp:positionV>
                <wp:extent cx="2714625" cy="10858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085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2E49" w:rsidRPr="00B6410B" w:rsidRDefault="007E2E49" w:rsidP="000B1AF8">
                            <w:pPr>
                              <w:tabs>
                                <w:tab w:val="right" w:leader="underscore" w:pos="3960"/>
                              </w:tabs>
                              <w:spacing w:line="360" w:lineRule="auto"/>
                              <w:rPr>
                                <w:rFonts w:ascii="Times New Roman" w:hAnsi="Times New Roman" w:cs="Times New Roman"/>
                                <w:b/>
                                <w:sz w:val="24"/>
                                <w:szCs w:val="24"/>
                              </w:rPr>
                            </w:pPr>
                            <w:r w:rsidRPr="00B6410B">
                              <w:rPr>
                                <w:rFonts w:ascii="Times New Roman" w:hAnsi="Times New Roman" w:cs="Times New Roman"/>
                                <w:b/>
                                <w:sz w:val="24"/>
                                <w:szCs w:val="24"/>
                              </w:rPr>
                              <w:t xml:space="preserve">Contestant Number: </w:t>
                            </w:r>
                            <w:r w:rsidRPr="00B6410B">
                              <w:rPr>
                                <w:rFonts w:ascii="Times New Roman" w:hAnsi="Times New Roman" w:cs="Times New Roman"/>
                                <w:b/>
                                <w:sz w:val="24"/>
                                <w:szCs w:val="24"/>
                              </w:rPr>
                              <w:tab/>
                            </w:r>
                          </w:p>
                          <w:p w:rsidR="007E2E49" w:rsidRPr="00B6410B" w:rsidRDefault="007E2E49" w:rsidP="00C74AFF">
                            <w:pPr>
                              <w:tabs>
                                <w:tab w:val="left" w:pos="2160"/>
                                <w:tab w:val="right" w:leader="underscore" w:pos="3960"/>
                              </w:tabs>
                              <w:spacing w:line="360" w:lineRule="auto"/>
                              <w:rPr>
                                <w:rFonts w:ascii="Times New Roman" w:hAnsi="Times New Roman" w:cs="Times New Roman"/>
                                <w:b/>
                                <w:sz w:val="24"/>
                                <w:szCs w:val="24"/>
                              </w:rPr>
                            </w:pPr>
                            <w:r w:rsidRPr="00B6410B">
                              <w:rPr>
                                <w:rFonts w:ascii="Times New Roman" w:hAnsi="Times New Roman" w:cs="Times New Roman"/>
                                <w:b/>
                                <w:sz w:val="24"/>
                                <w:szCs w:val="24"/>
                              </w:rPr>
                              <w:tab/>
                              <w:t xml:space="preserve">Time: </w:t>
                            </w:r>
                            <w:r w:rsidRPr="00B6410B">
                              <w:rPr>
                                <w:rFonts w:ascii="Times New Roman" w:hAnsi="Times New Roman" w:cs="Times New Roman"/>
                                <w:b/>
                                <w:sz w:val="24"/>
                                <w:szCs w:val="24"/>
                              </w:rPr>
                              <w:tab/>
                            </w:r>
                          </w:p>
                          <w:p w:rsidR="007E2E49" w:rsidRPr="00B6410B" w:rsidRDefault="007E2E49" w:rsidP="00C74AFF">
                            <w:pPr>
                              <w:tabs>
                                <w:tab w:val="left" w:pos="2160"/>
                                <w:tab w:val="right" w:leader="underscore" w:pos="3960"/>
                              </w:tabs>
                              <w:spacing w:line="360" w:lineRule="auto"/>
                              <w:rPr>
                                <w:b/>
                                <w:sz w:val="24"/>
                                <w:szCs w:val="24"/>
                              </w:rPr>
                            </w:pPr>
                            <w:r w:rsidRPr="00B6410B">
                              <w:rPr>
                                <w:rFonts w:ascii="Times New Roman" w:hAnsi="Times New Roman" w:cs="Times New Roman"/>
                                <w:b/>
                                <w:sz w:val="24"/>
                                <w:szCs w:val="24"/>
                              </w:rPr>
                              <w:tab/>
                              <w:t xml:space="preserve">Rank: </w:t>
                            </w:r>
                            <w:r w:rsidRPr="00B6410B">
                              <w:rPr>
                                <w:rFonts w:ascii="Times New Roman" w:hAnsi="Times New Roman" w:cs="Times New Roman"/>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C7E729" id="_x0000_t202" coordsize="21600,21600" o:spt="202" path="m,l,21600r21600,l21600,xe">
                <v:stroke joinstyle="miter"/>
                <v:path gradientshapeok="t" o:connecttype="rect"/>
              </v:shapetype>
              <v:shape id="Text Box 2" o:spid="_x0000_s1026" type="#_x0000_t202" style="position:absolute;left:0;text-align:left;margin-left:303pt;margin-top:-28.95pt;width:213.75pt;height:8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sY8gwIAABA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" stroked="f">
                <v:textbox>
                  <w:txbxContent>
                    <w:p w:rsidR="007E2E49" w:rsidRPr="00B6410B" w:rsidRDefault="007E2E49" w:rsidP="000B1AF8">
                      <w:pPr>
                        <w:tabs>
                          <w:tab w:val="right" w:leader="underscore" w:pos="3960"/>
                        </w:tabs>
                        <w:spacing w:line="360" w:lineRule="auto"/>
                        <w:rPr>
                          <w:rFonts w:ascii="Times New Roman" w:hAnsi="Times New Roman" w:cs="Times New Roman"/>
                          <w:b/>
                          <w:sz w:val="24"/>
                          <w:szCs w:val="24"/>
                        </w:rPr>
                      </w:pPr>
                      <w:r w:rsidRPr="00B6410B">
                        <w:rPr>
                          <w:rFonts w:ascii="Times New Roman" w:hAnsi="Times New Roman" w:cs="Times New Roman"/>
                          <w:b/>
                          <w:sz w:val="24"/>
                          <w:szCs w:val="24"/>
                        </w:rPr>
                        <w:t xml:space="preserve">Contestant Number: </w:t>
                      </w:r>
                      <w:r w:rsidRPr="00B6410B">
                        <w:rPr>
                          <w:rFonts w:ascii="Times New Roman" w:hAnsi="Times New Roman" w:cs="Times New Roman"/>
                          <w:b/>
                          <w:sz w:val="24"/>
                          <w:szCs w:val="24"/>
                        </w:rPr>
                        <w:tab/>
                      </w:r>
                    </w:p>
                    <w:p w:rsidR="007E2E49" w:rsidRPr="00B6410B" w:rsidRDefault="007E2E49" w:rsidP="00C74AFF">
                      <w:pPr>
                        <w:tabs>
                          <w:tab w:val="left" w:pos="2160"/>
                          <w:tab w:val="right" w:leader="underscore" w:pos="3960"/>
                        </w:tabs>
                        <w:spacing w:line="360" w:lineRule="auto"/>
                        <w:rPr>
                          <w:rFonts w:ascii="Times New Roman" w:hAnsi="Times New Roman" w:cs="Times New Roman"/>
                          <w:b/>
                          <w:sz w:val="24"/>
                          <w:szCs w:val="24"/>
                        </w:rPr>
                      </w:pPr>
                      <w:r w:rsidRPr="00B6410B">
                        <w:rPr>
                          <w:rFonts w:ascii="Times New Roman" w:hAnsi="Times New Roman" w:cs="Times New Roman"/>
                          <w:b/>
                          <w:sz w:val="24"/>
                          <w:szCs w:val="24"/>
                        </w:rPr>
                        <w:tab/>
                        <w:t xml:space="preserve">Time: </w:t>
                      </w:r>
                      <w:r w:rsidRPr="00B6410B">
                        <w:rPr>
                          <w:rFonts w:ascii="Times New Roman" w:hAnsi="Times New Roman" w:cs="Times New Roman"/>
                          <w:b/>
                          <w:sz w:val="24"/>
                          <w:szCs w:val="24"/>
                        </w:rPr>
                        <w:tab/>
                      </w:r>
                    </w:p>
                    <w:p w:rsidR="007E2E49" w:rsidRPr="00B6410B" w:rsidRDefault="007E2E49" w:rsidP="00C74AFF">
                      <w:pPr>
                        <w:tabs>
                          <w:tab w:val="left" w:pos="2160"/>
                          <w:tab w:val="right" w:leader="underscore" w:pos="3960"/>
                        </w:tabs>
                        <w:spacing w:line="360" w:lineRule="auto"/>
                        <w:rPr>
                          <w:b/>
                          <w:sz w:val="24"/>
                          <w:szCs w:val="24"/>
                        </w:rPr>
                      </w:pPr>
                      <w:r w:rsidRPr="00B6410B">
                        <w:rPr>
                          <w:rFonts w:ascii="Times New Roman" w:hAnsi="Times New Roman" w:cs="Times New Roman"/>
                          <w:b/>
                          <w:sz w:val="24"/>
                          <w:szCs w:val="24"/>
                        </w:rPr>
                        <w:tab/>
                        <w:t xml:space="preserve">Rank: </w:t>
                      </w:r>
                      <w:r w:rsidRPr="00B6410B">
                        <w:rPr>
                          <w:rFonts w:ascii="Times New Roman" w:hAnsi="Times New Roman" w:cs="Times New Roman"/>
                          <w:b/>
                          <w:sz w:val="24"/>
                          <w:szCs w:val="24"/>
                        </w:rPr>
                        <w:tab/>
                      </w:r>
                    </w:p>
                  </w:txbxContent>
                </v:textbox>
              </v:shape>
            </w:pict>
          </mc:Fallback>
        </mc:AlternateContent>
      </w:r>
    </w:p>
    <w:p w:rsidR="00173E6B" w:rsidRDefault="00173E6B">
      <w:pPr>
        <w:spacing w:after="0"/>
        <w:ind w:right="460"/>
        <w:jc w:val="center"/>
      </w:pPr>
    </w:p>
    <w:p w:rsidR="007E2E49" w:rsidRDefault="00B6410B" w:rsidP="007E2E49">
      <w:pPr>
        <w:pStyle w:val="TestTitle"/>
      </w:pPr>
      <w:r w:rsidRPr="000B1B6A">
        <w:rPr>
          <w:noProof/>
        </w:rPr>
        <w:drawing>
          <wp:inline distT="0" distB="0" distL="0" distR="0" wp14:anchorId="77B4C62F" wp14:editId="6D23F8AD">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173E6B" w:rsidRDefault="00BB6DA7" w:rsidP="007E2E49">
      <w:pPr>
        <w:pStyle w:val="TestTitle"/>
      </w:pPr>
      <w:r>
        <w:t>LEGAL OFFICE PROCEDURES</w:t>
      </w:r>
      <w:r>
        <w:rPr>
          <w:sz w:val="56"/>
        </w:rPr>
        <w:t xml:space="preserve"> </w:t>
      </w:r>
    </w:p>
    <w:p w:rsidR="00173E6B" w:rsidRDefault="00BB6DA7" w:rsidP="007E2E49">
      <w:pPr>
        <w:pStyle w:val="TestTitle"/>
      </w:pPr>
      <w:r>
        <w:t xml:space="preserve">(245) </w:t>
      </w:r>
    </w:p>
    <w:p w:rsidR="00173E6B" w:rsidRDefault="00BB6DA7">
      <w:pPr>
        <w:spacing w:after="0"/>
        <w:ind w:left="720"/>
      </w:pPr>
      <w:r>
        <w:rPr>
          <w:rFonts w:ascii="Times New Roman" w:eastAsia="Times New Roman" w:hAnsi="Times New Roman" w:cs="Times New Roman"/>
          <w:sz w:val="24"/>
        </w:rPr>
        <w:t xml:space="preserve"> </w:t>
      </w:r>
    </w:p>
    <w:p w:rsidR="00173E6B" w:rsidRPr="00B6410B" w:rsidRDefault="00B6410B" w:rsidP="007E2E49">
      <w:pPr>
        <w:pStyle w:val="LevelYear"/>
        <w:rPr>
          <w:color w:val="C00000"/>
        </w:rPr>
      </w:pPr>
      <w:del w:id="0" w:author="Hewes Angie" w:date="2020-02-14T08:43:00Z">
        <w:r w:rsidDel="00E522FD">
          <w:rPr>
            <w:color w:val="C00000"/>
          </w:rPr>
          <w:delText xml:space="preserve">NATIONAL </w:delText>
        </w:r>
        <w:r w:rsidR="00BB6DA7" w:rsidRPr="00B6410B" w:rsidDel="00E522FD">
          <w:rPr>
            <w:color w:val="C00000"/>
          </w:rPr>
          <w:delText xml:space="preserve"> 2020</w:delText>
        </w:r>
      </w:del>
      <w:ins w:id="1" w:author="Hewes Angie" w:date="2020-02-14T08:43:00Z">
        <w:r w:rsidR="00E522FD">
          <w:rPr>
            <w:color w:val="C00000"/>
          </w:rPr>
          <w:t xml:space="preserve">NATIONAL </w:t>
        </w:r>
        <w:r w:rsidR="00E522FD" w:rsidRPr="00B6410B">
          <w:rPr>
            <w:color w:val="C00000"/>
          </w:rPr>
          <w:t>2020</w:t>
        </w:r>
      </w:ins>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21" w:line="249" w:lineRule="auto"/>
        <w:ind w:left="730" w:right="509" w:hanging="10"/>
      </w:pPr>
      <w:r>
        <w:rPr>
          <w:rFonts w:ascii="Times New Roman" w:eastAsia="Times New Roman" w:hAnsi="Times New Roman" w:cs="Times New Roman"/>
          <w:b/>
          <w:sz w:val="24"/>
        </w:rPr>
        <w:t xml:space="preserve">Part </w:t>
      </w:r>
      <w:del w:id="2" w:author="Hewes Angie" w:date="2020-02-14T08:43:00Z">
        <w:r w:rsidDel="00E522FD">
          <w:rPr>
            <w:rFonts w:ascii="Times New Roman" w:eastAsia="Times New Roman" w:hAnsi="Times New Roman" w:cs="Times New Roman"/>
            <w:b/>
            <w:sz w:val="24"/>
          </w:rPr>
          <w:delText>I  OBJECTIVE</w:delText>
        </w:r>
      </w:del>
      <w:ins w:id="3" w:author="Hewes Angie" w:date="2020-02-14T08:43:00Z">
        <w:r w:rsidR="00E522FD">
          <w:rPr>
            <w:rFonts w:ascii="Times New Roman" w:eastAsia="Times New Roman" w:hAnsi="Times New Roman" w:cs="Times New Roman"/>
            <w:b/>
            <w:sz w:val="24"/>
          </w:rPr>
          <w:t>I OBJECTIVE</w:t>
        </w:r>
      </w:ins>
      <w:r>
        <w:rPr>
          <w:rFonts w:ascii="Times New Roman" w:eastAsia="Times New Roman" w:hAnsi="Times New Roman" w:cs="Times New Roman"/>
          <w:sz w:val="24"/>
        </w:rPr>
        <w:t xml:space="preserve">   </w:t>
      </w:r>
    </w:p>
    <w:p w:rsidR="00173E6B" w:rsidRDefault="00BB6DA7">
      <w:pPr>
        <w:tabs>
          <w:tab w:val="center" w:pos="2848"/>
          <w:tab w:val="center" w:pos="7065"/>
        </w:tabs>
        <w:spacing w:after="254" w:line="249" w:lineRule="auto"/>
      </w:pPr>
      <w:r>
        <w:tab/>
      </w:r>
      <w:r>
        <w:rPr>
          <w:rFonts w:ascii="Times New Roman" w:eastAsia="Times New Roman" w:hAnsi="Times New Roman" w:cs="Times New Roman"/>
          <w:sz w:val="24"/>
        </w:rPr>
        <w:t xml:space="preserve">Written Test </w:t>
      </w:r>
      <w:r>
        <w:rPr>
          <w:rFonts w:ascii="Times New Roman" w:eastAsia="Times New Roman" w:hAnsi="Times New Roman" w:cs="Times New Roman"/>
          <w:i/>
          <w:sz w:val="24"/>
        </w:rPr>
        <w:t>(40 questions @ 5 points each)</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____________(200 points) </w:t>
      </w:r>
    </w:p>
    <w:p w:rsidR="00173E6B" w:rsidRDefault="00BB6DA7">
      <w:pPr>
        <w:spacing w:after="103" w:line="249" w:lineRule="auto"/>
        <w:ind w:left="730" w:right="509" w:hanging="10"/>
      </w:pPr>
      <w:r>
        <w:rPr>
          <w:rFonts w:ascii="Times New Roman" w:eastAsia="Times New Roman" w:hAnsi="Times New Roman" w:cs="Times New Roman"/>
          <w:b/>
          <w:sz w:val="24"/>
        </w:rPr>
        <w:t xml:space="preserve">Part </w:t>
      </w:r>
      <w:del w:id="4" w:author="Hewes Angie" w:date="2020-02-14T08:43:00Z">
        <w:r w:rsidDel="00E522FD">
          <w:rPr>
            <w:rFonts w:ascii="Times New Roman" w:eastAsia="Times New Roman" w:hAnsi="Times New Roman" w:cs="Times New Roman"/>
            <w:b/>
            <w:sz w:val="24"/>
          </w:rPr>
          <w:delText>II  PRODUCTION</w:delText>
        </w:r>
      </w:del>
      <w:ins w:id="5" w:author="Hewes Angie" w:date="2020-02-14T08:43:00Z">
        <w:r w:rsidR="00E522FD">
          <w:rPr>
            <w:rFonts w:ascii="Times New Roman" w:eastAsia="Times New Roman" w:hAnsi="Times New Roman" w:cs="Times New Roman"/>
            <w:b/>
            <w:sz w:val="24"/>
          </w:rPr>
          <w:t>II PRODUCTION</w:t>
        </w:r>
      </w:ins>
      <w:r>
        <w:rPr>
          <w:rFonts w:ascii="Times New Roman" w:eastAsia="Times New Roman" w:hAnsi="Times New Roman" w:cs="Times New Roman"/>
          <w:b/>
          <w:sz w:val="24"/>
        </w:rPr>
        <w:t xml:space="preserve">  </w:t>
      </w:r>
    </w:p>
    <w:p w:rsidR="00173E6B" w:rsidRDefault="00BB6DA7">
      <w:pPr>
        <w:tabs>
          <w:tab w:val="center" w:pos="1537"/>
          <w:tab w:val="center" w:pos="2881"/>
          <w:tab w:val="center" w:pos="3601"/>
          <w:tab w:val="center" w:pos="4321"/>
          <w:tab w:val="center" w:pos="5041"/>
          <w:tab w:val="center" w:pos="7065"/>
        </w:tabs>
        <w:spacing w:after="114" w:line="249" w:lineRule="auto"/>
      </w:pPr>
      <w:r>
        <w:tab/>
      </w:r>
      <w:r>
        <w:rPr>
          <w:rFonts w:ascii="Times New Roman" w:eastAsia="Times New Roman" w:hAnsi="Times New Roman" w:cs="Times New Roman"/>
          <w:sz w:val="24"/>
        </w:rPr>
        <w:t xml:space="preserve">Job 1 – Affidavit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____________(100 points) </w:t>
      </w:r>
    </w:p>
    <w:p w:rsidR="00173E6B" w:rsidRDefault="00BB6DA7">
      <w:pPr>
        <w:tabs>
          <w:tab w:val="center" w:pos="1382"/>
          <w:tab w:val="center" w:pos="2881"/>
          <w:tab w:val="center" w:pos="3601"/>
          <w:tab w:val="center" w:pos="4321"/>
          <w:tab w:val="center" w:pos="5041"/>
          <w:tab w:val="center" w:pos="7065"/>
        </w:tabs>
        <w:spacing w:after="114" w:line="249"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Job 2 – Letter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____________(100 points) </w:t>
      </w:r>
    </w:p>
    <w:p w:rsidR="00173E6B" w:rsidRDefault="00173E6B">
      <w:pPr>
        <w:spacing w:after="0"/>
      </w:pPr>
    </w:p>
    <w:p w:rsidR="00173E6B" w:rsidRDefault="00BB6DA7">
      <w:pPr>
        <w:tabs>
          <w:tab w:val="center" w:pos="2289"/>
          <w:tab w:val="center" w:pos="7072"/>
        </w:tabs>
        <w:spacing w:after="0"/>
      </w:pPr>
      <w:r>
        <w:tab/>
      </w:r>
      <w:r>
        <w:rPr>
          <w:rFonts w:ascii="Times New Roman" w:eastAsia="Times New Roman" w:hAnsi="Times New Roman" w:cs="Times New Roman"/>
          <w:b/>
          <w:i/>
          <w:sz w:val="24"/>
        </w:rPr>
        <w:t xml:space="preserve">TOTAL POINTS </w:t>
      </w:r>
      <w:r>
        <w:rPr>
          <w:rFonts w:ascii="Times New Roman" w:eastAsia="Times New Roman" w:hAnsi="Times New Roman" w:cs="Times New Roman"/>
          <w:b/>
          <w:i/>
          <w:sz w:val="24"/>
        </w:rPr>
        <w:tab/>
        <w:t>____________(4</w:t>
      </w:r>
      <w:r w:rsidR="00543C29">
        <w:rPr>
          <w:rFonts w:ascii="Times New Roman" w:eastAsia="Times New Roman" w:hAnsi="Times New Roman" w:cs="Times New Roman"/>
          <w:b/>
          <w:i/>
          <w:sz w:val="24"/>
        </w:rPr>
        <w:t>0</w:t>
      </w:r>
      <w:r>
        <w:rPr>
          <w:rFonts w:ascii="Times New Roman" w:eastAsia="Times New Roman" w:hAnsi="Times New Roman" w:cs="Times New Roman"/>
          <w:b/>
          <w:i/>
          <w:sz w:val="24"/>
        </w:rPr>
        <w:t>0 points)</w:t>
      </w:r>
      <w:r>
        <w:rPr>
          <w:rFonts w:ascii="Times New Roman" w:eastAsia="Times New Roman" w:hAnsi="Times New Roman" w:cs="Times New Roman"/>
          <w:sz w:val="24"/>
        </w:rPr>
        <w:t xml:space="preserve"> </w:t>
      </w:r>
    </w:p>
    <w:p w:rsidR="00173E6B" w:rsidRDefault="00BB6DA7" w:rsidP="00BB6DA7">
      <w:pPr>
        <w:spacing w:after="26" w:line="250" w:lineRule="auto"/>
        <w:ind w:right="4141"/>
      </w:pP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tbl>
      <w:tblPr>
        <w:tblStyle w:val="TableGrid"/>
        <w:tblW w:w="9915" w:type="dxa"/>
        <w:tblInd w:w="-126" w:type="dxa"/>
        <w:tblCellMar>
          <w:left w:w="126" w:type="dxa"/>
          <w:right w:w="115" w:type="dxa"/>
        </w:tblCellMar>
        <w:tblLook w:val="04A0" w:firstRow="1" w:lastRow="0" w:firstColumn="1" w:lastColumn="0" w:noHBand="0" w:noVBand="1"/>
      </w:tblPr>
      <w:tblGrid>
        <w:gridCol w:w="9915"/>
      </w:tblGrid>
      <w:tr w:rsidR="00173E6B">
        <w:trPr>
          <w:trHeight w:val="3465"/>
        </w:trPr>
        <w:tc>
          <w:tcPr>
            <w:tcW w:w="9915" w:type="dxa"/>
            <w:tcBorders>
              <w:top w:val="single" w:sz="6" w:space="0" w:color="000000"/>
              <w:left w:val="single" w:sz="6" w:space="0" w:color="000000"/>
              <w:bottom w:val="single" w:sz="6" w:space="0" w:color="000000"/>
              <w:right w:val="single" w:sz="6" w:space="0" w:color="000000"/>
            </w:tcBorders>
            <w:shd w:val="clear" w:color="auto" w:fill="D8D8D8"/>
            <w:vAlign w:val="bottom"/>
          </w:tcPr>
          <w:p w:rsidR="00173E6B" w:rsidRDefault="00BB6DA7">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rsidR="00173E6B" w:rsidRDefault="00BB6DA7">
            <w:pPr>
              <w:ind w:left="360"/>
            </w:pPr>
            <w:r>
              <w:rPr>
                <w:rFonts w:ascii="Times New Roman" w:eastAsia="Times New Roman" w:hAnsi="Times New Roman" w:cs="Times New Roman"/>
                <w:b/>
              </w:rPr>
              <w:t xml:space="preserve">Failure to adhere to any of the following rules will result in disqualification:  </w:t>
            </w:r>
          </w:p>
          <w:p w:rsidR="00173E6B" w:rsidRDefault="00BB6DA7" w:rsidP="001B39B0">
            <w:pPr>
              <w:numPr>
                <w:ilvl w:val="0"/>
                <w:numId w:val="2"/>
              </w:numPr>
              <w:spacing w:after="41" w:line="239" w:lineRule="auto"/>
              <w:ind w:right="80" w:hanging="360"/>
            </w:pPr>
            <w:r>
              <w:rPr>
                <w:rFonts w:ascii="Times New Roman" w:eastAsia="Times New Roman" w:hAnsi="Times New Roman" w:cs="Times New Roman"/>
                <w:b/>
              </w:rPr>
              <w:t xml:space="preserve">Contestant must hand in this test booklet and all printouts. Failure to do so will result in disqualification. </w:t>
            </w:r>
          </w:p>
          <w:p w:rsidR="00173E6B" w:rsidRDefault="00BB6DA7" w:rsidP="001B39B0">
            <w:pPr>
              <w:numPr>
                <w:ilvl w:val="0"/>
                <w:numId w:val="2"/>
              </w:numPr>
              <w:spacing w:line="238" w:lineRule="auto"/>
              <w:ind w:right="80" w:hanging="360"/>
            </w:pPr>
            <w:r>
              <w:rPr>
                <w:rFonts w:ascii="Times New Roman" w:eastAsia="Times New Roman" w:hAnsi="Times New Roman" w:cs="Times New Roman"/>
                <w:b/>
              </w:rPr>
              <w:t xml:space="preserve">No equipment, supplies, or materials other than those specified for this event are allowed in the testing area.  No previous BPA tests and/or sample tests or facsimile (handwritten, photocopied, or keyed) are allowed in the testing area. </w:t>
            </w:r>
          </w:p>
          <w:p w:rsidR="00173E6B" w:rsidRDefault="00BB6DA7">
            <w:pPr>
              <w:spacing w:after="48" w:line="238" w:lineRule="auto"/>
              <w:ind w:left="1267" w:right="362"/>
            </w:pPr>
            <w:r>
              <w:rPr>
                <w:rFonts w:ascii="Times New Roman" w:eastAsia="Times New Roman" w:hAnsi="Times New Roman" w:cs="Times New Roman"/>
              </w:rPr>
              <w:t xml:space="preserve">Contestant may supply these permitted equipment and supplies: Pencils, pens, cordless calculator (electronic devices must meet NLC Calculator Guidelines), and published and/or unpublished written reference materials.  </w:t>
            </w:r>
          </w:p>
          <w:p w:rsidR="00173E6B" w:rsidRDefault="00BB6DA7" w:rsidP="001B39B0">
            <w:pPr>
              <w:numPr>
                <w:ilvl w:val="0"/>
                <w:numId w:val="2"/>
              </w:numPr>
              <w:ind w:right="80" w:hanging="360"/>
            </w:pPr>
            <w:r>
              <w:rPr>
                <w:rFonts w:ascii="Times New Roman" w:eastAsia="Times New Roman" w:hAnsi="Times New Roman" w:cs="Times New Roman"/>
                <w:b/>
              </w:rPr>
              <w:t xml:space="preserve">Electronic devices will be monitored according to ACT standards. </w:t>
            </w:r>
            <w:r>
              <w:rPr>
                <w:rFonts w:ascii="Times New Roman" w:eastAsia="Times New Roman" w:hAnsi="Times New Roman" w:cs="Times New Roman"/>
              </w:rPr>
              <w:t xml:space="preserve"> </w:t>
            </w:r>
          </w:p>
          <w:p w:rsidR="00173E6B" w:rsidRDefault="00BB6DA7">
            <w:pPr>
              <w:ind w:right="256"/>
              <w:jc w:val="center"/>
            </w:pPr>
            <w:r>
              <w:rPr>
                <w:rFonts w:ascii="Times New Roman" w:eastAsia="Times New Roman" w:hAnsi="Times New Roman" w:cs="Times New Roman"/>
              </w:rPr>
              <w:t xml:space="preserve"> </w:t>
            </w:r>
          </w:p>
          <w:p w:rsidR="00173E6B" w:rsidRDefault="00BB6DA7">
            <w:pPr>
              <w:ind w:right="256"/>
              <w:jc w:val="center"/>
            </w:pPr>
            <w:r>
              <w:rPr>
                <w:rFonts w:ascii="Times New Roman" w:eastAsia="Times New Roman" w:hAnsi="Times New Roman" w:cs="Times New Roman"/>
              </w:rPr>
              <w:t xml:space="preserve"> </w:t>
            </w:r>
          </w:p>
        </w:tc>
      </w:tr>
    </w:tbl>
    <w:p w:rsidR="00173E6B" w:rsidRDefault="00BB6DA7">
      <w:pPr>
        <w:spacing w:after="0"/>
        <w:ind w:right="544"/>
        <w:jc w:val="center"/>
      </w:pPr>
      <w:r>
        <w:rPr>
          <w:rFonts w:ascii="Times New Roman" w:eastAsia="Times New Roman" w:hAnsi="Times New Roman" w:cs="Times New Roman"/>
        </w:rPr>
        <w:t xml:space="preserve"> </w:t>
      </w:r>
    </w:p>
    <w:p w:rsidR="00173E6B" w:rsidRDefault="00BB6DA7">
      <w:pPr>
        <w:spacing w:after="0"/>
        <w:ind w:left="10" w:right="600" w:hanging="10"/>
        <w:jc w:val="center"/>
      </w:pPr>
      <w:r>
        <w:rPr>
          <w:rFonts w:ascii="Times New Roman" w:eastAsia="Times New Roman" w:hAnsi="Times New Roman" w:cs="Times New Roman"/>
        </w:rPr>
        <w:t xml:space="preserve">No more than ten (10) minutes orientation </w:t>
      </w:r>
    </w:p>
    <w:p w:rsidR="00173E6B" w:rsidRDefault="00BB6DA7">
      <w:pPr>
        <w:spacing w:after="0"/>
        <w:ind w:left="2413"/>
      </w:pPr>
      <w:r>
        <w:rPr>
          <w:rFonts w:ascii="Times New Roman" w:eastAsia="Times New Roman" w:hAnsi="Times New Roman" w:cs="Times New Roman"/>
        </w:rPr>
        <w:t xml:space="preserve">No more than sixty (60) minutes actual testing time </w:t>
      </w:r>
    </w:p>
    <w:p w:rsidR="00173E6B" w:rsidRDefault="00BB6DA7">
      <w:pPr>
        <w:spacing w:after="0"/>
        <w:ind w:left="10" w:right="600" w:hanging="10"/>
        <w:jc w:val="center"/>
      </w:pPr>
      <w:r>
        <w:rPr>
          <w:rFonts w:ascii="Times New Roman" w:eastAsia="Times New Roman" w:hAnsi="Times New Roman" w:cs="Times New Roman"/>
        </w:rPr>
        <w:t xml:space="preserve">No more than ten (10) minutes wrap-up </w:t>
      </w:r>
    </w:p>
    <w:p w:rsidR="00173E6B" w:rsidRDefault="00BB6DA7">
      <w:pPr>
        <w:spacing w:after="7"/>
        <w:ind w:right="544"/>
        <w:jc w:val="center"/>
      </w:pPr>
      <w:r>
        <w:rPr>
          <w:rFonts w:ascii="Times New Roman" w:eastAsia="Times New Roman" w:hAnsi="Times New Roman" w:cs="Times New Roman"/>
        </w:rPr>
        <w:t xml:space="preserve"> </w:t>
      </w:r>
    </w:p>
    <w:p w:rsidR="00173E6B" w:rsidRDefault="00BB6DA7">
      <w:pPr>
        <w:pBdr>
          <w:top w:val="single" w:sz="4" w:space="0" w:color="000000"/>
          <w:left w:val="single" w:sz="4" w:space="0" w:color="000000"/>
          <w:bottom w:val="single" w:sz="4" w:space="0" w:color="000000"/>
          <w:right w:val="single" w:sz="4" w:space="0" w:color="000000"/>
        </w:pBdr>
        <w:shd w:val="clear" w:color="auto" w:fill="D9D9D9"/>
        <w:spacing w:after="0"/>
        <w:ind w:right="575"/>
        <w:jc w:val="center"/>
      </w:pPr>
      <w:r>
        <w:rPr>
          <w:rFonts w:ascii="Times New Roman" w:eastAsia="Times New Roman" w:hAnsi="Times New Roman" w:cs="Times New Roman"/>
        </w:rPr>
        <w:t xml:space="preserve"> </w:t>
      </w:r>
    </w:p>
    <w:p w:rsidR="00927E22" w:rsidRDefault="00927E22" w:rsidP="00927E22">
      <w:pPr>
        <w:pBdr>
          <w:top w:val="single" w:sz="4" w:space="0" w:color="000000"/>
          <w:left w:val="single" w:sz="4" w:space="0" w:color="000000"/>
          <w:bottom w:val="single" w:sz="4" w:space="0" w:color="000000"/>
          <w:right w:val="single" w:sz="4" w:space="0" w:color="000000"/>
        </w:pBdr>
        <w:shd w:val="clear" w:color="auto" w:fill="D9D9D9"/>
        <w:spacing w:after="0"/>
        <w:ind w:right="575"/>
        <w:jc w:val="center"/>
        <w:rPr>
          <w:rFonts w:ascii="Times New Roman" w:eastAsia="Times New Roman" w:hAnsi="Times New Roman" w:cs="Times New Roman"/>
        </w:rPr>
      </w:pPr>
      <w:r w:rsidRPr="000B1AF8">
        <w:rPr>
          <w:rFonts w:ascii="Times New Roman" w:eastAsia="Times New Roman" w:hAnsi="Times New Roman" w:cs="Times New Roman"/>
        </w:rPr>
        <w:t>Property of Busin</w:t>
      </w:r>
      <w:r>
        <w:rPr>
          <w:rFonts w:ascii="Times New Roman" w:eastAsia="Times New Roman" w:hAnsi="Times New Roman" w:cs="Times New Roman"/>
        </w:rPr>
        <w:t>ess Professionals of America.</w:t>
      </w:r>
    </w:p>
    <w:p w:rsidR="00927E22" w:rsidRDefault="00927E22" w:rsidP="00927E22">
      <w:pPr>
        <w:pBdr>
          <w:top w:val="single" w:sz="4" w:space="0" w:color="000000"/>
          <w:left w:val="single" w:sz="4" w:space="0" w:color="000000"/>
          <w:bottom w:val="single" w:sz="4" w:space="0" w:color="000000"/>
          <w:right w:val="single" w:sz="4" w:space="0" w:color="000000"/>
        </w:pBdr>
        <w:shd w:val="clear" w:color="auto" w:fill="D9D9D9"/>
        <w:spacing w:after="0"/>
        <w:ind w:right="575"/>
        <w:jc w:val="center"/>
        <w:rPr>
          <w:rFonts w:ascii="Times New Roman" w:hAnsi="Times New Roman" w:cs="Times New Roman"/>
        </w:rPr>
      </w:pPr>
      <w:r w:rsidRPr="00DD2DC5">
        <w:rPr>
          <w:rFonts w:ascii="Times New Roman" w:hAnsi="Times New Roman" w:cs="Times New Roman"/>
        </w:rPr>
        <w:t xml:space="preserve">May be reproduced only for use in a Business Professionals of America </w:t>
      </w:r>
      <w:r w:rsidRPr="00DD2DC5">
        <w:rPr>
          <w:rFonts w:ascii="Times New Roman" w:hAnsi="Times New Roman" w:cs="Times New Roman"/>
          <w:i/>
        </w:rPr>
        <w:t xml:space="preserve">Workplace Skills Assessment Program </w:t>
      </w:r>
      <w:r w:rsidRPr="00DD2DC5">
        <w:rPr>
          <w:rFonts w:ascii="Times New Roman" w:hAnsi="Times New Roman" w:cs="Times New Roman"/>
        </w:rPr>
        <w:t>competition.</w:t>
      </w:r>
    </w:p>
    <w:p w:rsidR="00173E6B" w:rsidRDefault="00BB6DA7">
      <w:pPr>
        <w:pBdr>
          <w:top w:val="single" w:sz="4" w:space="0" w:color="000000"/>
          <w:left w:val="single" w:sz="4" w:space="0" w:color="000000"/>
          <w:bottom w:val="single" w:sz="4" w:space="0" w:color="000000"/>
          <w:right w:val="single" w:sz="4" w:space="0" w:color="000000"/>
        </w:pBdr>
        <w:shd w:val="clear" w:color="auto" w:fill="D9D9D9"/>
        <w:spacing w:after="0"/>
        <w:ind w:right="575"/>
        <w:jc w:val="center"/>
      </w:pPr>
      <w:r>
        <w:rPr>
          <w:rFonts w:ascii="Times New Roman" w:eastAsia="Times New Roman" w:hAnsi="Times New Roman" w:cs="Times New Roman"/>
          <w:sz w:val="24"/>
        </w:rPr>
        <w:t xml:space="preserve"> </w:t>
      </w:r>
    </w:p>
    <w:p w:rsidR="007E2E49" w:rsidRDefault="007E2E49"/>
    <w:p w:rsidR="007E2E49" w:rsidRPr="000B1AF8" w:rsidRDefault="007E2E49" w:rsidP="00C74AFF">
      <w:pPr>
        <w:pStyle w:val="Heading1"/>
        <w:tabs>
          <w:tab w:val="center" w:pos="4418"/>
          <w:tab w:val="center" w:pos="6481"/>
        </w:tabs>
        <w:spacing w:after="0"/>
        <w:ind w:left="0"/>
      </w:pPr>
      <w:r w:rsidRPr="000B1AF8">
        <w:t>GENERAL INSTRUCTIONS</w:t>
      </w:r>
    </w:p>
    <w:p w:rsidR="007E2E49" w:rsidRPr="001F16F8" w:rsidRDefault="007E2E49" w:rsidP="001B39B0">
      <w:pPr>
        <w:numPr>
          <w:ilvl w:val="0"/>
          <w:numId w:val="4"/>
        </w:numPr>
        <w:tabs>
          <w:tab w:val="left" w:pos="-1440"/>
          <w:tab w:val="center" w:pos="4680"/>
          <w:tab w:val="right" w:pos="9360"/>
        </w:tabs>
        <w:spacing w:after="200" w:line="240" w:lineRule="auto"/>
        <w:rPr>
          <w:rFonts w:ascii="Times New Roman" w:eastAsia="MS Mincho" w:hAnsi="Times New Roman" w:cs="Times New Roman"/>
          <w:color w:val="auto"/>
          <w:sz w:val="24"/>
          <w:szCs w:val="24"/>
        </w:rPr>
      </w:pPr>
      <w:r w:rsidRPr="001F16F8">
        <w:rPr>
          <w:rFonts w:ascii="Times New Roman" w:eastAsia="MS Mincho" w:hAnsi="Times New Roman" w:cs="Times New Roman"/>
          <w:color w:val="auto"/>
          <w:sz w:val="24"/>
          <w:szCs w:val="24"/>
        </w:rPr>
        <w:t>Answer the objective questions using the Scantron scoring sheet provided.</w:t>
      </w:r>
    </w:p>
    <w:p w:rsidR="007E2E49" w:rsidRPr="000B1AF8" w:rsidRDefault="007E2E49" w:rsidP="001B39B0">
      <w:pPr>
        <w:numPr>
          <w:ilvl w:val="0"/>
          <w:numId w:val="4"/>
        </w:numPr>
        <w:tabs>
          <w:tab w:val="left" w:pos="-1440"/>
          <w:tab w:val="center" w:pos="4680"/>
          <w:tab w:val="right" w:pos="9360"/>
        </w:tabs>
        <w:spacing w:after="200" w:line="240" w:lineRule="auto"/>
        <w:rPr>
          <w:rFonts w:ascii="Times New Roman" w:eastAsia="MS Mincho" w:hAnsi="Times New Roman" w:cs="Times New Roman"/>
          <w:color w:val="auto"/>
          <w:sz w:val="24"/>
          <w:szCs w:val="24"/>
        </w:rPr>
      </w:pPr>
      <w:r w:rsidRPr="000B1AF8">
        <w:rPr>
          <w:rFonts w:ascii="Times New Roman" w:eastAsia="MS Mincho" w:hAnsi="Times New Roman" w:cs="Times New Roman"/>
          <w:color w:val="auto"/>
          <w:sz w:val="24"/>
          <w:szCs w:val="24"/>
        </w:rPr>
        <w:t>Make certain this test booklet contains Job</w:t>
      </w:r>
      <w:r>
        <w:rPr>
          <w:rFonts w:ascii="Times New Roman" w:eastAsia="MS Mincho" w:hAnsi="Times New Roman" w:cs="Times New Roman"/>
          <w:color w:val="auto"/>
          <w:sz w:val="24"/>
          <w:szCs w:val="24"/>
        </w:rPr>
        <w:t>s</w:t>
      </w:r>
      <w:r w:rsidRPr="000B1AF8">
        <w:rPr>
          <w:rFonts w:ascii="Times New Roman" w:eastAsia="MS Mincho" w:hAnsi="Times New Roman" w:cs="Times New Roman"/>
          <w:color w:val="auto"/>
          <w:sz w:val="24"/>
          <w:szCs w:val="24"/>
        </w:rPr>
        <w:t xml:space="preserve"> 1</w:t>
      </w:r>
      <w:r>
        <w:rPr>
          <w:rFonts w:ascii="Times New Roman" w:eastAsia="MS Mincho" w:hAnsi="Times New Roman" w:cs="Times New Roman"/>
          <w:color w:val="auto"/>
          <w:sz w:val="24"/>
          <w:szCs w:val="24"/>
        </w:rPr>
        <w:t>-</w:t>
      </w:r>
      <w:r w:rsidR="00B6410B">
        <w:rPr>
          <w:rFonts w:ascii="Times New Roman" w:eastAsia="MS Mincho" w:hAnsi="Times New Roman" w:cs="Times New Roman"/>
          <w:color w:val="auto"/>
          <w:sz w:val="24"/>
          <w:szCs w:val="24"/>
        </w:rPr>
        <w:t>2</w:t>
      </w:r>
      <w:r w:rsidRPr="000B1AF8">
        <w:rPr>
          <w:rFonts w:ascii="Times New Roman" w:eastAsia="MS Mincho" w:hAnsi="Times New Roman" w:cs="Times New Roman"/>
          <w:color w:val="auto"/>
          <w:sz w:val="24"/>
          <w:szCs w:val="24"/>
        </w:rPr>
        <w:t>.</w:t>
      </w:r>
    </w:p>
    <w:p w:rsidR="007E2E49" w:rsidRPr="000B1AF8" w:rsidRDefault="007E2E49" w:rsidP="001B39B0">
      <w:pPr>
        <w:numPr>
          <w:ilvl w:val="0"/>
          <w:numId w:val="4"/>
        </w:numPr>
        <w:tabs>
          <w:tab w:val="left" w:pos="450"/>
        </w:tabs>
        <w:spacing w:after="200" w:line="240" w:lineRule="auto"/>
        <w:rPr>
          <w:rFonts w:ascii="Times New Roman" w:eastAsia="MS Mincho" w:hAnsi="Times New Roman" w:cs="Times New Roman"/>
          <w:color w:val="auto"/>
          <w:sz w:val="24"/>
          <w:szCs w:val="24"/>
        </w:rPr>
      </w:pPr>
      <w:r w:rsidRPr="000B1AF8">
        <w:rPr>
          <w:rFonts w:ascii="Times New Roman" w:eastAsia="MS Mincho" w:hAnsi="Times New Roman" w:cs="Times New Roman"/>
          <w:color w:val="auto"/>
          <w:sz w:val="24"/>
          <w:szCs w:val="24"/>
        </w:rPr>
        <w:t>Key all jobs according to the instructions given.</w:t>
      </w:r>
    </w:p>
    <w:p w:rsidR="007E2E49" w:rsidRPr="000B1AF8" w:rsidRDefault="007E2E49" w:rsidP="001B39B0">
      <w:pPr>
        <w:numPr>
          <w:ilvl w:val="0"/>
          <w:numId w:val="4"/>
        </w:numPr>
        <w:tabs>
          <w:tab w:val="left" w:pos="450"/>
        </w:tabs>
        <w:spacing w:after="200" w:line="240" w:lineRule="auto"/>
        <w:rPr>
          <w:rFonts w:ascii="Times New Roman" w:eastAsia="MS Mincho" w:hAnsi="Times New Roman" w:cs="Times New Roman"/>
          <w:color w:val="auto"/>
          <w:sz w:val="24"/>
          <w:szCs w:val="24"/>
        </w:rPr>
      </w:pPr>
      <w:r w:rsidRPr="000B1AF8">
        <w:rPr>
          <w:rFonts w:ascii="Times New Roman" w:eastAsia="MS Mincho" w:hAnsi="Times New Roman" w:cs="Times New Roman"/>
          <w:color w:val="auto"/>
          <w:sz w:val="24"/>
          <w:szCs w:val="24"/>
        </w:rPr>
        <w:t>Correct any obvious keyboarding errors and incorporate any editing notations.</w:t>
      </w:r>
    </w:p>
    <w:p w:rsidR="007E2E49" w:rsidRPr="000B1AF8" w:rsidRDefault="007E2E49" w:rsidP="001B39B0">
      <w:pPr>
        <w:numPr>
          <w:ilvl w:val="0"/>
          <w:numId w:val="4"/>
        </w:numPr>
        <w:tabs>
          <w:tab w:val="left" w:pos="450"/>
        </w:tabs>
        <w:spacing w:after="200" w:line="240" w:lineRule="auto"/>
        <w:rPr>
          <w:rFonts w:ascii="Times New Roman" w:eastAsia="MS Mincho" w:hAnsi="Times New Roman" w:cs="Times New Roman"/>
          <w:color w:val="auto"/>
          <w:sz w:val="24"/>
          <w:szCs w:val="24"/>
        </w:rPr>
      </w:pPr>
      <w:r w:rsidRPr="000B1AF8">
        <w:rPr>
          <w:rFonts w:ascii="Times New Roman" w:eastAsia="MS Mincho" w:hAnsi="Times New Roman" w:cs="Times New Roman"/>
          <w:color w:val="auto"/>
          <w:sz w:val="24"/>
          <w:szCs w:val="24"/>
        </w:rPr>
        <w:t>Cor</w:t>
      </w:r>
      <w:r w:rsidR="00927E22">
        <w:rPr>
          <w:rFonts w:ascii="Times New Roman" w:eastAsia="MS Mincho" w:hAnsi="Times New Roman" w:cs="Times New Roman"/>
          <w:color w:val="auto"/>
          <w:sz w:val="24"/>
          <w:szCs w:val="24"/>
        </w:rPr>
        <w:t xml:space="preserve">rect any errors in formatting. </w:t>
      </w:r>
      <w:r w:rsidRPr="000B1AF8">
        <w:rPr>
          <w:rFonts w:ascii="Times New Roman" w:eastAsia="MS Mincho" w:hAnsi="Times New Roman" w:cs="Times New Roman"/>
          <w:color w:val="auto"/>
          <w:sz w:val="24"/>
          <w:szCs w:val="24"/>
        </w:rPr>
        <w:t xml:space="preserve">Use formatting shown in the </w:t>
      </w:r>
      <w:r w:rsidRPr="000B1AF8">
        <w:rPr>
          <w:rFonts w:ascii="Times New Roman" w:eastAsia="MS Mincho" w:hAnsi="Times New Roman" w:cs="Times New Roman"/>
          <w:i/>
          <w:color w:val="auto"/>
          <w:sz w:val="24"/>
          <w:szCs w:val="24"/>
        </w:rPr>
        <w:t>Style &amp; Reference Manual</w:t>
      </w:r>
      <w:r w:rsidRPr="000B1AF8">
        <w:rPr>
          <w:rFonts w:ascii="Times New Roman" w:eastAsia="MS Mincho" w:hAnsi="Times New Roman" w:cs="Times New Roman"/>
          <w:color w:val="auto"/>
          <w:sz w:val="24"/>
          <w:szCs w:val="24"/>
        </w:rPr>
        <w:t>.</w:t>
      </w:r>
    </w:p>
    <w:p w:rsidR="007E2E49" w:rsidRPr="000B1AF8" w:rsidRDefault="007E2E49" w:rsidP="001B39B0">
      <w:pPr>
        <w:numPr>
          <w:ilvl w:val="0"/>
          <w:numId w:val="4"/>
        </w:numPr>
        <w:tabs>
          <w:tab w:val="left" w:pos="450"/>
        </w:tabs>
        <w:spacing w:after="200" w:line="240" w:lineRule="auto"/>
        <w:rPr>
          <w:rFonts w:ascii="Times New Roman" w:eastAsia="MS Mincho" w:hAnsi="Times New Roman" w:cs="Times New Roman"/>
          <w:b/>
          <w:color w:val="auto"/>
          <w:sz w:val="24"/>
          <w:szCs w:val="24"/>
        </w:rPr>
      </w:pPr>
      <w:r w:rsidRPr="000B1AF8">
        <w:rPr>
          <w:rFonts w:ascii="Times New Roman" w:eastAsia="MS Mincho" w:hAnsi="Times New Roman" w:cs="Times New Roman"/>
          <w:color w:val="auto"/>
          <w:sz w:val="24"/>
          <w:szCs w:val="24"/>
        </w:rPr>
        <w:t xml:space="preserve">For any problem where you would normally key your reference initials, key your contestant number. Your name or initials should </w:t>
      </w:r>
      <w:r w:rsidRPr="000B1AF8">
        <w:rPr>
          <w:rFonts w:ascii="Times New Roman" w:eastAsia="MS Mincho" w:hAnsi="Times New Roman" w:cs="Times New Roman"/>
          <w:i/>
          <w:color w:val="auto"/>
          <w:sz w:val="24"/>
          <w:szCs w:val="24"/>
        </w:rPr>
        <w:t>not</w:t>
      </w:r>
      <w:r w:rsidRPr="000B1AF8">
        <w:rPr>
          <w:rFonts w:ascii="Times New Roman" w:eastAsia="MS Mincho" w:hAnsi="Times New Roman" w:cs="Times New Roman"/>
          <w:color w:val="auto"/>
          <w:sz w:val="24"/>
          <w:szCs w:val="24"/>
        </w:rPr>
        <w:t xml:space="preserve"> appear on any work you submit. </w:t>
      </w:r>
    </w:p>
    <w:p w:rsidR="007E2E49" w:rsidRPr="000B1AF8" w:rsidRDefault="007E2E49" w:rsidP="001B39B0">
      <w:pPr>
        <w:numPr>
          <w:ilvl w:val="0"/>
          <w:numId w:val="4"/>
        </w:numPr>
        <w:tabs>
          <w:tab w:val="left" w:pos="450"/>
        </w:tabs>
        <w:spacing w:after="0" w:line="240" w:lineRule="auto"/>
        <w:rPr>
          <w:rFonts w:ascii="Times New Roman" w:eastAsia="MS Mincho" w:hAnsi="Times New Roman" w:cs="Times New Roman"/>
          <w:color w:val="auto"/>
          <w:sz w:val="24"/>
          <w:szCs w:val="24"/>
        </w:rPr>
      </w:pPr>
      <w:r w:rsidRPr="000B1AF8">
        <w:rPr>
          <w:rFonts w:ascii="Times New Roman" w:eastAsia="MS Mincho" w:hAnsi="Times New Roman" w:cs="Times New Roman"/>
          <w:color w:val="auto"/>
          <w:sz w:val="24"/>
          <w:szCs w:val="24"/>
        </w:rPr>
        <w:t xml:space="preserve">Key your contestant number and job number as the footer in the lower left-hand corner of </w:t>
      </w:r>
      <w:r w:rsidRPr="000B1AF8">
        <w:rPr>
          <w:rFonts w:ascii="Times New Roman" w:eastAsia="MS Mincho" w:hAnsi="Times New Roman" w:cs="Times New Roman"/>
          <w:color w:val="auto"/>
          <w:sz w:val="24"/>
          <w:szCs w:val="24"/>
          <w:u w:val="single"/>
        </w:rPr>
        <w:t>all</w:t>
      </w:r>
      <w:r w:rsidRPr="000B1AF8">
        <w:rPr>
          <w:rFonts w:ascii="Times New Roman" w:eastAsia="MS Mincho" w:hAnsi="Times New Roman" w:cs="Times New Roman"/>
          <w:color w:val="auto"/>
          <w:sz w:val="24"/>
          <w:szCs w:val="24"/>
        </w:rPr>
        <w:t xml:space="preserve"> work submitted unless otherwise specified.</w:t>
      </w:r>
    </w:p>
    <w:p w:rsidR="007E2E49" w:rsidRPr="000B1AF8" w:rsidRDefault="007E2E49" w:rsidP="000B1AF8">
      <w:pPr>
        <w:tabs>
          <w:tab w:val="left" w:pos="450"/>
        </w:tabs>
        <w:spacing w:after="0" w:line="240" w:lineRule="auto"/>
        <w:ind w:left="360"/>
        <w:rPr>
          <w:rFonts w:ascii="Times New Roman" w:eastAsia="MS Mincho" w:hAnsi="Times New Roman" w:cs="Times New Roman"/>
          <w:color w:val="auto"/>
          <w:sz w:val="16"/>
          <w:szCs w:val="16"/>
        </w:rPr>
      </w:pPr>
    </w:p>
    <w:tbl>
      <w:tblPr>
        <w:tblpPr w:leftFromText="180" w:rightFromText="180" w:vertAnchor="text" w:horzAnchor="page" w:tblpX="4361"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5"/>
      </w:tblGrid>
      <w:tr w:rsidR="007E2E49" w:rsidRPr="000B1AF8" w:rsidTr="00433BCC">
        <w:trPr>
          <w:cantSplit/>
          <w:trHeight w:val="394"/>
        </w:trPr>
        <w:tc>
          <w:tcPr>
            <w:tcW w:w="2775" w:type="dxa"/>
            <w:shd w:val="clear" w:color="auto" w:fill="auto"/>
            <w:vAlign w:val="bottom"/>
          </w:tcPr>
          <w:p w:rsidR="007E2E49" w:rsidRPr="000B1AF8" w:rsidRDefault="007E2E49" w:rsidP="000B1AF8">
            <w:pPr>
              <w:spacing w:after="200" w:line="276" w:lineRule="auto"/>
              <w:rPr>
                <w:rFonts w:ascii="Times New Roman" w:eastAsia="MS Mincho" w:hAnsi="Times New Roman" w:cs="Times New Roman"/>
                <w:color w:val="auto"/>
              </w:rPr>
            </w:pPr>
            <w:r w:rsidRPr="000B1AF8">
              <w:rPr>
                <w:rFonts w:ascii="Times New Roman" w:eastAsia="MS Mincho" w:hAnsi="Times New Roman" w:cs="Times New Roman"/>
                <w:i/>
                <w:color w:val="auto"/>
              </w:rPr>
              <w:t>Example</w:t>
            </w:r>
            <w:r w:rsidRPr="000B1AF8">
              <w:rPr>
                <w:rFonts w:ascii="Times New Roman" w:eastAsia="MS Mincho" w:hAnsi="Times New Roman" w:cs="Times New Roman"/>
                <w:color w:val="auto"/>
              </w:rPr>
              <w:t>:</w:t>
            </w:r>
          </w:p>
        </w:tc>
      </w:tr>
      <w:tr w:rsidR="007E2E49" w:rsidRPr="000B1AF8" w:rsidTr="00433BCC">
        <w:trPr>
          <w:trHeight w:val="1353"/>
        </w:trPr>
        <w:tc>
          <w:tcPr>
            <w:tcW w:w="2775" w:type="dxa"/>
            <w:shd w:val="clear" w:color="auto" w:fill="auto"/>
          </w:tcPr>
          <w:p w:rsidR="007E2E49" w:rsidRPr="000B1AF8" w:rsidRDefault="007E2E49" w:rsidP="000B1AF8">
            <w:pPr>
              <w:tabs>
                <w:tab w:val="left" w:pos="450"/>
              </w:tabs>
              <w:spacing w:after="200" w:line="240" w:lineRule="auto"/>
              <w:rPr>
                <w:rFonts w:ascii="Times New Roman" w:eastAsia="MS Mincho" w:hAnsi="Times New Roman" w:cs="Times New Roman"/>
                <w:color w:val="auto"/>
              </w:rPr>
            </w:pPr>
          </w:p>
          <w:p w:rsidR="007E2E49" w:rsidRPr="000B1AF8" w:rsidRDefault="007E2E49" w:rsidP="000B1AF8">
            <w:pPr>
              <w:tabs>
                <w:tab w:val="left" w:pos="450"/>
              </w:tabs>
              <w:spacing w:after="0" w:line="240" w:lineRule="auto"/>
              <w:ind w:left="360"/>
              <w:rPr>
                <w:rFonts w:ascii="Times New Roman" w:hAnsi="Times New Roman" w:cs="Times New Roman"/>
                <w:color w:val="auto"/>
              </w:rPr>
            </w:pPr>
            <w:r w:rsidRPr="000B1AF8">
              <w:rPr>
                <w:rFonts w:ascii="Times New Roman" w:hAnsi="Times New Roman" w:cs="Times New Roman"/>
                <w:color w:val="auto"/>
              </w:rPr>
              <w:t>99-9999-9999</w:t>
            </w:r>
          </w:p>
          <w:p w:rsidR="007E2E49" w:rsidRPr="000B1AF8" w:rsidRDefault="007E2E49" w:rsidP="000B1AF8">
            <w:pPr>
              <w:tabs>
                <w:tab w:val="left" w:pos="450"/>
              </w:tabs>
              <w:spacing w:after="0" w:line="240" w:lineRule="auto"/>
              <w:ind w:left="360"/>
              <w:rPr>
                <w:rFonts w:ascii="Times New Roman" w:eastAsia="MS Mincho" w:hAnsi="Times New Roman" w:cs="Times New Roman"/>
                <w:color w:val="auto"/>
                <w:sz w:val="16"/>
                <w:szCs w:val="16"/>
              </w:rPr>
            </w:pPr>
            <w:r w:rsidRPr="000B1AF8">
              <w:rPr>
                <w:rFonts w:ascii="Times New Roman" w:hAnsi="Times New Roman" w:cs="Times New Roman"/>
                <w:color w:val="auto"/>
              </w:rPr>
              <w:t>Job 1</w:t>
            </w:r>
            <w:r w:rsidRPr="000B1AF8">
              <w:rPr>
                <w:rFonts w:ascii="Times New Roman" w:hAnsi="Times New Roman" w:cs="Times New Roman"/>
                <w:color w:val="auto"/>
              </w:rPr>
              <w:br/>
            </w:r>
          </w:p>
        </w:tc>
      </w:tr>
    </w:tbl>
    <w:p w:rsidR="007E2E49" w:rsidRPr="000B1AF8" w:rsidRDefault="007E2E49" w:rsidP="000B1AF8">
      <w:pPr>
        <w:tabs>
          <w:tab w:val="left" w:pos="450"/>
        </w:tabs>
        <w:spacing w:after="200" w:line="240" w:lineRule="auto"/>
        <w:ind w:left="810"/>
        <w:rPr>
          <w:rFonts w:ascii="Times New Roman" w:eastAsia="MS Mincho" w:hAnsi="Times New Roman" w:cs="Times New Roman"/>
          <w:color w:val="auto"/>
        </w:rPr>
      </w:pPr>
    </w:p>
    <w:p w:rsidR="007E2E49" w:rsidRPr="000B1AF8" w:rsidRDefault="007E2E49" w:rsidP="000B1AF8">
      <w:pPr>
        <w:tabs>
          <w:tab w:val="left" w:pos="450"/>
        </w:tabs>
        <w:spacing w:after="200" w:line="240" w:lineRule="auto"/>
        <w:ind w:left="810"/>
        <w:rPr>
          <w:rFonts w:ascii="Times New Roman" w:eastAsia="MS Mincho" w:hAnsi="Times New Roman" w:cs="Times New Roman"/>
          <w:color w:val="auto"/>
        </w:rPr>
      </w:pPr>
    </w:p>
    <w:p w:rsidR="007E2E49" w:rsidRPr="000B1AF8" w:rsidRDefault="007E2E49" w:rsidP="000B1AF8">
      <w:pPr>
        <w:tabs>
          <w:tab w:val="left" w:pos="450"/>
        </w:tabs>
        <w:spacing w:after="200" w:line="240" w:lineRule="auto"/>
        <w:ind w:left="810"/>
        <w:rPr>
          <w:rFonts w:ascii="Times New Roman" w:eastAsia="MS Mincho" w:hAnsi="Times New Roman" w:cs="Times New Roman"/>
          <w:color w:val="auto"/>
        </w:rPr>
      </w:pPr>
    </w:p>
    <w:p w:rsidR="007E2E49" w:rsidRPr="000B1AF8" w:rsidRDefault="007E2E49" w:rsidP="000B1AF8">
      <w:pPr>
        <w:tabs>
          <w:tab w:val="left" w:pos="450"/>
        </w:tabs>
        <w:spacing w:after="200" w:line="240" w:lineRule="auto"/>
        <w:ind w:left="810"/>
        <w:rPr>
          <w:rFonts w:ascii="Times New Roman" w:eastAsia="MS Mincho" w:hAnsi="Times New Roman" w:cs="Times New Roman"/>
          <w:color w:val="auto"/>
        </w:rPr>
      </w:pPr>
    </w:p>
    <w:p w:rsidR="007E2E49" w:rsidRPr="000B1AF8" w:rsidRDefault="007E2E49" w:rsidP="000B1AF8">
      <w:pPr>
        <w:tabs>
          <w:tab w:val="left" w:pos="450"/>
        </w:tabs>
        <w:spacing w:after="200" w:line="240" w:lineRule="auto"/>
        <w:ind w:left="810"/>
        <w:rPr>
          <w:rFonts w:ascii="Times New Roman" w:eastAsia="MS Mincho" w:hAnsi="Times New Roman" w:cs="Times New Roman"/>
          <w:color w:val="auto"/>
        </w:rPr>
      </w:pPr>
    </w:p>
    <w:p w:rsidR="007E2E49" w:rsidRPr="000B1AF8" w:rsidRDefault="007E2E49" w:rsidP="001B39B0">
      <w:pPr>
        <w:numPr>
          <w:ilvl w:val="0"/>
          <w:numId w:val="4"/>
        </w:numPr>
        <w:tabs>
          <w:tab w:val="left" w:pos="450"/>
        </w:tabs>
        <w:spacing w:after="200" w:line="240" w:lineRule="auto"/>
        <w:rPr>
          <w:rFonts w:ascii="Times New Roman" w:eastAsia="MS Mincho" w:hAnsi="Times New Roman" w:cs="Times New Roman"/>
          <w:color w:val="auto"/>
          <w:sz w:val="24"/>
          <w:szCs w:val="24"/>
        </w:rPr>
      </w:pPr>
      <w:r w:rsidRPr="000B1AF8">
        <w:rPr>
          <w:rFonts w:ascii="Times New Roman" w:eastAsia="MS Mincho" w:hAnsi="Times New Roman" w:cs="Times New Roman"/>
          <w:color w:val="auto"/>
          <w:sz w:val="24"/>
          <w:szCs w:val="24"/>
        </w:rPr>
        <w:t>If you finish before the end of the testing time, notify the proctor. Time may be a factor in determining a winner when there is a tie score.</w:t>
      </w:r>
    </w:p>
    <w:p w:rsidR="007E2E49" w:rsidRPr="000B1AF8" w:rsidRDefault="007E2E49" w:rsidP="001B39B0">
      <w:pPr>
        <w:numPr>
          <w:ilvl w:val="0"/>
          <w:numId w:val="4"/>
        </w:numPr>
        <w:tabs>
          <w:tab w:val="left" w:pos="450"/>
        </w:tabs>
        <w:spacing w:after="200" w:line="240" w:lineRule="auto"/>
        <w:rPr>
          <w:rFonts w:ascii="Times New Roman" w:eastAsia="MS Mincho" w:hAnsi="Times New Roman" w:cs="Times New Roman"/>
          <w:color w:val="auto"/>
          <w:sz w:val="24"/>
          <w:szCs w:val="24"/>
        </w:rPr>
      </w:pPr>
      <w:r w:rsidRPr="000B1AF8">
        <w:rPr>
          <w:rFonts w:ascii="Times New Roman" w:eastAsia="MS Mincho" w:hAnsi="Times New Roman" w:cs="Times New Roman"/>
          <w:color w:val="auto"/>
          <w:sz w:val="24"/>
          <w:szCs w:val="24"/>
        </w:rPr>
        <w:t>When turning in your materials, place your scoring sheet on top of your jobs. The jobs should be arranged in numerical order. Turn in all partial jobs completed</w:t>
      </w:r>
    </w:p>
    <w:tbl>
      <w:tblPr>
        <w:tblpPr w:leftFromText="180" w:rightFromText="180" w:vertAnchor="text" w:horzAnchor="page" w:tblpX="4261" w:tblpY="1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31"/>
        <w:gridCol w:w="1444"/>
      </w:tblGrid>
      <w:tr w:rsidR="007E2E49" w:rsidRPr="000B1AF8" w:rsidTr="00927E22">
        <w:trPr>
          <w:trHeight w:hRule="exact" w:val="411"/>
        </w:trPr>
        <w:tc>
          <w:tcPr>
            <w:tcW w:w="2875" w:type="dxa"/>
            <w:gridSpan w:val="2"/>
            <w:vAlign w:val="center"/>
          </w:tcPr>
          <w:p w:rsidR="007E2E49" w:rsidRPr="000B1AF8" w:rsidRDefault="007E2E49" w:rsidP="00927E22">
            <w:pPr>
              <w:autoSpaceDE w:val="0"/>
              <w:autoSpaceDN w:val="0"/>
              <w:adjustRightInd w:val="0"/>
              <w:spacing w:before="60" w:after="60" w:line="276" w:lineRule="auto"/>
              <w:ind w:right="-20"/>
              <w:jc w:val="center"/>
              <w:rPr>
                <w:rFonts w:ascii="Times New Roman" w:eastAsia="MS Mincho" w:hAnsi="Times New Roman" w:cs="Times New Roman"/>
                <w:b/>
                <w:bCs/>
                <w:color w:val="auto"/>
              </w:rPr>
            </w:pPr>
            <w:r w:rsidRPr="000B1AF8">
              <w:rPr>
                <w:rFonts w:ascii="Times New Roman" w:eastAsia="MS Mincho" w:hAnsi="Times New Roman" w:cs="Times New Roman"/>
                <w:b/>
                <w:bCs/>
                <w:color w:val="auto"/>
                <w:spacing w:val="1"/>
              </w:rPr>
              <w:t>P</w:t>
            </w:r>
            <w:r w:rsidRPr="000B1AF8">
              <w:rPr>
                <w:rFonts w:ascii="Times New Roman" w:eastAsia="MS Mincho" w:hAnsi="Times New Roman" w:cs="Times New Roman"/>
                <w:b/>
                <w:bCs/>
                <w:color w:val="auto"/>
                <w:spacing w:val="-2"/>
              </w:rPr>
              <w:t>r</w:t>
            </w:r>
            <w:r w:rsidRPr="000B1AF8">
              <w:rPr>
                <w:rFonts w:ascii="Times New Roman" w:eastAsia="MS Mincho" w:hAnsi="Times New Roman" w:cs="Times New Roman"/>
                <w:b/>
                <w:bCs/>
                <w:color w:val="auto"/>
                <w:spacing w:val="1"/>
              </w:rPr>
              <w:t>od</w:t>
            </w:r>
            <w:r w:rsidRPr="000B1AF8">
              <w:rPr>
                <w:rFonts w:ascii="Times New Roman" w:eastAsia="MS Mincho" w:hAnsi="Times New Roman" w:cs="Times New Roman"/>
                <w:b/>
                <w:bCs/>
                <w:color w:val="auto"/>
                <w:spacing w:val="-2"/>
              </w:rPr>
              <w:t>u</w:t>
            </w:r>
            <w:r w:rsidRPr="000B1AF8">
              <w:rPr>
                <w:rFonts w:ascii="Times New Roman" w:eastAsia="MS Mincho" w:hAnsi="Times New Roman" w:cs="Times New Roman"/>
                <w:b/>
                <w:bCs/>
                <w:color w:val="auto"/>
                <w:spacing w:val="2"/>
              </w:rPr>
              <w:t>c</w:t>
            </w:r>
            <w:r w:rsidRPr="000B1AF8">
              <w:rPr>
                <w:rFonts w:ascii="Times New Roman" w:eastAsia="MS Mincho" w:hAnsi="Times New Roman" w:cs="Times New Roman"/>
                <w:b/>
                <w:bCs/>
                <w:color w:val="auto"/>
                <w:spacing w:val="-1"/>
              </w:rPr>
              <w:t>ti</w:t>
            </w:r>
            <w:r w:rsidRPr="000B1AF8">
              <w:rPr>
                <w:rFonts w:ascii="Times New Roman" w:eastAsia="MS Mincho" w:hAnsi="Times New Roman" w:cs="Times New Roman"/>
                <w:b/>
                <w:bCs/>
                <w:color w:val="auto"/>
                <w:spacing w:val="1"/>
              </w:rPr>
              <w:t>o</w:t>
            </w:r>
            <w:r w:rsidRPr="000B1AF8">
              <w:rPr>
                <w:rFonts w:ascii="Times New Roman" w:eastAsia="MS Mincho" w:hAnsi="Times New Roman" w:cs="Times New Roman"/>
                <w:b/>
                <w:bCs/>
                <w:color w:val="auto"/>
              </w:rPr>
              <w:t xml:space="preserve">n </w:t>
            </w:r>
            <w:r w:rsidRPr="000B1AF8">
              <w:rPr>
                <w:rFonts w:ascii="Times New Roman" w:eastAsia="MS Mincho" w:hAnsi="Times New Roman" w:cs="Times New Roman"/>
                <w:b/>
                <w:bCs/>
                <w:color w:val="auto"/>
                <w:spacing w:val="1"/>
              </w:rPr>
              <w:t>S</w:t>
            </w:r>
            <w:r w:rsidRPr="000B1AF8">
              <w:rPr>
                <w:rFonts w:ascii="Times New Roman" w:eastAsia="MS Mincho" w:hAnsi="Times New Roman" w:cs="Times New Roman"/>
                <w:b/>
                <w:bCs/>
                <w:color w:val="auto"/>
                <w:spacing w:val="-1"/>
              </w:rPr>
              <w:t>t</w:t>
            </w:r>
            <w:r w:rsidRPr="000B1AF8">
              <w:rPr>
                <w:rFonts w:ascii="Times New Roman" w:eastAsia="MS Mincho" w:hAnsi="Times New Roman" w:cs="Times New Roman"/>
                <w:b/>
                <w:bCs/>
                <w:color w:val="auto"/>
                <w:spacing w:val="2"/>
              </w:rPr>
              <w:t>a</w:t>
            </w:r>
            <w:r w:rsidRPr="000B1AF8">
              <w:rPr>
                <w:rFonts w:ascii="Times New Roman" w:eastAsia="MS Mincho" w:hAnsi="Times New Roman" w:cs="Times New Roman"/>
                <w:b/>
                <w:bCs/>
                <w:color w:val="auto"/>
                <w:spacing w:val="-2"/>
              </w:rPr>
              <w:t>n</w:t>
            </w:r>
            <w:r w:rsidRPr="000B1AF8">
              <w:rPr>
                <w:rFonts w:ascii="Times New Roman" w:eastAsia="MS Mincho" w:hAnsi="Times New Roman" w:cs="Times New Roman"/>
                <w:b/>
                <w:bCs/>
                <w:color w:val="auto"/>
                <w:spacing w:val="1"/>
              </w:rPr>
              <w:t>d</w:t>
            </w:r>
            <w:r w:rsidRPr="000B1AF8">
              <w:rPr>
                <w:rFonts w:ascii="Times New Roman" w:eastAsia="MS Mincho" w:hAnsi="Times New Roman" w:cs="Times New Roman"/>
                <w:b/>
                <w:bCs/>
                <w:color w:val="auto"/>
                <w:spacing w:val="2"/>
              </w:rPr>
              <w:t>a</w:t>
            </w:r>
            <w:r w:rsidRPr="000B1AF8">
              <w:rPr>
                <w:rFonts w:ascii="Times New Roman" w:eastAsia="MS Mincho" w:hAnsi="Times New Roman" w:cs="Times New Roman"/>
                <w:b/>
                <w:bCs/>
                <w:color w:val="auto"/>
                <w:spacing w:val="-2"/>
              </w:rPr>
              <w:t>rds</w:t>
            </w:r>
          </w:p>
          <w:p w:rsidR="007E2E49" w:rsidRPr="000B1AF8" w:rsidRDefault="007E2E49" w:rsidP="000B1AF8">
            <w:pPr>
              <w:autoSpaceDE w:val="0"/>
              <w:autoSpaceDN w:val="0"/>
              <w:adjustRightInd w:val="0"/>
              <w:spacing w:before="60" w:after="60" w:line="276" w:lineRule="auto"/>
              <w:ind w:left="115" w:right="-20"/>
              <w:jc w:val="center"/>
              <w:rPr>
                <w:rFonts w:ascii="Times New Roman" w:eastAsia="MS Mincho" w:hAnsi="Times New Roman" w:cs="Times New Roman"/>
                <w:color w:val="auto"/>
              </w:rPr>
            </w:pPr>
          </w:p>
        </w:tc>
      </w:tr>
      <w:tr w:rsidR="007E2E49" w:rsidRPr="000B1AF8" w:rsidTr="00927E22">
        <w:trPr>
          <w:trHeight w:hRule="exact" w:val="327"/>
        </w:trPr>
        <w:tc>
          <w:tcPr>
            <w:tcW w:w="1431" w:type="dxa"/>
            <w:vAlign w:val="center"/>
          </w:tcPr>
          <w:p w:rsidR="007E2E49" w:rsidRPr="000B1AF8" w:rsidRDefault="007E2E49" w:rsidP="00927E22">
            <w:pPr>
              <w:autoSpaceDE w:val="0"/>
              <w:autoSpaceDN w:val="0"/>
              <w:adjustRightInd w:val="0"/>
              <w:spacing w:after="0" w:line="240" w:lineRule="auto"/>
              <w:ind w:left="360" w:right="75"/>
              <w:rPr>
                <w:rFonts w:ascii="Times New Roman" w:eastAsia="MS Mincho" w:hAnsi="Times New Roman" w:cs="Times New Roman"/>
                <w:color w:val="auto"/>
              </w:rPr>
            </w:pPr>
            <w:r w:rsidRPr="000B1AF8">
              <w:rPr>
                <w:rFonts w:ascii="Times New Roman" w:eastAsia="MS Mincho" w:hAnsi="Times New Roman" w:cs="Times New Roman"/>
                <w:bCs/>
                <w:color w:val="auto"/>
              </w:rPr>
              <w:t xml:space="preserve">0 </w:t>
            </w:r>
            <w:r w:rsidRPr="000B1AF8">
              <w:rPr>
                <w:rFonts w:ascii="Times New Roman" w:eastAsia="MS Mincho" w:hAnsi="Times New Roman" w:cs="Times New Roman"/>
                <w:bCs/>
                <w:color w:val="auto"/>
                <w:spacing w:val="2"/>
              </w:rPr>
              <w:t>E</w:t>
            </w:r>
            <w:r w:rsidRPr="000B1AF8">
              <w:rPr>
                <w:rFonts w:ascii="Times New Roman" w:eastAsia="MS Mincho" w:hAnsi="Times New Roman" w:cs="Times New Roman"/>
                <w:bCs/>
                <w:color w:val="auto"/>
                <w:spacing w:val="-2"/>
              </w:rPr>
              <w:t>rr</w:t>
            </w:r>
            <w:r w:rsidRPr="000B1AF8">
              <w:rPr>
                <w:rFonts w:ascii="Times New Roman" w:eastAsia="MS Mincho" w:hAnsi="Times New Roman" w:cs="Times New Roman"/>
                <w:bCs/>
                <w:color w:val="auto"/>
                <w:spacing w:val="1"/>
              </w:rPr>
              <w:t>o</w:t>
            </w:r>
            <w:r w:rsidRPr="000B1AF8">
              <w:rPr>
                <w:rFonts w:ascii="Times New Roman" w:eastAsia="MS Mincho" w:hAnsi="Times New Roman" w:cs="Times New Roman"/>
                <w:bCs/>
                <w:color w:val="auto"/>
                <w:spacing w:val="-2"/>
              </w:rPr>
              <w:t>r</w:t>
            </w:r>
            <w:r w:rsidRPr="000B1AF8">
              <w:rPr>
                <w:rFonts w:ascii="Times New Roman" w:eastAsia="MS Mincho" w:hAnsi="Times New Roman" w:cs="Times New Roman"/>
                <w:bCs/>
                <w:color w:val="auto"/>
              </w:rPr>
              <w:t>s</w:t>
            </w:r>
          </w:p>
        </w:tc>
        <w:tc>
          <w:tcPr>
            <w:tcW w:w="1440" w:type="dxa"/>
            <w:vAlign w:val="center"/>
          </w:tcPr>
          <w:p w:rsidR="007E2E49" w:rsidRPr="000B1AF8" w:rsidRDefault="007E2E49" w:rsidP="00927E22">
            <w:pPr>
              <w:autoSpaceDE w:val="0"/>
              <w:autoSpaceDN w:val="0"/>
              <w:adjustRightInd w:val="0"/>
              <w:spacing w:after="0" w:line="240" w:lineRule="auto"/>
              <w:ind w:left="360" w:right="91"/>
              <w:rPr>
                <w:rFonts w:ascii="Times New Roman" w:eastAsia="MS Mincho" w:hAnsi="Times New Roman" w:cs="Times New Roman"/>
                <w:color w:val="auto"/>
              </w:rPr>
            </w:pPr>
            <w:r w:rsidRPr="000B1AF8">
              <w:rPr>
                <w:rFonts w:ascii="Times New Roman" w:eastAsia="MS Mincho" w:hAnsi="Times New Roman" w:cs="Times New Roman"/>
                <w:bCs/>
                <w:color w:val="auto"/>
                <w:spacing w:val="2"/>
              </w:rPr>
              <w:t>10</w:t>
            </w:r>
            <w:r w:rsidRPr="000B1AF8">
              <w:rPr>
                <w:rFonts w:ascii="Times New Roman" w:eastAsia="MS Mincho" w:hAnsi="Times New Roman" w:cs="Times New Roman"/>
                <w:bCs/>
                <w:color w:val="auto"/>
              </w:rPr>
              <w:t xml:space="preserve">0 </w:t>
            </w:r>
            <w:r w:rsidRPr="000B1AF8">
              <w:rPr>
                <w:rFonts w:ascii="Times New Roman" w:eastAsia="MS Mincho" w:hAnsi="Times New Roman" w:cs="Times New Roman"/>
                <w:bCs/>
                <w:color w:val="auto"/>
                <w:spacing w:val="-2"/>
              </w:rPr>
              <w:t>p</w:t>
            </w:r>
            <w:r w:rsidRPr="000B1AF8">
              <w:rPr>
                <w:rFonts w:ascii="Times New Roman" w:eastAsia="MS Mincho" w:hAnsi="Times New Roman" w:cs="Times New Roman"/>
                <w:bCs/>
                <w:color w:val="auto"/>
                <w:spacing w:val="1"/>
              </w:rPr>
              <w:t>o</w:t>
            </w:r>
            <w:r w:rsidRPr="000B1AF8">
              <w:rPr>
                <w:rFonts w:ascii="Times New Roman" w:eastAsia="MS Mincho" w:hAnsi="Times New Roman" w:cs="Times New Roman"/>
                <w:bCs/>
                <w:color w:val="auto"/>
                <w:spacing w:val="-1"/>
              </w:rPr>
              <w:t>i</w:t>
            </w:r>
            <w:r w:rsidRPr="000B1AF8">
              <w:rPr>
                <w:rFonts w:ascii="Times New Roman" w:eastAsia="MS Mincho" w:hAnsi="Times New Roman" w:cs="Times New Roman"/>
                <w:bCs/>
                <w:color w:val="auto"/>
                <w:spacing w:val="1"/>
              </w:rPr>
              <w:t>n</w:t>
            </w:r>
            <w:r w:rsidRPr="000B1AF8">
              <w:rPr>
                <w:rFonts w:ascii="Times New Roman" w:eastAsia="MS Mincho" w:hAnsi="Times New Roman" w:cs="Times New Roman"/>
                <w:bCs/>
                <w:color w:val="auto"/>
                <w:spacing w:val="-1"/>
              </w:rPr>
              <w:t>t</w:t>
            </w:r>
            <w:r w:rsidRPr="000B1AF8">
              <w:rPr>
                <w:rFonts w:ascii="Times New Roman" w:eastAsia="MS Mincho" w:hAnsi="Times New Roman" w:cs="Times New Roman"/>
                <w:bCs/>
                <w:color w:val="auto"/>
              </w:rPr>
              <w:t>s</w:t>
            </w:r>
          </w:p>
        </w:tc>
      </w:tr>
      <w:tr w:rsidR="007E2E49" w:rsidRPr="000B1AF8" w:rsidTr="00927E22">
        <w:trPr>
          <w:trHeight w:hRule="exact" w:val="363"/>
        </w:trPr>
        <w:tc>
          <w:tcPr>
            <w:tcW w:w="1431" w:type="dxa"/>
            <w:vAlign w:val="center"/>
          </w:tcPr>
          <w:p w:rsidR="007E2E49" w:rsidRPr="000B1AF8" w:rsidRDefault="007E2E49" w:rsidP="00927E22">
            <w:pPr>
              <w:autoSpaceDE w:val="0"/>
              <w:autoSpaceDN w:val="0"/>
              <w:adjustRightInd w:val="0"/>
              <w:spacing w:after="0" w:line="240" w:lineRule="auto"/>
              <w:ind w:left="360" w:right="75"/>
              <w:rPr>
                <w:rFonts w:ascii="Times New Roman" w:eastAsia="MS Mincho" w:hAnsi="Times New Roman" w:cs="Times New Roman"/>
                <w:color w:val="auto"/>
              </w:rPr>
            </w:pPr>
            <w:r w:rsidRPr="000B1AF8">
              <w:rPr>
                <w:rFonts w:ascii="Times New Roman" w:eastAsia="MS Mincho" w:hAnsi="Times New Roman" w:cs="Times New Roman"/>
                <w:bCs/>
                <w:color w:val="auto"/>
              </w:rPr>
              <w:t xml:space="preserve">1 </w:t>
            </w:r>
            <w:r w:rsidRPr="000B1AF8">
              <w:rPr>
                <w:rFonts w:ascii="Times New Roman" w:eastAsia="MS Mincho" w:hAnsi="Times New Roman" w:cs="Times New Roman"/>
                <w:bCs/>
                <w:color w:val="auto"/>
                <w:spacing w:val="2"/>
              </w:rPr>
              <w:t>E</w:t>
            </w:r>
            <w:r w:rsidRPr="000B1AF8">
              <w:rPr>
                <w:rFonts w:ascii="Times New Roman" w:eastAsia="MS Mincho" w:hAnsi="Times New Roman" w:cs="Times New Roman"/>
                <w:bCs/>
                <w:color w:val="auto"/>
                <w:spacing w:val="-2"/>
              </w:rPr>
              <w:t>rr</w:t>
            </w:r>
            <w:r w:rsidRPr="000B1AF8">
              <w:rPr>
                <w:rFonts w:ascii="Times New Roman" w:eastAsia="MS Mincho" w:hAnsi="Times New Roman" w:cs="Times New Roman"/>
                <w:bCs/>
                <w:color w:val="auto"/>
                <w:spacing w:val="1"/>
              </w:rPr>
              <w:t>o</w:t>
            </w:r>
            <w:r w:rsidRPr="000B1AF8">
              <w:rPr>
                <w:rFonts w:ascii="Times New Roman" w:eastAsia="MS Mincho" w:hAnsi="Times New Roman" w:cs="Times New Roman"/>
                <w:bCs/>
                <w:color w:val="auto"/>
              </w:rPr>
              <w:t>r</w:t>
            </w:r>
          </w:p>
        </w:tc>
        <w:tc>
          <w:tcPr>
            <w:tcW w:w="1440" w:type="dxa"/>
            <w:vAlign w:val="center"/>
          </w:tcPr>
          <w:p w:rsidR="007E2E49" w:rsidRPr="000B1AF8" w:rsidRDefault="007E2E49" w:rsidP="00927E22">
            <w:pPr>
              <w:autoSpaceDE w:val="0"/>
              <w:autoSpaceDN w:val="0"/>
              <w:adjustRightInd w:val="0"/>
              <w:spacing w:after="0" w:line="240" w:lineRule="auto"/>
              <w:ind w:left="360" w:right="91"/>
              <w:rPr>
                <w:rFonts w:ascii="Times New Roman" w:eastAsia="MS Mincho" w:hAnsi="Times New Roman" w:cs="Times New Roman"/>
                <w:color w:val="auto"/>
              </w:rPr>
            </w:pPr>
            <w:r w:rsidRPr="000B1AF8">
              <w:rPr>
                <w:rFonts w:ascii="Times New Roman" w:eastAsia="MS Mincho" w:hAnsi="Times New Roman" w:cs="Times New Roman"/>
                <w:bCs/>
                <w:color w:val="auto"/>
                <w:spacing w:val="2"/>
              </w:rPr>
              <w:t>9</w:t>
            </w:r>
            <w:r w:rsidRPr="000B1AF8">
              <w:rPr>
                <w:rFonts w:ascii="Times New Roman" w:eastAsia="MS Mincho" w:hAnsi="Times New Roman" w:cs="Times New Roman"/>
                <w:bCs/>
                <w:color w:val="auto"/>
              </w:rPr>
              <w:t xml:space="preserve">0 </w:t>
            </w:r>
            <w:r w:rsidRPr="000B1AF8">
              <w:rPr>
                <w:rFonts w:ascii="Times New Roman" w:eastAsia="MS Mincho" w:hAnsi="Times New Roman" w:cs="Times New Roman"/>
                <w:bCs/>
                <w:color w:val="auto"/>
                <w:spacing w:val="1"/>
              </w:rPr>
              <w:t>po</w:t>
            </w:r>
            <w:r w:rsidRPr="000B1AF8">
              <w:rPr>
                <w:rFonts w:ascii="Times New Roman" w:eastAsia="MS Mincho" w:hAnsi="Times New Roman" w:cs="Times New Roman"/>
                <w:bCs/>
                <w:color w:val="auto"/>
                <w:spacing w:val="-1"/>
              </w:rPr>
              <w:t>i</w:t>
            </w:r>
            <w:r w:rsidRPr="000B1AF8">
              <w:rPr>
                <w:rFonts w:ascii="Times New Roman" w:eastAsia="MS Mincho" w:hAnsi="Times New Roman" w:cs="Times New Roman"/>
                <w:bCs/>
                <w:color w:val="auto"/>
                <w:spacing w:val="1"/>
              </w:rPr>
              <w:t>n</w:t>
            </w:r>
            <w:r w:rsidRPr="000B1AF8">
              <w:rPr>
                <w:rFonts w:ascii="Times New Roman" w:eastAsia="MS Mincho" w:hAnsi="Times New Roman" w:cs="Times New Roman"/>
                <w:bCs/>
                <w:color w:val="auto"/>
                <w:spacing w:val="-5"/>
              </w:rPr>
              <w:t>t</w:t>
            </w:r>
            <w:r w:rsidRPr="000B1AF8">
              <w:rPr>
                <w:rFonts w:ascii="Times New Roman" w:eastAsia="MS Mincho" w:hAnsi="Times New Roman" w:cs="Times New Roman"/>
                <w:bCs/>
                <w:color w:val="auto"/>
              </w:rPr>
              <w:t>s</w:t>
            </w:r>
          </w:p>
        </w:tc>
      </w:tr>
      <w:tr w:rsidR="007E2E49" w:rsidRPr="000B1AF8" w:rsidTr="00927E22">
        <w:trPr>
          <w:trHeight w:hRule="exact" w:val="363"/>
        </w:trPr>
        <w:tc>
          <w:tcPr>
            <w:tcW w:w="1431" w:type="dxa"/>
            <w:vAlign w:val="center"/>
          </w:tcPr>
          <w:p w:rsidR="007E2E49" w:rsidRPr="000B1AF8" w:rsidRDefault="007E2E49" w:rsidP="00927E22">
            <w:pPr>
              <w:autoSpaceDE w:val="0"/>
              <w:autoSpaceDN w:val="0"/>
              <w:adjustRightInd w:val="0"/>
              <w:spacing w:after="0" w:line="240" w:lineRule="auto"/>
              <w:ind w:left="360" w:right="75"/>
              <w:rPr>
                <w:rFonts w:ascii="Times New Roman" w:eastAsia="MS Mincho" w:hAnsi="Times New Roman" w:cs="Times New Roman"/>
                <w:color w:val="auto"/>
              </w:rPr>
            </w:pPr>
            <w:r w:rsidRPr="000B1AF8">
              <w:rPr>
                <w:rFonts w:ascii="Times New Roman" w:eastAsia="MS Mincho" w:hAnsi="Times New Roman" w:cs="Times New Roman"/>
                <w:bCs/>
                <w:color w:val="auto"/>
              </w:rPr>
              <w:t xml:space="preserve">2 </w:t>
            </w:r>
            <w:r w:rsidRPr="000B1AF8">
              <w:rPr>
                <w:rFonts w:ascii="Times New Roman" w:eastAsia="MS Mincho" w:hAnsi="Times New Roman" w:cs="Times New Roman"/>
                <w:bCs/>
                <w:color w:val="auto"/>
                <w:spacing w:val="2"/>
              </w:rPr>
              <w:t>E</w:t>
            </w:r>
            <w:r w:rsidRPr="000B1AF8">
              <w:rPr>
                <w:rFonts w:ascii="Times New Roman" w:eastAsia="MS Mincho" w:hAnsi="Times New Roman" w:cs="Times New Roman"/>
                <w:bCs/>
                <w:color w:val="auto"/>
                <w:spacing w:val="-2"/>
              </w:rPr>
              <w:t>rr</w:t>
            </w:r>
            <w:r w:rsidRPr="000B1AF8">
              <w:rPr>
                <w:rFonts w:ascii="Times New Roman" w:eastAsia="MS Mincho" w:hAnsi="Times New Roman" w:cs="Times New Roman"/>
                <w:bCs/>
                <w:color w:val="auto"/>
                <w:spacing w:val="1"/>
              </w:rPr>
              <w:t>o</w:t>
            </w:r>
            <w:r w:rsidRPr="000B1AF8">
              <w:rPr>
                <w:rFonts w:ascii="Times New Roman" w:eastAsia="MS Mincho" w:hAnsi="Times New Roman" w:cs="Times New Roman"/>
                <w:bCs/>
                <w:color w:val="auto"/>
                <w:spacing w:val="-2"/>
              </w:rPr>
              <w:t>r</w:t>
            </w:r>
            <w:r w:rsidRPr="000B1AF8">
              <w:rPr>
                <w:rFonts w:ascii="Times New Roman" w:eastAsia="MS Mincho" w:hAnsi="Times New Roman" w:cs="Times New Roman"/>
                <w:bCs/>
                <w:color w:val="auto"/>
              </w:rPr>
              <w:t>s</w:t>
            </w:r>
          </w:p>
        </w:tc>
        <w:tc>
          <w:tcPr>
            <w:tcW w:w="1440" w:type="dxa"/>
            <w:vAlign w:val="center"/>
          </w:tcPr>
          <w:p w:rsidR="007E2E49" w:rsidRPr="000B1AF8" w:rsidRDefault="007E2E49" w:rsidP="00927E22">
            <w:pPr>
              <w:autoSpaceDE w:val="0"/>
              <w:autoSpaceDN w:val="0"/>
              <w:adjustRightInd w:val="0"/>
              <w:spacing w:after="0" w:line="240" w:lineRule="auto"/>
              <w:ind w:left="360" w:right="91"/>
              <w:rPr>
                <w:rFonts w:ascii="Times New Roman" w:eastAsia="MS Mincho" w:hAnsi="Times New Roman" w:cs="Times New Roman"/>
                <w:color w:val="auto"/>
              </w:rPr>
            </w:pPr>
            <w:r w:rsidRPr="000B1AF8">
              <w:rPr>
                <w:rFonts w:ascii="Times New Roman" w:eastAsia="MS Mincho" w:hAnsi="Times New Roman" w:cs="Times New Roman"/>
                <w:bCs/>
                <w:color w:val="auto"/>
                <w:spacing w:val="2"/>
              </w:rPr>
              <w:t>7</w:t>
            </w:r>
            <w:r w:rsidRPr="000B1AF8">
              <w:rPr>
                <w:rFonts w:ascii="Times New Roman" w:eastAsia="MS Mincho" w:hAnsi="Times New Roman" w:cs="Times New Roman"/>
                <w:bCs/>
                <w:color w:val="auto"/>
              </w:rPr>
              <w:t xml:space="preserve">0 </w:t>
            </w:r>
            <w:r w:rsidRPr="000B1AF8">
              <w:rPr>
                <w:rFonts w:ascii="Times New Roman" w:eastAsia="MS Mincho" w:hAnsi="Times New Roman" w:cs="Times New Roman"/>
                <w:bCs/>
                <w:color w:val="auto"/>
                <w:spacing w:val="1"/>
              </w:rPr>
              <w:t>po</w:t>
            </w:r>
            <w:r w:rsidRPr="000B1AF8">
              <w:rPr>
                <w:rFonts w:ascii="Times New Roman" w:eastAsia="MS Mincho" w:hAnsi="Times New Roman" w:cs="Times New Roman"/>
                <w:bCs/>
                <w:color w:val="auto"/>
                <w:spacing w:val="-1"/>
              </w:rPr>
              <w:t>i</w:t>
            </w:r>
            <w:r w:rsidRPr="000B1AF8">
              <w:rPr>
                <w:rFonts w:ascii="Times New Roman" w:eastAsia="MS Mincho" w:hAnsi="Times New Roman" w:cs="Times New Roman"/>
                <w:bCs/>
                <w:color w:val="auto"/>
                <w:spacing w:val="1"/>
              </w:rPr>
              <w:t>n</w:t>
            </w:r>
            <w:r w:rsidRPr="000B1AF8">
              <w:rPr>
                <w:rFonts w:ascii="Times New Roman" w:eastAsia="MS Mincho" w:hAnsi="Times New Roman" w:cs="Times New Roman"/>
                <w:bCs/>
                <w:color w:val="auto"/>
                <w:spacing w:val="-5"/>
              </w:rPr>
              <w:t>t</w:t>
            </w:r>
            <w:r w:rsidRPr="000B1AF8">
              <w:rPr>
                <w:rFonts w:ascii="Times New Roman" w:eastAsia="MS Mincho" w:hAnsi="Times New Roman" w:cs="Times New Roman"/>
                <w:bCs/>
                <w:color w:val="auto"/>
              </w:rPr>
              <w:t>s</w:t>
            </w:r>
          </w:p>
        </w:tc>
      </w:tr>
      <w:tr w:rsidR="007E2E49" w:rsidRPr="000B1AF8" w:rsidTr="00927E22">
        <w:trPr>
          <w:trHeight w:hRule="exact" w:val="345"/>
        </w:trPr>
        <w:tc>
          <w:tcPr>
            <w:tcW w:w="1431" w:type="dxa"/>
            <w:vAlign w:val="center"/>
          </w:tcPr>
          <w:p w:rsidR="007E2E49" w:rsidRPr="000B1AF8" w:rsidRDefault="007E2E49" w:rsidP="00927E22">
            <w:pPr>
              <w:autoSpaceDE w:val="0"/>
              <w:autoSpaceDN w:val="0"/>
              <w:adjustRightInd w:val="0"/>
              <w:spacing w:after="0" w:line="240" w:lineRule="auto"/>
              <w:ind w:left="360" w:right="75"/>
              <w:rPr>
                <w:rFonts w:ascii="Times New Roman" w:eastAsia="MS Mincho" w:hAnsi="Times New Roman" w:cs="Times New Roman"/>
                <w:color w:val="auto"/>
              </w:rPr>
            </w:pPr>
            <w:r w:rsidRPr="000B1AF8">
              <w:rPr>
                <w:rFonts w:ascii="Times New Roman" w:eastAsia="MS Mincho" w:hAnsi="Times New Roman" w:cs="Times New Roman"/>
                <w:bCs/>
                <w:color w:val="auto"/>
              </w:rPr>
              <w:t xml:space="preserve">3 </w:t>
            </w:r>
            <w:r w:rsidRPr="000B1AF8">
              <w:rPr>
                <w:rFonts w:ascii="Times New Roman" w:eastAsia="MS Mincho" w:hAnsi="Times New Roman" w:cs="Times New Roman"/>
                <w:bCs/>
                <w:color w:val="auto"/>
                <w:spacing w:val="2"/>
              </w:rPr>
              <w:t>E</w:t>
            </w:r>
            <w:r w:rsidRPr="000B1AF8">
              <w:rPr>
                <w:rFonts w:ascii="Times New Roman" w:eastAsia="MS Mincho" w:hAnsi="Times New Roman" w:cs="Times New Roman"/>
                <w:bCs/>
                <w:color w:val="auto"/>
                <w:spacing w:val="-2"/>
              </w:rPr>
              <w:t>rr</w:t>
            </w:r>
            <w:r w:rsidRPr="000B1AF8">
              <w:rPr>
                <w:rFonts w:ascii="Times New Roman" w:eastAsia="MS Mincho" w:hAnsi="Times New Roman" w:cs="Times New Roman"/>
                <w:bCs/>
                <w:color w:val="auto"/>
                <w:spacing w:val="2"/>
              </w:rPr>
              <w:t>o</w:t>
            </w:r>
            <w:r w:rsidRPr="000B1AF8">
              <w:rPr>
                <w:rFonts w:ascii="Times New Roman" w:eastAsia="MS Mincho" w:hAnsi="Times New Roman" w:cs="Times New Roman"/>
                <w:bCs/>
                <w:color w:val="auto"/>
                <w:spacing w:val="-2"/>
              </w:rPr>
              <w:t>rs</w:t>
            </w:r>
          </w:p>
        </w:tc>
        <w:tc>
          <w:tcPr>
            <w:tcW w:w="1440" w:type="dxa"/>
            <w:vAlign w:val="center"/>
          </w:tcPr>
          <w:p w:rsidR="007E2E49" w:rsidRPr="000B1AF8" w:rsidRDefault="007E2E49" w:rsidP="00927E22">
            <w:pPr>
              <w:autoSpaceDE w:val="0"/>
              <w:autoSpaceDN w:val="0"/>
              <w:adjustRightInd w:val="0"/>
              <w:spacing w:after="0" w:line="240" w:lineRule="auto"/>
              <w:ind w:left="360" w:right="91"/>
              <w:rPr>
                <w:rFonts w:ascii="Times New Roman" w:eastAsia="MS Mincho" w:hAnsi="Times New Roman" w:cs="Times New Roman"/>
                <w:color w:val="auto"/>
              </w:rPr>
            </w:pPr>
            <w:r w:rsidRPr="000B1AF8">
              <w:rPr>
                <w:rFonts w:ascii="Times New Roman" w:eastAsia="MS Mincho" w:hAnsi="Times New Roman" w:cs="Times New Roman"/>
                <w:bCs/>
                <w:color w:val="auto"/>
              </w:rPr>
              <w:t xml:space="preserve">50 </w:t>
            </w:r>
            <w:r w:rsidRPr="000B1AF8">
              <w:rPr>
                <w:rFonts w:ascii="Times New Roman" w:eastAsia="MS Mincho" w:hAnsi="Times New Roman" w:cs="Times New Roman"/>
                <w:bCs/>
                <w:color w:val="auto"/>
                <w:spacing w:val="1"/>
              </w:rPr>
              <w:t>po</w:t>
            </w:r>
            <w:r w:rsidRPr="000B1AF8">
              <w:rPr>
                <w:rFonts w:ascii="Times New Roman" w:eastAsia="MS Mincho" w:hAnsi="Times New Roman" w:cs="Times New Roman"/>
                <w:bCs/>
                <w:color w:val="auto"/>
                <w:spacing w:val="-1"/>
              </w:rPr>
              <w:t>i</w:t>
            </w:r>
            <w:r w:rsidRPr="000B1AF8">
              <w:rPr>
                <w:rFonts w:ascii="Times New Roman" w:eastAsia="MS Mincho" w:hAnsi="Times New Roman" w:cs="Times New Roman"/>
                <w:bCs/>
                <w:color w:val="auto"/>
                <w:spacing w:val="1"/>
              </w:rPr>
              <w:t>n</w:t>
            </w:r>
            <w:r w:rsidRPr="000B1AF8">
              <w:rPr>
                <w:rFonts w:ascii="Times New Roman" w:eastAsia="MS Mincho" w:hAnsi="Times New Roman" w:cs="Times New Roman"/>
                <w:bCs/>
                <w:color w:val="auto"/>
                <w:spacing w:val="-1"/>
              </w:rPr>
              <w:t>t</w:t>
            </w:r>
            <w:r w:rsidRPr="000B1AF8">
              <w:rPr>
                <w:rFonts w:ascii="Times New Roman" w:eastAsia="MS Mincho" w:hAnsi="Times New Roman" w:cs="Times New Roman"/>
                <w:bCs/>
                <w:color w:val="auto"/>
              </w:rPr>
              <w:t>s</w:t>
            </w:r>
          </w:p>
        </w:tc>
      </w:tr>
      <w:tr w:rsidR="007E2E49" w:rsidRPr="000B1AF8" w:rsidTr="00927E22">
        <w:trPr>
          <w:trHeight w:hRule="exact" w:val="273"/>
        </w:trPr>
        <w:tc>
          <w:tcPr>
            <w:tcW w:w="1431" w:type="dxa"/>
            <w:vAlign w:val="center"/>
          </w:tcPr>
          <w:p w:rsidR="007E2E49" w:rsidRPr="000B1AF8" w:rsidRDefault="007E2E49" w:rsidP="00927E22">
            <w:pPr>
              <w:autoSpaceDE w:val="0"/>
              <w:autoSpaceDN w:val="0"/>
              <w:adjustRightInd w:val="0"/>
              <w:spacing w:after="0" w:line="240" w:lineRule="auto"/>
              <w:ind w:left="360" w:right="75"/>
              <w:rPr>
                <w:rFonts w:ascii="Times New Roman" w:eastAsia="MS Mincho" w:hAnsi="Times New Roman" w:cs="Times New Roman"/>
                <w:bCs/>
                <w:color w:val="auto"/>
              </w:rPr>
            </w:pPr>
            <w:r w:rsidRPr="000B1AF8">
              <w:rPr>
                <w:rFonts w:ascii="Times New Roman" w:eastAsia="MS Mincho" w:hAnsi="Times New Roman" w:cs="Times New Roman"/>
                <w:bCs/>
                <w:color w:val="auto"/>
              </w:rPr>
              <w:t>4+ Errors</w:t>
            </w:r>
          </w:p>
        </w:tc>
        <w:tc>
          <w:tcPr>
            <w:tcW w:w="1440" w:type="dxa"/>
            <w:vAlign w:val="center"/>
          </w:tcPr>
          <w:p w:rsidR="007E2E49" w:rsidRPr="000B1AF8" w:rsidRDefault="007E2E49" w:rsidP="00927E22">
            <w:pPr>
              <w:autoSpaceDE w:val="0"/>
              <w:autoSpaceDN w:val="0"/>
              <w:adjustRightInd w:val="0"/>
              <w:spacing w:after="0" w:line="240" w:lineRule="auto"/>
              <w:ind w:left="360" w:right="91"/>
              <w:rPr>
                <w:rFonts w:ascii="Times New Roman" w:eastAsia="MS Mincho" w:hAnsi="Times New Roman" w:cs="Times New Roman"/>
                <w:bCs/>
                <w:color w:val="auto"/>
              </w:rPr>
            </w:pPr>
            <w:r w:rsidRPr="000B1AF8">
              <w:rPr>
                <w:rFonts w:ascii="Times New Roman" w:eastAsia="MS Mincho" w:hAnsi="Times New Roman" w:cs="Times New Roman"/>
                <w:bCs/>
                <w:color w:val="auto"/>
              </w:rPr>
              <w:t>0 points</w:t>
            </w:r>
          </w:p>
        </w:tc>
      </w:tr>
    </w:tbl>
    <w:p w:rsidR="007E2E49" w:rsidRPr="000B1AF8" w:rsidRDefault="007E2E49" w:rsidP="000B1AF8">
      <w:pPr>
        <w:spacing w:after="200" w:line="276" w:lineRule="auto"/>
        <w:rPr>
          <w:rFonts w:ascii="Times New Roman" w:eastAsia="MS Mincho" w:hAnsi="Times New Roman" w:cs="Times New Roman"/>
          <w:b/>
          <w:color w:val="auto"/>
        </w:rPr>
      </w:pPr>
    </w:p>
    <w:p w:rsidR="007E2E49" w:rsidRPr="000B1AF8" w:rsidRDefault="007E2E49" w:rsidP="000B1AF8">
      <w:pPr>
        <w:tabs>
          <w:tab w:val="left" w:pos="-1440"/>
          <w:tab w:val="center" w:pos="4680"/>
          <w:tab w:val="right" w:pos="9360"/>
        </w:tabs>
        <w:spacing w:after="0" w:line="240" w:lineRule="auto"/>
        <w:jc w:val="center"/>
        <w:rPr>
          <w:rFonts w:ascii="Times New Roman" w:eastAsia="MS Mincho" w:hAnsi="Times New Roman" w:cs="Times New Roman"/>
          <w:b/>
          <w:color w:val="auto"/>
        </w:rPr>
      </w:pPr>
    </w:p>
    <w:p w:rsidR="007E2E49" w:rsidRPr="000B1AF8" w:rsidRDefault="007E2E49" w:rsidP="000B1AF8">
      <w:pPr>
        <w:tabs>
          <w:tab w:val="left" w:pos="-1440"/>
          <w:tab w:val="center" w:pos="4680"/>
          <w:tab w:val="right" w:pos="9360"/>
        </w:tabs>
        <w:spacing w:after="0" w:line="240" w:lineRule="auto"/>
        <w:rPr>
          <w:rFonts w:ascii="Times New Roman" w:eastAsia="MS Mincho" w:hAnsi="Times New Roman" w:cs="Times New Roman"/>
          <w:color w:val="auto"/>
        </w:rPr>
      </w:pPr>
    </w:p>
    <w:p w:rsidR="007E2E49" w:rsidRPr="000B1AF8" w:rsidRDefault="007E2E49" w:rsidP="000B1AF8">
      <w:pPr>
        <w:tabs>
          <w:tab w:val="left" w:pos="-1440"/>
          <w:tab w:val="center" w:pos="4680"/>
          <w:tab w:val="right" w:pos="9360"/>
        </w:tabs>
        <w:spacing w:after="0" w:line="240" w:lineRule="auto"/>
        <w:rPr>
          <w:rFonts w:ascii="Times New Roman" w:eastAsia="MS Mincho" w:hAnsi="Times New Roman" w:cs="Times New Roman"/>
          <w:b/>
          <w:color w:val="auto"/>
          <w:sz w:val="24"/>
          <w:szCs w:val="24"/>
        </w:rPr>
      </w:pPr>
    </w:p>
    <w:p w:rsidR="007E2E49" w:rsidRPr="000B1AF8" w:rsidRDefault="007E2E49">
      <w:pPr>
        <w:spacing w:after="22"/>
        <w:rPr>
          <w:rFonts w:ascii="Times New Roman" w:hAnsi="Times New Roman" w:cs="Times New Roman"/>
        </w:rPr>
      </w:pPr>
    </w:p>
    <w:p w:rsidR="007E2E49" w:rsidRPr="000B1AF8" w:rsidRDefault="007E2E49">
      <w:pPr>
        <w:spacing w:after="0"/>
        <w:rPr>
          <w:rFonts w:ascii="Times New Roman" w:eastAsia="Times New Roman" w:hAnsi="Times New Roman" w:cs="Times New Roman"/>
          <w:b/>
          <w:sz w:val="24"/>
        </w:rPr>
      </w:pPr>
      <w:r w:rsidRPr="000B1AF8">
        <w:rPr>
          <w:rFonts w:ascii="Times New Roman" w:eastAsia="Times New Roman" w:hAnsi="Times New Roman" w:cs="Times New Roman"/>
          <w:b/>
          <w:sz w:val="24"/>
        </w:rPr>
        <w:t xml:space="preserve"> </w:t>
      </w:r>
      <w:r w:rsidRPr="000B1AF8">
        <w:rPr>
          <w:rFonts w:ascii="Times New Roman" w:eastAsia="Times New Roman" w:hAnsi="Times New Roman" w:cs="Times New Roman"/>
          <w:b/>
          <w:sz w:val="24"/>
        </w:rPr>
        <w:tab/>
        <w:t xml:space="preserve"> </w:t>
      </w:r>
    </w:p>
    <w:p w:rsidR="007E2E49" w:rsidRPr="000B1AF8" w:rsidRDefault="007E2E49">
      <w:pPr>
        <w:rPr>
          <w:rFonts w:ascii="Times New Roman" w:eastAsia="Times New Roman" w:hAnsi="Times New Roman" w:cs="Times New Roman"/>
          <w:b/>
          <w:sz w:val="24"/>
        </w:rPr>
      </w:pPr>
      <w:r w:rsidRPr="000B1AF8">
        <w:rPr>
          <w:rFonts w:ascii="Times New Roman" w:eastAsia="Times New Roman" w:hAnsi="Times New Roman" w:cs="Times New Roman"/>
          <w:b/>
          <w:sz w:val="24"/>
        </w:rPr>
        <w:br w:type="page"/>
      </w:r>
    </w:p>
    <w:p w:rsidR="00173E6B" w:rsidRDefault="00BB6DA7" w:rsidP="00543C29">
      <w:pPr>
        <w:spacing w:after="0"/>
      </w:pPr>
      <w:r>
        <w:rPr>
          <w:rFonts w:ascii="Times New Roman" w:eastAsia="Times New Roman" w:hAnsi="Times New Roman" w:cs="Times New Roman"/>
          <w:b/>
          <w:sz w:val="24"/>
        </w:rPr>
        <w:t xml:space="preserve">PART I – OBJECTIVE </w:t>
      </w:r>
    </w:p>
    <w:p w:rsidR="00173E6B" w:rsidRDefault="00BB6DA7" w:rsidP="003267E9">
      <w:pPr>
        <w:spacing w:after="0"/>
      </w:pPr>
      <w:r>
        <w:rPr>
          <w:noProof/>
        </w:rPr>
        <mc:AlternateContent>
          <mc:Choice Requires="wpg">
            <w:drawing>
              <wp:inline distT="0" distB="0" distL="0" distR="0">
                <wp:extent cx="5981065" cy="6096"/>
                <wp:effectExtent l="0" t="0" r="0" b="0"/>
                <wp:docPr id="14890" name="Group 1489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012" name="Shape 1901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90" style="width:470.95pt;height:0.47998pt;mso-position-horizontal-relative:char;mso-position-vertical-relative:line" coordsize="59810,60">
                <v:shape id="Shape 1901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rsidR="00173E6B" w:rsidRDefault="00BB6DA7">
      <w:pPr>
        <w:spacing w:after="0" w:line="239" w:lineRule="auto"/>
        <w:ind w:right="521"/>
      </w:pPr>
      <w:r>
        <w:rPr>
          <w:rFonts w:ascii="Times New Roman" w:eastAsia="Times New Roman" w:hAnsi="Times New Roman" w:cs="Times New Roman"/>
          <w:b/>
          <w:sz w:val="25"/>
        </w:rPr>
        <w:t xml:space="preserve">Multiple-Choice Directions:  </w:t>
      </w:r>
      <w:r>
        <w:rPr>
          <w:rFonts w:ascii="Times New Roman" w:eastAsia="Times New Roman" w:hAnsi="Times New Roman" w:cs="Times New Roman"/>
          <w:sz w:val="25"/>
        </w:rPr>
        <w:t xml:space="preserve">Mark on the Scantron scoring sheet the letter of the answer that best answers the question or completes/describes the statement.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207" w:line="249" w:lineRule="auto"/>
        <w:ind w:left="-5" w:right="509" w:hanging="10"/>
      </w:pPr>
      <w:r>
        <w:rPr>
          <w:rFonts w:ascii="Times New Roman" w:eastAsia="Times New Roman" w:hAnsi="Times New Roman" w:cs="Times New Roman"/>
          <w:b/>
          <w:sz w:val="24"/>
        </w:rPr>
        <w:t xml:space="preserve">SECTION 1 – LEGAL KNOWLEDGE  </w:t>
      </w:r>
    </w:p>
    <w:p w:rsidR="003267E9" w:rsidRPr="003267E9" w:rsidRDefault="00BB6DA7" w:rsidP="001B39B0">
      <w:pPr>
        <w:pStyle w:val="QuestionStyle"/>
        <w:ind w:left="360" w:hanging="360"/>
      </w:pPr>
      <w:r>
        <w:t xml:space="preserve">Which of the following legal documents requires a notarized signature?  </w:t>
      </w:r>
    </w:p>
    <w:p w:rsidR="00173E6B" w:rsidRPr="003267E9" w:rsidRDefault="00BB6DA7" w:rsidP="007E2E49">
      <w:pPr>
        <w:pStyle w:val="AnswerStyle"/>
      </w:pPr>
      <w:r w:rsidRPr="003267E9">
        <w:t>Affidavit</w:t>
      </w:r>
      <w:r>
        <w:t xml:space="preserve">  </w:t>
      </w:r>
    </w:p>
    <w:p w:rsidR="00173E6B" w:rsidRDefault="00BB6DA7" w:rsidP="007E2E49">
      <w:pPr>
        <w:pStyle w:val="AnswerStyle"/>
      </w:pPr>
      <w:r>
        <w:t xml:space="preserve">Contract </w:t>
      </w:r>
    </w:p>
    <w:p w:rsidR="00173E6B" w:rsidRDefault="00BB6DA7" w:rsidP="007E2E49">
      <w:pPr>
        <w:pStyle w:val="AnswerStyle"/>
      </w:pPr>
      <w:r>
        <w:t xml:space="preserve">Complaint  </w:t>
      </w:r>
    </w:p>
    <w:p w:rsidR="00173E6B" w:rsidRDefault="00BB6DA7" w:rsidP="007E2E49">
      <w:pPr>
        <w:pStyle w:val="AnswerStyle"/>
      </w:pPr>
      <w:r>
        <w:t xml:space="preserve">Judgement  </w:t>
      </w:r>
    </w:p>
    <w:p w:rsidR="003267E9" w:rsidRPr="003267E9" w:rsidRDefault="00BB6DA7" w:rsidP="001B39B0">
      <w:pPr>
        <w:pStyle w:val="QuestionStyle"/>
        <w:ind w:left="360" w:hanging="360"/>
      </w:pPr>
      <w:r>
        <w:t xml:space="preserve">Legal writers use __________ in preparing legal documents to point the reader to a certain case, statute, or other legal authority. </w:t>
      </w:r>
    </w:p>
    <w:p w:rsidR="00173E6B" w:rsidRDefault="00BB6DA7" w:rsidP="00EF285C">
      <w:pPr>
        <w:pStyle w:val="AnswerStyle"/>
      </w:pPr>
      <w:r>
        <w:t xml:space="preserve">digests  </w:t>
      </w:r>
    </w:p>
    <w:p w:rsidR="00173E6B" w:rsidRDefault="00BB6DA7" w:rsidP="00EF285C">
      <w:pPr>
        <w:pStyle w:val="AnswerStyle"/>
      </w:pPr>
      <w:r>
        <w:t xml:space="preserve">verbatim  </w:t>
      </w:r>
    </w:p>
    <w:p w:rsidR="00173E6B" w:rsidRPr="003267E9" w:rsidRDefault="00BB6DA7" w:rsidP="00EF285C">
      <w:pPr>
        <w:pStyle w:val="AnswerStyle"/>
      </w:pPr>
      <w:r w:rsidRPr="003267E9">
        <w:t>citations</w:t>
      </w:r>
      <w:r>
        <w:t xml:space="preserve">  </w:t>
      </w:r>
    </w:p>
    <w:p w:rsidR="00173E6B" w:rsidRDefault="00BB6DA7" w:rsidP="00EF285C">
      <w:pPr>
        <w:pStyle w:val="AnswerStyle"/>
      </w:pPr>
      <w:r>
        <w:t xml:space="preserve">quotations  </w:t>
      </w:r>
    </w:p>
    <w:p w:rsidR="00173E6B" w:rsidRDefault="00BB6DA7" w:rsidP="001B39B0">
      <w:pPr>
        <w:pStyle w:val="QuestionStyle"/>
        <w:ind w:left="360" w:hanging="360"/>
      </w:pPr>
      <w:r>
        <w:t xml:space="preserve">Which of the following is the most accurate about contracts?  </w:t>
      </w:r>
    </w:p>
    <w:p w:rsidR="00173E6B" w:rsidRDefault="00BB6DA7" w:rsidP="00EF285C">
      <w:pPr>
        <w:pStyle w:val="AnswerStyle"/>
      </w:pPr>
      <w:r>
        <w:t xml:space="preserve">At least one party must agree to the terms of the contract.  </w:t>
      </w:r>
    </w:p>
    <w:p w:rsidR="00173E6B" w:rsidRDefault="00BB6DA7" w:rsidP="00EF285C">
      <w:pPr>
        <w:pStyle w:val="AnswerStyle"/>
      </w:pPr>
      <w:r>
        <w:t xml:space="preserve">Contracts are enforceable only if they are written.  </w:t>
      </w:r>
    </w:p>
    <w:p w:rsidR="00173E6B" w:rsidRDefault="00BB6DA7" w:rsidP="00EF285C">
      <w:pPr>
        <w:pStyle w:val="AnswerStyle"/>
      </w:pPr>
      <w:r>
        <w:t xml:space="preserve">Contracts must be witnessed by a third party.  </w:t>
      </w:r>
    </w:p>
    <w:p w:rsidR="00173E6B" w:rsidRDefault="00BB6DA7" w:rsidP="00EF285C">
      <w:pPr>
        <w:pStyle w:val="AnswerStyle"/>
      </w:pPr>
      <w:r w:rsidRPr="003267E9">
        <w:t>Two parties who agree to do or not do a lawful thing can make a contract.</w:t>
      </w:r>
      <w:r>
        <w:t xml:space="preserve"> </w:t>
      </w:r>
    </w:p>
    <w:p w:rsidR="00EF285C" w:rsidRDefault="00BB6DA7" w:rsidP="001B39B0">
      <w:pPr>
        <w:pStyle w:val="QuestionStyle"/>
        <w:ind w:left="360" w:hanging="360"/>
      </w:pPr>
      <w:r>
        <w:t>The process by which prospective jurors are questioned and selected is called __________.</w:t>
      </w:r>
    </w:p>
    <w:p w:rsidR="00173E6B" w:rsidRPr="00EF285C" w:rsidRDefault="00BB6DA7" w:rsidP="00EF285C">
      <w:pPr>
        <w:pStyle w:val="AnswerStyle"/>
        <w:rPr>
          <w:i/>
        </w:rPr>
      </w:pPr>
      <w:r w:rsidRPr="00EF285C">
        <w:rPr>
          <w:i/>
        </w:rPr>
        <w:t xml:space="preserve">duces tecum </w:t>
      </w:r>
    </w:p>
    <w:p w:rsidR="00173E6B" w:rsidRPr="00EF285C" w:rsidRDefault="00BB6DA7" w:rsidP="00EF285C">
      <w:pPr>
        <w:pStyle w:val="AnswerStyle"/>
        <w:rPr>
          <w:i/>
        </w:rPr>
      </w:pPr>
      <w:r w:rsidRPr="00EF285C">
        <w:rPr>
          <w:i/>
        </w:rPr>
        <w:t xml:space="preserve">res judicata  </w:t>
      </w:r>
    </w:p>
    <w:p w:rsidR="00173E6B" w:rsidRPr="00EF285C" w:rsidRDefault="00BB6DA7" w:rsidP="00EF285C">
      <w:pPr>
        <w:pStyle w:val="AnswerStyle"/>
        <w:rPr>
          <w:i/>
        </w:rPr>
      </w:pPr>
      <w:r w:rsidRPr="00EF285C">
        <w:rPr>
          <w:i/>
        </w:rPr>
        <w:t xml:space="preserve">sine die  </w:t>
      </w:r>
    </w:p>
    <w:p w:rsidR="00173E6B" w:rsidRPr="00EF285C" w:rsidRDefault="00BB6DA7" w:rsidP="00EF285C">
      <w:pPr>
        <w:pStyle w:val="AnswerStyle"/>
        <w:rPr>
          <w:i/>
        </w:rPr>
      </w:pPr>
      <w:r w:rsidRPr="00EF285C">
        <w:rPr>
          <w:i/>
        </w:rPr>
        <w:t xml:space="preserve">voir dire </w:t>
      </w:r>
    </w:p>
    <w:p w:rsidR="00173E6B" w:rsidRDefault="00BB6DA7" w:rsidP="001B39B0">
      <w:pPr>
        <w:pStyle w:val="QuestionStyle"/>
        <w:ind w:left="360" w:hanging="360"/>
      </w:pPr>
      <w:r>
        <w:t xml:space="preserve">In a criminal proceeding, which of the following is the plaintiff?  </w:t>
      </w:r>
    </w:p>
    <w:p w:rsidR="00173E6B" w:rsidRDefault="00BB6DA7" w:rsidP="00EF285C">
      <w:pPr>
        <w:pStyle w:val="AnswerStyle"/>
      </w:pPr>
      <w:r>
        <w:t xml:space="preserve">The accused  </w:t>
      </w:r>
    </w:p>
    <w:p w:rsidR="00173E6B" w:rsidRPr="003267E9" w:rsidRDefault="00BB6DA7" w:rsidP="00EF285C">
      <w:pPr>
        <w:pStyle w:val="AnswerStyle"/>
      </w:pPr>
      <w:r w:rsidRPr="003267E9">
        <w:t>The people (the government)</w:t>
      </w:r>
      <w:r>
        <w:t xml:space="preserve"> </w:t>
      </w:r>
    </w:p>
    <w:p w:rsidR="00173E6B" w:rsidRDefault="00BB6DA7" w:rsidP="00EF285C">
      <w:pPr>
        <w:pStyle w:val="AnswerStyle"/>
      </w:pPr>
      <w:r>
        <w:t xml:space="preserve">The victim  </w:t>
      </w:r>
    </w:p>
    <w:p w:rsidR="00173E6B" w:rsidRDefault="00BB6DA7" w:rsidP="00EF285C">
      <w:pPr>
        <w:pStyle w:val="AnswerStyle"/>
      </w:pPr>
      <w:r>
        <w:t xml:space="preserve">The court system  </w:t>
      </w:r>
    </w:p>
    <w:p w:rsidR="003267E9" w:rsidRPr="003267E9" w:rsidRDefault="00BB6DA7" w:rsidP="001B39B0">
      <w:pPr>
        <w:pStyle w:val="QuestionStyle"/>
        <w:ind w:left="360" w:hanging="360"/>
      </w:pPr>
      <w:r>
        <w:t xml:space="preserve">Negligence is measured by percentage, and under the __________ rule, damages are often reduced in proportion to the amount of negligence attributed to the person who is seeking those damages.  </w:t>
      </w:r>
    </w:p>
    <w:p w:rsidR="00173E6B" w:rsidRPr="003267E9" w:rsidRDefault="00BB6DA7" w:rsidP="00EF285C">
      <w:pPr>
        <w:pStyle w:val="AnswerStyle"/>
      </w:pPr>
      <w:r>
        <w:t xml:space="preserve">mitigation  </w:t>
      </w:r>
    </w:p>
    <w:p w:rsidR="003267E9" w:rsidRPr="003267E9" w:rsidRDefault="003267E9" w:rsidP="00EF285C">
      <w:pPr>
        <w:pStyle w:val="AnswerStyle"/>
      </w:pPr>
      <w:r>
        <w:t>comparative negligence</w:t>
      </w:r>
    </w:p>
    <w:p w:rsidR="003267E9" w:rsidRPr="003267E9" w:rsidRDefault="003267E9" w:rsidP="00EF285C">
      <w:pPr>
        <w:pStyle w:val="AnswerStyle"/>
      </w:pPr>
      <w:r>
        <w:t>counterclaim</w:t>
      </w:r>
    </w:p>
    <w:p w:rsidR="003267E9" w:rsidRDefault="003267E9" w:rsidP="00EF285C">
      <w:pPr>
        <w:pStyle w:val="AnswerStyle"/>
      </w:pPr>
      <w:r>
        <w:t>civil damages</w:t>
      </w:r>
    </w:p>
    <w:p w:rsidR="00173E6B" w:rsidRDefault="00BB6DA7" w:rsidP="001B39B0">
      <w:pPr>
        <w:pStyle w:val="QuestionStyle"/>
        <w:ind w:left="360" w:hanging="360"/>
      </w:pPr>
      <w:r>
        <w:t xml:space="preserve">Which court handles all bankruptcy proceedings?  </w:t>
      </w:r>
    </w:p>
    <w:p w:rsidR="00173E6B" w:rsidRDefault="00BB6DA7" w:rsidP="00EF285C">
      <w:pPr>
        <w:pStyle w:val="AnswerStyle"/>
      </w:pPr>
      <w:r>
        <w:t xml:space="preserve">United States Supreme Court  </w:t>
      </w:r>
    </w:p>
    <w:p w:rsidR="00173E6B" w:rsidRDefault="00BB6DA7" w:rsidP="00EF285C">
      <w:pPr>
        <w:pStyle w:val="AnswerStyle"/>
      </w:pPr>
      <w:r>
        <w:t xml:space="preserve">A state’s highest court  </w:t>
      </w:r>
    </w:p>
    <w:p w:rsidR="00173E6B" w:rsidRDefault="00BB6DA7" w:rsidP="00EF285C">
      <w:pPr>
        <w:pStyle w:val="AnswerStyle"/>
      </w:pPr>
      <w:r>
        <w:t xml:space="preserve">Federal Personal Court  </w:t>
      </w:r>
    </w:p>
    <w:p w:rsidR="00173E6B" w:rsidRDefault="00BB6DA7" w:rsidP="00EF285C">
      <w:pPr>
        <w:pStyle w:val="AnswerStyle"/>
      </w:pPr>
      <w:r w:rsidRPr="00BB6DA7">
        <w:t>United States Bankruptcy Court</w:t>
      </w:r>
      <w:r>
        <w:t xml:space="preserve">  </w:t>
      </w:r>
    </w:p>
    <w:p w:rsidR="00173E6B" w:rsidRDefault="00BB6DA7" w:rsidP="001B39B0">
      <w:pPr>
        <w:pStyle w:val="QuestionStyle"/>
        <w:ind w:left="360" w:hanging="360"/>
      </w:pPr>
      <w:r>
        <w:t xml:space="preserve">Which of the following statements about partnerships is true?  </w:t>
      </w:r>
    </w:p>
    <w:p w:rsidR="00173E6B" w:rsidRDefault="00BB6DA7" w:rsidP="00EF285C">
      <w:pPr>
        <w:pStyle w:val="AnswerStyle"/>
      </w:pPr>
      <w:r>
        <w:t xml:space="preserve">Partnerships and LLCs are the same thing.  </w:t>
      </w:r>
    </w:p>
    <w:p w:rsidR="00173E6B" w:rsidRPr="00BB6DA7" w:rsidRDefault="00BB6DA7" w:rsidP="00EF285C">
      <w:pPr>
        <w:pStyle w:val="AnswerStyle"/>
      </w:pPr>
      <w:r w:rsidRPr="00BB6DA7">
        <w:t>Two is the minimum number of parties to form a partnership.</w:t>
      </w:r>
      <w:r>
        <w:t xml:space="preserve">  </w:t>
      </w:r>
    </w:p>
    <w:p w:rsidR="00173E6B" w:rsidRDefault="00BB6DA7" w:rsidP="00EF285C">
      <w:pPr>
        <w:pStyle w:val="AnswerStyle"/>
      </w:pPr>
      <w:r>
        <w:t xml:space="preserve">Partnerships must be established by a notarized written contract.  </w:t>
      </w:r>
    </w:p>
    <w:p w:rsidR="00173E6B" w:rsidRDefault="00BB6DA7" w:rsidP="00EF285C">
      <w:pPr>
        <w:pStyle w:val="AnswerStyle"/>
      </w:pPr>
      <w:r>
        <w:t xml:space="preserve">Partnerships have no legal precedent.  </w:t>
      </w:r>
    </w:p>
    <w:p w:rsidR="00173E6B" w:rsidRDefault="00BB6DA7" w:rsidP="001B39B0">
      <w:pPr>
        <w:pStyle w:val="QuestionStyle"/>
        <w:ind w:left="360" w:hanging="360"/>
      </w:pPr>
      <w:r>
        <w:t xml:space="preserve">Given that state statute allows 20 days after service of a complaint in which to file an answer, when is the due date to file an answer to a complaint that was served on November 22?  </w:t>
      </w:r>
    </w:p>
    <w:p w:rsidR="00173E6B" w:rsidRPr="00BB6DA7" w:rsidRDefault="00BB6DA7" w:rsidP="00EF285C">
      <w:pPr>
        <w:pStyle w:val="AnswerStyle"/>
      </w:pPr>
      <w:r w:rsidRPr="00BB6DA7">
        <w:t>December 12</w:t>
      </w:r>
      <w:r>
        <w:t xml:space="preserve"> </w:t>
      </w:r>
    </w:p>
    <w:p w:rsidR="00173E6B" w:rsidRDefault="00BB6DA7" w:rsidP="00EF285C">
      <w:pPr>
        <w:pStyle w:val="AnswerStyle"/>
      </w:pPr>
      <w:r>
        <w:t xml:space="preserve">December 13   </w:t>
      </w:r>
    </w:p>
    <w:p w:rsidR="00173E6B" w:rsidRDefault="00BB6DA7" w:rsidP="00EF285C">
      <w:pPr>
        <w:pStyle w:val="AnswerStyle"/>
      </w:pPr>
      <w:r>
        <w:t xml:space="preserve">December 20  </w:t>
      </w:r>
    </w:p>
    <w:p w:rsidR="00173E6B" w:rsidRDefault="00BB6DA7" w:rsidP="00EF285C">
      <w:pPr>
        <w:pStyle w:val="AnswerStyle"/>
      </w:pPr>
      <w:r>
        <w:t xml:space="preserve">December 21  </w:t>
      </w:r>
    </w:p>
    <w:p w:rsidR="00BB6DA7" w:rsidRPr="00BB6DA7" w:rsidRDefault="00BB6DA7" w:rsidP="001B39B0">
      <w:pPr>
        <w:pStyle w:val="QuestionStyle"/>
        <w:ind w:left="360" w:hanging="360"/>
      </w:pPr>
      <w:r>
        <w:t xml:space="preserve">An individual who represents him or herself in court (no attorney representation) is called __________.  </w:t>
      </w:r>
    </w:p>
    <w:p w:rsidR="00173E6B" w:rsidRPr="00EF285C" w:rsidRDefault="00BB6DA7" w:rsidP="00EF285C">
      <w:pPr>
        <w:pStyle w:val="AnswerStyle"/>
      </w:pPr>
      <w:r w:rsidRPr="00BB6DA7">
        <w:t xml:space="preserve">ex </w:t>
      </w:r>
      <w:r w:rsidRPr="00EF285C">
        <w:t xml:space="preserve">parte  </w:t>
      </w:r>
    </w:p>
    <w:p w:rsidR="00173E6B" w:rsidRPr="00EF285C" w:rsidRDefault="00BB6DA7" w:rsidP="00EF285C">
      <w:pPr>
        <w:pStyle w:val="AnswerStyle"/>
      </w:pPr>
      <w:r w:rsidRPr="00EF285C">
        <w:t xml:space="preserve">jurisdiction in personam </w:t>
      </w:r>
    </w:p>
    <w:p w:rsidR="00173E6B" w:rsidRPr="00EF285C" w:rsidRDefault="00BB6DA7" w:rsidP="00EF285C">
      <w:pPr>
        <w:pStyle w:val="AnswerStyle"/>
      </w:pPr>
      <w:r w:rsidRPr="00EF285C">
        <w:t xml:space="preserve">pro bobo </w:t>
      </w:r>
    </w:p>
    <w:p w:rsidR="00173E6B" w:rsidRPr="00EF285C" w:rsidRDefault="00BB6DA7" w:rsidP="00EF285C">
      <w:pPr>
        <w:pStyle w:val="AnswerStyle"/>
      </w:pPr>
      <w:r w:rsidRPr="00EF285C">
        <w:t xml:space="preserve">pro se  </w:t>
      </w:r>
    </w:p>
    <w:p w:rsidR="00BB6DA7" w:rsidRPr="00BB6DA7" w:rsidRDefault="00BB6DA7" w:rsidP="000867CF">
      <w:pPr>
        <w:pStyle w:val="QuestionStyle"/>
        <w:ind w:left="360" w:hanging="360"/>
      </w:pPr>
      <w:r w:rsidRPr="000867CF">
        <w:t>Civil actions may be decided in court and receive all of the legal remedies listed below, EXCEPT for which of the following?</w:t>
      </w:r>
    </w:p>
    <w:p w:rsidR="00173E6B" w:rsidRPr="00BB6DA7" w:rsidRDefault="00BB6DA7" w:rsidP="00EF285C">
      <w:pPr>
        <w:pStyle w:val="AnswerStyle"/>
      </w:pPr>
      <w:r w:rsidRPr="00BB6DA7">
        <w:t xml:space="preserve">Jail time  </w:t>
      </w:r>
    </w:p>
    <w:p w:rsidR="00173E6B" w:rsidRDefault="00BB6DA7" w:rsidP="00EF285C">
      <w:pPr>
        <w:pStyle w:val="AnswerStyle"/>
      </w:pPr>
      <w:r>
        <w:t xml:space="preserve">Order to perform a specific action  </w:t>
      </w:r>
    </w:p>
    <w:p w:rsidR="00173E6B" w:rsidRDefault="00BB6DA7" w:rsidP="00EF285C">
      <w:pPr>
        <w:pStyle w:val="AnswerStyle"/>
      </w:pPr>
      <w:r>
        <w:t xml:space="preserve">Injunction prohibiting a specific action  </w:t>
      </w:r>
    </w:p>
    <w:p w:rsidR="00173E6B" w:rsidRDefault="00BB6DA7" w:rsidP="00EF285C">
      <w:pPr>
        <w:pStyle w:val="AnswerStyle"/>
      </w:pPr>
      <w:r>
        <w:t xml:space="preserve">Judgement for a certain amount of money  </w:t>
      </w:r>
    </w:p>
    <w:p w:rsidR="00173E6B" w:rsidRDefault="00BB6DA7" w:rsidP="000867CF">
      <w:pPr>
        <w:pStyle w:val="QuestionStyle"/>
        <w:ind w:left="360" w:hanging="360"/>
      </w:pPr>
      <w:r>
        <w:t xml:space="preserve">Trials that are held without a jury are referred to as __________ trials.  </w:t>
      </w:r>
    </w:p>
    <w:p w:rsidR="00173E6B" w:rsidRPr="00EF285C" w:rsidRDefault="00BB6DA7" w:rsidP="00EF285C">
      <w:pPr>
        <w:pStyle w:val="AnswerStyle"/>
      </w:pPr>
      <w:r w:rsidRPr="00EF285C">
        <w:t xml:space="preserve">jurisprudence  </w:t>
      </w:r>
    </w:p>
    <w:p w:rsidR="00173E6B" w:rsidRPr="00EF285C" w:rsidRDefault="00BB6DA7" w:rsidP="00EF285C">
      <w:pPr>
        <w:pStyle w:val="AnswerStyle"/>
      </w:pPr>
      <w:r w:rsidRPr="00EF285C">
        <w:t xml:space="preserve">uncontested  </w:t>
      </w:r>
    </w:p>
    <w:p w:rsidR="00173E6B" w:rsidRPr="00EF285C" w:rsidRDefault="00BB6DA7" w:rsidP="00EF285C">
      <w:pPr>
        <w:pStyle w:val="AnswerStyle"/>
      </w:pPr>
      <w:r w:rsidRPr="00EF285C">
        <w:t xml:space="preserve">bench  </w:t>
      </w:r>
    </w:p>
    <w:p w:rsidR="00173E6B" w:rsidRPr="00EF285C" w:rsidRDefault="00BB6DA7" w:rsidP="00EF285C">
      <w:pPr>
        <w:pStyle w:val="AnswerStyle"/>
      </w:pPr>
      <w:r w:rsidRPr="00EF285C">
        <w:t xml:space="preserve">bar  </w:t>
      </w:r>
    </w:p>
    <w:p w:rsidR="00BB6DA7" w:rsidRPr="00BB6DA7" w:rsidRDefault="00BB6DA7" w:rsidP="001B39B0">
      <w:pPr>
        <w:pStyle w:val="QuestionStyle"/>
        <w:ind w:left="360" w:hanging="360"/>
      </w:pPr>
      <w:r>
        <w:t xml:space="preserve">The legal doctrine that requires courts to follow the precedents set by earlier courts in similar actions with similar facts is __________.  </w:t>
      </w:r>
    </w:p>
    <w:p w:rsidR="00173E6B" w:rsidRDefault="00BB6DA7" w:rsidP="00EF285C">
      <w:pPr>
        <w:pStyle w:val="AnswerStyle"/>
      </w:pPr>
      <w:r>
        <w:t xml:space="preserve">jurisdiction in rem </w:t>
      </w:r>
    </w:p>
    <w:p w:rsidR="00173E6B" w:rsidRDefault="00BB6DA7" w:rsidP="00EF285C">
      <w:pPr>
        <w:pStyle w:val="AnswerStyle"/>
      </w:pPr>
      <w:r>
        <w:t xml:space="preserve">procedural law  </w:t>
      </w:r>
    </w:p>
    <w:p w:rsidR="00173E6B" w:rsidRDefault="00BB6DA7" w:rsidP="00EF285C">
      <w:pPr>
        <w:pStyle w:val="AnswerStyle"/>
      </w:pPr>
      <w:r>
        <w:t xml:space="preserve">legal standing  </w:t>
      </w:r>
    </w:p>
    <w:p w:rsidR="00173E6B" w:rsidRPr="00BB6DA7" w:rsidRDefault="00BB6DA7" w:rsidP="00EF285C">
      <w:pPr>
        <w:pStyle w:val="AnswerStyle"/>
      </w:pPr>
      <w:r w:rsidRPr="00BB6DA7">
        <w:t xml:space="preserve">stare decisis  </w:t>
      </w:r>
    </w:p>
    <w:p w:rsidR="00173E6B" w:rsidRDefault="00BB6DA7" w:rsidP="001B39B0">
      <w:pPr>
        <w:pStyle w:val="QuestionStyle"/>
        <w:ind w:left="360" w:hanging="360"/>
      </w:pPr>
      <w:r>
        <w:t xml:space="preserve">From the list below, chose the order of the courts from the lowest to the highest (reading left to right).  </w:t>
      </w:r>
    </w:p>
    <w:p w:rsidR="00173E6B" w:rsidRDefault="00BB6DA7" w:rsidP="00EF285C">
      <w:pPr>
        <w:pStyle w:val="AnswerStyle"/>
      </w:pPr>
      <w:r>
        <w:t xml:space="preserve">Appellate Court – Federal Court – State Supreme Court  </w:t>
      </w:r>
    </w:p>
    <w:p w:rsidR="00173E6B" w:rsidRDefault="00BB6DA7" w:rsidP="00EF285C">
      <w:pPr>
        <w:pStyle w:val="AnswerStyle"/>
      </w:pPr>
      <w:r>
        <w:t xml:space="preserve">Lower Court – Bankruptcy Court – U.S. Supreme Court  </w:t>
      </w:r>
    </w:p>
    <w:p w:rsidR="00173E6B" w:rsidRDefault="00BB6DA7" w:rsidP="00EF285C">
      <w:pPr>
        <w:pStyle w:val="AnswerStyle"/>
      </w:pPr>
      <w:r>
        <w:t xml:space="preserve">Probate Court – Family Court – State Supreme Court  </w:t>
      </w:r>
    </w:p>
    <w:p w:rsidR="00173E6B" w:rsidRPr="00BB6DA7" w:rsidRDefault="00BB6DA7" w:rsidP="00EF285C">
      <w:pPr>
        <w:pStyle w:val="AnswerStyle"/>
      </w:pPr>
      <w:r w:rsidRPr="00BB6DA7">
        <w:t>Federal District Court – Federal Circuit Court – U.S. Supreme Court</w:t>
      </w:r>
      <w:r>
        <w:t xml:space="preserve">  </w:t>
      </w:r>
    </w:p>
    <w:p w:rsidR="00173E6B" w:rsidRDefault="00BB6DA7" w:rsidP="001B39B0">
      <w:pPr>
        <w:pStyle w:val="QuestionStyle"/>
        <w:ind w:left="360" w:hanging="360"/>
      </w:pPr>
      <w:r>
        <w:t xml:space="preserve">The governing body of a corporation is the __________.  </w:t>
      </w:r>
    </w:p>
    <w:p w:rsidR="00173E6B" w:rsidRDefault="00BB6DA7" w:rsidP="00EF285C">
      <w:pPr>
        <w:pStyle w:val="AnswerStyle"/>
      </w:pPr>
      <w:r>
        <w:t xml:space="preserve">shareholders  </w:t>
      </w:r>
    </w:p>
    <w:p w:rsidR="00173E6B" w:rsidRPr="00BB6DA7" w:rsidRDefault="00BB6DA7" w:rsidP="00EF285C">
      <w:pPr>
        <w:pStyle w:val="AnswerStyle"/>
      </w:pPr>
      <w:r w:rsidRPr="00BB6DA7">
        <w:t>board of directors</w:t>
      </w:r>
      <w:r>
        <w:t xml:space="preserve">  </w:t>
      </w:r>
    </w:p>
    <w:p w:rsidR="00173E6B" w:rsidRDefault="00BB6DA7" w:rsidP="00EF285C">
      <w:pPr>
        <w:pStyle w:val="AnswerStyle"/>
      </w:pPr>
      <w:r>
        <w:t xml:space="preserve">Secretary of State  </w:t>
      </w:r>
    </w:p>
    <w:p w:rsidR="00173E6B" w:rsidRDefault="00BB6DA7" w:rsidP="00EF285C">
      <w:pPr>
        <w:pStyle w:val="AnswerStyle"/>
      </w:pPr>
      <w:r>
        <w:t xml:space="preserve">Chief Executive Officer (CEO) of the corporation  </w:t>
      </w:r>
    </w:p>
    <w:p w:rsidR="00173E6B" w:rsidRDefault="00BB6DA7" w:rsidP="001B39B0">
      <w:pPr>
        <w:pStyle w:val="QuestionStyle"/>
        <w:ind w:left="360" w:hanging="360"/>
      </w:pPr>
      <w:r>
        <w:t xml:space="preserve">In law, “litigation” refers to which of the following area of legal practice?  </w:t>
      </w:r>
    </w:p>
    <w:p w:rsidR="00173E6B" w:rsidRDefault="00BB6DA7" w:rsidP="00EF285C">
      <w:pPr>
        <w:pStyle w:val="AnswerStyle"/>
      </w:pPr>
      <w:r>
        <w:t xml:space="preserve">Bankruptcy proceedings  </w:t>
      </w:r>
    </w:p>
    <w:p w:rsidR="00173E6B" w:rsidRDefault="00BB6DA7" w:rsidP="00EF285C">
      <w:pPr>
        <w:pStyle w:val="AnswerStyle"/>
      </w:pPr>
      <w:r>
        <w:t xml:space="preserve">Criminal proceedings less than a felony </w:t>
      </w:r>
    </w:p>
    <w:p w:rsidR="00173E6B" w:rsidRPr="00BB6DA7" w:rsidRDefault="00BB6DA7" w:rsidP="00EF285C">
      <w:pPr>
        <w:pStyle w:val="AnswerStyle"/>
      </w:pPr>
      <w:r w:rsidRPr="00BB6DA7">
        <w:t>Lawsuits brought to redress a wrong</w:t>
      </w:r>
      <w:r>
        <w:t xml:space="preserve"> </w:t>
      </w:r>
    </w:p>
    <w:p w:rsidR="00173E6B" w:rsidRDefault="00BB6DA7" w:rsidP="00EF285C">
      <w:pPr>
        <w:pStyle w:val="AnswerStyle"/>
      </w:pPr>
      <w:r>
        <w:t xml:space="preserve">Guardianships and receiverships  </w:t>
      </w:r>
    </w:p>
    <w:p w:rsidR="00BB6DA7" w:rsidRPr="00BB6DA7" w:rsidRDefault="00BB6DA7" w:rsidP="001B39B0">
      <w:pPr>
        <w:pStyle w:val="QuestionStyle"/>
        <w:ind w:left="360" w:hanging="360"/>
      </w:pPr>
      <w:r>
        <w:t xml:space="preserve">Under the doctrine of torts, manufacturers, retailers, distributors, and others who help distribute goods can be held liable for faulty products that cause injury regardless of whether it is their fault. This is known as __________.  </w:t>
      </w:r>
    </w:p>
    <w:p w:rsidR="00173E6B" w:rsidRDefault="00BB6DA7" w:rsidP="00543C29">
      <w:pPr>
        <w:pStyle w:val="AnswerStyle"/>
      </w:pPr>
      <w:r>
        <w:t xml:space="preserve">unfair advantage  </w:t>
      </w:r>
    </w:p>
    <w:p w:rsidR="00173E6B" w:rsidRDefault="00BB6DA7" w:rsidP="00543C29">
      <w:pPr>
        <w:pStyle w:val="AnswerStyle"/>
      </w:pPr>
      <w:r>
        <w:t xml:space="preserve">malpractice  </w:t>
      </w:r>
    </w:p>
    <w:p w:rsidR="00173E6B" w:rsidRDefault="00BB6DA7" w:rsidP="00543C29">
      <w:pPr>
        <w:pStyle w:val="AnswerStyle"/>
      </w:pPr>
      <w:r>
        <w:t xml:space="preserve">plaintiff’s rights  </w:t>
      </w:r>
    </w:p>
    <w:p w:rsidR="00173E6B" w:rsidRPr="00BB6DA7" w:rsidRDefault="00BB6DA7" w:rsidP="00543C29">
      <w:pPr>
        <w:pStyle w:val="AnswerStyle"/>
      </w:pPr>
      <w:r w:rsidRPr="00BB6DA7">
        <w:t>strict liability</w:t>
      </w:r>
      <w:r>
        <w:t xml:space="preserve">  </w:t>
      </w:r>
    </w:p>
    <w:p w:rsidR="00173E6B" w:rsidRDefault="00BB6DA7" w:rsidP="001B39B0">
      <w:pPr>
        <w:pStyle w:val="QuestionStyle"/>
        <w:ind w:left="360" w:hanging="360"/>
      </w:pPr>
      <w:r>
        <w:t xml:space="preserve">To lie under oath is considered a crime called __________.  </w:t>
      </w:r>
    </w:p>
    <w:p w:rsidR="00173E6B" w:rsidRDefault="00BB6DA7" w:rsidP="00543C29">
      <w:pPr>
        <w:pStyle w:val="AnswerStyle"/>
      </w:pPr>
      <w:r>
        <w:t xml:space="preserve">hearsay </w:t>
      </w:r>
    </w:p>
    <w:p w:rsidR="00173E6B" w:rsidRDefault="00BB6DA7" w:rsidP="00543C29">
      <w:pPr>
        <w:pStyle w:val="AnswerStyle"/>
      </w:pPr>
      <w:r>
        <w:t xml:space="preserve">codifying  </w:t>
      </w:r>
    </w:p>
    <w:p w:rsidR="00173E6B" w:rsidRPr="00BB6DA7" w:rsidRDefault="00BB6DA7" w:rsidP="00543C29">
      <w:pPr>
        <w:pStyle w:val="AnswerStyle"/>
      </w:pPr>
      <w:r w:rsidRPr="00BB6DA7">
        <w:t>perjury</w:t>
      </w:r>
      <w:r>
        <w:t xml:space="preserve">  </w:t>
      </w:r>
    </w:p>
    <w:p w:rsidR="00173E6B" w:rsidRDefault="00BB6DA7" w:rsidP="00543C29">
      <w:pPr>
        <w:pStyle w:val="AnswerStyle"/>
      </w:pPr>
      <w:r>
        <w:t xml:space="preserve">noncompliance  </w:t>
      </w:r>
    </w:p>
    <w:p w:rsidR="00173E6B" w:rsidRDefault="00BB6DA7" w:rsidP="001B39B0">
      <w:pPr>
        <w:pStyle w:val="QuestionStyle"/>
        <w:ind w:left="360" w:hanging="360"/>
      </w:pPr>
      <w:r>
        <w:t xml:space="preserve">Which of the following is true regarding the ownership of real estate?  </w:t>
      </w:r>
    </w:p>
    <w:p w:rsidR="00173E6B" w:rsidRDefault="00BB6DA7" w:rsidP="00543C29">
      <w:pPr>
        <w:pStyle w:val="AnswerStyle"/>
      </w:pPr>
      <w:r>
        <w:rPr>
          <w:i/>
        </w:rPr>
        <w:t xml:space="preserve">Community property </w:t>
      </w:r>
      <w:r>
        <w:t xml:space="preserve">is real estate ownership by a county or municipality. </w:t>
      </w:r>
    </w:p>
    <w:p w:rsidR="00475955" w:rsidRPr="00475955" w:rsidRDefault="00BB6DA7" w:rsidP="00543C29">
      <w:pPr>
        <w:pStyle w:val="AnswerStyle"/>
      </w:pPr>
      <w:r>
        <w:rPr>
          <w:i/>
        </w:rPr>
        <w:t xml:space="preserve">Fee simple </w:t>
      </w:r>
      <w:r w:rsidR="0079496E">
        <w:t xml:space="preserve">is real estate ownership by one individual or entity only. </w:t>
      </w:r>
    </w:p>
    <w:p w:rsidR="00173E6B" w:rsidRDefault="00475955" w:rsidP="00543C29">
      <w:pPr>
        <w:pStyle w:val="AnswerStyle"/>
      </w:pPr>
      <w:r>
        <w:rPr>
          <w:i/>
        </w:rPr>
        <w:t>Joint tenancy</w:t>
      </w:r>
      <w:r>
        <w:t xml:space="preserve"> is real estate ownership by two or more persons with the right of survivorship</w:t>
      </w:r>
      <w:r w:rsidR="0079496E">
        <w:t xml:space="preserve"> </w:t>
      </w:r>
    </w:p>
    <w:p w:rsidR="00173E6B" w:rsidRDefault="00BB6DA7" w:rsidP="00543C29">
      <w:pPr>
        <w:pStyle w:val="AnswerStyle"/>
      </w:pPr>
      <w:r>
        <w:rPr>
          <w:i/>
        </w:rPr>
        <w:t xml:space="preserve">Tenancy in common </w:t>
      </w:r>
      <w:r>
        <w:t xml:space="preserve">is ownership that requires two or more parties to occupy the property at the same time.  </w:t>
      </w:r>
    </w:p>
    <w:p w:rsidR="00173E6B" w:rsidRDefault="00BB6DA7" w:rsidP="001B39B0">
      <w:pPr>
        <w:pStyle w:val="QuestionStyle"/>
        <w:ind w:left="360" w:hanging="360"/>
      </w:pPr>
      <w:r>
        <w:t xml:space="preserve">Comments made by attorneys on both sides at the end of trial to summarize their case are called __________.  </w:t>
      </w:r>
    </w:p>
    <w:p w:rsidR="00173E6B" w:rsidRDefault="00BB6DA7" w:rsidP="00543C29">
      <w:pPr>
        <w:pStyle w:val="AnswerStyle"/>
      </w:pPr>
      <w:r>
        <w:t xml:space="preserve">summarizing statements  </w:t>
      </w:r>
    </w:p>
    <w:p w:rsidR="00173E6B" w:rsidRPr="00475955" w:rsidRDefault="00BB6DA7" w:rsidP="00543C29">
      <w:pPr>
        <w:pStyle w:val="AnswerStyle"/>
      </w:pPr>
      <w:r w:rsidRPr="00475955">
        <w:t>closing arguments</w:t>
      </w:r>
      <w:r>
        <w:t xml:space="preserve">  </w:t>
      </w:r>
    </w:p>
    <w:p w:rsidR="00173E6B" w:rsidRDefault="00BB6DA7" w:rsidP="00543C29">
      <w:pPr>
        <w:pStyle w:val="AnswerStyle"/>
      </w:pPr>
      <w:r>
        <w:t xml:space="preserve">closing briefs </w:t>
      </w:r>
    </w:p>
    <w:p w:rsidR="00173E6B" w:rsidRDefault="00BB6DA7" w:rsidP="00543C29">
      <w:pPr>
        <w:pStyle w:val="AnswerStyle"/>
      </w:pPr>
      <w:r>
        <w:t xml:space="preserve">jury instructions  </w:t>
      </w:r>
    </w:p>
    <w:p w:rsidR="00475955" w:rsidRPr="00475955" w:rsidRDefault="00BB6DA7" w:rsidP="001B39B0">
      <w:pPr>
        <w:pStyle w:val="QuestionStyle"/>
        <w:ind w:left="360" w:hanging="360"/>
      </w:pPr>
      <w:r>
        <w:t xml:space="preserve">Some crimes are not violent nor inflict physical harm on an individual, but are crimes of deceit and fraud. These are called __________.  </w:t>
      </w:r>
    </w:p>
    <w:p w:rsidR="00173E6B" w:rsidRDefault="00BB6DA7" w:rsidP="00543C29">
      <w:pPr>
        <w:pStyle w:val="AnswerStyle"/>
      </w:pPr>
      <w:r>
        <w:t xml:space="preserve">misdemeanors  </w:t>
      </w:r>
    </w:p>
    <w:p w:rsidR="00173E6B" w:rsidRDefault="00BB6DA7" w:rsidP="00543C29">
      <w:pPr>
        <w:pStyle w:val="AnswerStyle"/>
      </w:pPr>
      <w:r>
        <w:rPr>
          <w:i/>
        </w:rPr>
        <w:t xml:space="preserve">nolo contendere  </w:t>
      </w:r>
    </w:p>
    <w:p w:rsidR="00173E6B" w:rsidRDefault="00BB6DA7" w:rsidP="00543C29">
      <w:pPr>
        <w:pStyle w:val="AnswerStyle"/>
      </w:pPr>
      <w:r>
        <w:t xml:space="preserve">vagrant crimes  </w:t>
      </w:r>
    </w:p>
    <w:p w:rsidR="00173E6B" w:rsidRPr="00475955" w:rsidRDefault="00BB6DA7" w:rsidP="00543C29">
      <w:pPr>
        <w:pStyle w:val="AnswerStyle"/>
      </w:pPr>
      <w:r w:rsidRPr="00475955">
        <w:t>white collar crimes</w:t>
      </w:r>
      <w:r>
        <w:t xml:space="preserve">  </w:t>
      </w:r>
    </w:p>
    <w:p w:rsidR="00475955" w:rsidRPr="00475955" w:rsidRDefault="00BB6DA7" w:rsidP="001B39B0">
      <w:pPr>
        <w:pStyle w:val="QuestionStyle"/>
        <w:ind w:left="360" w:hanging="360"/>
      </w:pPr>
      <w:r>
        <w:t xml:space="preserve">Parties may work on a dissolution to their legal issues outside of the court system in a process known as __________.  </w:t>
      </w:r>
    </w:p>
    <w:p w:rsidR="00173E6B" w:rsidRPr="00475955" w:rsidRDefault="00BB6DA7" w:rsidP="00543C29">
      <w:pPr>
        <w:pStyle w:val="AnswerStyle"/>
      </w:pPr>
      <w:r w:rsidRPr="00475955">
        <w:t>arbitration</w:t>
      </w:r>
      <w:r>
        <w:t xml:space="preserve">  </w:t>
      </w:r>
    </w:p>
    <w:p w:rsidR="00173E6B" w:rsidRDefault="00BB6DA7" w:rsidP="00543C29">
      <w:pPr>
        <w:pStyle w:val="AnswerStyle"/>
      </w:pPr>
      <w:r>
        <w:t xml:space="preserve">settlement  </w:t>
      </w:r>
    </w:p>
    <w:p w:rsidR="00173E6B" w:rsidRDefault="00BB6DA7" w:rsidP="00543C29">
      <w:pPr>
        <w:pStyle w:val="AnswerStyle"/>
      </w:pPr>
      <w:r>
        <w:t xml:space="preserve">restructuring  </w:t>
      </w:r>
    </w:p>
    <w:p w:rsidR="00173E6B" w:rsidRDefault="00BB6DA7" w:rsidP="00543C29">
      <w:pPr>
        <w:pStyle w:val="AnswerStyle"/>
      </w:pPr>
      <w:r>
        <w:t xml:space="preserve">mitigation  </w:t>
      </w:r>
    </w:p>
    <w:p w:rsidR="00543C29" w:rsidRDefault="00543C29">
      <w:pPr>
        <w:rPr>
          <w:rFonts w:ascii="Times New Roman" w:eastAsia="Arial" w:hAnsi="Times New Roman" w:cs="Times New Roman"/>
        </w:rPr>
      </w:pPr>
      <w:r>
        <w:br w:type="page"/>
      </w:r>
    </w:p>
    <w:p w:rsidR="00475955" w:rsidRPr="00475955" w:rsidRDefault="00BB6DA7" w:rsidP="001B39B0">
      <w:pPr>
        <w:pStyle w:val="QuestionStyle"/>
        <w:ind w:left="360" w:hanging="360"/>
      </w:pPr>
      <w:r>
        <w:t xml:space="preserve">In legal writing, use __________ to indicate in the same place, at the same time, in the same manner, and so forth, to avoid repetition of source data.  </w:t>
      </w:r>
    </w:p>
    <w:p w:rsidR="00173E6B" w:rsidRPr="00543C29" w:rsidRDefault="00BB6DA7" w:rsidP="00543C29">
      <w:pPr>
        <w:pStyle w:val="AnswerStyle"/>
      </w:pPr>
      <w:r w:rsidRPr="00543C29">
        <w:t xml:space="preserve">id </w:t>
      </w:r>
    </w:p>
    <w:p w:rsidR="00475955" w:rsidRPr="00543C29" w:rsidRDefault="00475955" w:rsidP="00543C29">
      <w:pPr>
        <w:pStyle w:val="AnswerStyle"/>
      </w:pPr>
      <w:r w:rsidRPr="00543C29">
        <w:t>ibid</w:t>
      </w:r>
    </w:p>
    <w:p w:rsidR="00475955" w:rsidRPr="00543C29" w:rsidRDefault="00475955" w:rsidP="00543C29">
      <w:pPr>
        <w:pStyle w:val="AnswerStyle"/>
      </w:pPr>
      <w:r w:rsidRPr="00543C29">
        <w:t>et seq.</w:t>
      </w:r>
    </w:p>
    <w:p w:rsidR="00475955" w:rsidRPr="00543C29" w:rsidRDefault="00475955" w:rsidP="00543C29">
      <w:pPr>
        <w:pStyle w:val="AnswerStyle"/>
      </w:pPr>
      <w:r w:rsidRPr="00543C29">
        <w:t>supra</w:t>
      </w:r>
    </w:p>
    <w:p w:rsidR="00475955" w:rsidRPr="00475955" w:rsidRDefault="00BB6DA7" w:rsidP="001B39B0">
      <w:pPr>
        <w:pStyle w:val="QuestionStyle"/>
        <w:ind w:left="360" w:hanging="360"/>
      </w:pPr>
      <w:r>
        <w:t xml:space="preserve">A distinctive logo, graphic representation, or wording used to identify the manufacturer of a product or service is called a __________. </w:t>
      </w:r>
    </w:p>
    <w:p w:rsidR="00173E6B" w:rsidRDefault="00BB6DA7" w:rsidP="00543C29">
      <w:pPr>
        <w:pStyle w:val="AnswerStyle"/>
      </w:pPr>
      <w:r>
        <w:t xml:space="preserve">corporate seal </w:t>
      </w:r>
    </w:p>
    <w:p w:rsidR="00173E6B" w:rsidRDefault="00BB6DA7" w:rsidP="00543C29">
      <w:pPr>
        <w:pStyle w:val="AnswerStyle"/>
      </w:pPr>
      <w:r>
        <w:t xml:space="preserve">liability  </w:t>
      </w:r>
    </w:p>
    <w:p w:rsidR="00173E6B" w:rsidRPr="00475955" w:rsidRDefault="00BB6DA7" w:rsidP="00543C29">
      <w:pPr>
        <w:pStyle w:val="AnswerStyle"/>
      </w:pPr>
      <w:r w:rsidRPr="00475955">
        <w:t>trademark</w:t>
      </w:r>
      <w:r>
        <w:t xml:space="preserve">  </w:t>
      </w:r>
    </w:p>
    <w:p w:rsidR="00173E6B" w:rsidRDefault="00BB6DA7" w:rsidP="00543C29">
      <w:pPr>
        <w:pStyle w:val="AnswerStyle"/>
      </w:pPr>
      <w:r>
        <w:t xml:space="preserve">franchise  </w:t>
      </w:r>
    </w:p>
    <w:p w:rsidR="00475955" w:rsidRPr="00475955" w:rsidRDefault="00BB6DA7" w:rsidP="001B39B0">
      <w:pPr>
        <w:pStyle w:val="QuestionStyle"/>
        <w:ind w:left="360" w:hanging="360"/>
      </w:pPr>
      <w:r>
        <w:t xml:space="preserve">A __________ is an order to bring a prisoner to appear before a judge in court.  </w:t>
      </w:r>
    </w:p>
    <w:p w:rsidR="00475955" w:rsidRPr="00475955" w:rsidRDefault="00BB6DA7" w:rsidP="00543C29">
      <w:pPr>
        <w:pStyle w:val="AnswerStyle"/>
      </w:pPr>
      <w:r>
        <w:t>stay of execution</w:t>
      </w:r>
    </w:p>
    <w:p w:rsidR="00475955" w:rsidRPr="00475955" w:rsidRDefault="00475955" w:rsidP="00543C29">
      <w:pPr>
        <w:pStyle w:val="AnswerStyle"/>
      </w:pPr>
      <w:r>
        <w:t>writ of execution</w:t>
      </w:r>
    </w:p>
    <w:p w:rsidR="00475955" w:rsidRPr="00475955" w:rsidRDefault="00475955" w:rsidP="00543C29">
      <w:pPr>
        <w:pStyle w:val="AnswerStyle"/>
      </w:pPr>
      <w:r>
        <w:t>summary judgement</w:t>
      </w:r>
    </w:p>
    <w:p w:rsidR="00173E6B" w:rsidRPr="00475955" w:rsidRDefault="00475955" w:rsidP="00543C29">
      <w:pPr>
        <w:pStyle w:val="AnswerStyle"/>
      </w:pPr>
      <w:r>
        <w:t>notice of hearing</w:t>
      </w:r>
      <w:r w:rsidR="00BB6DA7">
        <w:t xml:space="preserve"> </w:t>
      </w:r>
    </w:p>
    <w:p w:rsidR="00173E6B" w:rsidRDefault="00BB6DA7" w:rsidP="001B39B0">
      <w:pPr>
        <w:pStyle w:val="QuestionStyle"/>
        <w:ind w:left="360" w:hanging="360"/>
      </w:pPr>
      <w:r>
        <w:t xml:space="preserve">Which of the following best describes the concept of jurisdiction? </w:t>
      </w:r>
    </w:p>
    <w:p w:rsidR="00173E6B" w:rsidRDefault="00BB6DA7" w:rsidP="00543C29">
      <w:pPr>
        <w:pStyle w:val="AnswerStyle"/>
      </w:pPr>
      <w:r>
        <w:t xml:space="preserve">The geographical area patrolled by a given police station.  </w:t>
      </w:r>
    </w:p>
    <w:p w:rsidR="00173E6B" w:rsidRDefault="00BB6DA7" w:rsidP="00543C29">
      <w:pPr>
        <w:pStyle w:val="AnswerStyle"/>
      </w:pPr>
      <w:r>
        <w:t xml:space="preserve">Legal concepts that govern a litigated matter.  </w:t>
      </w:r>
    </w:p>
    <w:p w:rsidR="00475955" w:rsidRPr="00475955" w:rsidRDefault="00BB6DA7" w:rsidP="00543C29">
      <w:pPr>
        <w:pStyle w:val="AnswerStyle"/>
      </w:pPr>
      <w:r>
        <w:t xml:space="preserve">Whether the decision of a court can be appealed to a higher court. </w:t>
      </w:r>
    </w:p>
    <w:p w:rsidR="00173E6B" w:rsidRPr="00475955" w:rsidRDefault="00475955" w:rsidP="00543C29">
      <w:pPr>
        <w:pStyle w:val="AnswerStyle"/>
      </w:pPr>
      <w:r>
        <w:t>The right and power of a court to operate and make binding decisions.</w:t>
      </w:r>
      <w:r w:rsidR="00BB6DA7">
        <w:t xml:space="preserve"> </w:t>
      </w:r>
    </w:p>
    <w:p w:rsidR="00173E6B" w:rsidRDefault="00BB6DA7" w:rsidP="001B39B0">
      <w:pPr>
        <w:pStyle w:val="QuestionStyle"/>
        <w:ind w:left="360" w:hanging="360"/>
      </w:pPr>
      <w:r>
        <w:t xml:space="preserve">The burden of proof in a civil matter is __________.  </w:t>
      </w:r>
    </w:p>
    <w:p w:rsidR="00173E6B" w:rsidRPr="00475955" w:rsidRDefault="00BB6DA7" w:rsidP="00543C29">
      <w:pPr>
        <w:pStyle w:val="AnswerStyle"/>
      </w:pPr>
      <w:r w:rsidRPr="00475955">
        <w:t>by a preponderance of evidence</w:t>
      </w:r>
      <w:r>
        <w:t xml:space="preserve">  </w:t>
      </w:r>
    </w:p>
    <w:p w:rsidR="00173E6B" w:rsidRDefault="00BB6DA7" w:rsidP="00543C29">
      <w:pPr>
        <w:pStyle w:val="AnswerStyle"/>
      </w:pPr>
      <w:r>
        <w:t xml:space="preserve">beyond a reasonable doubt  </w:t>
      </w:r>
    </w:p>
    <w:p w:rsidR="00173E6B" w:rsidRDefault="00BB6DA7" w:rsidP="00543C29">
      <w:pPr>
        <w:pStyle w:val="AnswerStyle"/>
      </w:pPr>
      <w:r>
        <w:t xml:space="preserve">beyond all doubt  </w:t>
      </w:r>
    </w:p>
    <w:p w:rsidR="00173E6B" w:rsidRDefault="00BB6DA7" w:rsidP="00543C29">
      <w:pPr>
        <w:pStyle w:val="AnswerStyle"/>
      </w:pPr>
      <w:r>
        <w:t xml:space="preserve">by consensus of the jury  </w:t>
      </w:r>
    </w:p>
    <w:p w:rsidR="00173E6B" w:rsidRDefault="00BB6DA7" w:rsidP="001B39B0">
      <w:pPr>
        <w:pStyle w:val="QuestionStyle"/>
        <w:ind w:left="360" w:hanging="360"/>
      </w:pPr>
      <w:r>
        <w:t xml:space="preserve">The principle of law that promotes fairness and reliability among court decisions when courts refer to established decisions made by other courts in similar cases is known as _________. </w:t>
      </w:r>
    </w:p>
    <w:p w:rsidR="00173E6B" w:rsidRDefault="00BB6DA7" w:rsidP="00543C29">
      <w:pPr>
        <w:pStyle w:val="AnswerStyle"/>
      </w:pPr>
      <w:r>
        <w:t xml:space="preserve">statutory law  </w:t>
      </w:r>
    </w:p>
    <w:p w:rsidR="00173E6B" w:rsidRDefault="00BB6DA7" w:rsidP="00543C29">
      <w:pPr>
        <w:pStyle w:val="AnswerStyle"/>
      </w:pPr>
      <w:r>
        <w:rPr>
          <w:i/>
        </w:rPr>
        <w:t xml:space="preserve">amicus curiae </w:t>
      </w:r>
      <w:r>
        <w:t xml:space="preserve">  </w:t>
      </w:r>
    </w:p>
    <w:p w:rsidR="00173E6B" w:rsidRPr="00475955" w:rsidRDefault="00BB6DA7" w:rsidP="00543C29">
      <w:pPr>
        <w:pStyle w:val="AnswerStyle"/>
        <w:rPr>
          <w:i/>
        </w:rPr>
      </w:pPr>
      <w:r w:rsidRPr="00475955">
        <w:rPr>
          <w:i/>
        </w:rPr>
        <w:t>stare decisis</w:t>
      </w:r>
      <w:r>
        <w:rPr>
          <w:i/>
        </w:rPr>
        <w:t xml:space="preserve"> </w:t>
      </w:r>
      <w:r w:rsidRPr="00475955">
        <w:rPr>
          <w:i/>
        </w:rPr>
        <w:t xml:space="preserve"> </w:t>
      </w:r>
    </w:p>
    <w:p w:rsidR="00173E6B" w:rsidRDefault="00BB6DA7" w:rsidP="00543C29">
      <w:pPr>
        <w:pStyle w:val="AnswerStyle"/>
      </w:pPr>
      <w:r>
        <w:t xml:space="preserve">shared opinion  </w:t>
      </w:r>
    </w:p>
    <w:p w:rsidR="00475955" w:rsidRPr="00475955" w:rsidRDefault="00BB6DA7" w:rsidP="001B39B0">
      <w:pPr>
        <w:pStyle w:val="QuestionStyle"/>
        <w:ind w:left="360" w:hanging="360"/>
      </w:pPr>
      <w:r>
        <w:t xml:space="preserve">An award of damages that is three times more than the actual dollar amount of the damages is called </w:t>
      </w:r>
      <w:r w:rsidRPr="00543C29">
        <w:rPr>
          <w:u w:val="single"/>
        </w:rPr>
        <w:t xml:space="preserve">__________ </w:t>
      </w:r>
      <w:r>
        <w:t xml:space="preserve">damages, and is awarded only when the court wants to discourage certain types of wrongful actions. </w:t>
      </w:r>
    </w:p>
    <w:p w:rsidR="00475955" w:rsidRPr="00475955" w:rsidRDefault="00BB6DA7" w:rsidP="00543C29">
      <w:pPr>
        <w:pStyle w:val="AnswerStyle"/>
      </w:pPr>
      <w:r>
        <w:t xml:space="preserve">trustee </w:t>
      </w:r>
    </w:p>
    <w:p w:rsidR="00475955" w:rsidRPr="00475955" w:rsidRDefault="00475955" w:rsidP="00543C29">
      <w:pPr>
        <w:pStyle w:val="AnswerStyle"/>
      </w:pPr>
      <w:r>
        <w:t>treble</w:t>
      </w:r>
    </w:p>
    <w:p w:rsidR="00475955" w:rsidRPr="00475955" w:rsidRDefault="00475955" w:rsidP="00543C29">
      <w:pPr>
        <w:pStyle w:val="AnswerStyle"/>
      </w:pPr>
      <w:r>
        <w:t>tort feasure</w:t>
      </w:r>
    </w:p>
    <w:p w:rsidR="00475955" w:rsidRPr="00475955" w:rsidRDefault="00475955" w:rsidP="00543C29">
      <w:pPr>
        <w:pStyle w:val="AnswerStyle"/>
      </w:pPr>
      <w:r>
        <w:t>tripoli</w:t>
      </w:r>
      <w:r w:rsidR="00BB6DA7">
        <w:t xml:space="preserve"> </w:t>
      </w:r>
    </w:p>
    <w:p w:rsidR="00543C29" w:rsidRDefault="00543C29">
      <w:pPr>
        <w:rPr>
          <w:rFonts w:ascii="Times New Roman" w:eastAsia="Arial" w:hAnsi="Times New Roman" w:cs="Times New Roman"/>
        </w:rPr>
      </w:pPr>
      <w:r>
        <w:br w:type="page"/>
      </w:r>
    </w:p>
    <w:p w:rsidR="00173E6B" w:rsidRDefault="00BB6DA7" w:rsidP="001B39B0">
      <w:pPr>
        <w:pStyle w:val="QuestionStyle"/>
        <w:ind w:left="360" w:hanging="360"/>
      </w:pPr>
      <w:r>
        <w:t xml:space="preserve">How long do U.S. Supreme Court justices remain in their positions?  </w:t>
      </w:r>
    </w:p>
    <w:p w:rsidR="00173E6B" w:rsidRDefault="00BB6DA7" w:rsidP="00543C29">
      <w:pPr>
        <w:pStyle w:val="AnswerStyle"/>
      </w:pPr>
      <w:r>
        <w:t xml:space="preserve">Until removed from office by the individual who appointed the justice.  </w:t>
      </w:r>
    </w:p>
    <w:p w:rsidR="00173E6B" w:rsidRDefault="00BB6DA7" w:rsidP="00543C29">
      <w:pPr>
        <w:pStyle w:val="AnswerStyle"/>
      </w:pPr>
      <w:r>
        <w:t xml:space="preserve">Until a newly elected Presidential administration chooses new justices.  </w:t>
      </w:r>
    </w:p>
    <w:p w:rsidR="00173E6B" w:rsidRDefault="00BB6DA7" w:rsidP="00543C29">
      <w:pPr>
        <w:pStyle w:val="AnswerStyle"/>
      </w:pPr>
      <w:r>
        <w:t xml:space="preserve">Until retirement, or age 75, whichever comes first.  </w:t>
      </w:r>
    </w:p>
    <w:p w:rsidR="00173E6B" w:rsidRPr="00475955" w:rsidRDefault="00BB6DA7" w:rsidP="00543C29">
      <w:pPr>
        <w:pStyle w:val="AnswerStyle"/>
      </w:pPr>
      <w:r>
        <w:t>U.</w:t>
      </w:r>
      <w:r w:rsidRPr="00475955">
        <w:t>S. Supreme Court Justices are given a lifetime appointment</w:t>
      </w:r>
      <w:r>
        <w:t xml:space="preserve">. </w:t>
      </w:r>
    </w:p>
    <w:p w:rsidR="00543C29" w:rsidRDefault="00543C29" w:rsidP="00161399">
      <w:pPr>
        <w:spacing w:after="1"/>
        <w:rPr>
          <w:rFonts w:ascii="Times New Roman" w:eastAsia="Times New Roman" w:hAnsi="Times New Roman" w:cs="Times New Roman"/>
          <w:b/>
          <w:sz w:val="24"/>
        </w:rPr>
      </w:pPr>
    </w:p>
    <w:p w:rsidR="00173E6B" w:rsidRDefault="00BB6DA7" w:rsidP="00161399">
      <w:pPr>
        <w:spacing w:after="1"/>
      </w:pPr>
      <w:r>
        <w:rPr>
          <w:rFonts w:ascii="Times New Roman" w:eastAsia="Times New Roman" w:hAnsi="Times New Roman" w:cs="Times New Roman"/>
          <w:b/>
          <w:sz w:val="24"/>
        </w:rPr>
        <w:t xml:space="preserve">SECTION 2 – WORKING IN A LEGAL OFFICE  </w:t>
      </w:r>
    </w:p>
    <w:p w:rsidR="00543C29" w:rsidRPr="00543C29" w:rsidRDefault="00543C29" w:rsidP="00543C29">
      <w:pPr>
        <w:spacing w:after="113" w:line="249" w:lineRule="auto"/>
        <w:ind w:right="611"/>
      </w:pPr>
    </w:p>
    <w:p w:rsidR="00173E6B" w:rsidRDefault="00BB6DA7" w:rsidP="001B39B0">
      <w:pPr>
        <w:pStyle w:val="QuestionStyle"/>
        <w:ind w:left="360" w:hanging="360"/>
      </w:pPr>
      <w:r w:rsidRPr="00543C29">
        <w:t xml:space="preserve">If a legal assistant is friends with person A who is a party to a lawsuit on the opposing side, the legal assistant should consider party A which of the following?   </w:t>
      </w:r>
    </w:p>
    <w:p w:rsidR="00173E6B" w:rsidRDefault="00BB6DA7" w:rsidP="00543C29">
      <w:pPr>
        <w:pStyle w:val="AnswerStyle"/>
      </w:pPr>
      <w:r>
        <w:t xml:space="preserve">A source of information for the legal assistant  </w:t>
      </w:r>
    </w:p>
    <w:p w:rsidR="00173E6B" w:rsidRDefault="00BB6DA7" w:rsidP="00543C29">
      <w:pPr>
        <w:pStyle w:val="AnswerStyle"/>
      </w:pPr>
      <w:r>
        <w:t xml:space="preserve">A reason to terminate the legal assistant’s employment  </w:t>
      </w:r>
    </w:p>
    <w:p w:rsidR="00173E6B" w:rsidRPr="00161399" w:rsidRDefault="00BB6DA7" w:rsidP="00543C29">
      <w:pPr>
        <w:pStyle w:val="AnswerStyle"/>
      </w:pPr>
      <w:r w:rsidRPr="00161399">
        <w:t>A conflict of interest to be discussed with the attorney</w:t>
      </w:r>
      <w:r>
        <w:t xml:space="preserve">  </w:t>
      </w:r>
    </w:p>
    <w:p w:rsidR="00173E6B" w:rsidRDefault="00BB6DA7" w:rsidP="00543C29">
      <w:pPr>
        <w:pStyle w:val="AnswerStyle"/>
      </w:pPr>
      <w:r>
        <w:t xml:space="preserve">Not important enough to discuss with the attorney  </w:t>
      </w:r>
    </w:p>
    <w:p w:rsidR="00173E6B" w:rsidRDefault="00BB6DA7" w:rsidP="001B39B0">
      <w:pPr>
        <w:pStyle w:val="QuestionStyle"/>
        <w:ind w:left="360" w:hanging="360"/>
      </w:pPr>
      <w:r>
        <w:t xml:space="preserve">Trust accounts are used by law offices only to __________.  </w:t>
      </w:r>
    </w:p>
    <w:p w:rsidR="00173E6B" w:rsidRDefault="00BB6DA7" w:rsidP="00543C29">
      <w:pPr>
        <w:pStyle w:val="AnswerStyle"/>
      </w:pPr>
      <w:r>
        <w:t xml:space="preserve">Fund payroll  </w:t>
      </w:r>
    </w:p>
    <w:p w:rsidR="00173E6B" w:rsidRDefault="00BB6DA7" w:rsidP="00543C29">
      <w:pPr>
        <w:pStyle w:val="AnswerStyle"/>
      </w:pPr>
      <w:r>
        <w:t xml:space="preserve">Pay court fees  </w:t>
      </w:r>
    </w:p>
    <w:p w:rsidR="00173E6B" w:rsidRPr="00161399" w:rsidRDefault="00BB6DA7" w:rsidP="00543C29">
      <w:pPr>
        <w:pStyle w:val="AnswerStyle"/>
      </w:pPr>
      <w:r w:rsidRPr="00161399">
        <w:t>Keep client monies</w:t>
      </w:r>
      <w:r>
        <w:t xml:space="preserve">  </w:t>
      </w:r>
    </w:p>
    <w:p w:rsidR="00173E6B" w:rsidRDefault="00BB6DA7" w:rsidP="00543C29">
      <w:pPr>
        <w:pStyle w:val="AnswerStyle"/>
      </w:pPr>
      <w:r>
        <w:t xml:space="preserve">Distribute settlements to clients  </w:t>
      </w:r>
    </w:p>
    <w:p w:rsidR="00173E6B" w:rsidRDefault="00BB6DA7" w:rsidP="001B39B0">
      <w:pPr>
        <w:pStyle w:val="QuestionStyle"/>
        <w:ind w:left="360" w:hanging="360"/>
      </w:pPr>
      <w:r>
        <w:t xml:space="preserve">Which of the following statements about communication skills is NOT true?  </w:t>
      </w:r>
    </w:p>
    <w:p w:rsidR="00173E6B" w:rsidRPr="00161399" w:rsidRDefault="00BB6DA7" w:rsidP="00543C29">
      <w:pPr>
        <w:pStyle w:val="AnswerStyle"/>
      </w:pPr>
      <w:r w:rsidRPr="00161399">
        <w:t>Spoken words carry more weight than nonverbal communication.</w:t>
      </w:r>
      <w:r>
        <w:t xml:space="preserve">  </w:t>
      </w:r>
    </w:p>
    <w:p w:rsidR="00173E6B" w:rsidRDefault="00BB6DA7" w:rsidP="00543C29">
      <w:pPr>
        <w:pStyle w:val="AnswerStyle"/>
      </w:pPr>
      <w:r>
        <w:t xml:space="preserve">It is just as important to be a good listener as it is to be a good speaker.  </w:t>
      </w:r>
    </w:p>
    <w:p w:rsidR="00173E6B" w:rsidRDefault="00BB6DA7" w:rsidP="00543C29">
      <w:pPr>
        <w:pStyle w:val="AnswerStyle"/>
      </w:pPr>
      <w:r>
        <w:t xml:space="preserve">In a legal office, you will be expected to proofread and edit your own writing.  </w:t>
      </w:r>
    </w:p>
    <w:p w:rsidR="00173E6B" w:rsidRDefault="00BB6DA7" w:rsidP="00543C29">
      <w:pPr>
        <w:pStyle w:val="AnswerStyle"/>
      </w:pPr>
      <w:r>
        <w:t xml:space="preserve">Communication skills consistently rank in the top five skills employers seek in hiring.   </w:t>
      </w:r>
    </w:p>
    <w:p w:rsidR="00173E6B" w:rsidRDefault="00BB6DA7" w:rsidP="001B39B0">
      <w:pPr>
        <w:pStyle w:val="QuestionStyle"/>
        <w:ind w:left="360" w:hanging="360"/>
      </w:pPr>
      <w:r>
        <w:t xml:space="preserve">Out of all the duties of legal assistants, which of the following is the </w:t>
      </w:r>
      <w:r>
        <w:rPr>
          <w:i/>
        </w:rPr>
        <w:t>most</w:t>
      </w:r>
      <w:r>
        <w:t xml:space="preserve"> critical to understand and practice?  </w:t>
      </w:r>
    </w:p>
    <w:p w:rsidR="00173E6B" w:rsidRDefault="00BB6DA7" w:rsidP="00543C29">
      <w:pPr>
        <w:pStyle w:val="AnswerStyle"/>
      </w:pPr>
      <w:r>
        <w:t xml:space="preserve">Attorney fees and billable hours  </w:t>
      </w:r>
    </w:p>
    <w:p w:rsidR="00173E6B" w:rsidRPr="00161399" w:rsidRDefault="00BB6DA7" w:rsidP="00543C29">
      <w:pPr>
        <w:pStyle w:val="AnswerStyle"/>
      </w:pPr>
      <w:r w:rsidRPr="00161399">
        <w:t>Client confidentiality</w:t>
      </w:r>
      <w:r>
        <w:t xml:space="preserve">  </w:t>
      </w:r>
    </w:p>
    <w:p w:rsidR="00173E6B" w:rsidRDefault="00BB6DA7" w:rsidP="00543C29">
      <w:pPr>
        <w:pStyle w:val="AnswerStyle"/>
      </w:pPr>
      <w:r>
        <w:t xml:space="preserve">Preparation of court documents </w:t>
      </w:r>
    </w:p>
    <w:p w:rsidR="00173E6B" w:rsidRDefault="00BB6DA7" w:rsidP="00543C29">
      <w:pPr>
        <w:pStyle w:val="AnswerStyle"/>
      </w:pPr>
      <w:r>
        <w:t xml:space="preserve">Legal terminology   </w:t>
      </w:r>
    </w:p>
    <w:p w:rsidR="00173E6B" w:rsidRDefault="00173E6B">
      <w:pPr>
        <w:spacing w:after="91"/>
        <w:ind w:left="10" w:right="585" w:hanging="10"/>
        <w:jc w:val="right"/>
      </w:pPr>
    </w:p>
    <w:p w:rsidR="00173E6B" w:rsidRDefault="00BB6DA7" w:rsidP="001B39B0">
      <w:pPr>
        <w:pStyle w:val="QuestionStyle"/>
        <w:ind w:left="360" w:hanging="360"/>
      </w:pPr>
      <w:r>
        <w:t xml:space="preserve">A Notary Public may perform his or her duties __________.  </w:t>
      </w:r>
    </w:p>
    <w:p w:rsidR="00173E6B" w:rsidRPr="00161399" w:rsidRDefault="00BB6DA7" w:rsidP="00543C29">
      <w:pPr>
        <w:pStyle w:val="AnswerStyle"/>
      </w:pPr>
      <w:r w:rsidRPr="00161399">
        <w:t>in the geographical area where he or she is commissioned</w:t>
      </w:r>
      <w:r>
        <w:t xml:space="preserve"> </w:t>
      </w:r>
    </w:p>
    <w:p w:rsidR="00173E6B" w:rsidRDefault="00BB6DA7" w:rsidP="00543C29">
      <w:pPr>
        <w:pStyle w:val="AnswerStyle"/>
      </w:pPr>
      <w:r>
        <w:t xml:space="preserve">anywhere the U.S. Constitution applies  </w:t>
      </w:r>
    </w:p>
    <w:p w:rsidR="00173E6B" w:rsidRDefault="00BB6DA7" w:rsidP="00543C29">
      <w:pPr>
        <w:pStyle w:val="AnswerStyle"/>
      </w:pPr>
      <w:r>
        <w:t xml:space="preserve">within the boundaries of his or her state  </w:t>
      </w:r>
    </w:p>
    <w:p w:rsidR="00173E6B" w:rsidRDefault="00BB6DA7" w:rsidP="00543C29">
      <w:pPr>
        <w:pStyle w:val="AnswerStyle"/>
      </w:pPr>
      <w:r>
        <w:t xml:space="preserve">in any district or federal court  </w:t>
      </w:r>
    </w:p>
    <w:p w:rsidR="00543C29" w:rsidRDefault="00BB6DA7" w:rsidP="001B39B0">
      <w:pPr>
        <w:pStyle w:val="QuestionStyle"/>
        <w:ind w:left="360" w:hanging="360"/>
      </w:pPr>
      <w:r>
        <w:t xml:space="preserve">A client showed up at the law firm where Taylor works and demanded to see her complete file. Taylor’s attorney was out of the office and unreachable, and Taylor needed to make a decision on the spot. Which of the following would be the best response to the client?  </w:t>
      </w:r>
    </w:p>
    <w:p w:rsidR="00173E6B" w:rsidRPr="00543C29" w:rsidRDefault="00BB6DA7" w:rsidP="00543C29">
      <w:pPr>
        <w:pStyle w:val="AnswerStyle"/>
      </w:pPr>
      <w:r w:rsidRPr="00543C29">
        <w:t xml:space="preserve">Act as though she does not know the client and ask the client to return later.  </w:t>
      </w:r>
    </w:p>
    <w:p w:rsidR="00161399" w:rsidRPr="00543C29" w:rsidRDefault="00BB6DA7" w:rsidP="00543C29">
      <w:pPr>
        <w:pStyle w:val="AnswerStyle"/>
      </w:pPr>
      <w:r w:rsidRPr="00543C29">
        <w:t>Photocopy the entire file and give it to the client, keeping the original.</w:t>
      </w:r>
    </w:p>
    <w:p w:rsidR="00173E6B" w:rsidRPr="00543C29" w:rsidRDefault="00161399" w:rsidP="00543C29">
      <w:pPr>
        <w:pStyle w:val="AnswerStyle"/>
      </w:pPr>
      <w:r w:rsidRPr="00543C29">
        <w:t>Refuse the client’s request with an explanation that she does not have the authority to release the attorney’s file.</w:t>
      </w:r>
      <w:r w:rsidR="00BB6DA7" w:rsidRPr="00543C29">
        <w:t xml:space="preserve">  </w:t>
      </w:r>
    </w:p>
    <w:p w:rsidR="00173E6B" w:rsidRPr="00543C29" w:rsidRDefault="00BB6DA7" w:rsidP="00543C29">
      <w:pPr>
        <w:pStyle w:val="AnswerStyle"/>
      </w:pPr>
      <w:r w:rsidRPr="00543C29">
        <w:t xml:space="preserve">Suggest the client have a seat and wait for the attorney to return </w:t>
      </w:r>
    </w:p>
    <w:p w:rsidR="00173E6B" w:rsidRDefault="00BB6DA7" w:rsidP="001B39B0">
      <w:pPr>
        <w:pStyle w:val="QuestionStyle"/>
        <w:ind w:left="360" w:hanging="360"/>
      </w:pPr>
      <w:r>
        <w:t xml:space="preserve">Which of the following is the correct form for an inside address?  </w:t>
      </w:r>
    </w:p>
    <w:p w:rsidR="00173E6B" w:rsidRPr="00161399" w:rsidRDefault="00BB6DA7" w:rsidP="00543C29">
      <w:pPr>
        <w:pStyle w:val="AnswerStyle"/>
      </w:pPr>
      <w:r w:rsidRPr="00161399">
        <w:t>Jolene Petzke, Esq</w:t>
      </w:r>
      <w:r>
        <w:t xml:space="preserve">.  </w:t>
      </w:r>
    </w:p>
    <w:p w:rsidR="00173E6B" w:rsidRDefault="00BB6DA7" w:rsidP="00543C29">
      <w:pPr>
        <w:pStyle w:val="AnswerStyle"/>
      </w:pPr>
      <w:r>
        <w:t xml:space="preserve">Ms. Jolene Petzke, Esq.  </w:t>
      </w:r>
    </w:p>
    <w:p w:rsidR="00173E6B" w:rsidRDefault="00BB6DA7" w:rsidP="00543C29">
      <w:pPr>
        <w:pStyle w:val="AnswerStyle"/>
      </w:pPr>
      <w:r>
        <w:t xml:space="preserve">Jolene Petzke  </w:t>
      </w:r>
    </w:p>
    <w:p w:rsidR="00173E6B" w:rsidRDefault="00BB6DA7" w:rsidP="00543C29">
      <w:pPr>
        <w:pStyle w:val="AnswerStyle"/>
      </w:pPr>
      <w:r>
        <w:t xml:space="preserve">Mrs. Petzke  </w:t>
      </w:r>
    </w:p>
    <w:p w:rsidR="00161399" w:rsidRPr="00161399" w:rsidRDefault="00BB6DA7" w:rsidP="001B39B0">
      <w:pPr>
        <w:pStyle w:val="QuestionStyle"/>
        <w:ind w:left="360" w:hanging="360"/>
      </w:pPr>
      <w:r>
        <w:t xml:space="preserve">Documents that are properly signed and dated, and sometimes notarized, are referred to as __________ documents.  </w:t>
      </w:r>
    </w:p>
    <w:p w:rsidR="00173E6B" w:rsidRDefault="00BB6DA7" w:rsidP="00543C29">
      <w:pPr>
        <w:pStyle w:val="AnswerStyle"/>
      </w:pPr>
      <w:r>
        <w:t xml:space="preserve">recorded  </w:t>
      </w:r>
    </w:p>
    <w:p w:rsidR="00173E6B" w:rsidRDefault="00BB6DA7" w:rsidP="00543C29">
      <w:pPr>
        <w:pStyle w:val="AnswerStyle"/>
      </w:pPr>
      <w:r>
        <w:t xml:space="preserve">filed  </w:t>
      </w:r>
    </w:p>
    <w:p w:rsidR="00173E6B" w:rsidRPr="00161399" w:rsidRDefault="00BB6DA7" w:rsidP="00543C29">
      <w:pPr>
        <w:pStyle w:val="AnswerStyle"/>
      </w:pPr>
      <w:r w:rsidRPr="00161399">
        <w:t>executed</w:t>
      </w:r>
      <w:r>
        <w:t xml:space="preserve">  </w:t>
      </w:r>
    </w:p>
    <w:p w:rsidR="00173E6B" w:rsidRDefault="00BB6DA7" w:rsidP="00543C29">
      <w:pPr>
        <w:pStyle w:val="AnswerStyle"/>
      </w:pPr>
      <w:r>
        <w:t xml:space="preserve">annotated  </w:t>
      </w:r>
    </w:p>
    <w:p w:rsidR="00173E6B" w:rsidRDefault="00BB6DA7" w:rsidP="001B39B0">
      <w:pPr>
        <w:pStyle w:val="QuestionStyle"/>
        <w:ind w:left="360" w:hanging="360"/>
      </w:pPr>
      <w:r>
        <w:t xml:space="preserve">Which of the following is NOT an example of good teamwork among support staff in a legal office?  </w:t>
      </w:r>
    </w:p>
    <w:p w:rsidR="00173E6B" w:rsidRDefault="00BB6DA7" w:rsidP="00543C29">
      <w:pPr>
        <w:pStyle w:val="AnswerStyle"/>
      </w:pPr>
      <w:r>
        <w:t xml:space="preserve">Working with another staff member to read a legal description out loud to check for errors. </w:t>
      </w:r>
    </w:p>
    <w:p w:rsidR="00161399" w:rsidRPr="00161399" w:rsidRDefault="00BB6DA7" w:rsidP="00543C29">
      <w:pPr>
        <w:pStyle w:val="AnswerStyle"/>
      </w:pPr>
      <w:r>
        <w:t xml:space="preserve">Giving a tutorial on preparing jury instructions to less experienced staff. </w:t>
      </w:r>
    </w:p>
    <w:p w:rsidR="00173E6B" w:rsidRDefault="00161399" w:rsidP="00543C29">
      <w:pPr>
        <w:pStyle w:val="AnswerStyle"/>
      </w:pPr>
      <w:r>
        <w:t>Sharing information on each other’s cases in the event an uninvolved staff member is asked to participate in the case.</w:t>
      </w:r>
      <w:r w:rsidR="00BB6DA7">
        <w:t xml:space="preserve"> </w:t>
      </w:r>
    </w:p>
    <w:p w:rsidR="00173E6B" w:rsidRDefault="00BB6DA7" w:rsidP="00543C29">
      <w:pPr>
        <w:pStyle w:val="AnswerStyle"/>
      </w:pPr>
      <w:r>
        <w:t xml:space="preserve">Staying aware of the filing backlog and status of projects other staff members are working on in order to rearrange your workload, if possible, to assist others.   </w:t>
      </w:r>
    </w:p>
    <w:p w:rsidR="00161399" w:rsidRPr="00161399" w:rsidRDefault="00BB6DA7" w:rsidP="001B39B0">
      <w:pPr>
        <w:pStyle w:val="QuestionStyle"/>
        <w:ind w:left="360" w:hanging="360"/>
      </w:pPr>
      <w:r>
        <w:t xml:space="preserve">Legal support staff are often charged with managing projects, e.g. part of all of a litigated matter. To keep track of actions and due dates as a project manager, they often rely on a tool called a __________. </w:t>
      </w:r>
    </w:p>
    <w:p w:rsidR="00161399" w:rsidRPr="00161399" w:rsidRDefault="00161399" w:rsidP="00543C29">
      <w:pPr>
        <w:pStyle w:val="AnswerStyle"/>
      </w:pPr>
      <w:r w:rsidRPr="00161399">
        <w:t>Gantt chart</w:t>
      </w:r>
    </w:p>
    <w:p w:rsidR="00173E6B" w:rsidRDefault="00BB6DA7" w:rsidP="00543C29">
      <w:pPr>
        <w:pStyle w:val="AnswerStyle"/>
      </w:pPr>
      <w:r>
        <w:t xml:space="preserve">double-entry system </w:t>
      </w:r>
    </w:p>
    <w:p w:rsidR="00173E6B" w:rsidRDefault="00BB6DA7" w:rsidP="00543C29">
      <w:pPr>
        <w:pStyle w:val="AnswerStyle"/>
      </w:pPr>
      <w:r>
        <w:t xml:space="preserve">docket  </w:t>
      </w:r>
    </w:p>
    <w:p w:rsidR="00173E6B" w:rsidRDefault="00BB6DA7" w:rsidP="00543C29">
      <w:pPr>
        <w:pStyle w:val="AnswerStyle"/>
      </w:pPr>
      <w:r>
        <w:t xml:space="preserve">proxy </w:t>
      </w:r>
    </w:p>
    <w:p w:rsidR="00173E6B" w:rsidRDefault="00173E6B">
      <w:pPr>
        <w:spacing w:after="91"/>
        <w:ind w:left="10" w:right="585" w:hanging="10"/>
        <w:jc w:val="right"/>
      </w:pPr>
    </w:p>
    <w:p w:rsidR="00E522FD" w:rsidRDefault="00E522FD">
      <w:pPr>
        <w:rPr>
          <w:ins w:id="6" w:author="Hewes Angie" w:date="2020-02-14T08:43:00Z"/>
          <w:rFonts w:ascii="Times New Roman" w:eastAsia="Times New Roman" w:hAnsi="Times New Roman" w:cs="Times New Roman"/>
          <w:b/>
          <w:sz w:val="24"/>
        </w:rPr>
      </w:pPr>
      <w:ins w:id="7" w:author="Hewes Angie" w:date="2020-02-14T08:43:00Z">
        <w:r>
          <w:rPr>
            <w:rFonts w:ascii="Times New Roman" w:eastAsia="Times New Roman" w:hAnsi="Times New Roman" w:cs="Times New Roman"/>
            <w:b/>
            <w:sz w:val="24"/>
          </w:rPr>
          <w:br w:type="page"/>
        </w:r>
      </w:ins>
    </w:p>
    <w:p w:rsidR="00173E6B" w:rsidRDefault="00BB6DA7">
      <w:pPr>
        <w:spacing w:after="0" w:line="249" w:lineRule="auto"/>
        <w:ind w:left="-5" w:right="509" w:hanging="10"/>
      </w:pPr>
      <w:r>
        <w:rPr>
          <w:rFonts w:ascii="Times New Roman" w:eastAsia="Times New Roman" w:hAnsi="Times New Roman" w:cs="Times New Roman"/>
          <w:b/>
          <w:sz w:val="24"/>
        </w:rPr>
        <w:t xml:space="preserve">PART II – PRODUCTION  </w:t>
      </w:r>
    </w:p>
    <w:p w:rsidR="00173E6B" w:rsidRDefault="00BB6DA7">
      <w:pPr>
        <w:spacing w:after="0"/>
      </w:pPr>
      <w:r>
        <w:rPr>
          <w:rFonts w:ascii="Times New Roman" w:eastAsia="Times New Roman" w:hAnsi="Times New Roman" w:cs="Times New Roman"/>
          <w:b/>
          <w:sz w:val="24"/>
        </w:rPr>
        <w:t xml:space="preserve"> </w:t>
      </w:r>
      <w:bookmarkStart w:id="8" w:name="_GoBack"/>
      <w:bookmarkEnd w:id="8"/>
    </w:p>
    <w:p w:rsidR="00173E6B" w:rsidRDefault="00BB6DA7">
      <w:pPr>
        <w:spacing w:after="12" w:line="249" w:lineRule="auto"/>
        <w:ind w:left="-5" w:right="383" w:hanging="10"/>
      </w:pPr>
      <w:r>
        <w:rPr>
          <w:rFonts w:ascii="Times New Roman" w:eastAsia="Times New Roman" w:hAnsi="Times New Roman" w:cs="Times New Roman"/>
          <w:sz w:val="24"/>
        </w:rPr>
        <w:t xml:space="preserve">Your role in the production part of this test is to work for the law firm of Wooster &amp; Hunt as a legal office assistant. You have been asked to prepare a letter for attorney Randall Nebeker: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2" w:line="249" w:lineRule="auto"/>
        <w:ind w:left="705" w:right="1734" w:hanging="720"/>
      </w:pPr>
      <w:r>
        <w:rPr>
          <w:rFonts w:ascii="Times New Roman" w:eastAsia="Times New Roman" w:hAnsi="Times New Roman" w:cs="Times New Roman"/>
          <w:sz w:val="24"/>
        </w:rPr>
        <w:t xml:space="preserve">Job 1: Letter to a client, Mr. and Mrs. Sydney Nelson, from Randall Nebeker.  Maria Nelson is Sydney Nelson’s wife.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2" w:line="249" w:lineRule="auto"/>
        <w:ind w:left="-5" w:hanging="10"/>
      </w:pPr>
      <w:r>
        <w:rPr>
          <w:rFonts w:ascii="Times New Roman" w:eastAsia="Times New Roman" w:hAnsi="Times New Roman" w:cs="Times New Roman"/>
          <w:sz w:val="24"/>
        </w:rPr>
        <w:t xml:space="preserve">Job 2: Durable Power of Attorney  </w:t>
      </w:r>
    </w:p>
    <w:p w:rsidR="00173E6B" w:rsidRDefault="00BB6DA7">
      <w:pPr>
        <w:spacing w:after="12" w:line="249" w:lineRule="auto"/>
        <w:ind w:left="730" w:hanging="10"/>
      </w:pPr>
      <w:r>
        <w:rPr>
          <w:rFonts w:ascii="Times New Roman" w:eastAsia="Times New Roman" w:hAnsi="Times New Roman" w:cs="Times New Roman"/>
          <w:sz w:val="24"/>
        </w:rPr>
        <w:t xml:space="preserve">Grantor: Sydney Nelson -- Granting Power of Attorney to Maria Nelson  </w:t>
      </w:r>
    </w:p>
    <w:p w:rsidR="00173E6B" w:rsidRDefault="00BB6DA7">
      <w:pPr>
        <w:spacing w:after="12" w:line="249" w:lineRule="auto"/>
        <w:ind w:left="730" w:hanging="10"/>
      </w:pPr>
      <w:r>
        <w:rPr>
          <w:rFonts w:ascii="Times New Roman" w:eastAsia="Times New Roman" w:hAnsi="Times New Roman" w:cs="Times New Roman"/>
          <w:sz w:val="24"/>
        </w:rPr>
        <w:t xml:space="preserve">Bank:  Chicago First National Bank </w:t>
      </w:r>
    </w:p>
    <w:p w:rsidR="00173E6B" w:rsidRDefault="00BB6DA7">
      <w:pPr>
        <w:spacing w:after="0"/>
        <w:ind w:left="720"/>
      </w:pPr>
      <w:r>
        <w:rPr>
          <w:rFonts w:ascii="Times New Roman" w:eastAsia="Times New Roman" w:hAnsi="Times New Roman" w:cs="Times New Roman"/>
          <w:sz w:val="24"/>
        </w:rPr>
        <w:t xml:space="preserve"> </w:t>
      </w:r>
    </w:p>
    <w:p w:rsidR="00173E6B" w:rsidRDefault="00173E6B">
      <w:pPr>
        <w:spacing w:after="0"/>
      </w:pPr>
    </w:p>
    <w:p w:rsidR="00173E6B" w:rsidRDefault="00BB6DA7">
      <w:pPr>
        <w:spacing w:after="0" w:line="249" w:lineRule="auto"/>
        <w:ind w:left="-5" w:right="509" w:hanging="10"/>
      </w:pPr>
      <w:r>
        <w:rPr>
          <w:rFonts w:ascii="Times New Roman" w:eastAsia="Times New Roman" w:hAnsi="Times New Roman" w:cs="Times New Roman"/>
          <w:b/>
          <w:sz w:val="24"/>
        </w:rPr>
        <w:t xml:space="preserve">Be sure to follow the contest and format guidelines in the WSAP, the BPA Style &amp; Reference Manual, and the General Instructions provided with this event.   </w:t>
      </w:r>
    </w:p>
    <w:p w:rsidR="00173E6B" w:rsidRDefault="00BB6DA7" w:rsidP="00161399">
      <w:pPr>
        <w:spacing w:after="828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173E6B" w:rsidRDefault="00173E6B">
      <w:pPr>
        <w:sectPr w:rsidR="00173E6B" w:rsidSect="00B6410B">
          <w:headerReference w:type="even" r:id="rId9"/>
          <w:headerReference w:type="default" r:id="rId10"/>
          <w:headerReference w:type="first" r:id="rId11"/>
          <w:pgSz w:w="12240" w:h="15840"/>
          <w:pgMar w:top="432" w:right="1440" w:bottom="720" w:left="1440" w:header="734" w:footer="720" w:gutter="0"/>
          <w:cols w:space="720"/>
          <w:titlePg/>
          <w:docGrid w:linePitch="299"/>
        </w:sectPr>
      </w:pPr>
    </w:p>
    <w:p w:rsidR="00173E6B" w:rsidRDefault="00BB6DA7">
      <w:pPr>
        <w:spacing w:after="12" w:line="249" w:lineRule="auto"/>
        <w:ind w:left="-5" w:hanging="10"/>
      </w:pPr>
      <w:r>
        <w:rPr>
          <w:rFonts w:ascii="Times New Roman" w:eastAsia="Times New Roman" w:hAnsi="Times New Roman" w:cs="Times New Roman"/>
          <w:sz w:val="24"/>
        </w:rPr>
        <w:t>JOB 1</w:t>
      </w:r>
    </w:p>
    <w:p w:rsidR="00173E6B" w:rsidRDefault="00BB6DA7">
      <w:pPr>
        <w:spacing w:after="0"/>
        <w:jc w:val="right"/>
      </w:pPr>
      <w:r>
        <w:rPr>
          <w:rFonts w:ascii="Times New Roman" w:eastAsia="Times New Roman" w:hAnsi="Times New Roman" w:cs="Times New Roman"/>
          <w:sz w:val="24"/>
        </w:rPr>
        <w:t xml:space="preserve"> </w:t>
      </w:r>
    </w:p>
    <w:p w:rsidR="00173E6B" w:rsidRDefault="00BB6DA7">
      <w:pPr>
        <w:spacing w:after="12" w:line="249" w:lineRule="auto"/>
        <w:ind w:left="-5" w:hanging="10"/>
      </w:pPr>
      <w:r>
        <w:rPr>
          <w:rFonts w:ascii="Times New Roman" w:eastAsia="Times New Roman" w:hAnsi="Times New Roman" w:cs="Times New Roman"/>
          <w:sz w:val="24"/>
        </w:rPr>
        <w:t>[</w:t>
      </w:r>
      <w:del w:id="9" w:author="Hewes Angie" w:date="2020-02-14T08:44:00Z">
        <w:r w:rsidDel="00E522FD">
          <w:rPr>
            <w:rFonts w:ascii="Times New Roman" w:eastAsia="Times New Roman" w:hAnsi="Times New Roman" w:cs="Times New Roman"/>
            <w:sz w:val="24"/>
          </w:rPr>
          <w:delText>current</w:delText>
        </w:r>
      </w:del>
      <w:ins w:id="10" w:author="Hewes Angie" w:date="2020-02-14T08:44:00Z">
        <w:r w:rsidR="00E522FD">
          <w:rPr>
            <w:rFonts w:ascii="Times New Roman" w:eastAsia="Times New Roman" w:hAnsi="Times New Roman" w:cs="Times New Roman"/>
            <w:sz w:val="24"/>
          </w:rPr>
          <w:t>Current</w:t>
        </w:r>
      </w:ins>
      <w:r>
        <w:rPr>
          <w:rFonts w:ascii="Times New Roman" w:eastAsia="Times New Roman" w:hAnsi="Times New Roman" w:cs="Times New Roman"/>
          <w:sz w:val="24"/>
        </w:rPr>
        <w:t xml:space="preserve"> date]  </w:t>
      </w:r>
    </w:p>
    <w:p w:rsidR="00173E6B" w:rsidRDefault="00BB6DA7">
      <w:pPr>
        <w:spacing w:after="0"/>
      </w:pPr>
      <w:r>
        <w:rPr>
          <w:rFonts w:ascii="Times New Roman" w:eastAsia="Times New Roman" w:hAnsi="Times New Roman" w:cs="Times New Roman"/>
          <w:sz w:val="24"/>
        </w:rPr>
        <w:t xml:space="preserve"> </w:t>
      </w:r>
    </w:p>
    <w:p w:rsidR="00173E6B" w:rsidRDefault="0026783B">
      <w:pPr>
        <w:spacing w:after="12" w:line="249" w:lineRule="auto"/>
        <w:ind w:left="-5" w:hanging="10"/>
      </w:pPr>
      <w:r>
        <w:rPr>
          <w:rFonts w:ascii="Times New Roman" w:eastAsia="Times New Roman" w:hAnsi="Times New Roman" w:cs="Times New Roman"/>
          <w:sz w:val="24"/>
        </w:rPr>
        <w:t>Mr. &amp;</w:t>
      </w:r>
      <w:r w:rsidR="00BB6DA7">
        <w:rPr>
          <w:rFonts w:ascii="Times New Roman" w:eastAsia="Times New Roman" w:hAnsi="Times New Roman" w:cs="Times New Roman"/>
          <w:sz w:val="24"/>
        </w:rPr>
        <w:t xml:space="preserve"> Mrs. Sydney Nelson  </w:t>
      </w:r>
    </w:p>
    <w:p w:rsidR="00173E6B" w:rsidRDefault="0026783B">
      <w:pPr>
        <w:spacing w:after="0"/>
      </w:pPr>
      <w:r>
        <w:t>Fourth Street Tower</w:t>
      </w:r>
    </w:p>
    <w:p w:rsidR="0026783B" w:rsidRDefault="0026783B">
      <w:pPr>
        <w:spacing w:after="0"/>
      </w:pPr>
      <w:r>
        <w:t>Apartment B-29</w:t>
      </w:r>
    </w:p>
    <w:p w:rsidR="00173E6B" w:rsidRDefault="00BB6DA7">
      <w:pPr>
        <w:spacing w:after="12" w:line="249" w:lineRule="auto"/>
        <w:ind w:left="-5" w:hanging="10"/>
      </w:pPr>
      <w:r>
        <w:rPr>
          <w:rFonts w:ascii="Times New Roman" w:eastAsia="Times New Roman" w:hAnsi="Times New Roman" w:cs="Times New Roman"/>
          <w:sz w:val="24"/>
        </w:rPr>
        <w:t xml:space="preserve">Chicago, IL  60601-1234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2" w:line="249" w:lineRule="auto"/>
        <w:ind w:left="-5" w:hanging="10"/>
      </w:pPr>
      <w:r>
        <w:rPr>
          <w:rFonts w:ascii="Times New Roman" w:eastAsia="Times New Roman" w:hAnsi="Times New Roman" w:cs="Times New Roman"/>
          <w:sz w:val="24"/>
        </w:rPr>
        <w:t xml:space="preserve">Dear </w:t>
      </w:r>
      <w:r w:rsidR="0026783B">
        <w:rPr>
          <w:rFonts w:ascii="Times New Roman" w:eastAsia="Times New Roman" w:hAnsi="Times New Roman" w:cs="Times New Roman"/>
          <w:sz w:val="24"/>
        </w:rPr>
        <w:t>Mr. &amp; Mrs. Nelson</w:t>
      </w:r>
      <w:r>
        <w:rPr>
          <w:rFonts w:ascii="Times New Roman" w:eastAsia="Times New Roman" w:hAnsi="Times New Roman" w:cs="Times New Roman"/>
          <w:sz w:val="24"/>
        </w:rPr>
        <w:t xml:space="preserve">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2" w:line="249" w:lineRule="auto"/>
        <w:ind w:left="-5" w:hanging="10"/>
      </w:pPr>
      <w:r>
        <w:rPr>
          <w:rFonts w:ascii="Times New Roman" w:eastAsia="Times New Roman" w:hAnsi="Times New Roman" w:cs="Times New Roman"/>
          <w:sz w:val="24"/>
        </w:rPr>
        <w:t xml:space="preserve">Over the course of the next month we will meet and then I will prepare the documents we discussed to ensure your estate plan is set up the way you intend. My assistant Tony Trent will contact you next week to set up a time for you to come to the office and meet with me. Please plan for this meeting to take about an hour. Also plan to bring with you the following: </w:t>
      </w:r>
    </w:p>
    <w:p w:rsidR="00173E6B" w:rsidRDefault="00BB6DA7">
      <w:pPr>
        <w:spacing w:after="0"/>
      </w:pPr>
      <w:r>
        <w:rPr>
          <w:rFonts w:ascii="Times New Roman" w:eastAsia="Times New Roman" w:hAnsi="Times New Roman" w:cs="Times New Roman"/>
          <w:sz w:val="24"/>
        </w:rPr>
        <w:t xml:space="preserve"> </w:t>
      </w:r>
    </w:p>
    <w:p w:rsidR="00173E6B" w:rsidRDefault="00BB6DA7">
      <w:pPr>
        <w:pStyle w:val="ListParagraph"/>
        <w:numPr>
          <w:ilvl w:val="0"/>
          <w:numId w:val="5"/>
        </w:numPr>
        <w:spacing w:after="23" w:line="249" w:lineRule="auto"/>
        <w:pPrChange w:id="11" w:author="Hewes Angie" w:date="2020-02-14T08:45:00Z">
          <w:pPr>
            <w:numPr>
              <w:numId w:val="1"/>
            </w:numPr>
            <w:spacing w:after="23" w:line="249" w:lineRule="auto"/>
            <w:ind w:left="705" w:hanging="360"/>
          </w:pPr>
        </w:pPrChange>
      </w:pPr>
      <w:r>
        <w:t xml:space="preserve">The most recent LAST WILL AND TESTAMENT for each of you.   </w:t>
      </w:r>
    </w:p>
    <w:p w:rsidR="00173E6B" w:rsidRDefault="00BB6DA7">
      <w:pPr>
        <w:pStyle w:val="ListParagraph"/>
        <w:numPr>
          <w:ilvl w:val="0"/>
          <w:numId w:val="5"/>
        </w:numPr>
        <w:spacing w:after="23" w:line="249" w:lineRule="auto"/>
        <w:pPrChange w:id="12" w:author="Hewes Angie" w:date="2020-02-14T08:45:00Z">
          <w:pPr>
            <w:numPr>
              <w:numId w:val="1"/>
            </w:numPr>
            <w:spacing w:after="23" w:line="249" w:lineRule="auto"/>
            <w:ind w:left="705" w:hanging="360"/>
          </w:pPr>
        </w:pPrChange>
      </w:pPr>
      <w:r>
        <w:rPr>
          <w:noProof/>
        </w:rPr>
        <mc:AlternateContent>
          <mc:Choice Requires="wpg">
            <w:drawing>
              <wp:anchor distT="0" distB="0" distL="114300" distR="114300" simplePos="0" relativeHeight="251662336" behindDoc="1" locked="0" layoutInCell="1" allowOverlap="1">
                <wp:simplePos x="0" y="0"/>
                <wp:positionH relativeFrom="column">
                  <wp:posOffset>466725</wp:posOffset>
                </wp:positionH>
                <wp:positionV relativeFrom="paragraph">
                  <wp:posOffset>201930</wp:posOffset>
                </wp:positionV>
                <wp:extent cx="5887339" cy="635635"/>
                <wp:effectExtent l="0" t="0" r="0" b="12065"/>
                <wp:wrapNone/>
                <wp:docPr id="15802" name="Group 15802"/>
                <wp:cNvGraphicFramePr/>
                <a:graphic xmlns:a="http://schemas.openxmlformats.org/drawingml/2006/main">
                  <a:graphicData uri="http://schemas.microsoft.com/office/word/2010/wordprocessingGroup">
                    <wpg:wgp>
                      <wpg:cNvGrpSpPr/>
                      <wpg:grpSpPr>
                        <a:xfrm>
                          <a:off x="0" y="0"/>
                          <a:ext cx="5887339" cy="635635"/>
                          <a:chOff x="0" y="0"/>
                          <a:chExt cx="5887339" cy="588137"/>
                        </a:xfrm>
                      </wpg:grpSpPr>
                      <wps:wsp>
                        <wps:cNvPr id="1853" name="Shape 1853"/>
                        <wps:cNvSpPr/>
                        <wps:spPr>
                          <a:xfrm>
                            <a:off x="5715" y="511175"/>
                            <a:ext cx="1010285" cy="76962"/>
                          </a:xfrm>
                          <a:custGeom>
                            <a:avLst/>
                            <a:gdLst/>
                            <a:ahLst/>
                            <a:cxnLst/>
                            <a:rect l="0" t="0" r="0" b="0"/>
                            <a:pathLst>
                              <a:path w="1010285" h="76962">
                                <a:moveTo>
                                  <a:pt x="0" y="48514"/>
                                </a:moveTo>
                                <a:cubicBezTo>
                                  <a:pt x="357505" y="55118"/>
                                  <a:pt x="715010" y="61722"/>
                                  <a:pt x="862584" y="54229"/>
                                </a:cubicBezTo>
                                <a:cubicBezTo>
                                  <a:pt x="1010285" y="46609"/>
                                  <a:pt x="885063" y="5715"/>
                                  <a:pt x="885571" y="2921"/>
                                </a:cubicBezTo>
                                <a:cubicBezTo>
                                  <a:pt x="886079" y="0"/>
                                  <a:pt x="851154" y="24765"/>
                                  <a:pt x="865505" y="37084"/>
                                </a:cubicBezTo>
                                <a:cubicBezTo>
                                  <a:pt x="879856" y="49403"/>
                                  <a:pt x="971550" y="76962"/>
                                  <a:pt x="971550" y="76962"/>
                                </a:cubicBezTo>
                                <a:lnTo>
                                  <a:pt x="971550" y="76962"/>
                                </a:lnTo>
                                <a:lnTo>
                                  <a:pt x="971550" y="76962"/>
                                </a:lnTo>
                                <a:lnTo>
                                  <a:pt x="971550" y="76962"/>
                                </a:ln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1854" name="Shape 1854"/>
                        <wps:cNvSpPr/>
                        <wps:spPr>
                          <a:xfrm>
                            <a:off x="673735" y="0"/>
                            <a:ext cx="5213604" cy="155956"/>
                          </a:xfrm>
                          <a:custGeom>
                            <a:avLst/>
                            <a:gdLst/>
                            <a:ahLst/>
                            <a:cxnLst/>
                            <a:rect l="0" t="0" r="0" b="0"/>
                            <a:pathLst>
                              <a:path w="5213604" h="155956">
                                <a:moveTo>
                                  <a:pt x="0" y="41402"/>
                                </a:moveTo>
                                <a:lnTo>
                                  <a:pt x="4485513" y="67183"/>
                                </a:lnTo>
                                <a:cubicBezTo>
                                  <a:pt x="5213604" y="72009"/>
                                  <a:pt x="4332224" y="68580"/>
                                  <a:pt x="4368038" y="70104"/>
                                </a:cubicBezTo>
                                <a:cubicBezTo>
                                  <a:pt x="4403852" y="71501"/>
                                  <a:pt x="4652264" y="85852"/>
                                  <a:pt x="4700524" y="75819"/>
                                </a:cubicBezTo>
                                <a:cubicBezTo>
                                  <a:pt x="4748784" y="65786"/>
                                  <a:pt x="4675759" y="19939"/>
                                  <a:pt x="4657599" y="10033"/>
                                </a:cubicBezTo>
                                <a:cubicBezTo>
                                  <a:pt x="4639437" y="0"/>
                                  <a:pt x="4603624" y="8509"/>
                                  <a:pt x="4591685" y="15748"/>
                                </a:cubicBezTo>
                                <a:cubicBezTo>
                                  <a:pt x="4579620" y="22860"/>
                                  <a:pt x="4573016" y="32385"/>
                                  <a:pt x="4585843" y="52959"/>
                                </a:cubicBezTo>
                                <a:cubicBezTo>
                                  <a:pt x="4598797" y="73406"/>
                                  <a:pt x="4637913" y="121539"/>
                                  <a:pt x="4669028" y="138811"/>
                                </a:cubicBezTo>
                                <a:cubicBezTo>
                                  <a:pt x="4700016" y="155956"/>
                                  <a:pt x="4772152" y="155956"/>
                                  <a:pt x="4772152" y="155956"/>
                                </a:cubicBezTo>
                                <a:lnTo>
                                  <a:pt x="4772152" y="155956"/>
                                </a:ln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1855" name="Shape 1855"/>
                        <wps:cNvSpPr/>
                        <wps:spPr>
                          <a:xfrm>
                            <a:off x="0" y="107188"/>
                            <a:ext cx="604520" cy="132715"/>
                          </a:xfrm>
                          <a:custGeom>
                            <a:avLst/>
                            <a:gdLst/>
                            <a:ahLst/>
                            <a:cxnLst/>
                            <a:rect l="0" t="0" r="0" b="0"/>
                            <a:pathLst>
                              <a:path w="604520" h="132715">
                                <a:moveTo>
                                  <a:pt x="0" y="111252"/>
                                </a:moveTo>
                                <a:cubicBezTo>
                                  <a:pt x="204851" y="122047"/>
                                  <a:pt x="409702" y="132715"/>
                                  <a:pt x="498475" y="116967"/>
                                </a:cubicBezTo>
                                <a:cubicBezTo>
                                  <a:pt x="587375" y="101346"/>
                                  <a:pt x="533400" y="34290"/>
                                  <a:pt x="532892" y="17145"/>
                                </a:cubicBezTo>
                                <a:cubicBezTo>
                                  <a:pt x="532384" y="0"/>
                                  <a:pt x="506095" y="10033"/>
                                  <a:pt x="495681" y="14224"/>
                                </a:cubicBezTo>
                                <a:cubicBezTo>
                                  <a:pt x="485140" y="18542"/>
                                  <a:pt x="464566" y="34671"/>
                                  <a:pt x="469900" y="42799"/>
                                </a:cubicBezTo>
                                <a:cubicBezTo>
                                  <a:pt x="475107" y="50927"/>
                                  <a:pt x="504698" y="66548"/>
                                  <a:pt x="527177" y="62738"/>
                                </a:cubicBezTo>
                                <a:cubicBezTo>
                                  <a:pt x="549656" y="58928"/>
                                  <a:pt x="604520" y="19939"/>
                                  <a:pt x="604520" y="19939"/>
                                </a:cubicBezTo>
                                <a:lnTo>
                                  <a:pt x="604520" y="19939"/>
                                </a:ln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1856" name="Shape 1856"/>
                        <wps:cNvSpPr/>
                        <wps:spPr>
                          <a:xfrm>
                            <a:off x="0" y="333756"/>
                            <a:ext cx="5777993" cy="155956"/>
                          </a:xfrm>
                          <a:custGeom>
                            <a:avLst/>
                            <a:gdLst/>
                            <a:ahLst/>
                            <a:cxnLst/>
                            <a:rect l="0" t="0" r="0" b="0"/>
                            <a:pathLst>
                              <a:path w="5777993" h="155956">
                                <a:moveTo>
                                  <a:pt x="0" y="41529"/>
                                </a:moveTo>
                                <a:lnTo>
                                  <a:pt x="4971161" y="67310"/>
                                </a:lnTo>
                                <a:cubicBezTo>
                                  <a:pt x="5777993" y="72009"/>
                                  <a:pt x="4801235" y="68707"/>
                                  <a:pt x="4840986" y="70104"/>
                                </a:cubicBezTo>
                                <a:cubicBezTo>
                                  <a:pt x="4880610" y="71501"/>
                                  <a:pt x="5155947" y="85852"/>
                                  <a:pt x="5209413" y="75819"/>
                                </a:cubicBezTo>
                                <a:cubicBezTo>
                                  <a:pt x="5262881" y="65786"/>
                                  <a:pt x="5181854" y="20066"/>
                                  <a:pt x="5161788" y="10033"/>
                                </a:cubicBezTo>
                                <a:cubicBezTo>
                                  <a:pt x="5141596" y="0"/>
                                  <a:pt x="5101971" y="8636"/>
                                  <a:pt x="5088763" y="15748"/>
                                </a:cubicBezTo>
                                <a:cubicBezTo>
                                  <a:pt x="5075428" y="22860"/>
                                  <a:pt x="5068062" y="32385"/>
                                  <a:pt x="5082413" y="52959"/>
                                </a:cubicBezTo>
                                <a:cubicBezTo>
                                  <a:pt x="5096637" y="73406"/>
                                  <a:pt x="5140072" y="121666"/>
                                  <a:pt x="5174488" y="138811"/>
                                </a:cubicBezTo>
                                <a:cubicBezTo>
                                  <a:pt x="5208906" y="155956"/>
                                  <a:pt x="5288788" y="155956"/>
                                  <a:pt x="5288788" y="155956"/>
                                </a:cubicBezTo>
                                <a:lnTo>
                                  <a:pt x="5288788" y="155956"/>
                                </a:lnTo>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4BBADF5C" id="Group 15802" o:spid="_x0000_s1026" style="position:absolute;margin-left:36.75pt;margin-top:15.9pt;width:463.55pt;height:50.05pt;z-index:-251654144;mso-height-relative:margin" coordsize="58873,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">
                <v:shape id="Shape 1853" o:spid="_x0000_s1027" style="position:absolute;left:57;top:5111;width:10103;height:770;visibility:visible;mso-wrap-style:square;v-text-anchor:top" coordsize="1010285,7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" path="m,48514v357505,6604,715010,13208,862584,5715c1010285,46609,885063,5715,885571,2921,886079,,851154,24765,865505,37084v14351,12319,106045,39878,106045,39878l971550,76962r,l971550,76962e" filled="f" strokecolor="red" strokeweight="1pt">
                  <v:stroke miterlimit="83231f" joinstyle="miter"/>
                  <v:path arrowok="t" textboxrect="0,0,1010285,76962"/>
                </v:shape>
                <v:shape id="Shape 1854" o:spid="_x0000_s1028" style="position:absolute;left:6737;width:52136;height:1559;visibility:visible;mso-wrap-style:square;v-text-anchor:top" coordsize="5213604,155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" path="m,41402l4485513,67183v728091,4826,-153289,1397,-117475,2921c4403852,71501,4652264,85852,4700524,75819v48260,-10033,-24765,-55880,-42925,-65786c4639437,,4603624,8509,4591685,15748v-12065,7112,-18669,16637,-5842,37211c4598797,73406,4637913,121539,4669028,138811v30988,17145,103124,17145,103124,17145l4772152,155956e" filled="f" strokecolor="red" strokeweight="1pt">
                  <v:stroke miterlimit="83231f" joinstyle="miter"/>
                  <v:path arrowok="t" textboxrect="0,0,5213604,155956"/>
                </v:shape>
                <v:shape id="Shape 1855" o:spid="_x0000_s1029" style="position:absolute;top:1071;width:6045;height:1328;visibility:visible;mso-wrap-style:square;v-text-anchor:top" coordsize="60452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" path="m,111252v204851,10795,409702,21463,498475,5715c587375,101346,533400,34290,532892,17145,532384,,506095,10033,495681,14224v-10541,4318,-31115,20447,-25781,28575c475107,50927,504698,66548,527177,62738v22479,-3810,77343,-42799,77343,-42799l604520,19939e" filled="f" strokecolor="red" strokeweight="1pt">
                  <v:stroke miterlimit="83231f" joinstyle="miter"/>
                  <v:path arrowok="t" textboxrect="0,0,604520,132715"/>
                </v:shape>
                <v:shape id="Shape 1856" o:spid="_x0000_s1030" style="position:absolute;top:3337;width:57779;height:1560;visibility:visible;mso-wrap-style:square;v-text-anchor:top" coordsize="5777993,155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" path="m,41529l4971161,67310v806832,4699,-169926,1397,-130175,2794c4880610,71501,5155947,85852,5209413,75819v53468,-10033,-27559,-55753,-47625,-65786c5141596,,5101971,8636,5088763,15748v-13335,7112,-20701,16637,-6350,37211c5096637,73406,5140072,121666,5174488,138811v34418,17145,114300,17145,114300,17145l5288788,155956e" filled="f" strokecolor="red" strokeweight="1pt">
                  <v:stroke miterlimit="83231f" joinstyle="miter"/>
                  <v:path arrowok="t" textboxrect="0,0,5777993,155956"/>
                </v:shape>
              </v:group>
            </w:pict>
          </mc:Fallback>
        </mc:AlternateContent>
      </w:r>
      <w:r>
        <w:t>Living wills or health care directives for each of you. If you have not completed these documents in the past, or if it has been many years, we can take care of this when we meet next week. Enclosed</w:t>
      </w:r>
      <w:r w:rsidRPr="00E522FD">
        <w:rPr>
          <w:strike/>
        </w:rPr>
        <w:t xml:space="preserve"> </w:t>
      </w:r>
      <w:r>
        <w:t xml:space="preserve">enclosed are a couple of blank forms to review and consider.  </w:t>
      </w:r>
    </w:p>
    <w:p w:rsidR="00173E6B" w:rsidRDefault="00BB6DA7">
      <w:pPr>
        <w:pStyle w:val="ListParagraph"/>
        <w:numPr>
          <w:ilvl w:val="0"/>
          <w:numId w:val="5"/>
        </w:numPr>
        <w:spacing w:after="23" w:line="249" w:lineRule="auto"/>
        <w:pPrChange w:id="13" w:author="Hewes Angie" w:date="2020-02-14T08:45:00Z">
          <w:pPr>
            <w:numPr>
              <w:numId w:val="1"/>
            </w:numPr>
            <w:spacing w:after="23" w:line="249" w:lineRule="auto"/>
            <w:ind w:left="705" w:hanging="360"/>
          </w:pPr>
        </w:pPrChange>
      </w:pPr>
      <w:r>
        <w:t xml:space="preserve">A list of your children and their spouses, and any grandchildren, whether natural or stepgrandchildren.  </w:t>
      </w:r>
    </w:p>
    <w:p w:rsidR="00173E6B" w:rsidDel="00E522FD" w:rsidRDefault="00BB6DA7">
      <w:pPr>
        <w:spacing w:after="0"/>
        <w:ind w:left="10" w:right="184"/>
        <w:jc w:val="center"/>
        <w:rPr>
          <w:del w:id="14" w:author="Hewes Angie" w:date="2020-02-14T08:44:00Z"/>
        </w:rPr>
        <w:pPrChange w:id="15" w:author="Hewes Angie" w:date="2020-02-14T08:45:00Z">
          <w:pPr>
            <w:numPr>
              <w:numId w:val="1"/>
            </w:numPr>
            <w:spacing w:after="0"/>
            <w:ind w:left="705" w:hanging="360"/>
          </w:pPr>
        </w:pPrChange>
      </w:pPr>
      <w:r>
        <w:t>A list of all your assets. This may be time consuming, but it is absolutely imperative for me to get</w:t>
      </w:r>
      <w:del w:id="16" w:author="Hewes Angie" w:date="2020-02-14T08:44:00Z">
        <w:r w:rsidDel="00E522FD">
          <w:delText xml:space="preserve"> </w:delText>
        </w:r>
      </w:del>
    </w:p>
    <w:p w:rsidR="00173E6B" w:rsidRDefault="00BB6DA7">
      <w:pPr>
        <w:pStyle w:val="ListParagraph"/>
        <w:numPr>
          <w:ilvl w:val="0"/>
          <w:numId w:val="5"/>
        </w:numPr>
        <w:spacing w:after="0"/>
        <w:ind w:right="184"/>
        <w:pPrChange w:id="17" w:author="Hewes Angie" w:date="2020-02-14T08:45:00Z">
          <w:pPr>
            <w:spacing w:after="0"/>
            <w:ind w:left="10" w:right="184" w:hanging="10"/>
            <w:jc w:val="right"/>
          </w:pPr>
        </w:pPrChange>
      </w:pPr>
      <w:r>
        <w:t xml:space="preserve">a complete picture of your estate in order to give you the best legal advice for your estate plan.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2" w:line="249" w:lineRule="auto"/>
        <w:ind w:left="-5" w:hanging="10"/>
      </w:pPr>
      <w:r>
        <w:rPr>
          <w:rFonts w:ascii="Times New Roman" w:eastAsia="Times New Roman" w:hAnsi="Times New Roman" w:cs="Times New Roman"/>
          <w:sz w:val="24"/>
        </w:rPr>
        <w:t xml:space="preserve">You do not need to get these items to me ahead of time, but please set up the meeting as soon as you think you will have these items pulled together. The sooner we get started, the easier it will be for us to prepare your documents and subsequently meet again to execute them before you leave for your trip abroad.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2" w:line="249" w:lineRule="auto"/>
        <w:ind w:left="-5" w:hanging="10"/>
      </w:pPr>
      <w:r>
        <w:rPr>
          <w:noProof/>
        </w:rPr>
        <mc:AlternateContent>
          <mc:Choice Requires="wpg">
            <w:drawing>
              <wp:anchor distT="0" distB="0" distL="114300" distR="114300" simplePos="0" relativeHeight="251663360" behindDoc="1" locked="0" layoutInCell="1" allowOverlap="1">
                <wp:simplePos x="0" y="0"/>
                <wp:positionH relativeFrom="column">
                  <wp:posOffset>-101320</wp:posOffset>
                </wp:positionH>
                <wp:positionV relativeFrom="paragraph">
                  <wp:posOffset>-275564</wp:posOffset>
                </wp:positionV>
                <wp:extent cx="1757731" cy="402082"/>
                <wp:effectExtent l="0" t="0" r="0" b="0"/>
                <wp:wrapNone/>
                <wp:docPr id="15801" name="Group 15801"/>
                <wp:cNvGraphicFramePr/>
                <a:graphic xmlns:a="http://schemas.openxmlformats.org/drawingml/2006/main">
                  <a:graphicData uri="http://schemas.microsoft.com/office/word/2010/wordprocessingGroup">
                    <wpg:wgp>
                      <wpg:cNvGrpSpPr/>
                      <wpg:grpSpPr>
                        <a:xfrm>
                          <a:off x="0" y="0"/>
                          <a:ext cx="1757731" cy="402082"/>
                          <a:chOff x="0" y="0"/>
                          <a:chExt cx="1757731" cy="402082"/>
                        </a:xfrm>
                      </wpg:grpSpPr>
                      <wps:wsp>
                        <wps:cNvPr id="1852" name="Shape 1852"/>
                        <wps:cNvSpPr/>
                        <wps:spPr>
                          <a:xfrm>
                            <a:off x="0" y="0"/>
                            <a:ext cx="1757731" cy="402082"/>
                          </a:xfrm>
                          <a:custGeom>
                            <a:avLst/>
                            <a:gdLst/>
                            <a:ahLst/>
                            <a:cxnLst/>
                            <a:rect l="0" t="0" r="0" b="0"/>
                            <a:pathLst>
                              <a:path w="1757731" h="402082">
                                <a:moveTo>
                                  <a:pt x="1681404" y="0"/>
                                </a:moveTo>
                                <a:lnTo>
                                  <a:pt x="1757731" y="37719"/>
                                </a:lnTo>
                                <a:lnTo>
                                  <a:pt x="1681785" y="76200"/>
                                </a:lnTo>
                                <a:lnTo>
                                  <a:pt x="1681611" y="41355"/>
                                </a:lnTo>
                                <a:lnTo>
                                  <a:pt x="1593520" y="41910"/>
                                </a:lnTo>
                                <a:lnTo>
                                  <a:pt x="1430579" y="44958"/>
                                </a:lnTo>
                                <a:lnTo>
                                  <a:pt x="1270178" y="49784"/>
                                </a:lnTo>
                                <a:lnTo>
                                  <a:pt x="1270305" y="49784"/>
                                </a:lnTo>
                                <a:lnTo>
                                  <a:pt x="1113714" y="56388"/>
                                </a:lnTo>
                                <a:lnTo>
                                  <a:pt x="1037260" y="60198"/>
                                </a:lnTo>
                                <a:lnTo>
                                  <a:pt x="962203" y="64516"/>
                                </a:lnTo>
                                <a:lnTo>
                                  <a:pt x="962330" y="64516"/>
                                </a:lnTo>
                                <a:lnTo>
                                  <a:pt x="888924" y="69215"/>
                                </a:lnTo>
                                <a:lnTo>
                                  <a:pt x="817296" y="74168"/>
                                </a:lnTo>
                                <a:lnTo>
                                  <a:pt x="747573" y="79502"/>
                                </a:lnTo>
                                <a:lnTo>
                                  <a:pt x="747700" y="79502"/>
                                </a:lnTo>
                                <a:lnTo>
                                  <a:pt x="680009" y="85090"/>
                                </a:lnTo>
                                <a:lnTo>
                                  <a:pt x="614731" y="91059"/>
                                </a:lnTo>
                                <a:lnTo>
                                  <a:pt x="551739" y="97282"/>
                                </a:lnTo>
                                <a:lnTo>
                                  <a:pt x="491541" y="103759"/>
                                </a:lnTo>
                                <a:lnTo>
                                  <a:pt x="433807" y="110490"/>
                                </a:lnTo>
                                <a:lnTo>
                                  <a:pt x="433845" y="110490"/>
                                </a:lnTo>
                                <a:lnTo>
                                  <a:pt x="379171" y="117348"/>
                                </a:lnTo>
                                <a:lnTo>
                                  <a:pt x="379197" y="117348"/>
                                </a:lnTo>
                                <a:lnTo>
                                  <a:pt x="327482" y="124587"/>
                                </a:lnTo>
                                <a:lnTo>
                                  <a:pt x="327520" y="124460"/>
                                </a:lnTo>
                                <a:lnTo>
                                  <a:pt x="279044" y="131953"/>
                                </a:lnTo>
                                <a:lnTo>
                                  <a:pt x="279083" y="131953"/>
                                </a:lnTo>
                                <a:lnTo>
                                  <a:pt x="233934" y="139446"/>
                                </a:lnTo>
                                <a:lnTo>
                                  <a:pt x="233998" y="139446"/>
                                </a:lnTo>
                                <a:lnTo>
                                  <a:pt x="192468" y="147193"/>
                                </a:lnTo>
                                <a:lnTo>
                                  <a:pt x="192532" y="147193"/>
                                </a:lnTo>
                                <a:lnTo>
                                  <a:pt x="154623" y="155067"/>
                                </a:lnTo>
                                <a:lnTo>
                                  <a:pt x="154699" y="155067"/>
                                </a:lnTo>
                                <a:lnTo>
                                  <a:pt x="120701" y="163068"/>
                                </a:lnTo>
                                <a:lnTo>
                                  <a:pt x="120802" y="163068"/>
                                </a:lnTo>
                                <a:lnTo>
                                  <a:pt x="90792" y="171069"/>
                                </a:lnTo>
                                <a:lnTo>
                                  <a:pt x="90919" y="171069"/>
                                </a:lnTo>
                                <a:lnTo>
                                  <a:pt x="65011" y="179324"/>
                                </a:lnTo>
                                <a:lnTo>
                                  <a:pt x="65202" y="179197"/>
                                </a:lnTo>
                                <a:lnTo>
                                  <a:pt x="43777" y="187452"/>
                                </a:lnTo>
                                <a:lnTo>
                                  <a:pt x="44031" y="187325"/>
                                </a:lnTo>
                                <a:lnTo>
                                  <a:pt x="26975" y="195707"/>
                                </a:lnTo>
                                <a:lnTo>
                                  <a:pt x="27368" y="195580"/>
                                </a:lnTo>
                                <a:lnTo>
                                  <a:pt x="15406" y="203736"/>
                                </a:lnTo>
                                <a:lnTo>
                                  <a:pt x="8616" y="211306"/>
                                </a:lnTo>
                                <a:lnTo>
                                  <a:pt x="6378" y="218729"/>
                                </a:lnTo>
                                <a:lnTo>
                                  <a:pt x="6845" y="235077"/>
                                </a:lnTo>
                                <a:lnTo>
                                  <a:pt x="6833" y="234950"/>
                                </a:lnTo>
                                <a:lnTo>
                                  <a:pt x="8073" y="251658"/>
                                </a:lnTo>
                                <a:lnTo>
                                  <a:pt x="10058" y="268097"/>
                                </a:lnTo>
                                <a:lnTo>
                                  <a:pt x="10033" y="267970"/>
                                </a:lnTo>
                                <a:lnTo>
                                  <a:pt x="12794" y="284054"/>
                                </a:lnTo>
                                <a:lnTo>
                                  <a:pt x="16104" y="299466"/>
                                </a:lnTo>
                                <a:lnTo>
                                  <a:pt x="16078" y="299339"/>
                                </a:lnTo>
                                <a:lnTo>
                                  <a:pt x="20079" y="314325"/>
                                </a:lnTo>
                                <a:lnTo>
                                  <a:pt x="20028" y="314198"/>
                                </a:lnTo>
                                <a:lnTo>
                                  <a:pt x="24600" y="328295"/>
                                </a:lnTo>
                                <a:lnTo>
                                  <a:pt x="24536" y="328168"/>
                                </a:lnTo>
                                <a:lnTo>
                                  <a:pt x="29591" y="341376"/>
                                </a:lnTo>
                                <a:lnTo>
                                  <a:pt x="29515" y="341122"/>
                                </a:lnTo>
                                <a:lnTo>
                                  <a:pt x="35039" y="353314"/>
                                </a:lnTo>
                                <a:lnTo>
                                  <a:pt x="34950" y="353187"/>
                                </a:lnTo>
                                <a:lnTo>
                                  <a:pt x="40653" y="363895"/>
                                </a:lnTo>
                                <a:lnTo>
                                  <a:pt x="46723" y="373349"/>
                                </a:lnTo>
                                <a:lnTo>
                                  <a:pt x="53124" y="381381"/>
                                </a:lnTo>
                                <a:lnTo>
                                  <a:pt x="52857" y="381127"/>
                                </a:lnTo>
                                <a:lnTo>
                                  <a:pt x="59165" y="387374"/>
                                </a:lnTo>
                                <a:lnTo>
                                  <a:pt x="65510" y="391957"/>
                                </a:lnTo>
                                <a:lnTo>
                                  <a:pt x="71929" y="394773"/>
                                </a:lnTo>
                                <a:lnTo>
                                  <a:pt x="78626" y="395859"/>
                                </a:lnTo>
                                <a:lnTo>
                                  <a:pt x="77686" y="402082"/>
                                </a:lnTo>
                                <a:lnTo>
                                  <a:pt x="70218" y="400939"/>
                                </a:lnTo>
                                <a:lnTo>
                                  <a:pt x="62586" y="397637"/>
                                </a:lnTo>
                                <a:lnTo>
                                  <a:pt x="55245" y="392430"/>
                                </a:lnTo>
                                <a:lnTo>
                                  <a:pt x="48260" y="385572"/>
                                </a:lnTo>
                                <a:lnTo>
                                  <a:pt x="41567" y="377063"/>
                                </a:lnTo>
                                <a:lnTo>
                                  <a:pt x="35217" y="367157"/>
                                </a:lnTo>
                                <a:lnTo>
                                  <a:pt x="29299" y="356108"/>
                                </a:lnTo>
                                <a:lnTo>
                                  <a:pt x="23698" y="343662"/>
                                </a:lnTo>
                                <a:lnTo>
                                  <a:pt x="18580" y="330327"/>
                                </a:lnTo>
                                <a:lnTo>
                                  <a:pt x="13957" y="315976"/>
                                </a:lnTo>
                                <a:lnTo>
                                  <a:pt x="9919" y="300863"/>
                                </a:lnTo>
                                <a:lnTo>
                                  <a:pt x="6553" y="285242"/>
                                </a:lnTo>
                                <a:lnTo>
                                  <a:pt x="3772" y="268859"/>
                                </a:lnTo>
                                <a:lnTo>
                                  <a:pt x="1753" y="252222"/>
                                </a:lnTo>
                                <a:lnTo>
                                  <a:pt x="495" y="235331"/>
                                </a:lnTo>
                                <a:lnTo>
                                  <a:pt x="0" y="217805"/>
                                </a:lnTo>
                                <a:lnTo>
                                  <a:pt x="2934" y="208153"/>
                                </a:lnTo>
                                <a:lnTo>
                                  <a:pt x="11176" y="198882"/>
                                </a:lnTo>
                                <a:lnTo>
                                  <a:pt x="23978" y="190119"/>
                                </a:lnTo>
                                <a:lnTo>
                                  <a:pt x="41351" y="181610"/>
                                </a:lnTo>
                                <a:lnTo>
                                  <a:pt x="63005" y="173228"/>
                                </a:lnTo>
                                <a:lnTo>
                                  <a:pt x="89078" y="164973"/>
                                </a:lnTo>
                                <a:lnTo>
                                  <a:pt x="119190" y="156845"/>
                                </a:lnTo>
                                <a:lnTo>
                                  <a:pt x="153289" y="148844"/>
                                </a:lnTo>
                                <a:lnTo>
                                  <a:pt x="191275" y="140970"/>
                                </a:lnTo>
                                <a:lnTo>
                                  <a:pt x="232867" y="133223"/>
                                </a:lnTo>
                                <a:lnTo>
                                  <a:pt x="278067" y="125730"/>
                                </a:lnTo>
                                <a:lnTo>
                                  <a:pt x="326581" y="118237"/>
                                </a:lnTo>
                                <a:lnTo>
                                  <a:pt x="378346" y="111125"/>
                                </a:lnTo>
                                <a:lnTo>
                                  <a:pt x="433057" y="104140"/>
                                </a:lnTo>
                                <a:lnTo>
                                  <a:pt x="490779" y="97409"/>
                                </a:lnTo>
                                <a:lnTo>
                                  <a:pt x="551104" y="90932"/>
                                </a:lnTo>
                                <a:lnTo>
                                  <a:pt x="614096" y="84709"/>
                                </a:lnTo>
                                <a:lnTo>
                                  <a:pt x="679501" y="78740"/>
                                </a:lnTo>
                                <a:lnTo>
                                  <a:pt x="747192" y="73152"/>
                                </a:lnTo>
                                <a:lnTo>
                                  <a:pt x="816915" y="67818"/>
                                </a:lnTo>
                                <a:lnTo>
                                  <a:pt x="888543" y="62865"/>
                                </a:lnTo>
                                <a:lnTo>
                                  <a:pt x="961822" y="58166"/>
                                </a:lnTo>
                                <a:lnTo>
                                  <a:pt x="1036879" y="53975"/>
                                </a:lnTo>
                                <a:lnTo>
                                  <a:pt x="1113333" y="50038"/>
                                </a:lnTo>
                                <a:lnTo>
                                  <a:pt x="1270051" y="43434"/>
                                </a:lnTo>
                                <a:lnTo>
                                  <a:pt x="1430452" y="38608"/>
                                </a:lnTo>
                                <a:lnTo>
                                  <a:pt x="1593393" y="35560"/>
                                </a:lnTo>
                                <a:lnTo>
                                  <a:pt x="1681579" y="35005"/>
                                </a:lnTo>
                                <a:lnTo>
                                  <a:pt x="1681404"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xmlns:a="http://schemas.openxmlformats.org/drawingml/2006/main">
            <w:pict>
              <v:group id="Group 15801" style="width:138.404pt;height:31.66pt;position:absolute;z-index:-2147483556;mso-position-horizontal-relative:text;mso-position-horizontal:absolute;margin-left:-7.978pt;mso-position-vertical-relative:text;margin-top:-21.698pt;" coordsize="17577,4020">
                <v:shape id="Shape 1852" style="position:absolute;width:17577;height:4020;left:0;top:0;" coordsize="1757731,402082" path="m1681404,0l1757731,37719l1681785,76200l1681611,41355l1593520,41910l1430579,44958l1270178,49784l1270305,49784l1113714,56388l1037260,60198l962203,64516l962330,64516l888924,69215l817296,74168l747573,79502l747700,79502l680009,85090l614731,91059l551739,97282l491541,103759l433807,110490l433845,110490l379171,117348l379197,117348l327482,124587l327520,124460l279044,131953l279083,131953l233934,139446l233998,139446l192468,147193l192532,147193l154623,155067l154699,155067l120701,163068l120802,163068l90792,171069l90919,171069l65011,179324l65202,179197l43777,187452l44031,187325l26975,195707l27368,195580l15406,203736l8616,211306l6378,218729l6845,235077l6833,234950l8073,251658l10058,268097l10033,267970l12794,284054l16104,299466l16078,299339l20079,314325l20028,314198l24600,328295l24536,328168l29591,341376l29515,341122l35039,353314l34950,353187l40653,363895l46723,373349l53124,381381l52857,381127l59165,387374l65510,391957l71929,394773l78626,395859l77686,402082l70218,400939l62586,397637l55245,392430l48260,385572l41567,377063l35217,367157l29299,356108l23698,343662l18580,330327l13957,315976l9919,300863l6553,285242l3772,268859l1753,252222l495,235331l0,217805l2934,208153l11176,198882l23978,190119l41351,181610l63005,173228l89078,164973l119190,156845l153289,148844l191275,140970l232867,133223l278067,125730l326581,118237l378346,111125l433057,104140l490779,97409l551104,90932l614096,84709l679501,78740l747192,73152l816915,67818l888543,62865l961822,58166l1036879,53975l1113333,50038l1270051,43434l1430452,38608l1593393,35560l1681579,35005l1681404,0x">
                  <v:stroke weight="0pt" endcap="flat" joinstyle="miter" miterlimit="10" on="false" color="#000000" opacity="0"/>
                  <v:fill on="true" color="#ff0000"/>
                </v:shape>
              </v:group>
            </w:pict>
          </mc:Fallback>
        </mc:AlternateContent>
      </w:r>
      <w:r>
        <w:rPr>
          <w:rFonts w:ascii="Times New Roman" w:eastAsia="Times New Roman" w:hAnsi="Times New Roman" w:cs="Times New Roman"/>
          <w:sz w:val="24"/>
        </w:rPr>
        <w:t xml:space="preserve">If you have any questions while you are preparing to meet, please give me a call.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66" w:line="249" w:lineRule="auto"/>
        <w:ind w:left="-5" w:hanging="10"/>
      </w:pPr>
      <w:r>
        <w:rPr>
          <w:rFonts w:ascii="Times New Roman" w:eastAsia="Times New Roman" w:hAnsi="Times New Roman" w:cs="Times New Roman"/>
          <w:sz w:val="24"/>
        </w:rPr>
        <w:t xml:space="preserve">[add closing signature block]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58"/>
      </w:pPr>
      <w:r>
        <w:rPr>
          <w:rFonts w:ascii="Times New Roman" w:eastAsia="Times New Roman" w:hAnsi="Times New Roman" w:cs="Times New Roman"/>
          <w:sz w:val="24"/>
        </w:rPr>
        <w:t xml:space="preserve"> </w:t>
      </w:r>
    </w:p>
    <w:p w:rsidR="00173E6B" w:rsidRDefault="00BB6DA7">
      <w:pPr>
        <w:spacing w:after="3542"/>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173E6B" w:rsidRDefault="00173E6B">
      <w:pPr>
        <w:spacing w:after="91"/>
        <w:ind w:left="10" w:right="60" w:hanging="10"/>
        <w:jc w:val="right"/>
      </w:pPr>
    </w:p>
    <w:p w:rsidR="00173E6B" w:rsidRDefault="00BB6DA7">
      <w:pPr>
        <w:spacing w:after="12" w:line="249" w:lineRule="auto"/>
        <w:ind w:left="-5" w:hanging="10"/>
      </w:pPr>
      <w:r>
        <w:rPr>
          <w:rFonts w:ascii="Times New Roman" w:eastAsia="Times New Roman" w:hAnsi="Times New Roman" w:cs="Times New Roman"/>
          <w:sz w:val="24"/>
        </w:rPr>
        <w:t>JOB 2</w:t>
      </w:r>
    </w:p>
    <w:p w:rsidR="00173E6B" w:rsidRDefault="00BB6DA7">
      <w:pPr>
        <w:spacing w:after="156"/>
        <w:ind w:right="63"/>
        <w:jc w:val="center"/>
      </w:pPr>
      <w:r>
        <w:rPr>
          <w:rFonts w:ascii="Times New Roman" w:eastAsia="Times New Roman" w:hAnsi="Times New Roman" w:cs="Times New Roman"/>
          <w:sz w:val="24"/>
        </w:rPr>
        <w:t xml:space="preserve">DURABLE POWER OF ATTORNEY  </w:t>
      </w:r>
    </w:p>
    <w:p w:rsidR="00173E6B" w:rsidRDefault="00BB6DA7">
      <w:pPr>
        <w:spacing w:after="0"/>
      </w:pPr>
      <w:r>
        <w:rPr>
          <w:rFonts w:ascii="Times New Roman" w:eastAsia="Times New Roman" w:hAnsi="Times New Roman" w:cs="Times New Roman"/>
          <w:sz w:val="24"/>
        </w:rPr>
        <w:t xml:space="preserve"> </w:t>
      </w:r>
    </w:p>
    <w:p w:rsidR="00173E6B" w:rsidRDefault="00BB6DA7">
      <w:pPr>
        <w:spacing w:after="169" w:line="249" w:lineRule="auto"/>
        <w:ind w:left="-5" w:hanging="10"/>
      </w:pPr>
      <w:r>
        <w:rPr>
          <w:rFonts w:ascii="Times New Roman" w:eastAsia="Times New Roman" w:hAnsi="Times New Roman" w:cs="Times New Roman"/>
          <w:sz w:val="24"/>
        </w:rPr>
        <w:t xml:space="preserve">Know All Men By These Presents:  </w:t>
      </w:r>
    </w:p>
    <w:p w:rsidR="00173E6B" w:rsidRDefault="00BB6DA7">
      <w:pPr>
        <w:spacing w:after="12" w:line="396" w:lineRule="auto"/>
        <w:ind w:left="-15" w:right="414" w:firstLine="720"/>
      </w:pPr>
      <w:r>
        <w:rPr>
          <w:rFonts w:ascii="Times New Roman" w:eastAsia="Times New Roman" w:hAnsi="Times New Roman" w:cs="Times New Roman"/>
          <w:sz w:val="24"/>
        </w:rPr>
        <w:t xml:space="preserve">That __________, Grantor, has made, constituted, and appointed, and by these  presents does make, constitute, and appoint __________ his true and lawful  attorney-in-fact for him and in his name, place and stead, for the sole and singular purpose of:  </w:t>
      </w:r>
    </w:p>
    <w:p w:rsidR="00173E6B" w:rsidRDefault="00BB6DA7">
      <w:pPr>
        <w:spacing w:after="169" w:line="249" w:lineRule="auto"/>
        <w:ind w:left="730" w:right="740" w:hanging="10"/>
      </w:pPr>
      <w:r>
        <w:rPr>
          <w:rFonts w:ascii="Times New Roman" w:eastAsia="Times New Roman" w:hAnsi="Times New Roman" w:cs="Times New Roman"/>
          <w:sz w:val="24"/>
        </w:rPr>
        <w:t xml:space="preserve">executing any and all documents necessary or required to establish or create a joint account between __________ and __________ at __________ or any other banking or savings and loan institution, and further, __________ is further empowered to make, do, and transact any and every kind of business of whatsoever kind and whatsoever nature on behalf of Grantor,  </w:t>
      </w:r>
    </w:p>
    <w:p w:rsidR="00173E6B" w:rsidRDefault="00BB6DA7">
      <w:pPr>
        <w:spacing w:after="158" w:line="476" w:lineRule="auto"/>
        <w:ind w:left="-5" w:hanging="10"/>
      </w:pPr>
      <w:r>
        <w:rPr>
          <w:rFonts w:ascii="Times New Roman" w:eastAsia="Times New Roman" w:hAnsi="Times New Roman" w:cs="Times New Roman"/>
          <w:sz w:val="24"/>
        </w:rPr>
        <w:t xml:space="preserve">giving and granting unto __________, said attorney-in-fact, full power and authority to do and perform all and every act and thing whatsoever requisite and necessary.   </w:t>
      </w:r>
    </w:p>
    <w:p w:rsidR="00173E6B" w:rsidRDefault="00BB6DA7">
      <w:pPr>
        <w:spacing w:after="12" w:line="401"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IN WITNESS WHEREOF, I have hereunto set my hand and seal this ___ day of  _________________, 20___.  </w:t>
      </w:r>
    </w:p>
    <w:p w:rsidR="00173E6B" w:rsidRDefault="00BB6DA7">
      <w:pPr>
        <w:spacing w:after="158"/>
      </w:pPr>
      <w:r>
        <w:rPr>
          <w:rFonts w:ascii="Times New Roman" w:eastAsia="Times New Roman" w:hAnsi="Times New Roman" w:cs="Times New Roman"/>
          <w:sz w:val="24"/>
        </w:rPr>
        <w:t xml:space="preserve"> </w:t>
      </w:r>
    </w:p>
    <w:p w:rsidR="00173E6B" w:rsidRDefault="00BB6DA7">
      <w:pPr>
        <w:spacing w:after="167" w:line="249" w:lineRule="auto"/>
        <w:ind w:left="-5" w:right="5632" w:hanging="10"/>
      </w:pPr>
      <w:r>
        <w:rPr>
          <w:rFonts w:ascii="Times New Roman" w:eastAsia="Times New Roman" w:hAnsi="Times New Roman" w:cs="Times New Roman"/>
          <w:sz w:val="24"/>
        </w:rPr>
        <w:t xml:space="preserve">________________________    Notary Public  </w:t>
      </w:r>
    </w:p>
    <w:p w:rsidR="00173E6B" w:rsidRDefault="00BB6DA7">
      <w:pPr>
        <w:spacing w:after="169" w:line="249" w:lineRule="auto"/>
        <w:ind w:left="-5" w:hanging="10"/>
      </w:pPr>
      <w:r>
        <w:rPr>
          <w:rFonts w:ascii="Times New Roman" w:eastAsia="Times New Roman" w:hAnsi="Times New Roman" w:cs="Times New Roman"/>
          <w:sz w:val="24"/>
        </w:rPr>
        <w:t xml:space="preserve">Signed and sealed in the presence of  </w:t>
      </w:r>
    </w:p>
    <w:p w:rsidR="00173E6B" w:rsidRDefault="00BB6DA7">
      <w:pPr>
        <w:spacing w:after="158"/>
      </w:pPr>
      <w:r>
        <w:rPr>
          <w:rFonts w:ascii="Times New Roman" w:eastAsia="Times New Roman" w:hAnsi="Times New Roman" w:cs="Times New Roman"/>
          <w:sz w:val="24"/>
        </w:rPr>
        <w:t xml:space="preserve">   </w:t>
      </w:r>
    </w:p>
    <w:p w:rsidR="00173E6B" w:rsidRDefault="00BB6DA7">
      <w:pPr>
        <w:tabs>
          <w:tab w:val="center" w:pos="3601"/>
          <w:tab w:val="center" w:pos="4321"/>
          <w:tab w:val="center" w:pos="5041"/>
          <w:tab w:val="center" w:pos="5761"/>
          <w:tab w:val="right" w:pos="9422"/>
        </w:tabs>
        <w:spacing w:after="12" w:line="249" w:lineRule="auto"/>
        <w:ind w:left="-15"/>
      </w:pPr>
      <w:r>
        <w:rPr>
          <w:rFonts w:ascii="Times New Roman" w:eastAsia="Times New Roman" w:hAnsi="Times New Roman" w:cs="Times New Roman"/>
          <w:sz w:val="24"/>
        </w:rPr>
        <w:t xml:space="preserve">_________________________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_______________________ </w:t>
      </w:r>
    </w:p>
    <w:p w:rsidR="00173E6B" w:rsidRDefault="00BB6DA7">
      <w:pPr>
        <w:spacing w:after="169" w:line="249" w:lineRule="auto"/>
        <w:ind w:left="-5" w:hanging="10"/>
      </w:pPr>
      <w:r>
        <w:rPr>
          <w:rFonts w:ascii="Times New Roman" w:eastAsia="Times New Roman" w:hAnsi="Times New Roman" w:cs="Times New Roman"/>
          <w:sz w:val="24"/>
        </w:rPr>
        <w:t xml:space="preserve">Witness   </w:t>
      </w:r>
    </w:p>
    <w:p w:rsidR="00173E6B" w:rsidRDefault="00BB6DA7">
      <w:pPr>
        <w:spacing w:after="159"/>
      </w:pPr>
      <w:r>
        <w:rPr>
          <w:rFonts w:ascii="Times New Roman" w:eastAsia="Times New Roman" w:hAnsi="Times New Roman" w:cs="Times New Roman"/>
          <w:sz w:val="24"/>
        </w:rPr>
        <w:t xml:space="preserve"> </w:t>
      </w:r>
    </w:p>
    <w:p w:rsidR="00173E6B" w:rsidRDefault="00BB6DA7">
      <w:pPr>
        <w:spacing w:after="12" w:line="249" w:lineRule="auto"/>
        <w:ind w:left="-5" w:hanging="10"/>
      </w:pPr>
      <w:r>
        <w:rPr>
          <w:rFonts w:ascii="Times New Roman" w:eastAsia="Times New Roman" w:hAnsi="Times New Roman" w:cs="Times New Roman"/>
          <w:sz w:val="24"/>
        </w:rPr>
        <w:t xml:space="preserve">_________________________  </w:t>
      </w:r>
    </w:p>
    <w:p w:rsidR="00173E6B" w:rsidRDefault="00BB6DA7">
      <w:pPr>
        <w:spacing w:after="166" w:line="249" w:lineRule="auto"/>
        <w:ind w:left="-5" w:hanging="10"/>
      </w:pPr>
      <w:r>
        <w:rPr>
          <w:rFonts w:ascii="Times New Roman" w:eastAsia="Times New Roman" w:hAnsi="Times New Roman" w:cs="Times New Roman"/>
          <w:sz w:val="24"/>
        </w:rPr>
        <w:t xml:space="preserve">Witness  </w:t>
      </w:r>
    </w:p>
    <w:p w:rsidR="00173E6B" w:rsidRDefault="00BB6DA7">
      <w:pPr>
        <w:spacing w:after="158"/>
      </w:pPr>
      <w:r>
        <w:rPr>
          <w:rFonts w:ascii="Times New Roman" w:eastAsia="Times New Roman" w:hAnsi="Times New Roman" w:cs="Times New Roman"/>
          <w:sz w:val="24"/>
        </w:rPr>
        <w:t xml:space="preserve"> </w:t>
      </w:r>
    </w:p>
    <w:sectPr w:rsidR="00173E6B">
      <w:headerReference w:type="even" r:id="rId12"/>
      <w:headerReference w:type="default" r:id="rId13"/>
      <w:headerReference w:type="first" r:id="rId14"/>
      <w:pgSz w:w="12240" w:h="15840"/>
      <w:pgMar w:top="1462" w:right="1378" w:bottom="567" w:left="1440" w:header="73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11F7" w:rsidRDefault="00E511F7">
      <w:pPr>
        <w:spacing w:after="0" w:line="240" w:lineRule="auto"/>
      </w:pPr>
      <w:r>
        <w:separator/>
      </w:r>
    </w:p>
  </w:endnote>
  <w:endnote w:type="continuationSeparator" w:id="0">
    <w:p w:rsidR="00E511F7" w:rsidRDefault="00E51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11F7" w:rsidRDefault="00E511F7">
      <w:pPr>
        <w:spacing w:after="0" w:line="240" w:lineRule="auto"/>
      </w:pPr>
      <w:r>
        <w:separator/>
      </w:r>
    </w:p>
  </w:footnote>
  <w:footnote w:type="continuationSeparator" w:id="0">
    <w:p w:rsidR="00E511F7" w:rsidRDefault="00E51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6DA7" w:rsidRDefault="00BB6DA7">
    <w:pPr>
      <w:tabs>
        <w:tab w:val="center" w:pos="8642"/>
      </w:tabs>
      <w:spacing w:after="0"/>
    </w:pPr>
    <w:r>
      <w:rPr>
        <w:rFonts w:ascii="Times New Roman" w:eastAsia="Times New Roman" w:hAnsi="Times New Roman" w:cs="Times New Roman"/>
        <w:b/>
        <w:sz w:val="20"/>
      </w:rPr>
      <w:t xml:space="preserve">LEGAL OFFICE PROCEDURES - NATIONAL 2020 </w:t>
    </w:r>
    <w:r>
      <w:rPr>
        <w:rFonts w:ascii="Times New Roman" w:eastAsia="Times New Roman" w:hAnsi="Times New Roman" w:cs="Times New Roman"/>
        <w:b/>
        <w:sz w:val="20"/>
      </w:rPr>
      <w:tab/>
      <w:t xml:space="preserve"> </w:t>
    </w:r>
  </w:p>
  <w:p w:rsidR="00BB6DA7" w:rsidRDefault="00BB6DA7">
    <w:pPr>
      <w:spacing w:after="12"/>
    </w:pPr>
    <w:r>
      <w:rPr>
        <w:rFonts w:ascii="Times New Roman" w:eastAsia="Times New Roman" w:hAnsi="Times New Roman" w:cs="Times New Roman"/>
        <w:b/>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2</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of </w:t>
    </w:r>
    <w:r w:rsidR="001B39B0">
      <w:rPr>
        <w:rFonts w:ascii="Times New Roman" w:eastAsia="Times New Roman" w:hAnsi="Times New Roman" w:cs="Times New Roman"/>
        <w:b/>
        <w:sz w:val="20"/>
      </w:rPr>
      <w:fldChar w:fldCharType="begin"/>
    </w:r>
    <w:r w:rsidR="001B39B0">
      <w:rPr>
        <w:rFonts w:ascii="Times New Roman" w:eastAsia="Times New Roman" w:hAnsi="Times New Roman" w:cs="Times New Roman"/>
        <w:b/>
        <w:sz w:val="20"/>
      </w:rPr>
      <w:instrText xml:space="preserve"> NUMPAGES   \* MERGEFORMAT </w:instrText>
    </w:r>
    <w:r w:rsidR="001B39B0">
      <w:rPr>
        <w:rFonts w:ascii="Times New Roman" w:eastAsia="Times New Roman" w:hAnsi="Times New Roman" w:cs="Times New Roman"/>
        <w:b/>
        <w:sz w:val="20"/>
      </w:rPr>
      <w:fldChar w:fldCharType="separate"/>
    </w:r>
    <w:r>
      <w:rPr>
        <w:rFonts w:ascii="Times New Roman" w:eastAsia="Times New Roman" w:hAnsi="Times New Roman" w:cs="Times New Roman"/>
        <w:b/>
        <w:sz w:val="20"/>
      </w:rPr>
      <w:t>12</w:t>
    </w:r>
    <w:r w:rsidR="001B39B0">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p w:rsidR="00BB6DA7" w:rsidRDefault="00BB6DA7">
    <w:pPr>
      <w:spacing w:after="0"/>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6DA7" w:rsidRDefault="00BB6DA7">
    <w:pPr>
      <w:tabs>
        <w:tab w:val="center" w:pos="8642"/>
      </w:tabs>
      <w:spacing w:after="0"/>
    </w:pPr>
    <w:r>
      <w:rPr>
        <w:rFonts w:ascii="Times New Roman" w:eastAsia="Times New Roman" w:hAnsi="Times New Roman" w:cs="Times New Roman"/>
        <w:b/>
        <w:sz w:val="20"/>
      </w:rPr>
      <w:t xml:space="preserve">LEGAL OFFICE PROCEDURES - NATIONAL 2020 </w:t>
    </w:r>
    <w:r>
      <w:rPr>
        <w:rFonts w:ascii="Times New Roman" w:eastAsia="Times New Roman" w:hAnsi="Times New Roman" w:cs="Times New Roman"/>
        <w:b/>
        <w:sz w:val="20"/>
      </w:rPr>
      <w:tab/>
      <w:t xml:space="preserve"> </w:t>
    </w:r>
  </w:p>
  <w:p w:rsidR="00BB6DA7" w:rsidRDefault="00BB6DA7">
    <w:pPr>
      <w:spacing w:after="12"/>
      <w:rPr>
        <w:rFonts w:ascii="Times New Roman" w:eastAsia="Times New Roman" w:hAnsi="Times New Roman" w:cs="Times New Roman"/>
        <w:b/>
        <w:sz w:val="20"/>
      </w:rPr>
    </w:pPr>
    <w:r>
      <w:rPr>
        <w:rFonts w:ascii="Times New Roman" w:eastAsia="Times New Roman" w:hAnsi="Times New Roman" w:cs="Times New Roman"/>
        <w:b/>
        <w:sz w:val="20"/>
      </w:rPr>
      <w:t xml:space="preserve">Page </w:t>
    </w:r>
    <w:r>
      <w:fldChar w:fldCharType="begin"/>
    </w:r>
    <w:r>
      <w:instrText xml:space="preserve"> PAGE   \* MERGEFORMAT </w:instrText>
    </w:r>
    <w:r>
      <w:fldChar w:fldCharType="separate"/>
    </w:r>
    <w:r w:rsidR="005A34ED" w:rsidRPr="005A34ED">
      <w:rPr>
        <w:rFonts w:ascii="Times New Roman" w:eastAsia="Times New Roman" w:hAnsi="Times New Roman" w:cs="Times New Roman"/>
        <w:b/>
        <w:noProof/>
        <w:sz w:val="20"/>
      </w:rPr>
      <w:t>9</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of </w:t>
    </w:r>
    <w:r w:rsidR="001B39B0">
      <w:rPr>
        <w:rFonts w:ascii="Times New Roman" w:eastAsia="Times New Roman" w:hAnsi="Times New Roman" w:cs="Times New Roman"/>
        <w:b/>
        <w:noProof/>
        <w:sz w:val="20"/>
      </w:rPr>
      <w:fldChar w:fldCharType="begin"/>
    </w:r>
    <w:r w:rsidR="001B39B0">
      <w:rPr>
        <w:rFonts w:ascii="Times New Roman" w:eastAsia="Times New Roman" w:hAnsi="Times New Roman" w:cs="Times New Roman"/>
        <w:b/>
        <w:noProof/>
        <w:sz w:val="20"/>
      </w:rPr>
      <w:instrText xml:space="preserve"> NUMPAGES   \* MERGEFORMAT </w:instrText>
    </w:r>
    <w:r w:rsidR="001B39B0">
      <w:rPr>
        <w:rFonts w:ascii="Times New Roman" w:eastAsia="Times New Roman" w:hAnsi="Times New Roman" w:cs="Times New Roman"/>
        <w:b/>
        <w:noProof/>
        <w:sz w:val="20"/>
      </w:rPr>
      <w:fldChar w:fldCharType="separate"/>
    </w:r>
    <w:r w:rsidR="005A34ED">
      <w:rPr>
        <w:rFonts w:ascii="Times New Roman" w:eastAsia="Times New Roman" w:hAnsi="Times New Roman" w:cs="Times New Roman"/>
        <w:b/>
        <w:noProof/>
        <w:sz w:val="20"/>
      </w:rPr>
      <w:t>11</w:t>
    </w:r>
    <w:r w:rsidR="001B39B0">
      <w:rPr>
        <w:rFonts w:ascii="Times New Roman" w:eastAsia="Times New Roman" w:hAnsi="Times New Roman" w:cs="Times New Roman"/>
        <w:b/>
        <w:noProof/>
        <w:sz w:val="20"/>
      </w:rPr>
      <w:fldChar w:fldCharType="end"/>
    </w:r>
    <w:r>
      <w:rPr>
        <w:rFonts w:ascii="Times New Roman" w:eastAsia="Times New Roman" w:hAnsi="Times New Roman" w:cs="Times New Roman"/>
        <w:b/>
        <w:sz w:val="20"/>
      </w:rPr>
      <w:t xml:space="preserve"> </w:t>
    </w:r>
  </w:p>
  <w:p w:rsidR="00543C29" w:rsidRDefault="00543C29">
    <w:pPr>
      <w:spacing w:after="1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6DA7" w:rsidRPr="00B6410B" w:rsidRDefault="00BB6DA7" w:rsidP="00B6410B">
    <w:pPr>
      <w:pStyle w:val="Header"/>
    </w:pPr>
    <w:r w:rsidRPr="00B6410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6DA7" w:rsidRDefault="00BB6DA7">
    <w:pPr>
      <w:tabs>
        <w:tab w:val="center" w:pos="8642"/>
      </w:tabs>
      <w:spacing w:after="0"/>
    </w:pPr>
    <w:r>
      <w:rPr>
        <w:rFonts w:ascii="Times New Roman" w:eastAsia="Times New Roman" w:hAnsi="Times New Roman" w:cs="Times New Roman"/>
        <w:b/>
        <w:sz w:val="20"/>
      </w:rPr>
      <w:t xml:space="preserve">LEGAL OFFICE PROCEDURES - NATIONAL 2020 </w:t>
    </w:r>
    <w:r>
      <w:rPr>
        <w:rFonts w:ascii="Times New Roman" w:eastAsia="Times New Roman" w:hAnsi="Times New Roman" w:cs="Times New Roman"/>
        <w:b/>
        <w:sz w:val="20"/>
      </w:rPr>
      <w:tab/>
      <w:t xml:space="preserve"> </w:t>
    </w:r>
  </w:p>
  <w:p w:rsidR="00BB6DA7" w:rsidRDefault="00BB6DA7">
    <w:pPr>
      <w:spacing w:after="12"/>
    </w:pPr>
    <w:r>
      <w:rPr>
        <w:rFonts w:ascii="Times New Roman" w:eastAsia="Times New Roman" w:hAnsi="Times New Roman" w:cs="Times New Roman"/>
        <w:b/>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10</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of </w:t>
    </w:r>
    <w:r w:rsidR="001B39B0">
      <w:rPr>
        <w:rFonts w:ascii="Times New Roman" w:eastAsia="Times New Roman" w:hAnsi="Times New Roman" w:cs="Times New Roman"/>
        <w:b/>
        <w:sz w:val="20"/>
      </w:rPr>
      <w:fldChar w:fldCharType="begin"/>
    </w:r>
    <w:r w:rsidR="001B39B0">
      <w:rPr>
        <w:rFonts w:ascii="Times New Roman" w:eastAsia="Times New Roman" w:hAnsi="Times New Roman" w:cs="Times New Roman"/>
        <w:b/>
        <w:sz w:val="20"/>
      </w:rPr>
      <w:instrText xml:space="preserve"> NUMPAGES   \* MERGEFORMAT </w:instrText>
    </w:r>
    <w:r w:rsidR="001B39B0">
      <w:rPr>
        <w:rFonts w:ascii="Times New Roman" w:eastAsia="Times New Roman" w:hAnsi="Times New Roman" w:cs="Times New Roman"/>
        <w:b/>
        <w:sz w:val="20"/>
      </w:rPr>
      <w:fldChar w:fldCharType="separate"/>
    </w:r>
    <w:r>
      <w:rPr>
        <w:rFonts w:ascii="Times New Roman" w:eastAsia="Times New Roman" w:hAnsi="Times New Roman" w:cs="Times New Roman"/>
        <w:b/>
        <w:sz w:val="20"/>
      </w:rPr>
      <w:t>12</w:t>
    </w:r>
    <w:r w:rsidR="001B39B0">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p w:rsidR="00BB6DA7" w:rsidRDefault="00BB6DA7">
    <w:pPr>
      <w:spacing w:after="0"/>
    </w:pPr>
    <w:r>
      <w:rPr>
        <w:rFonts w:ascii="Times New Roman" w:eastAsia="Times New Roman" w:hAnsi="Times New Roman" w:cs="Times New Roman"/>
        <w:sz w:val="24"/>
      </w:rPr>
      <w:t xml:space="preserve"> </w:t>
    </w:r>
  </w:p>
  <w:p w:rsidR="00BB6DA7" w:rsidRDefault="00BB6DA7">
    <w:pPr>
      <w:spacing w:after="0"/>
      <w:ind w:left="607"/>
    </w:pPr>
    <w:r>
      <w:rPr>
        <w:rFonts w:ascii="Times New Roman" w:eastAsia="Times New Roman" w:hAnsi="Times New Roman" w:cs="Times New Roman"/>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6DA7" w:rsidRDefault="00BB6DA7">
    <w:pPr>
      <w:tabs>
        <w:tab w:val="center" w:pos="8642"/>
      </w:tabs>
      <w:spacing w:after="0"/>
    </w:pPr>
    <w:r>
      <w:rPr>
        <w:rFonts w:ascii="Times New Roman" w:eastAsia="Times New Roman" w:hAnsi="Times New Roman" w:cs="Times New Roman"/>
        <w:b/>
        <w:sz w:val="20"/>
      </w:rPr>
      <w:t xml:space="preserve">LEGAL OFFICE PROCEDURES - NATIONAL 2020 </w:t>
    </w:r>
    <w:r>
      <w:rPr>
        <w:rFonts w:ascii="Times New Roman" w:eastAsia="Times New Roman" w:hAnsi="Times New Roman" w:cs="Times New Roman"/>
        <w:b/>
        <w:sz w:val="20"/>
      </w:rPr>
      <w:tab/>
      <w:t xml:space="preserve"> </w:t>
    </w:r>
  </w:p>
  <w:p w:rsidR="00BB6DA7" w:rsidRDefault="00BB6DA7">
    <w:pPr>
      <w:spacing w:after="12"/>
    </w:pPr>
    <w:r>
      <w:rPr>
        <w:rFonts w:ascii="Times New Roman" w:eastAsia="Times New Roman" w:hAnsi="Times New Roman" w:cs="Times New Roman"/>
        <w:b/>
        <w:sz w:val="20"/>
      </w:rPr>
      <w:t xml:space="preserve">Page </w:t>
    </w:r>
    <w:r>
      <w:fldChar w:fldCharType="begin"/>
    </w:r>
    <w:r>
      <w:instrText xml:space="preserve"> PAGE   \* MERGEFORMAT </w:instrText>
    </w:r>
    <w:r>
      <w:fldChar w:fldCharType="separate"/>
    </w:r>
    <w:r w:rsidR="005A34ED" w:rsidRPr="005A34ED">
      <w:rPr>
        <w:rFonts w:ascii="Times New Roman" w:eastAsia="Times New Roman" w:hAnsi="Times New Roman" w:cs="Times New Roman"/>
        <w:b/>
        <w:noProof/>
        <w:sz w:val="20"/>
      </w:rPr>
      <w:t>11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of </w:t>
    </w:r>
    <w:r w:rsidR="001B39B0">
      <w:rPr>
        <w:rFonts w:ascii="Times New Roman" w:eastAsia="Times New Roman" w:hAnsi="Times New Roman" w:cs="Times New Roman"/>
        <w:b/>
        <w:noProof/>
        <w:sz w:val="20"/>
      </w:rPr>
      <w:fldChar w:fldCharType="begin"/>
    </w:r>
    <w:r w:rsidR="001B39B0">
      <w:rPr>
        <w:rFonts w:ascii="Times New Roman" w:eastAsia="Times New Roman" w:hAnsi="Times New Roman" w:cs="Times New Roman"/>
        <w:b/>
        <w:noProof/>
        <w:sz w:val="20"/>
      </w:rPr>
      <w:instrText xml:space="preserve"> NUMPAGES   \* MERGEFORMAT </w:instrText>
    </w:r>
    <w:r w:rsidR="001B39B0">
      <w:rPr>
        <w:rFonts w:ascii="Times New Roman" w:eastAsia="Times New Roman" w:hAnsi="Times New Roman" w:cs="Times New Roman"/>
        <w:b/>
        <w:noProof/>
        <w:sz w:val="20"/>
      </w:rPr>
      <w:fldChar w:fldCharType="separate"/>
    </w:r>
    <w:r w:rsidR="005A34ED">
      <w:rPr>
        <w:rFonts w:ascii="Times New Roman" w:eastAsia="Times New Roman" w:hAnsi="Times New Roman" w:cs="Times New Roman"/>
        <w:b/>
        <w:noProof/>
        <w:sz w:val="20"/>
      </w:rPr>
      <w:t>11</w:t>
    </w:r>
    <w:r w:rsidR="001B39B0">
      <w:rPr>
        <w:rFonts w:ascii="Times New Roman" w:eastAsia="Times New Roman" w:hAnsi="Times New Roman" w:cs="Times New Roman"/>
        <w:b/>
        <w:noProof/>
        <w:sz w:val="20"/>
      </w:rPr>
      <w:fldChar w:fldCharType="end"/>
    </w:r>
    <w:r>
      <w:rPr>
        <w:rFonts w:ascii="Times New Roman" w:eastAsia="Times New Roman" w:hAnsi="Times New Roman" w:cs="Times New Roman"/>
        <w:b/>
        <w:sz w:val="20"/>
      </w:rPr>
      <w:t xml:space="preserve"> </w:t>
    </w:r>
  </w:p>
  <w:p w:rsidR="00BB6DA7" w:rsidRDefault="00BB6DA7" w:rsidP="00543C29">
    <w:pPr>
      <w:spacing w:after="0"/>
    </w:pPr>
    <w:r>
      <w:rPr>
        <w:rFonts w:ascii="Times New Roman" w:eastAsia="Times New Roman" w:hAnsi="Times New Roman" w:cs="Times New Roman"/>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6DA7" w:rsidRDefault="00BB6DA7">
    <w:pPr>
      <w:tabs>
        <w:tab w:val="center" w:pos="8642"/>
      </w:tabs>
      <w:spacing w:after="0"/>
    </w:pPr>
    <w:r>
      <w:rPr>
        <w:rFonts w:ascii="Times New Roman" w:eastAsia="Times New Roman" w:hAnsi="Times New Roman" w:cs="Times New Roman"/>
        <w:b/>
        <w:sz w:val="20"/>
      </w:rPr>
      <w:t xml:space="preserve">LEGAL OFFICE PROCEDURES - NATIONAL 2020 </w:t>
    </w:r>
    <w:r>
      <w:rPr>
        <w:rFonts w:ascii="Times New Roman" w:eastAsia="Times New Roman" w:hAnsi="Times New Roman" w:cs="Times New Roman"/>
        <w:b/>
        <w:sz w:val="20"/>
      </w:rPr>
      <w:tab/>
      <w:t xml:space="preserve"> </w:t>
    </w:r>
  </w:p>
  <w:p w:rsidR="00BB6DA7" w:rsidRDefault="00BB6DA7">
    <w:pPr>
      <w:spacing w:after="12"/>
    </w:pPr>
    <w:r>
      <w:rPr>
        <w:rFonts w:ascii="Times New Roman" w:eastAsia="Times New Roman" w:hAnsi="Times New Roman" w:cs="Times New Roman"/>
        <w:b/>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10</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of </w:t>
    </w:r>
    <w:r w:rsidR="001B39B0">
      <w:rPr>
        <w:rFonts w:ascii="Times New Roman" w:eastAsia="Times New Roman" w:hAnsi="Times New Roman" w:cs="Times New Roman"/>
        <w:b/>
        <w:sz w:val="20"/>
      </w:rPr>
      <w:fldChar w:fldCharType="begin"/>
    </w:r>
    <w:r w:rsidR="001B39B0">
      <w:rPr>
        <w:rFonts w:ascii="Times New Roman" w:eastAsia="Times New Roman" w:hAnsi="Times New Roman" w:cs="Times New Roman"/>
        <w:b/>
        <w:sz w:val="20"/>
      </w:rPr>
      <w:instrText xml:space="preserve"> NUMPAGES   \* MERGEFORMAT </w:instrText>
    </w:r>
    <w:r w:rsidR="001B39B0">
      <w:rPr>
        <w:rFonts w:ascii="Times New Roman" w:eastAsia="Times New Roman" w:hAnsi="Times New Roman" w:cs="Times New Roman"/>
        <w:b/>
        <w:sz w:val="20"/>
      </w:rPr>
      <w:fldChar w:fldCharType="separate"/>
    </w:r>
    <w:r>
      <w:rPr>
        <w:rFonts w:ascii="Times New Roman" w:eastAsia="Times New Roman" w:hAnsi="Times New Roman" w:cs="Times New Roman"/>
        <w:b/>
        <w:sz w:val="20"/>
      </w:rPr>
      <w:t>12</w:t>
    </w:r>
    <w:r w:rsidR="001B39B0">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p w:rsidR="00BB6DA7" w:rsidRDefault="00BB6DA7">
    <w:pPr>
      <w:spacing w:after="0"/>
    </w:pPr>
    <w:r>
      <w:rPr>
        <w:rFonts w:ascii="Times New Roman" w:eastAsia="Times New Roman" w:hAnsi="Times New Roman" w:cs="Times New Roman"/>
        <w:sz w:val="24"/>
      </w:rPr>
      <w:t xml:space="preserve"> </w:t>
    </w:r>
  </w:p>
  <w:p w:rsidR="00BB6DA7" w:rsidRDefault="00BB6DA7">
    <w:pPr>
      <w:spacing w:after="0"/>
      <w:ind w:left="607"/>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95E2C"/>
    <w:multiLevelType w:val="hybridMultilevel"/>
    <w:tmpl w:val="F8C4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66F40"/>
    <w:multiLevelType w:val="hybridMultilevel"/>
    <w:tmpl w:val="9796D2DC"/>
    <w:lvl w:ilvl="0" w:tplc="CA584CE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FA0F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7E3E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C2618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52BFD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FC7CB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2C5AE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46A2A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1EFCF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D7100D"/>
    <w:multiLevelType w:val="hybridMultilevel"/>
    <w:tmpl w:val="75281E56"/>
    <w:lvl w:ilvl="0" w:tplc="27B47592">
      <w:start w:val="1"/>
      <w:numFmt w:val="decimal"/>
      <w:pStyle w:val="QuestionStyle"/>
      <w:lvlText w:val="%1."/>
      <w:lvlJc w:val="left"/>
      <w:pPr>
        <w:ind w:left="418"/>
      </w:pPr>
      <w:rPr>
        <w:rFonts w:ascii="Times New Roman" w:eastAsia="Arial"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5122F49E">
      <w:start w:val="1"/>
      <w:numFmt w:val="lowerLetter"/>
      <w:pStyle w:val="AnswerStyle"/>
      <w:lvlText w:val="%2."/>
      <w:lvlJc w:val="left"/>
      <w:pPr>
        <w:ind w:left="705"/>
      </w:pPr>
      <w:rPr>
        <w:rFonts w:ascii="Times New Roman" w:eastAsia="Arial"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2" w:tplc="1020E68A">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465550">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806F82">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1898D6">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3A4F32">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D834FE">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402220">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8DF0112"/>
    <w:multiLevelType w:val="hybridMultilevel"/>
    <w:tmpl w:val="712AB96E"/>
    <w:lvl w:ilvl="0" w:tplc="2A78C864">
      <w:start w:val="1"/>
      <w:numFmt w:val="decimal"/>
      <w:lvlText w:val="%1."/>
      <w:lvlJc w:val="left"/>
      <w:pPr>
        <w:ind w:left="12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61AE29E">
      <w:start w:val="1"/>
      <w:numFmt w:val="lowerLetter"/>
      <w:lvlText w:val="%2"/>
      <w:lvlJc w:val="left"/>
      <w:pPr>
        <w:ind w:left="2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90E02AA">
      <w:start w:val="1"/>
      <w:numFmt w:val="lowerRoman"/>
      <w:lvlText w:val="%3"/>
      <w:lvlJc w:val="left"/>
      <w:pPr>
        <w:ind w:left="2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410E28C">
      <w:start w:val="1"/>
      <w:numFmt w:val="decimal"/>
      <w:lvlText w:val="%4"/>
      <w:lvlJc w:val="left"/>
      <w:pPr>
        <w:ind w:left="35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5A4E34E">
      <w:start w:val="1"/>
      <w:numFmt w:val="lowerLetter"/>
      <w:lvlText w:val="%5"/>
      <w:lvlJc w:val="left"/>
      <w:pPr>
        <w:ind w:left="42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91833BA">
      <w:start w:val="1"/>
      <w:numFmt w:val="lowerRoman"/>
      <w:lvlText w:val="%6"/>
      <w:lvlJc w:val="left"/>
      <w:pPr>
        <w:ind w:left="49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BD68BD0">
      <w:start w:val="1"/>
      <w:numFmt w:val="decimal"/>
      <w:lvlText w:val="%7"/>
      <w:lvlJc w:val="left"/>
      <w:pPr>
        <w:ind w:left="57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6B2F1C0">
      <w:start w:val="1"/>
      <w:numFmt w:val="lowerLetter"/>
      <w:lvlText w:val="%8"/>
      <w:lvlJc w:val="left"/>
      <w:pPr>
        <w:ind w:left="64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534B4E2">
      <w:start w:val="1"/>
      <w:numFmt w:val="lowerRoman"/>
      <w:lvlText w:val="%9"/>
      <w:lvlJc w:val="left"/>
      <w:pPr>
        <w:ind w:left="71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1FB7EB8"/>
    <w:multiLevelType w:val="hybridMultilevel"/>
    <w:tmpl w:val="26FAAEC4"/>
    <w:lvl w:ilvl="0" w:tplc="4BE28456">
      <w:start w:val="1"/>
      <w:numFmt w:val="decimal"/>
      <w:lvlText w:val="%1."/>
      <w:lvlJc w:val="left"/>
      <w:pPr>
        <w:ind w:left="810" w:hanging="45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E6B"/>
    <w:rsid w:val="00044D56"/>
    <w:rsid w:val="000867CF"/>
    <w:rsid w:val="00161399"/>
    <w:rsid w:val="00173E6B"/>
    <w:rsid w:val="001B39B0"/>
    <w:rsid w:val="0026783B"/>
    <w:rsid w:val="003267E9"/>
    <w:rsid w:val="00475955"/>
    <w:rsid w:val="00543C29"/>
    <w:rsid w:val="00574E9D"/>
    <w:rsid w:val="005A34ED"/>
    <w:rsid w:val="0060616C"/>
    <w:rsid w:val="0079496E"/>
    <w:rsid w:val="007E2E49"/>
    <w:rsid w:val="008B2314"/>
    <w:rsid w:val="008C7322"/>
    <w:rsid w:val="00927E22"/>
    <w:rsid w:val="00952E3C"/>
    <w:rsid w:val="00A64F71"/>
    <w:rsid w:val="00A94E32"/>
    <w:rsid w:val="00B253EC"/>
    <w:rsid w:val="00B6410B"/>
    <w:rsid w:val="00BB6DA7"/>
    <w:rsid w:val="00BF5319"/>
    <w:rsid w:val="00CB457A"/>
    <w:rsid w:val="00E13506"/>
    <w:rsid w:val="00E511F7"/>
    <w:rsid w:val="00E522FD"/>
    <w:rsid w:val="00EF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23851D-308D-489B-9B0F-0CF2AD636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10"/>
      <w:ind w:left="72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AnswerStyle">
    <w:name w:val="AnswerStyle"/>
    <w:basedOn w:val="Normal"/>
    <w:link w:val="AnswerStyleChar"/>
    <w:autoRedefine/>
    <w:qFormat/>
    <w:rsid w:val="007E2E49"/>
    <w:pPr>
      <w:numPr>
        <w:ilvl w:val="1"/>
        <w:numId w:val="3"/>
      </w:numPr>
      <w:spacing w:after="0" w:line="240" w:lineRule="atLeast"/>
      <w:ind w:left="720" w:hanging="360"/>
    </w:pPr>
    <w:rPr>
      <w:rFonts w:ascii="Times New Roman" w:eastAsia="Arial" w:hAnsi="Times New Roman" w:cs="Times New Roman"/>
    </w:rPr>
  </w:style>
  <w:style w:type="character" w:customStyle="1" w:styleId="AnswerStyleChar">
    <w:name w:val="AnswerStyle Char"/>
    <w:basedOn w:val="DefaultParagraphFont"/>
    <w:link w:val="AnswerStyle"/>
    <w:rsid w:val="007E2E49"/>
    <w:rPr>
      <w:rFonts w:ascii="Times New Roman" w:eastAsia="Arial" w:hAnsi="Times New Roman" w:cs="Times New Roman"/>
      <w:color w:val="000000"/>
    </w:rPr>
  </w:style>
  <w:style w:type="paragraph" w:customStyle="1" w:styleId="QuestionStyle">
    <w:name w:val="QuestionStyle"/>
    <w:basedOn w:val="Normal"/>
    <w:link w:val="QuestionStyleChar"/>
    <w:autoRedefine/>
    <w:qFormat/>
    <w:rsid w:val="00EF285C"/>
    <w:pPr>
      <w:numPr>
        <w:numId w:val="3"/>
      </w:numPr>
      <w:spacing w:before="160" w:line="240" w:lineRule="auto"/>
    </w:pPr>
    <w:rPr>
      <w:rFonts w:ascii="Times New Roman" w:eastAsia="Arial" w:hAnsi="Times New Roman" w:cs="Times New Roman"/>
    </w:rPr>
  </w:style>
  <w:style w:type="character" w:customStyle="1" w:styleId="QuestionStyleChar">
    <w:name w:val="QuestionStyle Char"/>
    <w:basedOn w:val="DefaultParagraphFont"/>
    <w:link w:val="QuestionStyle"/>
    <w:rsid w:val="00EF285C"/>
    <w:rPr>
      <w:rFonts w:ascii="Times New Roman" w:eastAsia="Arial" w:hAnsi="Times New Roman" w:cs="Times New Roman"/>
      <w:color w:val="000000"/>
    </w:rPr>
  </w:style>
  <w:style w:type="paragraph" w:customStyle="1" w:styleId="LevelYear">
    <w:name w:val="LevelYear"/>
    <w:basedOn w:val="Normal"/>
    <w:link w:val="LevelYearChar"/>
    <w:qFormat/>
    <w:rsid w:val="007E2E49"/>
    <w:pPr>
      <w:spacing w:after="0" w:line="240" w:lineRule="auto"/>
      <w:jc w:val="center"/>
    </w:pPr>
    <w:rPr>
      <w:rFonts w:ascii="Times New Roman" w:eastAsia="Times New Roman" w:hAnsi="Times New Roman" w:cs="Times New Roman"/>
      <w:b/>
      <w:color w:val="00B050"/>
      <w:sz w:val="52"/>
    </w:rPr>
  </w:style>
  <w:style w:type="character" w:customStyle="1" w:styleId="LevelYearChar">
    <w:name w:val="LevelYear Char"/>
    <w:basedOn w:val="DefaultParagraphFont"/>
    <w:link w:val="LevelYear"/>
    <w:rsid w:val="007E2E49"/>
    <w:rPr>
      <w:rFonts w:ascii="Times New Roman" w:eastAsia="Times New Roman" w:hAnsi="Times New Roman" w:cs="Times New Roman"/>
      <w:b/>
      <w:color w:val="00B050"/>
      <w:sz w:val="52"/>
    </w:rPr>
  </w:style>
  <w:style w:type="paragraph" w:customStyle="1" w:styleId="TestTitle">
    <w:name w:val="TestTitle"/>
    <w:basedOn w:val="Normal"/>
    <w:link w:val="TestTitleChar"/>
    <w:autoRedefine/>
    <w:qFormat/>
    <w:rsid w:val="007E2E49"/>
    <w:pPr>
      <w:spacing w:after="0"/>
      <w:jc w:val="center"/>
    </w:pPr>
    <w:rPr>
      <w:rFonts w:ascii="Times New Roman" w:eastAsia="Times New Roman" w:hAnsi="Times New Roman" w:cs="Times New Roman"/>
      <w:b/>
      <w:sz w:val="60"/>
    </w:rPr>
  </w:style>
  <w:style w:type="character" w:customStyle="1" w:styleId="TestTitleChar">
    <w:name w:val="TestTitle Char"/>
    <w:basedOn w:val="DefaultParagraphFont"/>
    <w:link w:val="TestTitle"/>
    <w:rsid w:val="007E2E49"/>
    <w:rPr>
      <w:rFonts w:ascii="Times New Roman" w:eastAsia="Times New Roman" w:hAnsi="Times New Roman" w:cs="Times New Roman"/>
      <w:b/>
      <w:color w:val="000000"/>
      <w:sz w:val="60"/>
    </w:rPr>
  </w:style>
  <w:style w:type="table" w:styleId="TableGrid0">
    <w:name w:val="Table Grid"/>
    <w:basedOn w:val="TableNormal"/>
    <w:uiPriority w:val="39"/>
    <w:rsid w:val="00543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43C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3C29"/>
    <w:rPr>
      <w:rFonts w:ascii="Calibri" w:eastAsia="Calibri" w:hAnsi="Calibri" w:cs="Calibri"/>
      <w:color w:val="000000"/>
    </w:rPr>
  </w:style>
  <w:style w:type="paragraph" w:styleId="Header">
    <w:name w:val="header"/>
    <w:basedOn w:val="Normal"/>
    <w:link w:val="HeaderChar"/>
    <w:uiPriority w:val="99"/>
    <w:semiHidden/>
    <w:unhideWhenUsed/>
    <w:rsid w:val="00B641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410B"/>
    <w:rPr>
      <w:rFonts w:ascii="Calibri" w:eastAsia="Calibri" w:hAnsi="Calibri" w:cs="Calibri"/>
      <w:color w:val="000000"/>
    </w:rPr>
  </w:style>
  <w:style w:type="paragraph" w:styleId="BalloonText">
    <w:name w:val="Balloon Text"/>
    <w:basedOn w:val="Normal"/>
    <w:link w:val="BalloonTextChar"/>
    <w:uiPriority w:val="99"/>
    <w:semiHidden/>
    <w:unhideWhenUsed/>
    <w:rsid w:val="00E522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22FD"/>
    <w:rPr>
      <w:rFonts w:ascii="Segoe UI" w:eastAsia="Calibri" w:hAnsi="Segoe UI" w:cs="Segoe UI"/>
      <w:color w:val="000000"/>
      <w:sz w:val="18"/>
      <w:szCs w:val="18"/>
    </w:rPr>
  </w:style>
  <w:style w:type="paragraph" w:styleId="ListParagraph">
    <w:name w:val="List Paragraph"/>
    <w:basedOn w:val="Normal"/>
    <w:uiPriority w:val="34"/>
    <w:qFormat/>
    <w:rsid w:val="00E522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2F20B-1455-4841-97D9-5C7C8A52D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2371</Words>
  <Characters>13519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ENTER CONTEST NAME AND NUMBER HERE (##)</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CONTEST NAME AND NUMBER HERE (##)</dc:title>
  <dc:subject/>
  <dc:creator>Rhannah</dc:creator>
  <cp:keywords/>
  <cp:lastModifiedBy>McNew, Amber</cp:lastModifiedBy>
  <cp:revision>2</cp:revision>
  <dcterms:created xsi:type="dcterms:W3CDTF">2020-03-04T16:02:00Z</dcterms:created>
  <dcterms:modified xsi:type="dcterms:W3CDTF">2020-03-04T16:02:00Z</dcterms:modified>
</cp:coreProperties>
</file>