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4D478" w14:textId="52946B52" w:rsidR="00F1245D" w:rsidRPr="004510FE" w:rsidRDefault="00C92C9A" w:rsidP="00F1245D">
      <w:pPr>
        <w:pStyle w:val="BodyText2"/>
      </w:pPr>
      <w:r w:rsidRPr="000B1B6A">
        <w:rPr>
          <w:noProof/>
        </w:rPr>
        <w:drawing>
          <wp:anchor distT="0" distB="0" distL="114300" distR="114300" simplePos="0" relativeHeight="251661312" behindDoc="0" locked="0" layoutInCell="1" allowOverlap="1" wp14:anchorId="25DD1A49" wp14:editId="2BD352C9">
            <wp:simplePos x="0" y="0"/>
            <wp:positionH relativeFrom="column">
              <wp:posOffset>1567815</wp:posOffset>
            </wp:positionH>
            <wp:positionV relativeFrom="paragraph">
              <wp:posOffset>0</wp:posOffset>
            </wp:positionV>
            <wp:extent cx="2839930" cy="854710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DE1" w:rsidRPr="004510FE"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249037" wp14:editId="78BD5AEE">
                <wp:simplePos x="0" y="0"/>
                <wp:positionH relativeFrom="column">
                  <wp:posOffset>3987165</wp:posOffset>
                </wp:positionH>
                <wp:positionV relativeFrom="paragraph">
                  <wp:posOffset>-577850</wp:posOffset>
                </wp:positionV>
                <wp:extent cx="2714625" cy="97155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1462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58F92E" w14:textId="77777777" w:rsidR="0052737E" w:rsidRPr="00C92C9A" w:rsidRDefault="0052737E" w:rsidP="00682B04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92C9A">
                              <w:rPr>
                                <w:b/>
                                <w:sz w:val="24"/>
                                <w:szCs w:val="24"/>
                              </w:rPr>
                              <w:t xml:space="preserve">Contestant Number: </w:t>
                            </w:r>
                            <w:r w:rsidRPr="00C92C9A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85C23A9" w14:textId="77777777" w:rsidR="0052737E" w:rsidRPr="00C92C9A" w:rsidRDefault="0052737E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92C9A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Time: </w:t>
                            </w:r>
                            <w:r w:rsidRPr="00C92C9A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D11551" w14:textId="77777777" w:rsidR="0052737E" w:rsidRPr="00C92C9A" w:rsidRDefault="0052737E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92C9A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Rank: </w:t>
                            </w:r>
                            <w:r w:rsidRPr="00C92C9A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2490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3.95pt;margin-top:-45.5pt;width:213.75pt;height:7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" stroked="f">
                <v:path arrowok="t"/>
                <v:textbox>
                  <w:txbxContent>
                    <w:p w14:paraId="2858F92E" w14:textId="77777777" w:rsidR="0052737E" w:rsidRPr="00C92C9A" w:rsidRDefault="0052737E" w:rsidP="00682B04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C92C9A">
                        <w:rPr>
                          <w:b/>
                          <w:sz w:val="24"/>
                          <w:szCs w:val="24"/>
                        </w:rPr>
                        <w:t xml:space="preserve">Contestant Number: </w:t>
                      </w:r>
                      <w:r w:rsidRPr="00C92C9A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785C23A9" w14:textId="77777777" w:rsidR="0052737E" w:rsidRPr="00C92C9A" w:rsidRDefault="0052737E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C92C9A">
                        <w:rPr>
                          <w:b/>
                          <w:sz w:val="24"/>
                          <w:szCs w:val="24"/>
                        </w:rPr>
                        <w:tab/>
                        <w:t xml:space="preserve">Time: </w:t>
                      </w:r>
                      <w:r w:rsidRPr="00C92C9A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01D11551" w14:textId="77777777" w:rsidR="0052737E" w:rsidRPr="00C92C9A" w:rsidRDefault="0052737E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C92C9A">
                        <w:rPr>
                          <w:b/>
                          <w:sz w:val="24"/>
                          <w:szCs w:val="24"/>
                        </w:rPr>
                        <w:tab/>
                        <w:t xml:space="preserve">Rank: </w:t>
                      </w:r>
                      <w:r w:rsidRPr="00C92C9A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772077" w:rsidRPr="004510FE">
        <w:tab/>
      </w:r>
    </w:p>
    <w:p w14:paraId="303DC156" w14:textId="77777777" w:rsidR="00C92C9A" w:rsidRDefault="00C92C9A" w:rsidP="00F1245D">
      <w:pPr>
        <w:pStyle w:val="BodyText2"/>
        <w:rPr>
          <w:sz w:val="72"/>
          <w:szCs w:val="72"/>
        </w:rPr>
      </w:pPr>
    </w:p>
    <w:p w14:paraId="7CC7F527" w14:textId="3C7D5BF6" w:rsidR="00682B04" w:rsidRPr="00C92C9A" w:rsidRDefault="005315A1" w:rsidP="00F1245D">
      <w:pPr>
        <w:pStyle w:val="BodyText2"/>
        <w:rPr>
          <w:sz w:val="72"/>
          <w:szCs w:val="72"/>
        </w:rPr>
      </w:pPr>
      <w:r w:rsidRPr="00C92C9A">
        <w:rPr>
          <w:sz w:val="72"/>
          <w:szCs w:val="72"/>
        </w:rPr>
        <w:t>INTERMEDIATE WORD PROCESSING</w:t>
      </w:r>
    </w:p>
    <w:p w14:paraId="1E14D926" w14:textId="4D51D4AC" w:rsidR="00F1245D" w:rsidRPr="00C92C9A" w:rsidRDefault="00C92C9A" w:rsidP="00F1245D">
      <w:pPr>
        <w:pStyle w:val="BodyText2"/>
        <w:rPr>
          <w:sz w:val="72"/>
          <w:szCs w:val="72"/>
        </w:rPr>
      </w:pPr>
      <w:r>
        <w:rPr>
          <w:sz w:val="72"/>
          <w:szCs w:val="72"/>
        </w:rPr>
        <w:t>(</w:t>
      </w:r>
      <w:r w:rsidR="005315A1" w:rsidRPr="00C92C9A">
        <w:rPr>
          <w:sz w:val="72"/>
          <w:szCs w:val="72"/>
        </w:rPr>
        <w:t>205</w:t>
      </w:r>
      <w:r>
        <w:rPr>
          <w:sz w:val="72"/>
          <w:szCs w:val="72"/>
        </w:rPr>
        <w:t>)</w:t>
      </w:r>
    </w:p>
    <w:p w14:paraId="16BC1DCB" w14:textId="17F08236" w:rsidR="00F1245D" w:rsidRPr="004510FE" w:rsidRDefault="00F1245D" w:rsidP="00E557DD">
      <w:pPr>
        <w:pStyle w:val="BodyText2"/>
        <w:jc w:val="left"/>
        <w:rPr>
          <w:b w:val="0"/>
          <w:sz w:val="22"/>
        </w:rPr>
      </w:pPr>
      <w:bookmarkStart w:id="0" w:name="_GoBack"/>
      <w:bookmarkEnd w:id="0"/>
    </w:p>
    <w:p w14:paraId="49CFC1D9" w14:textId="77777777" w:rsidR="00F1245D" w:rsidRPr="004510FE" w:rsidRDefault="00F1245D" w:rsidP="00F1245D">
      <w:pPr>
        <w:pStyle w:val="BodyText2"/>
        <w:rPr>
          <w:b w:val="0"/>
          <w:sz w:val="22"/>
        </w:rPr>
      </w:pPr>
    </w:p>
    <w:p w14:paraId="424C7826" w14:textId="2425E046" w:rsidR="00F1245D" w:rsidRPr="00C92C9A" w:rsidRDefault="00FE1230" w:rsidP="00F1245D">
      <w:pPr>
        <w:pStyle w:val="BodyText2"/>
        <w:rPr>
          <w:color w:val="C00000"/>
          <w:sz w:val="52"/>
        </w:rPr>
      </w:pPr>
      <w:proofErr w:type="gramStart"/>
      <w:r w:rsidRPr="00C92C9A">
        <w:rPr>
          <w:color w:val="C00000"/>
          <w:sz w:val="52"/>
        </w:rPr>
        <w:t>NATIONAL</w:t>
      </w:r>
      <w:r w:rsidR="00682B04" w:rsidRPr="00C92C9A">
        <w:rPr>
          <w:color w:val="C00000"/>
          <w:sz w:val="52"/>
        </w:rPr>
        <w:t xml:space="preserve"> </w:t>
      </w:r>
      <w:r w:rsidR="00F1245D" w:rsidRPr="00C92C9A">
        <w:rPr>
          <w:color w:val="C00000"/>
          <w:sz w:val="52"/>
        </w:rPr>
        <w:t xml:space="preserve"> </w:t>
      </w:r>
      <w:r w:rsidR="003A76A3" w:rsidRPr="00C92C9A">
        <w:rPr>
          <w:color w:val="C00000"/>
          <w:sz w:val="52"/>
        </w:rPr>
        <w:t>20</w:t>
      </w:r>
      <w:r w:rsidR="00301619" w:rsidRPr="00C92C9A">
        <w:rPr>
          <w:color w:val="C00000"/>
          <w:sz w:val="52"/>
        </w:rPr>
        <w:t>20</w:t>
      </w:r>
      <w:proofErr w:type="gramEnd"/>
    </w:p>
    <w:p w14:paraId="0AAA2D3D" w14:textId="77777777" w:rsidR="00F1245D" w:rsidRPr="00C92C9A" w:rsidRDefault="00F1245D" w:rsidP="00F1245D">
      <w:pPr>
        <w:pStyle w:val="BodyText2"/>
        <w:rPr>
          <w:b w:val="0"/>
          <w:color w:val="C00000"/>
          <w:sz w:val="28"/>
        </w:rPr>
      </w:pPr>
    </w:p>
    <w:p w14:paraId="023B7B1A" w14:textId="108192A4" w:rsidR="001C4797" w:rsidRPr="004510FE" w:rsidRDefault="00F55ED1" w:rsidP="00026C9A">
      <w:pPr>
        <w:jc w:val="both"/>
        <w:rPr>
          <w:b/>
          <w:sz w:val="24"/>
          <w:szCs w:val="22"/>
        </w:rPr>
      </w:pPr>
      <w:r w:rsidRPr="004510FE">
        <w:tab/>
      </w:r>
      <w:r w:rsidR="001C4797" w:rsidRPr="004510FE">
        <w:rPr>
          <w:b/>
          <w:sz w:val="24"/>
          <w:szCs w:val="22"/>
        </w:rPr>
        <w:t>Production Portion</w:t>
      </w:r>
      <w:r w:rsidRPr="004510FE">
        <w:rPr>
          <w:b/>
          <w:sz w:val="24"/>
          <w:szCs w:val="22"/>
        </w:rPr>
        <w:t>:</w:t>
      </w:r>
    </w:p>
    <w:p w14:paraId="3EEE58DB" w14:textId="77777777" w:rsidR="00F55ED1" w:rsidRPr="004510FE" w:rsidRDefault="00F55ED1" w:rsidP="004510FE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14:paraId="58D39D2E" w14:textId="0CF43ACC" w:rsidR="001C4797" w:rsidRPr="004510FE" w:rsidRDefault="004510FE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>Job</w:t>
      </w:r>
      <w:r w:rsidR="00940BED" w:rsidRPr="004510FE">
        <w:rPr>
          <w:sz w:val="22"/>
          <w:szCs w:val="22"/>
        </w:rPr>
        <w:t xml:space="preserve"> 1: </w:t>
      </w:r>
      <w:r w:rsidR="00026C9A">
        <w:rPr>
          <w:sz w:val="22"/>
          <w:szCs w:val="22"/>
        </w:rPr>
        <w:t xml:space="preserve"> </w:t>
      </w:r>
      <w:r w:rsidR="00BC1C25">
        <w:rPr>
          <w:sz w:val="22"/>
          <w:szCs w:val="22"/>
        </w:rPr>
        <w:t>Memorandum</w:t>
      </w:r>
      <w:r w:rsidR="00246A9F" w:rsidRPr="004510FE">
        <w:rPr>
          <w:sz w:val="22"/>
          <w:szCs w:val="22"/>
        </w:rPr>
        <w:tab/>
      </w:r>
      <w:r w:rsidR="00246A9F" w:rsidRPr="004510FE">
        <w:rPr>
          <w:sz w:val="22"/>
          <w:szCs w:val="22"/>
        </w:rPr>
        <w:tab/>
        <w:t xml:space="preserve"> (</w:t>
      </w:r>
      <w:r w:rsidR="00026C9A">
        <w:rPr>
          <w:sz w:val="22"/>
          <w:szCs w:val="22"/>
        </w:rPr>
        <w:t>100</w:t>
      </w:r>
      <w:r w:rsidR="001C4797" w:rsidRPr="004510FE">
        <w:rPr>
          <w:sz w:val="22"/>
          <w:szCs w:val="22"/>
        </w:rPr>
        <w:t xml:space="preserve"> </w:t>
      </w:r>
      <w:r w:rsidRPr="004510FE">
        <w:rPr>
          <w:sz w:val="22"/>
          <w:szCs w:val="22"/>
        </w:rPr>
        <w:t>points</w:t>
      </w:r>
      <w:r w:rsidR="001C4797" w:rsidRPr="004510FE">
        <w:rPr>
          <w:sz w:val="22"/>
          <w:szCs w:val="22"/>
        </w:rPr>
        <w:t>)</w:t>
      </w:r>
    </w:p>
    <w:p w14:paraId="4941D377" w14:textId="643E0A05" w:rsidR="001C4797" w:rsidRDefault="004510FE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 xml:space="preserve">Job </w:t>
      </w:r>
      <w:r w:rsidR="001C4797" w:rsidRPr="004510FE">
        <w:rPr>
          <w:sz w:val="22"/>
          <w:szCs w:val="22"/>
        </w:rPr>
        <w:t xml:space="preserve">2:  </w:t>
      </w:r>
      <w:r w:rsidR="00BC1C25">
        <w:rPr>
          <w:sz w:val="22"/>
          <w:szCs w:val="22"/>
        </w:rPr>
        <w:t>Table</w:t>
      </w:r>
      <w:r w:rsidR="00246A9F" w:rsidRPr="004510FE">
        <w:rPr>
          <w:sz w:val="22"/>
          <w:szCs w:val="22"/>
        </w:rPr>
        <w:tab/>
      </w:r>
      <w:r w:rsidR="00026C9A" w:rsidRPr="004510FE">
        <w:rPr>
          <w:sz w:val="22"/>
          <w:szCs w:val="22"/>
        </w:rPr>
        <w:tab/>
        <w:t xml:space="preserve"> (</w:t>
      </w:r>
      <w:r w:rsidR="00026C9A">
        <w:rPr>
          <w:sz w:val="22"/>
          <w:szCs w:val="22"/>
        </w:rPr>
        <w:t>100</w:t>
      </w:r>
      <w:r w:rsidR="00026C9A" w:rsidRPr="004510FE">
        <w:rPr>
          <w:sz w:val="22"/>
          <w:szCs w:val="22"/>
        </w:rPr>
        <w:t xml:space="preserve"> points)</w:t>
      </w:r>
    </w:p>
    <w:p w14:paraId="2D6E5FE2" w14:textId="55592589" w:rsidR="00026C9A" w:rsidRDefault="00E87C8C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 xml:space="preserve">Job 3:  </w:t>
      </w:r>
      <w:r w:rsidR="00BC1C25">
        <w:rPr>
          <w:sz w:val="22"/>
          <w:szCs w:val="22"/>
        </w:rPr>
        <w:t>News Release</w:t>
      </w:r>
      <w:r w:rsidR="00026C9A">
        <w:rPr>
          <w:sz w:val="22"/>
          <w:szCs w:val="22"/>
        </w:rPr>
        <w:tab/>
      </w:r>
      <w:r w:rsidR="00026C9A" w:rsidRPr="004510FE">
        <w:rPr>
          <w:sz w:val="22"/>
          <w:szCs w:val="22"/>
        </w:rPr>
        <w:tab/>
        <w:t xml:space="preserve"> (</w:t>
      </w:r>
      <w:r w:rsidR="00026C9A">
        <w:rPr>
          <w:sz w:val="22"/>
          <w:szCs w:val="22"/>
        </w:rPr>
        <w:t>100</w:t>
      </w:r>
      <w:r w:rsidR="00026C9A" w:rsidRPr="004510FE">
        <w:rPr>
          <w:sz w:val="22"/>
          <w:szCs w:val="22"/>
        </w:rPr>
        <w:t xml:space="preserve"> points)</w:t>
      </w:r>
    </w:p>
    <w:p w14:paraId="7C3C41F5" w14:textId="3C432743" w:rsidR="007710DB" w:rsidRPr="004510FE" w:rsidRDefault="007710DB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 xml:space="preserve">Job 4:  </w:t>
      </w:r>
      <w:r w:rsidR="00BC1C25">
        <w:rPr>
          <w:sz w:val="22"/>
          <w:szCs w:val="22"/>
        </w:rPr>
        <w:t>Agenda</w:t>
      </w:r>
      <w:r>
        <w:rPr>
          <w:sz w:val="22"/>
          <w:szCs w:val="22"/>
        </w:rPr>
        <w:tab/>
      </w:r>
      <w:r w:rsidRPr="004510FE">
        <w:rPr>
          <w:sz w:val="22"/>
          <w:szCs w:val="22"/>
        </w:rPr>
        <w:tab/>
        <w:t xml:space="preserve"> (</w:t>
      </w:r>
      <w:r>
        <w:rPr>
          <w:sz w:val="22"/>
          <w:szCs w:val="22"/>
        </w:rPr>
        <w:t>100</w:t>
      </w:r>
      <w:r w:rsidRPr="004510FE">
        <w:rPr>
          <w:sz w:val="22"/>
          <w:szCs w:val="22"/>
        </w:rPr>
        <w:t xml:space="preserve"> points)</w:t>
      </w:r>
    </w:p>
    <w:p w14:paraId="7D5A4954" w14:textId="77777777" w:rsidR="004510FE" w:rsidRPr="004510FE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0BBC1833" w14:textId="54E6A055" w:rsidR="001C4797" w:rsidRPr="004510FE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="00246A9F" w:rsidRPr="004510FE">
        <w:rPr>
          <w:b/>
          <w:i/>
          <w:sz w:val="24"/>
          <w:szCs w:val="22"/>
        </w:rPr>
        <w:t>TOTAL POINTS</w:t>
      </w:r>
      <w:r w:rsidR="00246A9F" w:rsidRPr="004510FE">
        <w:rPr>
          <w:b/>
          <w:i/>
          <w:sz w:val="24"/>
          <w:szCs w:val="22"/>
        </w:rPr>
        <w:tab/>
      </w:r>
      <w:r w:rsidR="00246A9F" w:rsidRPr="004510FE">
        <w:rPr>
          <w:b/>
          <w:i/>
          <w:sz w:val="24"/>
          <w:szCs w:val="22"/>
        </w:rPr>
        <w:tab/>
        <w:t xml:space="preserve"> (</w:t>
      </w:r>
      <w:r w:rsidR="0052737E">
        <w:rPr>
          <w:b/>
          <w:i/>
          <w:sz w:val="24"/>
          <w:szCs w:val="22"/>
        </w:rPr>
        <w:t>4</w:t>
      </w:r>
      <w:r w:rsidR="00026C9A">
        <w:rPr>
          <w:b/>
          <w:i/>
          <w:sz w:val="24"/>
          <w:szCs w:val="22"/>
        </w:rPr>
        <w:t>00</w:t>
      </w:r>
      <w:r w:rsidR="00B07639" w:rsidRPr="004510FE">
        <w:rPr>
          <w:b/>
          <w:i/>
          <w:sz w:val="24"/>
          <w:szCs w:val="22"/>
        </w:rPr>
        <w:t xml:space="preserve"> points</w:t>
      </w:r>
      <w:r w:rsidR="001C4797" w:rsidRPr="004510FE">
        <w:rPr>
          <w:b/>
          <w:i/>
          <w:sz w:val="24"/>
          <w:szCs w:val="22"/>
        </w:rPr>
        <w:t>)</w:t>
      </w:r>
    </w:p>
    <w:p w14:paraId="49F91998" w14:textId="77777777" w:rsidR="00F1245D" w:rsidRPr="004510FE" w:rsidRDefault="00F1245D" w:rsidP="00F1245D">
      <w:pPr>
        <w:jc w:val="both"/>
        <w:rPr>
          <w:sz w:val="18"/>
        </w:rPr>
      </w:pPr>
    </w:p>
    <w:p w14:paraId="3F866DA6" w14:textId="77777777" w:rsidR="00F55ED1" w:rsidRPr="004510FE" w:rsidRDefault="002A6DE1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3564B35" wp14:editId="708FF5B6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0" t="0" r="3175" b="317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ABA1D" w14:textId="77777777" w:rsidR="0052737E" w:rsidRDefault="005273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64B35" id="Text Box 3" o:spid="_x0000_s1027" type="#_x0000_t202" style="position:absolute;margin-left:-6.3pt;margin-top:3.6pt;width:495.75pt;height:108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" fillcolor="#d8d8d8">
                <v:path arrowok="t"/>
                <v:textbox>
                  <w:txbxContent>
                    <w:p w14:paraId="164ABA1D" w14:textId="77777777" w:rsidR="0052737E" w:rsidRDefault="0052737E"/>
                  </w:txbxContent>
                </v:textbox>
              </v:shape>
            </w:pict>
          </mc:Fallback>
        </mc:AlternateContent>
      </w:r>
    </w:p>
    <w:p w14:paraId="2329559E" w14:textId="77777777" w:rsidR="00F1245D" w:rsidRPr="001962B9" w:rsidRDefault="00F1245D" w:rsidP="001962B9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2"/>
        </w:rPr>
      </w:pPr>
      <w:r w:rsidRPr="001962B9">
        <w:rPr>
          <w:b/>
          <w:sz w:val="22"/>
        </w:rPr>
        <w:t xml:space="preserve">Failure to adhere to any of the following rules will result in disqualification: </w:t>
      </w:r>
    </w:p>
    <w:p w14:paraId="03C65FD9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14:paraId="6C57CC50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 xml:space="preserve">No equipment, supplies, or materials other than those specified for this event </w:t>
      </w:r>
      <w:proofErr w:type="gramStart"/>
      <w:r w:rsidRPr="001962B9">
        <w:rPr>
          <w:b/>
          <w:sz w:val="22"/>
        </w:rPr>
        <w:t>are allowed</w:t>
      </w:r>
      <w:proofErr w:type="gramEnd"/>
      <w:r w:rsidRPr="001962B9">
        <w:rPr>
          <w:b/>
          <w:sz w:val="22"/>
        </w:rPr>
        <w:t xml:space="preserve"> in the testing area.  No previous BPA tests and/or sample tests or facsimile (handwritten, photocopied, or keyed) are allowed in the testing area.</w:t>
      </w:r>
    </w:p>
    <w:p w14:paraId="7F461A03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sz w:val="22"/>
          <w:szCs w:val="22"/>
        </w:rPr>
      </w:pPr>
      <w:r w:rsidRPr="001962B9">
        <w:rPr>
          <w:b/>
          <w:sz w:val="22"/>
        </w:rPr>
        <w:t xml:space="preserve">Electronic devices </w:t>
      </w:r>
      <w:proofErr w:type="gramStart"/>
      <w:r w:rsidRPr="001962B9">
        <w:rPr>
          <w:b/>
          <w:sz w:val="22"/>
        </w:rPr>
        <w:t>will be monitored</w:t>
      </w:r>
      <w:proofErr w:type="gramEnd"/>
      <w:r w:rsidRPr="001962B9">
        <w:rPr>
          <w:b/>
          <w:sz w:val="22"/>
        </w:rPr>
        <w:t xml:space="preserve"> according to ACT standards. </w:t>
      </w:r>
    </w:p>
    <w:p w14:paraId="3F60D628" w14:textId="77777777" w:rsidR="00F1245D" w:rsidRPr="004510FE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01049A1F" w14:textId="77777777" w:rsidR="001962B9" w:rsidRDefault="001962B9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14:paraId="289945B8" w14:textId="77777777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>No more than ten (10) minutes orientation</w:t>
      </w:r>
    </w:p>
    <w:p w14:paraId="1B146F00" w14:textId="0043637C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 xml:space="preserve">No more than </w:t>
      </w:r>
      <w:del w:id="1" w:author="McNew, Amber" w:date="2020-03-04T08:44:00Z">
        <w:r w:rsidR="00301619" w:rsidDel="00EE66EB">
          <w:rPr>
            <w:sz w:val="22"/>
            <w:szCs w:val="19"/>
          </w:rPr>
          <w:delText xml:space="preserve">ninety </w:delText>
        </w:r>
      </w:del>
      <w:proofErr w:type="gramStart"/>
      <w:ins w:id="2" w:author="McNew, Amber" w:date="2020-03-04T08:44:00Z">
        <w:r w:rsidR="00EE66EB">
          <w:rPr>
            <w:sz w:val="22"/>
            <w:szCs w:val="19"/>
          </w:rPr>
          <w:t>sixty</w:t>
        </w:r>
        <w:r w:rsidR="00EE66EB">
          <w:rPr>
            <w:sz w:val="22"/>
            <w:szCs w:val="19"/>
          </w:rPr>
          <w:t xml:space="preserve"> </w:t>
        </w:r>
      </w:ins>
      <w:r w:rsidR="00301619">
        <w:rPr>
          <w:sz w:val="22"/>
          <w:szCs w:val="19"/>
        </w:rPr>
        <w:t>(</w:t>
      </w:r>
      <w:del w:id="3" w:author="McNew, Amber" w:date="2020-03-04T08:44:00Z">
        <w:r w:rsidR="0076620B" w:rsidRPr="004510FE" w:rsidDel="00EE66EB">
          <w:rPr>
            <w:sz w:val="22"/>
            <w:szCs w:val="19"/>
          </w:rPr>
          <w:delText>9</w:delText>
        </w:r>
        <w:r w:rsidRPr="004510FE" w:rsidDel="00EE66EB">
          <w:rPr>
            <w:sz w:val="22"/>
            <w:szCs w:val="19"/>
          </w:rPr>
          <w:delText>0</w:delText>
        </w:r>
      </w:del>
      <w:ins w:id="4" w:author="McNew, Amber" w:date="2020-03-04T08:44:00Z">
        <w:r w:rsidR="00EE66EB">
          <w:rPr>
            <w:sz w:val="22"/>
            <w:szCs w:val="19"/>
          </w:rPr>
          <w:t>6</w:t>
        </w:r>
        <w:r w:rsidR="00EE66EB" w:rsidRPr="004510FE">
          <w:rPr>
            <w:sz w:val="22"/>
            <w:szCs w:val="19"/>
          </w:rPr>
          <w:t>0</w:t>
        </w:r>
      </w:ins>
      <w:r w:rsidR="00301619">
        <w:rPr>
          <w:sz w:val="22"/>
          <w:szCs w:val="19"/>
        </w:rPr>
        <w:t>)</w:t>
      </w:r>
      <w:r w:rsidRPr="004510FE">
        <w:rPr>
          <w:sz w:val="22"/>
          <w:szCs w:val="19"/>
        </w:rPr>
        <w:t xml:space="preserve"> minutes</w:t>
      </w:r>
      <w:proofErr w:type="gramEnd"/>
      <w:r w:rsidRPr="004510FE">
        <w:rPr>
          <w:sz w:val="22"/>
          <w:szCs w:val="19"/>
        </w:rPr>
        <w:t xml:space="preserve"> testing time</w:t>
      </w:r>
    </w:p>
    <w:p w14:paraId="79F31918" w14:textId="77777777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22"/>
        </w:rPr>
      </w:pPr>
      <w:r w:rsidRPr="004510FE">
        <w:rPr>
          <w:sz w:val="22"/>
          <w:szCs w:val="19"/>
        </w:rPr>
        <w:t>No more than ten (10) minutes wrap-up</w:t>
      </w:r>
    </w:p>
    <w:p w14:paraId="7E1697DA" w14:textId="77777777" w:rsidR="001962B9" w:rsidRPr="004510FE" w:rsidRDefault="001962B9" w:rsidP="00F1245D">
      <w:pPr>
        <w:tabs>
          <w:tab w:val="left" w:pos="-1440"/>
        </w:tabs>
        <w:jc w:val="center"/>
        <w:rPr>
          <w:sz w:val="22"/>
          <w:szCs w:val="22"/>
        </w:rPr>
      </w:pPr>
    </w:p>
    <w:p w14:paraId="43CC7E9B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br/>
        <w:t xml:space="preserve">Property of Business Professionals of America.  </w:t>
      </w:r>
    </w:p>
    <w:p w14:paraId="1721D641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08253C35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17836066" w14:textId="77777777" w:rsidR="00F1245D" w:rsidRPr="004510FE" w:rsidRDefault="00F1245D" w:rsidP="00F1245D">
      <w:pPr>
        <w:jc w:val="both"/>
      </w:pPr>
    </w:p>
    <w:p w14:paraId="2615E3CD" w14:textId="7CBE5763" w:rsidR="001962B9" w:rsidRDefault="00C92C9A" w:rsidP="00C92C9A">
      <w:pPr>
        <w:pStyle w:val="Heading1"/>
        <w:tabs>
          <w:tab w:val="left" w:pos="915"/>
        </w:tabs>
        <w:rPr>
          <w:rFonts w:ascii="Times New Roman" w:hAnsi="Times New Roman"/>
          <w:b w:val="0"/>
          <w:bCs w:val="0"/>
          <w:color w:val="auto"/>
          <w:sz w:val="20"/>
          <w:szCs w:val="20"/>
        </w:rPr>
      </w:pPr>
      <w:r>
        <w:rPr>
          <w:rFonts w:ascii="Times New Roman" w:hAnsi="Times New Roman"/>
          <w:b w:val="0"/>
          <w:bCs w:val="0"/>
          <w:color w:val="auto"/>
          <w:sz w:val="20"/>
          <w:szCs w:val="20"/>
        </w:rPr>
        <w:tab/>
      </w:r>
    </w:p>
    <w:p w14:paraId="3FBFB1F6" w14:textId="77777777" w:rsidR="0061370F" w:rsidRPr="00EA246D" w:rsidRDefault="0061370F" w:rsidP="0061370F">
      <w:pPr>
        <w:pStyle w:val="Heading1"/>
        <w:spacing w:before="0"/>
        <w:jc w:val="center"/>
        <w:rPr>
          <w:rFonts w:ascii="Times New Roman" w:hAnsi="Times New Roman"/>
          <w:color w:val="auto"/>
          <w:szCs w:val="22"/>
        </w:rPr>
      </w:pPr>
      <w:r w:rsidRPr="00EA246D">
        <w:rPr>
          <w:rFonts w:ascii="Times New Roman" w:hAnsi="Times New Roman"/>
          <w:color w:val="auto"/>
          <w:szCs w:val="22"/>
        </w:rPr>
        <w:t>General Instructions</w:t>
      </w:r>
    </w:p>
    <w:p w14:paraId="381B0FD2" w14:textId="77777777" w:rsidR="0061370F" w:rsidRPr="00B27EF6" w:rsidRDefault="0061370F" w:rsidP="0061370F">
      <w:pPr>
        <w:rPr>
          <w:sz w:val="24"/>
          <w:szCs w:val="22"/>
        </w:rPr>
      </w:pPr>
    </w:p>
    <w:p w14:paraId="013AC2E2" w14:textId="2806C6C2" w:rsidR="0061370F" w:rsidRPr="00B27EF6" w:rsidRDefault="0061370F" w:rsidP="0061370F">
      <w:pPr>
        <w:numPr>
          <w:ilvl w:val="0"/>
          <w:numId w:val="16"/>
        </w:numPr>
        <w:spacing w:after="200"/>
        <w:rPr>
          <w:sz w:val="24"/>
          <w:szCs w:val="22"/>
        </w:rPr>
      </w:pPr>
      <w:r w:rsidRPr="00B27EF6">
        <w:rPr>
          <w:sz w:val="24"/>
          <w:szCs w:val="22"/>
        </w:rPr>
        <w:t>Ensure this test booklet contains Jobs 1-</w:t>
      </w:r>
      <w:r w:rsidR="007710DB">
        <w:rPr>
          <w:sz w:val="24"/>
          <w:szCs w:val="22"/>
        </w:rPr>
        <w:t>4</w:t>
      </w:r>
    </w:p>
    <w:p w14:paraId="4653188A" w14:textId="77777777" w:rsidR="0061370F" w:rsidRPr="00B27EF6" w:rsidRDefault="0061370F" w:rsidP="0061370F">
      <w:pPr>
        <w:numPr>
          <w:ilvl w:val="0"/>
          <w:numId w:val="16"/>
        </w:numPr>
        <w:spacing w:after="200"/>
        <w:rPr>
          <w:sz w:val="24"/>
          <w:szCs w:val="22"/>
        </w:rPr>
      </w:pPr>
      <w:r w:rsidRPr="00B27EF6">
        <w:rPr>
          <w:sz w:val="24"/>
          <w:szCs w:val="22"/>
        </w:rPr>
        <w:t xml:space="preserve">Key all </w:t>
      </w:r>
      <w:r>
        <w:rPr>
          <w:sz w:val="24"/>
          <w:szCs w:val="22"/>
        </w:rPr>
        <w:t>jobs</w:t>
      </w:r>
      <w:r w:rsidRPr="00B27EF6">
        <w:rPr>
          <w:sz w:val="24"/>
          <w:szCs w:val="22"/>
        </w:rPr>
        <w:t xml:space="preserve"> according to the instructions </w:t>
      </w:r>
      <w:r>
        <w:rPr>
          <w:sz w:val="24"/>
          <w:szCs w:val="22"/>
        </w:rPr>
        <w:t>given.</w:t>
      </w:r>
    </w:p>
    <w:p w14:paraId="7CE14810" w14:textId="61EEA25F" w:rsidR="0061370F" w:rsidRPr="00B27EF6" w:rsidRDefault="0061370F" w:rsidP="0061370F">
      <w:pPr>
        <w:numPr>
          <w:ilvl w:val="0"/>
          <w:numId w:val="16"/>
        </w:numPr>
        <w:spacing w:after="200"/>
        <w:rPr>
          <w:sz w:val="24"/>
          <w:szCs w:val="22"/>
        </w:rPr>
      </w:pPr>
      <w:r w:rsidRPr="00B27EF6">
        <w:rPr>
          <w:sz w:val="24"/>
          <w:szCs w:val="22"/>
        </w:rPr>
        <w:t xml:space="preserve">Correct </w:t>
      </w:r>
      <w:proofErr w:type="gramStart"/>
      <w:r w:rsidRPr="00B27EF6">
        <w:rPr>
          <w:sz w:val="24"/>
          <w:szCs w:val="22"/>
        </w:rPr>
        <w:t>any and all</w:t>
      </w:r>
      <w:proofErr w:type="gramEnd"/>
      <w:r w:rsidRPr="00B27EF6">
        <w:rPr>
          <w:sz w:val="24"/>
          <w:szCs w:val="22"/>
        </w:rPr>
        <w:t xml:space="preserve"> formatting</w:t>
      </w:r>
      <w:r>
        <w:rPr>
          <w:sz w:val="24"/>
          <w:szCs w:val="22"/>
        </w:rPr>
        <w:t>, spelling</w:t>
      </w:r>
      <w:r w:rsidR="00605B56">
        <w:rPr>
          <w:sz w:val="24"/>
          <w:szCs w:val="22"/>
        </w:rPr>
        <w:t>,</w:t>
      </w:r>
      <w:r>
        <w:rPr>
          <w:sz w:val="24"/>
          <w:szCs w:val="22"/>
        </w:rPr>
        <w:t xml:space="preserve"> or grammar</w:t>
      </w:r>
      <w:r w:rsidRPr="00B27EF6">
        <w:rPr>
          <w:sz w:val="24"/>
          <w:szCs w:val="22"/>
        </w:rPr>
        <w:t xml:space="preserve"> errors. Use the formatting guide in the </w:t>
      </w:r>
      <w:r w:rsidRPr="00E527D8">
        <w:rPr>
          <w:i/>
          <w:sz w:val="24"/>
          <w:szCs w:val="22"/>
        </w:rPr>
        <w:t>Style &amp; Reference Manual</w:t>
      </w:r>
      <w:r>
        <w:rPr>
          <w:b/>
          <w:sz w:val="24"/>
          <w:szCs w:val="22"/>
        </w:rPr>
        <w:t>.</w:t>
      </w:r>
    </w:p>
    <w:p w14:paraId="699682A0" w14:textId="77777777" w:rsidR="0061370F" w:rsidRPr="00B27EF6" w:rsidRDefault="0061370F" w:rsidP="0061370F">
      <w:pPr>
        <w:numPr>
          <w:ilvl w:val="0"/>
          <w:numId w:val="16"/>
        </w:numPr>
        <w:spacing w:after="200"/>
        <w:rPr>
          <w:sz w:val="24"/>
          <w:szCs w:val="22"/>
        </w:rPr>
      </w:pPr>
      <w:r w:rsidRPr="00B27EF6">
        <w:rPr>
          <w:sz w:val="24"/>
          <w:szCs w:val="22"/>
        </w:rPr>
        <w:t xml:space="preserve">Your name or initials should </w:t>
      </w:r>
      <w:r w:rsidRPr="00E527D8">
        <w:rPr>
          <w:i/>
          <w:sz w:val="24"/>
          <w:szCs w:val="22"/>
        </w:rPr>
        <w:t>not</w:t>
      </w:r>
      <w:r w:rsidRPr="00B27EF6">
        <w:rPr>
          <w:sz w:val="24"/>
          <w:szCs w:val="22"/>
        </w:rPr>
        <w:t xml:space="preserve"> appear on any work you submit. Use your contestant number in any occasion you would normally key your reference initials.</w:t>
      </w:r>
    </w:p>
    <w:p w14:paraId="4E1E14DB" w14:textId="1AD8136B" w:rsidR="0061370F" w:rsidRPr="00B27EF6" w:rsidRDefault="0061370F" w:rsidP="0061370F">
      <w:pPr>
        <w:numPr>
          <w:ilvl w:val="0"/>
          <w:numId w:val="16"/>
        </w:numPr>
        <w:spacing w:after="200"/>
        <w:rPr>
          <w:sz w:val="24"/>
          <w:szCs w:val="22"/>
        </w:rPr>
      </w:pPr>
      <w:r w:rsidRPr="00B27EF6">
        <w:rPr>
          <w:sz w:val="24"/>
          <w:szCs w:val="22"/>
        </w:rPr>
        <w:t>In the lower left hand corner of ALL work submitted (unless otherwise specified)</w:t>
      </w:r>
      <w:r w:rsidR="00605B56">
        <w:rPr>
          <w:sz w:val="24"/>
          <w:szCs w:val="22"/>
        </w:rPr>
        <w:t>,</w:t>
      </w:r>
      <w:r w:rsidRPr="00B27EF6">
        <w:rPr>
          <w:sz w:val="24"/>
          <w:szCs w:val="22"/>
        </w:rPr>
        <w:t xml:space="preserve"> key your contestant number and job number. </w:t>
      </w:r>
    </w:p>
    <w:p w14:paraId="73130280" w14:textId="77777777" w:rsidR="0061370F" w:rsidRDefault="0061370F" w:rsidP="0061370F">
      <w:pPr>
        <w:spacing w:after="200"/>
        <w:ind w:left="720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0A68FB0" wp14:editId="60E30510">
            <wp:simplePos x="0" y="0"/>
            <wp:positionH relativeFrom="column">
              <wp:posOffset>1377315</wp:posOffset>
            </wp:positionH>
            <wp:positionV relativeFrom="paragraph">
              <wp:posOffset>119380</wp:posOffset>
            </wp:positionV>
            <wp:extent cx="2876550" cy="1800225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3ECC0" w14:textId="77777777" w:rsidR="0061370F" w:rsidRDefault="0061370F" w:rsidP="0061370F">
      <w:pPr>
        <w:spacing w:after="200"/>
        <w:ind w:left="720"/>
        <w:rPr>
          <w:sz w:val="22"/>
          <w:szCs w:val="22"/>
        </w:rPr>
      </w:pPr>
    </w:p>
    <w:p w14:paraId="1DAE4C28" w14:textId="77777777" w:rsidR="0061370F" w:rsidRDefault="0061370F" w:rsidP="0061370F">
      <w:pPr>
        <w:spacing w:after="200"/>
        <w:ind w:left="720"/>
        <w:rPr>
          <w:sz w:val="22"/>
          <w:szCs w:val="22"/>
        </w:rPr>
      </w:pPr>
    </w:p>
    <w:p w14:paraId="42AC5C2B" w14:textId="77777777" w:rsidR="0061370F" w:rsidRDefault="0061370F" w:rsidP="0061370F">
      <w:pPr>
        <w:spacing w:after="200"/>
        <w:ind w:left="720"/>
        <w:rPr>
          <w:sz w:val="22"/>
          <w:szCs w:val="22"/>
        </w:rPr>
      </w:pPr>
      <w:r>
        <w:rPr>
          <w:sz w:val="22"/>
          <w:szCs w:val="22"/>
        </w:rPr>
        <w:t>SAMPLE:</w:t>
      </w:r>
    </w:p>
    <w:p w14:paraId="6958BBF4" w14:textId="77777777" w:rsidR="0061370F" w:rsidRDefault="0061370F" w:rsidP="0061370F">
      <w:pPr>
        <w:tabs>
          <w:tab w:val="left" w:pos="2625"/>
        </w:tabs>
        <w:spacing w:after="120"/>
        <w:ind w:left="720"/>
        <w:rPr>
          <w:sz w:val="24"/>
          <w:szCs w:val="22"/>
        </w:rPr>
      </w:pPr>
    </w:p>
    <w:p w14:paraId="0C2F73C8" w14:textId="77777777" w:rsidR="0061370F" w:rsidRDefault="0061370F" w:rsidP="0061370F">
      <w:pPr>
        <w:tabs>
          <w:tab w:val="left" w:pos="2625"/>
        </w:tabs>
        <w:spacing w:after="120"/>
        <w:ind w:left="720"/>
        <w:rPr>
          <w:sz w:val="24"/>
          <w:szCs w:val="22"/>
        </w:rPr>
      </w:pPr>
    </w:p>
    <w:p w14:paraId="137987F7" w14:textId="77777777" w:rsidR="0061370F" w:rsidRDefault="0061370F" w:rsidP="0061370F">
      <w:pPr>
        <w:tabs>
          <w:tab w:val="left" w:pos="2625"/>
        </w:tabs>
        <w:spacing w:after="120"/>
        <w:ind w:left="720"/>
        <w:rPr>
          <w:sz w:val="24"/>
          <w:szCs w:val="22"/>
        </w:rPr>
      </w:pPr>
    </w:p>
    <w:p w14:paraId="3861CD12" w14:textId="77777777" w:rsidR="0061370F" w:rsidRPr="00B27EF6" w:rsidRDefault="0061370F" w:rsidP="0061370F">
      <w:pPr>
        <w:tabs>
          <w:tab w:val="left" w:pos="2625"/>
        </w:tabs>
        <w:spacing w:after="120"/>
        <w:ind w:left="720"/>
        <w:rPr>
          <w:sz w:val="24"/>
          <w:szCs w:val="22"/>
        </w:rPr>
      </w:pPr>
    </w:p>
    <w:p w14:paraId="1B050A2D" w14:textId="6B8C5946" w:rsidR="0061370F" w:rsidRDefault="0061370F" w:rsidP="0061370F">
      <w:pPr>
        <w:numPr>
          <w:ilvl w:val="0"/>
          <w:numId w:val="16"/>
        </w:numPr>
        <w:spacing w:after="120"/>
        <w:rPr>
          <w:sz w:val="24"/>
          <w:szCs w:val="22"/>
        </w:rPr>
      </w:pPr>
      <w:r w:rsidRPr="00B27EF6">
        <w:rPr>
          <w:sz w:val="24"/>
          <w:szCs w:val="22"/>
        </w:rPr>
        <w:t xml:space="preserve">If you </w:t>
      </w:r>
      <w:r>
        <w:rPr>
          <w:sz w:val="24"/>
          <w:szCs w:val="22"/>
        </w:rPr>
        <w:t xml:space="preserve">complete the event before the end of the time allotted, notify the proctor. Time </w:t>
      </w:r>
      <w:proofErr w:type="gramStart"/>
      <w:r>
        <w:rPr>
          <w:sz w:val="24"/>
          <w:szCs w:val="22"/>
        </w:rPr>
        <w:t>could be considered</w:t>
      </w:r>
      <w:proofErr w:type="gramEnd"/>
      <w:r>
        <w:rPr>
          <w:sz w:val="24"/>
          <w:szCs w:val="22"/>
        </w:rPr>
        <w:t xml:space="preserve"> a factor in determining a winner </w:t>
      </w:r>
      <w:r w:rsidR="00605B56">
        <w:rPr>
          <w:sz w:val="24"/>
          <w:szCs w:val="22"/>
        </w:rPr>
        <w:t>in the event</w:t>
      </w:r>
      <w:r>
        <w:rPr>
          <w:sz w:val="24"/>
          <w:szCs w:val="22"/>
        </w:rPr>
        <w:t xml:space="preserve"> there is a tie score.</w:t>
      </w:r>
    </w:p>
    <w:p w14:paraId="2B6423A3" w14:textId="77777777" w:rsidR="0061370F" w:rsidRDefault="0061370F" w:rsidP="0061370F">
      <w:pPr>
        <w:numPr>
          <w:ilvl w:val="0"/>
          <w:numId w:val="16"/>
        </w:numPr>
        <w:spacing w:after="120"/>
        <w:rPr>
          <w:sz w:val="24"/>
          <w:szCs w:val="22"/>
        </w:rPr>
      </w:pPr>
      <w:r>
        <w:rPr>
          <w:sz w:val="24"/>
          <w:szCs w:val="22"/>
        </w:rPr>
        <w:t>Place your scoring sheet on top of your Jobs. Jobs should be in numerical order.</w:t>
      </w:r>
    </w:p>
    <w:p w14:paraId="3BB7DC09" w14:textId="77777777" w:rsidR="0061370F" w:rsidRDefault="0061370F" w:rsidP="0061370F">
      <w:pPr>
        <w:spacing w:after="120"/>
        <w:rPr>
          <w:sz w:val="24"/>
          <w:szCs w:val="22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61370F" w:rsidRPr="00860B3C" w14:paraId="516D9181" w14:textId="77777777" w:rsidTr="00E13017">
        <w:tc>
          <w:tcPr>
            <w:tcW w:w="3981" w:type="dxa"/>
            <w:gridSpan w:val="2"/>
            <w:shd w:val="clear" w:color="auto" w:fill="auto"/>
          </w:tcPr>
          <w:p w14:paraId="17812B79" w14:textId="77777777" w:rsidR="0061370F" w:rsidRPr="00860B3C" w:rsidRDefault="0061370F" w:rsidP="00E13017">
            <w:pPr>
              <w:spacing w:after="120"/>
              <w:jc w:val="center"/>
              <w:rPr>
                <w:b/>
                <w:sz w:val="24"/>
                <w:szCs w:val="22"/>
              </w:rPr>
            </w:pPr>
            <w:r w:rsidRPr="00860B3C">
              <w:rPr>
                <w:b/>
                <w:sz w:val="24"/>
                <w:szCs w:val="22"/>
              </w:rPr>
              <w:t>PRODUCTION STANDARDS</w:t>
            </w:r>
          </w:p>
        </w:tc>
      </w:tr>
      <w:tr w:rsidR="0061370F" w:rsidRPr="00860B3C" w14:paraId="1B6DC885" w14:textId="77777777" w:rsidTr="00E13017">
        <w:tc>
          <w:tcPr>
            <w:tcW w:w="2124" w:type="dxa"/>
            <w:shd w:val="clear" w:color="auto" w:fill="auto"/>
            <w:vAlign w:val="center"/>
          </w:tcPr>
          <w:p w14:paraId="7373E5D1" w14:textId="77777777" w:rsidR="0061370F" w:rsidRPr="00C215DB" w:rsidRDefault="0061370F" w:rsidP="00E13017">
            <w:pPr>
              <w:jc w:val="right"/>
              <w:rPr>
                <w:sz w:val="24"/>
                <w:szCs w:val="22"/>
              </w:rPr>
            </w:pPr>
            <w:r w:rsidRPr="00C215DB">
              <w:rPr>
                <w:sz w:val="24"/>
                <w:szCs w:val="22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4044689B" w14:textId="77777777" w:rsidR="0061370F" w:rsidRPr="00C215DB" w:rsidRDefault="0061370F" w:rsidP="00E13017">
            <w:pPr>
              <w:rPr>
                <w:sz w:val="24"/>
                <w:szCs w:val="22"/>
              </w:rPr>
            </w:pPr>
            <w:r w:rsidRPr="00C215DB">
              <w:rPr>
                <w:sz w:val="24"/>
                <w:szCs w:val="22"/>
              </w:rPr>
              <w:t>100 Points</w:t>
            </w:r>
          </w:p>
        </w:tc>
      </w:tr>
      <w:tr w:rsidR="0061370F" w:rsidRPr="00860B3C" w14:paraId="0E882339" w14:textId="77777777" w:rsidTr="00E13017">
        <w:tc>
          <w:tcPr>
            <w:tcW w:w="2124" w:type="dxa"/>
            <w:shd w:val="clear" w:color="auto" w:fill="auto"/>
            <w:vAlign w:val="center"/>
          </w:tcPr>
          <w:p w14:paraId="5DB2515C" w14:textId="77777777" w:rsidR="0061370F" w:rsidRPr="00C215DB" w:rsidRDefault="0061370F" w:rsidP="00E13017">
            <w:pPr>
              <w:jc w:val="right"/>
              <w:rPr>
                <w:sz w:val="24"/>
                <w:szCs w:val="22"/>
              </w:rPr>
            </w:pPr>
            <w:r w:rsidRPr="00C215DB">
              <w:rPr>
                <w:sz w:val="24"/>
                <w:szCs w:val="22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CE8155C" w14:textId="77777777" w:rsidR="0061370F" w:rsidRPr="00C215DB" w:rsidRDefault="0061370F" w:rsidP="00E13017">
            <w:pPr>
              <w:rPr>
                <w:sz w:val="24"/>
                <w:szCs w:val="22"/>
              </w:rPr>
            </w:pPr>
            <w:r w:rsidRPr="00C215DB">
              <w:rPr>
                <w:sz w:val="24"/>
                <w:szCs w:val="22"/>
              </w:rPr>
              <w:t>90 Points</w:t>
            </w:r>
          </w:p>
        </w:tc>
      </w:tr>
      <w:tr w:rsidR="0061370F" w:rsidRPr="00860B3C" w14:paraId="4CEDBF7D" w14:textId="77777777" w:rsidTr="00E13017">
        <w:tc>
          <w:tcPr>
            <w:tcW w:w="2124" w:type="dxa"/>
            <w:shd w:val="clear" w:color="auto" w:fill="auto"/>
            <w:vAlign w:val="center"/>
          </w:tcPr>
          <w:p w14:paraId="17BBE90C" w14:textId="77777777" w:rsidR="0061370F" w:rsidRPr="00C215DB" w:rsidRDefault="0061370F" w:rsidP="00E13017">
            <w:pPr>
              <w:jc w:val="right"/>
              <w:rPr>
                <w:sz w:val="24"/>
                <w:szCs w:val="22"/>
              </w:rPr>
            </w:pPr>
            <w:r w:rsidRPr="00C215DB">
              <w:rPr>
                <w:sz w:val="24"/>
                <w:szCs w:val="22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EE832B3" w14:textId="77777777" w:rsidR="0061370F" w:rsidRPr="00C215DB" w:rsidRDefault="0061370F" w:rsidP="00E13017">
            <w:pPr>
              <w:rPr>
                <w:sz w:val="24"/>
                <w:szCs w:val="22"/>
              </w:rPr>
            </w:pPr>
            <w:r w:rsidRPr="00C215DB">
              <w:rPr>
                <w:sz w:val="24"/>
                <w:szCs w:val="22"/>
              </w:rPr>
              <w:t>70 Points</w:t>
            </w:r>
          </w:p>
        </w:tc>
      </w:tr>
      <w:tr w:rsidR="0061370F" w:rsidRPr="00860B3C" w14:paraId="22A81EAD" w14:textId="77777777" w:rsidTr="00E13017">
        <w:tc>
          <w:tcPr>
            <w:tcW w:w="2124" w:type="dxa"/>
            <w:shd w:val="clear" w:color="auto" w:fill="auto"/>
            <w:vAlign w:val="center"/>
          </w:tcPr>
          <w:p w14:paraId="57D7FCAB" w14:textId="77777777" w:rsidR="0061370F" w:rsidRPr="00C215DB" w:rsidRDefault="0061370F" w:rsidP="00E13017">
            <w:pPr>
              <w:jc w:val="right"/>
              <w:rPr>
                <w:sz w:val="24"/>
                <w:szCs w:val="22"/>
              </w:rPr>
            </w:pPr>
            <w:r w:rsidRPr="00C215DB">
              <w:rPr>
                <w:sz w:val="24"/>
                <w:szCs w:val="22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405194B" w14:textId="77777777" w:rsidR="0061370F" w:rsidRPr="00C215DB" w:rsidRDefault="0061370F" w:rsidP="00E13017">
            <w:pPr>
              <w:rPr>
                <w:sz w:val="24"/>
                <w:szCs w:val="22"/>
              </w:rPr>
            </w:pPr>
            <w:r w:rsidRPr="00C215DB">
              <w:rPr>
                <w:sz w:val="24"/>
                <w:szCs w:val="22"/>
              </w:rPr>
              <w:t>50 Points</w:t>
            </w:r>
          </w:p>
        </w:tc>
      </w:tr>
      <w:tr w:rsidR="0061370F" w:rsidRPr="00860B3C" w14:paraId="75AD33BB" w14:textId="77777777" w:rsidTr="00E13017">
        <w:tc>
          <w:tcPr>
            <w:tcW w:w="2124" w:type="dxa"/>
            <w:shd w:val="clear" w:color="auto" w:fill="auto"/>
            <w:vAlign w:val="center"/>
          </w:tcPr>
          <w:p w14:paraId="26AD90D1" w14:textId="77777777" w:rsidR="0061370F" w:rsidRPr="00C215DB" w:rsidRDefault="0061370F" w:rsidP="00E13017">
            <w:pPr>
              <w:jc w:val="right"/>
              <w:rPr>
                <w:sz w:val="24"/>
                <w:szCs w:val="22"/>
              </w:rPr>
            </w:pPr>
            <w:r w:rsidRPr="00C215DB">
              <w:rPr>
                <w:sz w:val="24"/>
                <w:szCs w:val="22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B995DB7" w14:textId="77777777" w:rsidR="0061370F" w:rsidRPr="00C215DB" w:rsidRDefault="0061370F" w:rsidP="00E13017">
            <w:pPr>
              <w:rPr>
                <w:sz w:val="24"/>
                <w:szCs w:val="22"/>
              </w:rPr>
            </w:pPr>
            <w:r w:rsidRPr="00C215DB">
              <w:rPr>
                <w:sz w:val="24"/>
                <w:szCs w:val="22"/>
              </w:rPr>
              <w:t>0 Points</w:t>
            </w:r>
          </w:p>
        </w:tc>
      </w:tr>
    </w:tbl>
    <w:p w14:paraId="7FDC3D31" w14:textId="2F02A7A8" w:rsidR="0061370F" w:rsidRDefault="0061370F" w:rsidP="0061370F">
      <w:pPr>
        <w:rPr>
          <w:sz w:val="22"/>
          <w:szCs w:val="22"/>
        </w:rPr>
      </w:pPr>
    </w:p>
    <w:p w14:paraId="13E6A715" w14:textId="77777777" w:rsidR="0061370F" w:rsidRDefault="0061370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5E07559" w14:textId="6713AA68" w:rsidR="00CC0E64" w:rsidRDefault="00CC0E64" w:rsidP="0061370F">
      <w:pPr>
        <w:rPr>
          <w:sz w:val="22"/>
          <w:szCs w:val="22"/>
        </w:rPr>
      </w:pPr>
    </w:p>
    <w:p w14:paraId="243C1B22" w14:textId="33BA718D" w:rsidR="001D72B0" w:rsidRPr="00BA40D6" w:rsidRDefault="001D72B0" w:rsidP="001D72B0">
      <w:pPr>
        <w:rPr>
          <w:b/>
          <w:sz w:val="24"/>
        </w:rPr>
      </w:pPr>
      <w:r w:rsidRPr="00BA40D6">
        <w:rPr>
          <w:b/>
          <w:sz w:val="24"/>
        </w:rPr>
        <w:t xml:space="preserve">JOB </w:t>
      </w:r>
      <w:r w:rsidR="00BC1C25">
        <w:rPr>
          <w:b/>
          <w:sz w:val="24"/>
        </w:rPr>
        <w:t>1</w:t>
      </w:r>
      <w:r w:rsidRPr="00BA40D6">
        <w:rPr>
          <w:b/>
          <w:sz w:val="24"/>
        </w:rPr>
        <w:t xml:space="preserve"> – </w:t>
      </w:r>
      <w:r>
        <w:rPr>
          <w:b/>
          <w:sz w:val="24"/>
        </w:rPr>
        <w:t>MEMORANDUM</w:t>
      </w:r>
    </w:p>
    <w:p w14:paraId="30E9BBB9" w14:textId="77777777" w:rsidR="001D72B0" w:rsidRDefault="001D72B0" w:rsidP="001D72B0">
      <w:pPr>
        <w:rPr>
          <w:sz w:val="24"/>
        </w:rPr>
      </w:pPr>
    </w:p>
    <w:p w14:paraId="11D36FEB" w14:textId="77777777" w:rsidR="001D72B0" w:rsidRPr="00BA40D6" w:rsidRDefault="001D72B0" w:rsidP="001D72B0">
      <w:pPr>
        <w:rPr>
          <w:b/>
          <w:sz w:val="24"/>
        </w:rPr>
      </w:pPr>
      <w:r w:rsidRPr="00BA40D6">
        <w:rPr>
          <w:b/>
          <w:sz w:val="24"/>
        </w:rPr>
        <w:t>DIRECTIONS:</w:t>
      </w:r>
    </w:p>
    <w:p w14:paraId="77793753" w14:textId="12F4CAD0" w:rsidR="001D72B0" w:rsidRPr="00C92C9A" w:rsidRDefault="001D72B0" w:rsidP="001D72B0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Key the following memo from Julie Smith, Human Resources Department using the </w:t>
      </w:r>
      <w:r w:rsidRPr="00C92C9A">
        <w:rPr>
          <w:i/>
          <w:sz w:val="24"/>
          <w:szCs w:val="24"/>
        </w:rPr>
        <w:t>Style &amp; Reference Manual</w:t>
      </w:r>
      <w:r w:rsidRPr="00C92C9A">
        <w:rPr>
          <w:sz w:val="24"/>
          <w:szCs w:val="24"/>
        </w:rPr>
        <w:t xml:space="preserve"> formatting guidelines.  Send the memo to </w:t>
      </w:r>
      <w:r w:rsidR="000A34A1" w:rsidRPr="00C92C9A">
        <w:rPr>
          <w:sz w:val="24"/>
          <w:szCs w:val="24"/>
        </w:rPr>
        <w:t>All Professional Business Associates Staff</w:t>
      </w:r>
      <w:r w:rsidRPr="00C92C9A">
        <w:rPr>
          <w:sz w:val="24"/>
          <w:szCs w:val="24"/>
        </w:rPr>
        <w:t xml:space="preserve">. </w:t>
      </w:r>
      <w:r w:rsidR="000A34A1" w:rsidRPr="00C92C9A">
        <w:rPr>
          <w:sz w:val="24"/>
          <w:szCs w:val="24"/>
        </w:rPr>
        <w:t>Send a copy to Nancy Wells.  Use Pre-Trip Staff Social as the subject line</w:t>
      </w:r>
      <w:r w:rsidRPr="00C92C9A">
        <w:rPr>
          <w:sz w:val="24"/>
          <w:szCs w:val="24"/>
        </w:rPr>
        <w:t xml:space="preserve">. Use current date. </w:t>
      </w:r>
    </w:p>
    <w:p w14:paraId="004C6AC2" w14:textId="77777777" w:rsidR="001D72B0" w:rsidRPr="00C92C9A" w:rsidRDefault="001D72B0" w:rsidP="001D72B0">
      <w:pPr>
        <w:rPr>
          <w:sz w:val="24"/>
          <w:szCs w:val="24"/>
        </w:rPr>
      </w:pPr>
    </w:p>
    <w:p w14:paraId="73DE1DC9" w14:textId="496BBB48" w:rsidR="000A34A1" w:rsidRPr="00C92C9A" w:rsidRDefault="000A34A1" w:rsidP="000A34A1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Our Special Events Committee and the Human Resources Department are busy making final arrangements for the </w:t>
      </w:r>
      <w:r w:rsidR="00D6350E" w:rsidRPr="00C92C9A">
        <w:rPr>
          <w:sz w:val="24"/>
          <w:szCs w:val="24"/>
        </w:rPr>
        <w:t>upcoming trip to Bora Bora.  We thought it would be a perfect</w:t>
      </w:r>
      <w:r w:rsidR="00605B56" w:rsidRPr="00C92C9A">
        <w:rPr>
          <w:sz w:val="24"/>
          <w:szCs w:val="24"/>
        </w:rPr>
        <w:t xml:space="preserve"> time</w:t>
      </w:r>
      <w:r w:rsidR="00D6350E" w:rsidRPr="00C92C9A">
        <w:rPr>
          <w:sz w:val="24"/>
          <w:szCs w:val="24"/>
        </w:rPr>
        <w:t xml:space="preserve"> to have a </w:t>
      </w:r>
      <w:r w:rsidRPr="00C92C9A">
        <w:rPr>
          <w:sz w:val="24"/>
          <w:szCs w:val="24"/>
        </w:rPr>
        <w:t>company picnic</w:t>
      </w:r>
      <w:r w:rsidR="00D6350E" w:rsidRPr="00C92C9A">
        <w:rPr>
          <w:sz w:val="24"/>
          <w:szCs w:val="24"/>
        </w:rPr>
        <w:t xml:space="preserve"> before we leave for </w:t>
      </w:r>
      <w:r w:rsidR="00D744C8" w:rsidRPr="00C92C9A">
        <w:rPr>
          <w:sz w:val="24"/>
          <w:szCs w:val="24"/>
        </w:rPr>
        <w:t>the</w:t>
      </w:r>
      <w:r w:rsidR="00D6350E" w:rsidRPr="00C92C9A">
        <w:rPr>
          <w:sz w:val="24"/>
          <w:szCs w:val="24"/>
        </w:rPr>
        <w:t xml:space="preserve"> trip</w:t>
      </w:r>
      <w:r w:rsidRPr="00C92C9A">
        <w:rPr>
          <w:sz w:val="24"/>
          <w:szCs w:val="24"/>
        </w:rPr>
        <w:t xml:space="preserve">.  Using the menu selections you provided, we have finalized the menu for the picnic on Saturday, </w:t>
      </w:r>
      <w:r w:rsidR="00D25AA4" w:rsidRPr="00C92C9A">
        <w:rPr>
          <w:sz w:val="24"/>
          <w:szCs w:val="24"/>
        </w:rPr>
        <w:t>May 25</w:t>
      </w:r>
      <w:r w:rsidRPr="00C92C9A">
        <w:rPr>
          <w:sz w:val="24"/>
          <w:szCs w:val="24"/>
        </w:rPr>
        <w:t>.  The following are the selections we have made:</w:t>
      </w:r>
    </w:p>
    <w:p w14:paraId="2B29A8E6" w14:textId="77777777" w:rsidR="000A34A1" w:rsidRPr="00C92C9A" w:rsidRDefault="000A34A1" w:rsidP="000A34A1">
      <w:pPr>
        <w:rPr>
          <w:sz w:val="24"/>
          <w:szCs w:val="24"/>
        </w:rPr>
      </w:pPr>
    </w:p>
    <w:p w14:paraId="78414336" w14:textId="764209EF" w:rsidR="000A34A1" w:rsidRPr="00C92C9A" w:rsidRDefault="000A34A1" w:rsidP="000A34A1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Barbecue </w:t>
      </w:r>
      <w:r w:rsidR="00D25AA4" w:rsidRPr="00C92C9A">
        <w:rPr>
          <w:sz w:val="24"/>
          <w:szCs w:val="24"/>
        </w:rPr>
        <w:t>Brisket</w:t>
      </w:r>
      <w:r w:rsidRPr="00C92C9A">
        <w:rPr>
          <w:sz w:val="24"/>
          <w:szCs w:val="24"/>
        </w:rPr>
        <w:t xml:space="preserve"> and Spareribs</w:t>
      </w:r>
    </w:p>
    <w:p w14:paraId="7ABC6FA4" w14:textId="538BD16E" w:rsidR="000A34A1" w:rsidRPr="00C92C9A" w:rsidRDefault="000A34A1" w:rsidP="000A34A1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Grilled </w:t>
      </w:r>
      <w:r w:rsidR="00D25AA4" w:rsidRPr="00C92C9A">
        <w:rPr>
          <w:sz w:val="24"/>
          <w:szCs w:val="24"/>
        </w:rPr>
        <w:t>Chicken Breast</w:t>
      </w:r>
      <w:r w:rsidRPr="00C92C9A">
        <w:rPr>
          <w:sz w:val="24"/>
          <w:szCs w:val="24"/>
        </w:rPr>
        <w:t xml:space="preserve"> and </w:t>
      </w:r>
      <w:r w:rsidR="00D25AA4" w:rsidRPr="00C92C9A">
        <w:rPr>
          <w:sz w:val="24"/>
          <w:szCs w:val="24"/>
        </w:rPr>
        <w:t>Hamburgers</w:t>
      </w:r>
    </w:p>
    <w:p w14:paraId="2A13DEB1" w14:textId="3C23B32F" w:rsidR="000A34A1" w:rsidRPr="00C92C9A" w:rsidRDefault="00D25AA4" w:rsidP="000A34A1">
      <w:pPr>
        <w:rPr>
          <w:sz w:val="24"/>
          <w:szCs w:val="24"/>
        </w:rPr>
      </w:pPr>
      <w:r w:rsidRPr="00C92C9A">
        <w:rPr>
          <w:sz w:val="24"/>
          <w:szCs w:val="24"/>
        </w:rPr>
        <w:t>German Potato Salad</w:t>
      </w:r>
    </w:p>
    <w:p w14:paraId="5752E65E" w14:textId="04FDDC75" w:rsidR="000A34A1" w:rsidRPr="00C92C9A" w:rsidRDefault="00D25AA4" w:rsidP="000A34A1">
      <w:pPr>
        <w:rPr>
          <w:sz w:val="24"/>
          <w:szCs w:val="24"/>
        </w:rPr>
      </w:pPr>
      <w:r w:rsidRPr="00C92C9A">
        <w:rPr>
          <w:sz w:val="24"/>
          <w:szCs w:val="24"/>
        </w:rPr>
        <w:t>Summer Pasta Salad</w:t>
      </w:r>
    </w:p>
    <w:p w14:paraId="225C9B96" w14:textId="1A55C404" w:rsidR="000A34A1" w:rsidRPr="00C92C9A" w:rsidRDefault="000A34A1" w:rsidP="000A34A1">
      <w:pPr>
        <w:rPr>
          <w:sz w:val="24"/>
          <w:szCs w:val="24"/>
        </w:rPr>
      </w:pPr>
      <w:r w:rsidRPr="00C92C9A">
        <w:rPr>
          <w:sz w:val="24"/>
          <w:szCs w:val="24"/>
        </w:rPr>
        <w:t>Assorted Fruit</w:t>
      </w:r>
    </w:p>
    <w:p w14:paraId="55C9917F" w14:textId="6DE02C63" w:rsidR="000A34A1" w:rsidRPr="00C92C9A" w:rsidRDefault="00D25AA4" w:rsidP="000A34A1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Country </w:t>
      </w:r>
      <w:r w:rsidR="000A34A1" w:rsidRPr="00C92C9A">
        <w:rPr>
          <w:sz w:val="24"/>
          <w:szCs w:val="24"/>
        </w:rPr>
        <w:t>Baked Beans</w:t>
      </w:r>
    </w:p>
    <w:p w14:paraId="30DFA455" w14:textId="5290AAAC" w:rsidR="000A34A1" w:rsidRPr="00C92C9A" w:rsidRDefault="00D25AA4" w:rsidP="000A34A1">
      <w:pPr>
        <w:rPr>
          <w:sz w:val="24"/>
          <w:szCs w:val="24"/>
        </w:rPr>
      </w:pPr>
      <w:r w:rsidRPr="00C92C9A">
        <w:rPr>
          <w:sz w:val="24"/>
          <w:szCs w:val="24"/>
        </w:rPr>
        <w:t>Brownies</w:t>
      </w:r>
    </w:p>
    <w:p w14:paraId="0EB019A3" w14:textId="77777777" w:rsidR="000A34A1" w:rsidRPr="00C92C9A" w:rsidRDefault="000A34A1" w:rsidP="000A34A1">
      <w:pPr>
        <w:rPr>
          <w:sz w:val="24"/>
          <w:szCs w:val="24"/>
        </w:rPr>
      </w:pPr>
      <w:r w:rsidRPr="00C92C9A">
        <w:rPr>
          <w:sz w:val="24"/>
          <w:szCs w:val="24"/>
        </w:rPr>
        <w:t>Cake</w:t>
      </w:r>
    </w:p>
    <w:p w14:paraId="14D44401" w14:textId="77777777" w:rsidR="000A34A1" w:rsidRPr="00C92C9A" w:rsidRDefault="000A34A1" w:rsidP="000A34A1">
      <w:pPr>
        <w:rPr>
          <w:sz w:val="24"/>
          <w:szCs w:val="24"/>
        </w:rPr>
      </w:pPr>
      <w:r w:rsidRPr="00C92C9A">
        <w:rPr>
          <w:sz w:val="24"/>
          <w:szCs w:val="24"/>
        </w:rPr>
        <w:t>Beverage Assortment</w:t>
      </w:r>
    </w:p>
    <w:p w14:paraId="2E41A046" w14:textId="77777777" w:rsidR="000A34A1" w:rsidRPr="00C92C9A" w:rsidRDefault="000A34A1" w:rsidP="000A34A1">
      <w:pPr>
        <w:rPr>
          <w:sz w:val="24"/>
          <w:szCs w:val="24"/>
        </w:rPr>
      </w:pPr>
    </w:p>
    <w:p w14:paraId="26AE62F7" w14:textId="79D41BE3" w:rsidR="000A34A1" w:rsidRPr="00C92C9A" w:rsidRDefault="00D25AA4" w:rsidP="000A34A1">
      <w:pPr>
        <w:rPr>
          <w:sz w:val="24"/>
          <w:szCs w:val="24"/>
        </w:rPr>
      </w:pPr>
      <w:r w:rsidRPr="00C92C9A">
        <w:rPr>
          <w:sz w:val="24"/>
          <w:szCs w:val="24"/>
        </w:rPr>
        <w:t>Rotunda Shelter</w:t>
      </w:r>
      <w:r w:rsidR="000A34A1" w:rsidRPr="00C92C9A">
        <w:rPr>
          <w:sz w:val="24"/>
          <w:szCs w:val="24"/>
        </w:rPr>
        <w:t xml:space="preserve"> </w:t>
      </w:r>
      <w:r w:rsidRPr="00C92C9A">
        <w:rPr>
          <w:sz w:val="24"/>
          <w:szCs w:val="24"/>
        </w:rPr>
        <w:t>9</w:t>
      </w:r>
      <w:r w:rsidR="000A34A1" w:rsidRPr="00C92C9A">
        <w:rPr>
          <w:sz w:val="24"/>
          <w:szCs w:val="24"/>
        </w:rPr>
        <w:t xml:space="preserve"> at </w:t>
      </w:r>
      <w:r w:rsidRPr="00C92C9A">
        <w:rPr>
          <w:sz w:val="24"/>
          <w:szCs w:val="24"/>
        </w:rPr>
        <w:t>Lake Odessa S</w:t>
      </w:r>
      <w:r w:rsidR="00BF0D81" w:rsidRPr="00C92C9A">
        <w:rPr>
          <w:sz w:val="24"/>
          <w:szCs w:val="24"/>
        </w:rPr>
        <w:t>t</w:t>
      </w:r>
      <w:r w:rsidRPr="00C92C9A">
        <w:rPr>
          <w:sz w:val="24"/>
          <w:szCs w:val="24"/>
        </w:rPr>
        <w:t xml:space="preserve">ate Park has been reserved for </w:t>
      </w:r>
      <w:r w:rsidR="000A34A1" w:rsidRPr="00C92C9A">
        <w:rPr>
          <w:sz w:val="24"/>
          <w:szCs w:val="24"/>
        </w:rPr>
        <w:t xml:space="preserve">the picnic. On Friday, </w:t>
      </w:r>
      <w:r w:rsidRPr="00C92C9A">
        <w:rPr>
          <w:sz w:val="24"/>
          <w:szCs w:val="24"/>
        </w:rPr>
        <w:t xml:space="preserve">May 24, </w:t>
      </w:r>
      <w:r w:rsidR="000A34A1" w:rsidRPr="00C92C9A">
        <w:rPr>
          <w:sz w:val="24"/>
          <w:szCs w:val="24"/>
        </w:rPr>
        <w:t xml:space="preserve">beginning at </w:t>
      </w:r>
      <w:r w:rsidRPr="00C92C9A">
        <w:rPr>
          <w:sz w:val="24"/>
          <w:szCs w:val="24"/>
        </w:rPr>
        <w:t>6</w:t>
      </w:r>
      <w:r w:rsidR="000A34A1" w:rsidRPr="00C92C9A">
        <w:rPr>
          <w:sz w:val="24"/>
          <w:szCs w:val="24"/>
        </w:rPr>
        <w:t xml:space="preserve">:00 a.m., the day before the event, you and your staff may use the adjoining indoor facility.  </w:t>
      </w:r>
      <w:proofErr w:type="gramStart"/>
      <w:r w:rsidR="000A34A1" w:rsidRPr="00C92C9A">
        <w:rPr>
          <w:sz w:val="24"/>
          <w:szCs w:val="24"/>
        </w:rPr>
        <w:t xml:space="preserve">As discussed previously, there is a </w:t>
      </w:r>
      <w:r w:rsidR="008F2FC7" w:rsidRPr="00C92C9A">
        <w:rPr>
          <w:sz w:val="24"/>
          <w:szCs w:val="24"/>
        </w:rPr>
        <w:t>full</w:t>
      </w:r>
      <w:r w:rsidR="000A34A1" w:rsidRPr="00C92C9A">
        <w:rPr>
          <w:sz w:val="24"/>
          <w:szCs w:val="24"/>
        </w:rPr>
        <w:t xml:space="preserve"> kitchen you may use to prepare food.</w:t>
      </w:r>
      <w:proofErr w:type="gramEnd"/>
    </w:p>
    <w:p w14:paraId="0B1766CA" w14:textId="77777777" w:rsidR="000A34A1" w:rsidRPr="00C92C9A" w:rsidRDefault="000A34A1" w:rsidP="000A34A1">
      <w:pPr>
        <w:rPr>
          <w:sz w:val="24"/>
          <w:szCs w:val="24"/>
        </w:rPr>
      </w:pPr>
    </w:p>
    <w:p w14:paraId="1BCF0AAF" w14:textId="43EC2CD9" w:rsidR="000A34A1" w:rsidRPr="00C92C9A" w:rsidRDefault="000A34A1" w:rsidP="000A34A1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If you </w:t>
      </w:r>
      <w:r w:rsidR="008F2FC7" w:rsidRPr="00C92C9A">
        <w:rPr>
          <w:sz w:val="24"/>
          <w:szCs w:val="24"/>
        </w:rPr>
        <w:t>have</w:t>
      </w:r>
      <w:r w:rsidRPr="00C92C9A">
        <w:rPr>
          <w:sz w:val="24"/>
          <w:szCs w:val="24"/>
        </w:rPr>
        <w:t xml:space="preserve"> any questions, please contact me at (410) 555-6666.</w:t>
      </w:r>
    </w:p>
    <w:p w14:paraId="70D990FF" w14:textId="14F5F398" w:rsidR="000A34A1" w:rsidRPr="00C92C9A" w:rsidDel="00114090" w:rsidRDefault="000A34A1" w:rsidP="000A34A1">
      <w:pPr>
        <w:rPr>
          <w:del w:id="5" w:author="Hewes Angie" w:date="2020-02-10T08:53:00Z"/>
          <w:sz w:val="24"/>
          <w:szCs w:val="24"/>
        </w:rPr>
      </w:pPr>
    </w:p>
    <w:p w14:paraId="78856327" w14:textId="13A0A4B5" w:rsidR="001D72B0" w:rsidRPr="00C92C9A" w:rsidDel="00114090" w:rsidRDefault="001D72B0" w:rsidP="001D72B0">
      <w:pPr>
        <w:autoSpaceDE w:val="0"/>
        <w:autoSpaceDN w:val="0"/>
        <w:rPr>
          <w:del w:id="6" w:author="Hewes Angie" w:date="2020-02-10T08:53:00Z"/>
          <w:color w:val="000000"/>
          <w:sz w:val="24"/>
          <w:szCs w:val="24"/>
        </w:rPr>
      </w:pPr>
    </w:p>
    <w:p w14:paraId="0867B434" w14:textId="14DB6E80" w:rsidR="001D72B0" w:rsidRPr="00C92C9A" w:rsidDel="00114090" w:rsidRDefault="001D72B0" w:rsidP="00B01E82">
      <w:pPr>
        <w:rPr>
          <w:del w:id="7" w:author="Hewes Angie" w:date="2020-02-10T08:53:00Z"/>
          <w:b/>
          <w:sz w:val="24"/>
          <w:szCs w:val="24"/>
        </w:rPr>
      </w:pPr>
    </w:p>
    <w:p w14:paraId="5BFBA789" w14:textId="77777777" w:rsidR="00B01E82" w:rsidRPr="00C92C9A" w:rsidRDefault="00B01E82" w:rsidP="00B01E82">
      <w:pPr>
        <w:rPr>
          <w:sz w:val="24"/>
          <w:szCs w:val="24"/>
        </w:rPr>
      </w:pPr>
    </w:p>
    <w:p w14:paraId="3095262F" w14:textId="77777777" w:rsidR="00B01E82" w:rsidRPr="00C92C9A" w:rsidRDefault="00B01E82">
      <w:pPr>
        <w:rPr>
          <w:b/>
          <w:sz w:val="24"/>
          <w:szCs w:val="24"/>
        </w:rPr>
      </w:pPr>
      <w:r w:rsidRPr="00C92C9A">
        <w:rPr>
          <w:b/>
          <w:sz w:val="24"/>
          <w:szCs w:val="24"/>
        </w:rPr>
        <w:br w:type="page"/>
      </w:r>
    </w:p>
    <w:p w14:paraId="4F268BDA" w14:textId="77777777" w:rsidR="00453F25" w:rsidRDefault="00453F25" w:rsidP="0061370F">
      <w:pPr>
        <w:rPr>
          <w:b/>
          <w:sz w:val="24"/>
        </w:rPr>
      </w:pPr>
    </w:p>
    <w:p w14:paraId="50C6B460" w14:textId="2522904D" w:rsidR="001D72B0" w:rsidRPr="00BA40D6" w:rsidRDefault="001D72B0" w:rsidP="001D72B0">
      <w:pPr>
        <w:rPr>
          <w:b/>
          <w:sz w:val="24"/>
        </w:rPr>
      </w:pPr>
      <w:r w:rsidRPr="00BA40D6">
        <w:rPr>
          <w:b/>
          <w:sz w:val="24"/>
        </w:rPr>
        <w:t xml:space="preserve">JOB </w:t>
      </w:r>
      <w:r w:rsidR="007B0FF0">
        <w:rPr>
          <w:b/>
          <w:sz w:val="24"/>
        </w:rPr>
        <w:t>2</w:t>
      </w:r>
      <w:r w:rsidRPr="00BA40D6">
        <w:rPr>
          <w:b/>
          <w:sz w:val="24"/>
        </w:rPr>
        <w:t xml:space="preserve"> – </w:t>
      </w:r>
      <w:r>
        <w:rPr>
          <w:b/>
          <w:sz w:val="24"/>
        </w:rPr>
        <w:t>TABLE</w:t>
      </w:r>
    </w:p>
    <w:p w14:paraId="72029B51" w14:textId="77777777" w:rsidR="001D72B0" w:rsidRDefault="001D72B0" w:rsidP="001D72B0">
      <w:pPr>
        <w:rPr>
          <w:sz w:val="24"/>
        </w:rPr>
      </w:pPr>
    </w:p>
    <w:p w14:paraId="690D6776" w14:textId="77777777" w:rsidR="001D72B0" w:rsidRPr="00BA40D6" w:rsidRDefault="001D72B0" w:rsidP="001D72B0">
      <w:pPr>
        <w:rPr>
          <w:b/>
          <w:sz w:val="24"/>
        </w:rPr>
      </w:pPr>
      <w:r w:rsidRPr="00BA40D6">
        <w:rPr>
          <w:b/>
          <w:sz w:val="24"/>
        </w:rPr>
        <w:t>DIRECTIONS:</w:t>
      </w:r>
    </w:p>
    <w:p w14:paraId="4BC97FB1" w14:textId="77777777" w:rsidR="0035537B" w:rsidRDefault="0035537B" w:rsidP="001D72B0">
      <w:pPr>
        <w:rPr>
          <w:sz w:val="24"/>
        </w:rPr>
      </w:pPr>
    </w:p>
    <w:p w14:paraId="6F6D1780" w14:textId="2DFAA1CA" w:rsidR="0066161D" w:rsidRPr="0035537B" w:rsidRDefault="0066161D" w:rsidP="0066161D">
      <w:pPr>
        <w:rPr>
          <w:sz w:val="24"/>
          <w:szCs w:val="24"/>
        </w:rPr>
      </w:pPr>
      <w:r w:rsidRPr="0035537B">
        <w:rPr>
          <w:sz w:val="24"/>
          <w:szCs w:val="24"/>
        </w:rPr>
        <w:t xml:space="preserve">Create a table for the </w:t>
      </w:r>
      <w:ins w:id="8" w:author="Hewes Angie" w:date="2020-02-10T08:54:00Z">
        <w:r w:rsidR="00114090">
          <w:rPr>
            <w:sz w:val="24"/>
            <w:szCs w:val="24"/>
          </w:rPr>
          <w:t xml:space="preserve">Professional Business Associate </w:t>
        </w:r>
      </w:ins>
      <w:del w:id="9" w:author="Hewes Angie" w:date="2020-02-10T08:54:00Z">
        <w:r w:rsidRPr="0035537B" w:rsidDel="00114090">
          <w:rPr>
            <w:sz w:val="24"/>
            <w:szCs w:val="24"/>
          </w:rPr>
          <w:delText xml:space="preserve">PBA </w:delText>
        </w:r>
      </w:del>
      <w:r w:rsidRPr="0035537B">
        <w:rPr>
          <w:sz w:val="24"/>
          <w:szCs w:val="24"/>
        </w:rPr>
        <w:t xml:space="preserve">Trip using the following information.  The title for the table will be </w:t>
      </w:r>
      <w:ins w:id="10" w:author="Hewes Angie" w:date="2020-02-10T08:54:00Z">
        <w:r w:rsidR="00114090">
          <w:rPr>
            <w:sz w:val="24"/>
            <w:szCs w:val="24"/>
          </w:rPr>
          <w:t xml:space="preserve">Professional Business Associate </w:t>
        </w:r>
      </w:ins>
      <w:del w:id="11" w:author="Hewes Angie" w:date="2020-02-10T08:54:00Z">
        <w:r w:rsidRPr="0035537B" w:rsidDel="00114090">
          <w:rPr>
            <w:sz w:val="24"/>
            <w:szCs w:val="24"/>
          </w:rPr>
          <w:delText xml:space="preserve">PBA </w:delText>
        </w:r>
      </w:del>
      <w:r w:rsidRPr="0035537B">
        <w:rPr>
          <w:sz w:val="24"/>
          <w:szCs w:val="24"/>
        </w:rPr>
        <w:t>Trip</w:t>
      </w:r>
      <w:r>
        <w:rPr>
          <w:sz w:val="24"/>
          <w:szCs w:val="24"/>
        </w:rPr>
        <w:t>,</w:t>
      </w:r>
      <w:r w:rsidRPr="0035537B">
        <w:rPr>
          <w:sz w:val="24"/>
          <w:szCs w:val="24"/>
        </w:rPr>
        <w:t xml:space="preserve"> and the subtitle will be Activity Room Assignments. Print the table without borders.  Provide column headings for Room Name, Activity Name</w:t>
      </w:r>
      <w:r>
        <w:rPr>
          <w:sz w:val="24"/>
          <w:szCs w:val="24"/>
        </w:rPr>
        <w:t>,</w:t>
      </w:r>
      <w:r w:rsidRPr="0035537B">
        <w:rPr>
          <w:sz w:val="24"/>
          <w:szCs w:val="24"/>
        </w:rPr>
        <w:t xml:space="preserve"> and Instructor Name. </w:t>
      </w:r>
      <w:r>
        <w:rPr>
          <w:sz w:val="24"/>
          <w:szCs w:val="24"/>
        </w:rPr>
        <w:t xml:space="preserve">Be sure to left align the column headings.  </w:t>
      </w:r>
      <w:r w:rsidRPr="0035537B">
        <w:rPr>
          <w:sz w:val="24"/>
          <w:szCs w:val="24"/>
        </w:rPr>
        <w:t xml:space="preserve">Use the </w:t>
      </w:r>
      <w:r w:rsidRPr="0035537B">
        <w:rPr>
          <w:i/>
          <w:sz w:val="24"/>
          <w:szCs w:val="24"/>
        </w:rPr>
        <w:t>Style &amp; Reference Manual</w:t>
      </w:r>
      <w:r w:rsidRPr="0035537B">
        <w:rPr>
          <w:sz w:val="24"/>
          <w:szCs w:val="24"/>
        </w:rPr>
        <w:t xml:space="preserve"> formatting guidelines.  </w:t>
      </w:r>
    </w:p>
    <w:p w14:paraId="5CD36650" w14:textId="77777777" w:rsidR="001D72B0" w:rsidRPr="001D72B0" w:rsidRDefault="001D72B0" w:rsidP="001D72B0">
      <w:pPr>
        <w:rPr>
          <w:rFonts w:ascii="Maiandra GD" w:hAnsi="Maiandra GD"/>
          <w:sz w:val="32"/>
          <w:szCs w:val="32"/>
        </w:rPr>
      </w:pPr>
    </w:p>
    <w:p w14:paraId="33280DBC" w14:textId="77777777" w:rsidR="001D72B0" w:rsidRDefault="001D72B0" w:rsidP="001D72B0">
      <w:pPr>
        <w:rPr>
          <w:rFonts w:ascii="Maiandra GD" w:hAnsi="Maiandra GD"/>
          <w:sz w:val="32"/>
          <w:szCs w:val="32"/>
        </w:rPr>
      </w:pPr>
    </w:p>
    <w:p w14:paraId="23FB3C18" w14:textId="0E25250F" w:rsidR="001D72B0" w:rsidRPr="00C92C9A" w:rsidRDefault="001D72B0" w:rsidP="001D72B0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Aloha – Yoga – Jackie Goodwin </w:t>
      </w:r>
    </w:p>
    <w:p w14:paraId="384C23FD" w14:textId="0C67A559" w:rsidR="001D72B0" w:rsidRPr="00C92C9A" w:rsidRDefault="001D72B0" w:rsidP="001D72B0">
      <w:pPr>
        <w:rPr>
          <w:sz w:val="24"/>
          <w:szCs w:val="24"/>
        </w:rPr>
      </w:pPr>
      <w:r w:rsidRPr="00C92C9A">
        <w:rPr>
          <w:sz w:val="24"/>
          <w:szCs w:val="24"/>
        </w:rPr>
        <w:t>B</w:t>
      </w:r>
      <w:r w:rsidR="00E773C1" w:rsidRPr="00C92C9A">
        <w:rPr>
          <w:sz w:val="24"/>
          <w:szCs w:val="24"/>
        </w:rPr>
        <w:t>ora 1 – Aerobics</w:t>
      </w:r>
      <w:r w:rsidRPr="00C92C9A">
        <w:rPr>
          <w:sz w:val="24"/>
          <w:szCs w:val="24"/>
        </w:rPr>
        <w:t xml:space="preserve"> – Annie Bennett      </w:t>
      </w:r>
    </w:p>
    <w:p w14:paraId="66F85B2E" w14:textId="1F6A5F97" w:rsidR="001D72B0" w:rsidRPr="00C92C9A" w:rsidRDefault="001D72B0" w:rsidP="001D72B0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Lagoon – HIIT Training– Linda </w:t>
      </w:r>
      <w:proofErr w:type="spellStart"/>
      <w:r w:rsidR="00E773C1" w:rsidRPr="00C92C9A">
        <w:rPr>
          <w:sz w:val="24"/>
          <w:szCs w:val="24"/>
        </w:rPr>
        <w:t>Nicols</w:t>
      </w:r>
      <w:proofErr w:type="spellEnd"/>
      <w:r w:rsidRPr="00C92C9A">
        <w:rPr>
          <w:sz w:val="24"/>
          <w:szCs w:val="24"/>
        </w:rPr>
        <w:t xml:space="preserve"> </w:t>
      </w:r>
    </w:p>
    <w:p w14:paraId="6BBD3E6C" w14:textId="7C999724" w:rsidR="001D72B0" w:rsidRPr="00C92C9A" w:rsidRDefault="001D72B0" w:rsidP="001D72B0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Polynesian – Meditation – </w:t>
      </w:r>
      <w:r w:rsidR="00E773C1" w:rsidRPr="00C92C9A">
        <w:rPr>
          <w:sz w:val="24"/>
          <w:szCs w:val="24"/>
        </w:rPr>
        <w:t>Melinda Sanders</w:t>
      </w:r>
      <w:r w:rsidRPr="00C92C9A">
        <w:rPr>
          <w:sz w:val="24"/>
          <w:szCs w:val="24"/>
        </w:rPr>
        <w:t xml:space="preserve"> </w:t>
      </w:r>
    </w:p>
    <w:p w14:paraId="1A302349" w14:textId="71C8E64E" w:rsidR="00E773C1" w:rsidRPr="00C92C9A" w:rsidRDefault="00E773C1" w:rsidP="001D72B0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Reef – Team Building &amp; Bonding – Regina Patterson </w:t>
      </w:r>
    </w:p>
    <w:p w14:paraId="7615A312" w14:textId="5EA3993C" w:rsidR="00E773C1" w:rsidRPr="00C92C9A" w:rsidRDefault="00E773C1" w:rsidP="00E773C1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Sapphire – Creativity </w:t>
      </w:r>
      <w:r w:rsidR="001D72B0" w:rsidRPr="00C92C9A">
        <w:rPr>
          <w:sz w:val="24"/>
          <w:szCs w:val="24"/>
        </w:rPr>
        <w:t>Training</w:t>
      </w:r>
      <w:r w:rsidRPr="00C92C9A">
        <w:rPr>
          <w:sz w:val="24"/>
          <w:szCs w:val="24"/>
        </w:rPr>
        <w:t xml:space="preserve"> – Sara</w:t>
      </w:r>
      <w:r w:rsidR="001D72B0" w:rsidRPr="00C92C9A">
        <w:rPr>
          <w:sz w:val="24"/>
          <w:szCs w:val="24"/>
        </w:rPr>
        <w:t xml:space="preserve"> </w:t>
      </w:r>
      <w:proofErr w:type="spellStart"/>
      <w:r w:rsidRPr="00C92C9A">
        <w:rPr>
          <w:sz w:val="24"/>
          <w:szCs w:val="24"/>
        </w:rPr>
        <w:t>Landstrum</w:t>
      </w:r>
      <w:proofErr w:type="spellEnd"/>
      <w:r w:rsidR="001D72B0" w:rsidRPr="00C92C9A">
        <w:rPr>
          <w:sz w:val="24"/>
          <w:szCs w:val="24"/>
        </w:rPr>
        <w:t xml:space="preserve"> </w:t>
      </w:r>
    </w:p>
    <w:p w14:paraId="4F6FF12F" w14:textId="3FA531AE" w:rsidR="00E13017" w:rsidRPr="00C92C9A" w:rsidRDefault="00E773C1" w:rsidP="00E773C1">
      <w:pPr>
        <w:rPr>
          <w:sz w:val="24"/>
          <w:szCs w:val="24"/>
        </w:rPr>
      </w:pPr>
      <w:r w:rsidRPr="00C92C9A">
        <w:rPr>
          <w:sz w:val="24"/>
          <w:szCs w:val="24"/>
        </w:rPr>
        <w:t>Coconut Courtyard</w:t>
      </w:r>
      <w:r w:rsidR="001D72B0" w:rsidRPr="00C92C9A">
        <w:rPr>
          <w:sz w:val="24"/>
          <w:szCs w:val="24"/>
        </w:rPr>
        <w:t xml:space="preserve"> – Ice Cream Social – </w:t>
      </w:r>
      <w:r w:rsidRPr="00C92C9A">
        <w:rPr>
          <w:sz w:val="24"/>
          <w:szCs w:val="24"/>
        </w:rPr>
        <w:t>Four Seasons</w:t>
      </w:r>
      <w:r w:rsidR="001D72B0" w:rsidRPr="00C92C9A">
        <w:rPr>
          <w:sz w:val="24"/>
          <w:szCs w:val="24"/>
        </w:rPr>
        <w:t xml:space="preserve"> Staff</w:t>
      </w:r>
    </w:p>
    <w:p w14:paraId="27422366" w14:textId="2C14874F" w:rsidR="00F63300" w:rsidRPr="00C92C9A" w:rsidRDefault="00F63300">
      <w:pPr>
        <w:rPr>
          <w:sz w:val="24"/>
          <w:szCs w:val="24"/>
        </w:rPr>
      </w:pPr>
      <w:r w:rsidRPr="00C92C9A">
        <w:rPr>
          <w:sz w:val="24"/>
          <w:szCs w:val="24"/>
        </w:rPr>
        <w:br w:type="page"/>
      </w:r>
    </w:p>
    <w:p w14:paraId="2A979F97" w14:textId="0B2EA5BD" w:rsidR="00F63300" w:rsidRDefault="00F63300" w:rsidP="0061370F">
      <w:pPr>
        <w:rPr>
          <w:sz w:val="22"/>
          <w:szCs w:val="22"/>
        </w:rPr>
      </w:pPr>
    </w:p>
    <w:p w14:paraId="390A1153" w14:textId="252DA84B" w:rsidR="00F63300" w:rsidRPr="00BA40D6" w:rsidRDefault="00F63300" w:rsidP="00F63300">
      <w:pPr>
        <w:rPr>
          <w:b/>
          <w:sz w:val="24"/>
        </w:rPr>
      </w:pPr>
      <w:r w:rsidRPr="00BA40D6">
        <w:rPr>
          <w:b/>
          <w:sz w:val="24"/>
        </w:rPr>
        <w:t xml:space="preserve">JOB </w:t>
      </w:r>
      <w:r w:rsidR="007B0FF0">
        <w:rPr>
          <w:b/>
          <w:sz w:val="24"/>
        </w:rPr>
        <w:t>3</w:t>
      </w:r>
      <w:r w:rsidRPr="00BA40D6">
        <w:rPr>
          <w:b/>
          <w:sz w:val="24"/>
        </w:rPr>
        <w:t xml:space="preserve"> – </w:t>
      </w:r>
      <w:r w:rsidR="0022351C">
        <w:rPr>
          <w:b/>
          <w:sz w:val="24"/>
        </w:rPr>
        <w:t>NEWS RELEASE</w:t>
      </w:r>
    </w:p>
    <w:p w14:paraId="52476289" w14:textId="77777777" w:rsidR="00F63300" w:rsidRPr="005B3ABF" w:rsidRDefault="00F63300" w:rsidP="00F63300">
      <w:pPr>
        <w:rPr>
          <w:sz w:val="24"/>
          <w:szCs w:val="24"/>
        </w:rPr>
      </w:pPr>
    </w:p>
    <w:p w14:paraId="3D5CC845" w14:textId="2F4D91F0" w:rsidR="004E5FA3" w:rsidRPr="00C92C9A" w:rsidRDefault="00F63300" w:rsidP="004E5FA3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Key the following </w:t>
      </w:r>
      <w:r w:rsidR="00453F25" w:rsidRPr="00C92C9A">
        <w:rPr>
          <w:sz w:val="24"/>
          <w:szCs w:val="24"/>
        </w:rPr>
        <w:t>news release</w:t>
      </w:r>
      <w:r w:rsidRPr="00C92C9A">
        <w:rPr>
          <w:sz w:val="24"/>
          <w:szCs w:val="24"/>
        </w:rPr>
        <w:t xml:space="preserve"> </w:t>
      </w:r>
      <w:r w:rsidR="00754477" w:rsidRPr="00C92C9A">
        <w:rPr>
          <w:sz w:val="24"/>
          <w:szCs w:val="24"/>
        </w:rPr>
        <w:t xml:space="preserve">following the </w:t>
      </w:r>
      <w:r w:rsidR="00754477" w:rsidRPr="00114090">
        <w:rPr>
          <w:i/>
          <w:sz w:val="24"/>
          <w:szCs w:val="24"/>
          <w:rPrChange w:id="12" w:author="Hewes Angie" w:date="2020-02-10T08:54:00Z">
            <w:rPr>
              <w:sz w:val="24"/>
              <w:szCs w:val="24"/>
            </w:rPr>
          </w:rPrChange>
        </w:rPr>
        <w:t>Style &amp; Reference Manual</w:t>
      </w:r>
      <w:r w:rsidR="00754477" w:rsidRPr="00C92C9A">
        <w:rPr>
          <w:sz w:val="24"/>
          <w:szCs w:val="24"/>
        </w:rPr>
        <w:t xml:space="preserve">.  The news release is from </w:t>
      </w:r>
      <w:r w:rsidR="004E5FA3" w:rsidRPr="00C92C9A">
        <w:rPr>
          <w:sz w:val="24"/>
          <w:szCs w:val="24"/>
        </w:rPr>
        <w:t>Julie Smith, 5454 Cleveland Avenue, Columbus, OH 43231-4021. Her contact number is 641-555-5555.  Use the current date</w:t>
      </w:r>
      <w:r w:rsidR="00754477" w:rsidRPr="00C92C9A">
        <w:rPr>
          <w:sz w:val="24"/>
          <w:szCs w:val="24"/>
        </w:rPr>
        <w:t xml:space="preserve"> as the release date</w:t>
      </w:r>
      <w:r w:rsidR="004E5FA3" w:rsidRPr="00C92C9A">
        <w:rPr>
          <w:sz w:val="24"/>
          <w:szCs w:val="24"/>
        </w:rPr>
        <w:t xml:space="preserve">. </w:t>
      </w:r>
    </w:p>
    <w:p w14:paraId="5148AB9A" w14:textId="77777777" w:rsidR="00754477" w:rsidRPr="00C92C9A" w:rsidRDefault="00754477" w:rsidP="00754477">
      <w:pPr>
        <w:rPr>
          <w:sz w:val="24"/>
          <w:szCs w:val="24"/>
        </w:rPr>
      </w:pPr>
    </w:p>
    <w:p w14:paraId="42EA6918" w14:textId="6DED2631" w:rsidR="00754477" w:rsidRPr="00C92C9A" w:rsidRDefault="00754477" w:rsidP="00754477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Professional Business Associates Hosts Employee Trip </w:t>
      </w:r>
    </w:p>
    <w:p w14:paraId="35CE9217" w14:textId="77777777" w:rsidR="00754477" w:rsidRPr="00C92C9A" w:rsidRDefault="00754477" w:rsidP="00754477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 </w:t>
      </w:r>
    </w:p>
    <w:p w14:paraId="50C74410" w14:textId="5157EBBC" w:rsidR="00754477" w:rsidRPr="00C92C9A" w:rsidRDefault="00754477" w:rsidP="00754477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The employees of Professional Business Associates will travel </w:t>
      </w:r>
      <w:r w:rsidR="00605B56" w:rsidRPr="00C92C9A">
        <w:rPr>
          <w:sz w:val="24"/>
          <w:szCs w:val="24"/>
        </w:rPr>
        <w:t>abroad</w:t>
      </w:r>
      <w:r w:rsidRPr="00C92C9A">
        <w:rPr>
          <w:sz w:val="24"/>
          <w:szCs w:val="24"/>
        </w:rPr>
        <w:t xml:space="preserve"> in June on an employee trip to Bora Bora.  The group will fly to Los Angeles, California, to leave for their </w:t>
      </w:r>
      <w:r w:rsidR="007C0447" w:rsidRPr="00C92C9A">
        <w:rPr>
          <w:sz w:val="24"/>
          <w:szCs w:val="24"/>
        </w:rPr>
        <w:t xml:space="preserve">12-day </w:t>
      </w:r>
      <w:r w:rsidRPr="00C92C9A">
        <w:rPr>
          <w:sz w:val="24"/>
          <w:szCs w:val="24"/>
        </w:rPr>
        <w:t>trip to Bora Bora on Friday, June</w:t>
      </w:r>
      <w:r w:rsidR="005B3ABF" w:rsidRPr="00C92C9A">
        <w:rPr>
          <w:sz w:val="24"/>
          <w:szCs w:val="24"/>
        </w:rPr>
        <w:t xml:space="preserve"> 12</w:t>
      </w:r>
      <w:r w:rsidRPr="00C92C9A">
        <w:rPr>
          <w:sz w:val="24"/>
          <w:szCs w:val="24"/>
        </w:rPr>
        <w:t xml:space="preserve">.  This trip will be a “working vacation.” </w:t>
      </w:r>
    </w:p>
    <w:p w14:paraId="078AED23" w14:textId="77777777" w:rsidR="00754477" w:rsidRPr="00C92C9A" w:rsidRDefault="00754477" w:rsidP="00754477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 </w:t>
      </w:r>
    </w:p>
    <w:p w14:paraId="77B80A97" w14:textId="40622D8C" w:rsidR="00754477" w:rsidRPr="00C92C9A" w:rsidRDefault="00754477" w:rsidP="00754477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Sal Smith will be presenting information on “Loving the Work You Do.”   Dr. Jennifer Parker and staff will be </w:t>
      </w:r>
      <w:r w:rsidR="00605B56" w:rsidRPr="00C92C9A">
        <w:rPr>
          <w:sz w:val="24"/>
          <w:szCs w:val="24"/>
        </w:rPr>
        <w:t>conducting</w:t>
      </w:r>
      <w:r w:rsidRPr="00C92C9A">
        <w:rPr>
          <w:sz w:val="24"/>
          <w:szCs w:val="24"/>
        </w:rPr>
        <w:t xml:space="preserve"> breakout sessions on “Corporate &amp; Collaboration Training.”  The breakout sessions are entitled</w:t>
      </w:r>
      <w:r w:rsidR="00605B56" w:rsidRPr="00C92C9A">
        <w:rPr>
          <w:sz w:val="24"/>
          <w:szCs w:val="24"/>
        </w:rPr>
        <w:t xml:space="preserve"> as follows</w:t>
      </w:r>
      <w:r w:rsidRPr="00C92C9A">
        <w:rPr>
          <w:sz w:val="24"/>
          <w:szCs w:val="24"/>
        </w:rPr>
        <w:t xml:space="preserve">:  Team Building &amp; Bonding, </w:t>
      </w:r>
      <w:proofErr w:type="spellStart"/>
      <w:r w:rsidRPr="00C92C9A">
        <w:rPr>
          <w:sz w:val="24"/>
          <w:szCs w:val="24"/>
        </w:rPr>
        <w:t>DiSC</w:t>
      </w:r>
      <w:proofErr w:type="spellEnd"/>
      <w:r w:rsidRPr="00C92C9A">
        <w:rPr>
          <w:sz w:val="24"/>
          <w:szCs w:val="24"/>
        </w:rPr>
        <w:t xml:space="preserve"> Personality, Emotional Intelligence, and Cultural Competency. </w:t>
      </w:r>
    </w:p>
    <w:p w14:paraId="6A7B2981" w14:textId="77777777" w:rsidR="00754477" w:rsidRPr="00C92C9A" w:rsidRDefault="00754477" w:rsidP="00754477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 </w:t>
      </w:r>
    </w:p>
    <w:p w14:paraId="7B0E74DD" w14:textId="451CC2F3" w:rsidR="00754477" w:rsidRPr="00C92C9A" w:rsidRDefault="00754477" w:rsidP="00754477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While vacationing, the staff will also </w:t>
      </w:r>
      <w:r w:rsidR="001D72B0" w:rsidRPr="00C92C9A">
        <w:rPr>
          <w:sz w:val="24"/>
          <w:szCs w:val="24"/>
        </w:rPr>
        <w:t xml:space="preserve">be able to </w:t>
      </w:r>
      <w:r w:rsidRPr="00C92C9A">
        <w:rPr>
          <w:sz w:val="24"/>
          <w:szCs w:val="24"/>
        </w:rPr>
        <w:t xml:space="preserve">enjoy “Stress Management and Compassion” sessions.  These will include Yoga, Aerobics, HIIT </w:t>
      </w:r>
      <w:r w:rsidR="001D72B0" w:rsidRPr="00C92C9A">
        <w:rPr>
          <w:sz w:val="24"/>
          <w:szCs w:val="24"/>
        </w:rPr>
        <w:t>T</w:t>
      </w:r>
      <w:r w:rsidRPr="00C92C9A">
        <w:rPr>
          <w:sz w:val="24"/>
          <w:szCs w:val="24"/>
        </w:rPr>
        <w:t xml:space="preserve">raining, Body Weight Training, and Meditation.  The staff will be able to select the sessions of their choice.  </w:t>
      </w:r>
    </w:p>
    <w:p w14:paraId="16EC7DAE" w14:textId="77777777" w:rsidR="00754477" w:rsidRPr="00C92C9A" w:rsidRDefault="00754477" w:rsidP="00754477">
      <w:pPr>
        <w:rPr>
          <w:sz w:val="24"/>
          <w:szCs w:val="24"/>
        </w:rPr>
      </w:pPr>
    </w:p>
    <w:p w14:paraId="11F43460" w14:textId="688267A8" w:rsidR="00754477" w:rsidRPr="00C92C9A" w:rsidRDefault="00754477" w:rsidP="00754477">
      <w:pPr>
        <w:rPr>
          <w:sz w:val="24"/>
          <w:szCs w:val="24"/>
        </w:rPr>
      </w:pPr>
      <w:r w:rsidRPr="00C92C9A">
        <w:rPr>
          <w:sz w:val="24"/>
          <w:szCs w:val="24"/>
        </w:rPr>
        <w:t>Staff will also have time to enjoy many vacation activities</w:t>
      </w:r>
      <w:r w:rsidR="00605B56" w:rsidRPr="00C92C9A">
        <w:rPr>
          <w:sz w:val="24"/>
          <w:szCs w:val="24"/>
        </w:rPr>
        <w:t>,</w:t>
      </w:r>
      <w:r w:rsidRPr="00C92C9A">
        <w:rPr>
          <w:sz w:val="24"/>
          <w:szCs w:val="24"/>
        </w:rPr>
        <w:t xml:space="preserve"> such as fishing, relaxing in the sun, boating, swimming, shopping, snorkeling</w:t>
      </w:r>
      <w:r w:rsidR="00605B56" w:rsidRPr="00C92C9A">
        <w:rPr>
          <w:sz w:val="24"/>
          <w:szCs w:val="24"/>
        </w:rPr>
        <w:t>,</w:t>
      </w:r>
      <w:r w:rsidRPr="00C92C9A">
        <w:rPr>
          <w:sz w:val="24"/>
          <w:szCs w:val="24"/>
        </w:rPr>
        <w:t xml:space="preserve"> and many other </w:t>
      </w:r>
      <w:proofErr w:type="gramStart"/>
      <w:r w:rsidRPr="00C92C9A">
        <w:rPr>
          <w:sz w:val="24"/>
          <w:szCs w:val="24"/>
        </w:rPr>
        <w:t>si</w:t>
      </w:r>
      <w:r w:rsidR="00605B56" w:rsidRPr="00C92C9A">
        <w:rPr>
          <w:sz w:val="24"/>
          <w:szCs w:val="24"/>
        </w:rPr>
        <w:t>ght-</w:t>
      </w:r>
      <w:r w:rsidRPr="00C92C9A">
        <w:rPr>
          <w:sz w:val="24"/>
          <w:szCs w:val="24"/>
        </w:rPr>
        <w:t>seeing</w:t>
      </w:r>
      <w:proofErr w:type="gramEnd"/>
      <w:r w:rsidRPr="00C92C9A">
        <w:rPr>
          <w:sz w:val="24"/>
          <w:szCs w:val="24"/>
        </w:rPr>
        <w:t xml:space="preserve"> </w:t>
      </w:r>
      <w:r w:rsidR="005B3ABF" w:rsidRPr="00C92C9A">
        <w:rPr>
          <w:sz w:val="24"/>
          <w:szCs w:val="24"/>
        </w:rPr>
        <w:t>activities</w:t>
      </w:r>
      <w:r w:rsidRPr="00C92C9A">
        <w:rPr>
          <w:sz w:val="24"/>
          <w:szCs w:val="24"/>
        </w:rPr>
        <w:t>.</w:t>
      </w:r>
    </w:p>
    <w:p w14:paraId="13452F66" w14:textId="551F121A" w:rsidR="00754477" w:rsidRPr="00C92C9A" w:rsidRDefault="00754477" w:rsidP="00754477">
      <w:pPr>
        <w:rPr>
          <w:sz w:val="24"/>
          <w:szCs w:val="24"/>
        </w:rPr>
      </w:pPr>
      <w:r w:rsidRPr="00C92C9A">
        <w:rPr>
          <w:sz w:val="24"/>
          <w:szCs w:val="24"/>
        </w:rPr>
        <w:t xml:space="preserve"> </w:t>
      </w:r>
    </w:p>
    <w:p w14:paraId="222659ED" w14:textId="4AF02CA9" w:rsidR="007B0FF0" w:rsidRPr="00C92C9A" w:rsidRDefault="00754477" w:rsidP="00754477">
      <w:pPr>
        <w:rPr>
          <w:sz w:val="24"/>
          <w:szCs w:val="24"/>
        </w:rPr>
      </w:pPr>
      <w:r w:rsidRPr="00C92C9A">
        <w:rPr>
          <w:sz w:val="24"/>
          <w:szCs w:val="24"/>
        </w:rPr>
        <w:t>This exciting trip is to provide a break fro</w:t>
      </w:r>
      <w:r w:rsidR="007B0FF0" w:rsidRPr="00C92C9A">
        <w:rPr>
          <w:sz w:val="24"/>
          <w:szCs w:val="24"/>
        </w:rPr>
        <w:t>m the corporate “daily routine.”</w:t>
      </w:r>
    </w:p>
    <w:p w14:paraId="7AEE3B4A" w14:textId="72C815B4" w:rsidR="007B0FF0" w:rsidRPr="00C92C9A" w:rsidRDefault="007B0FF0" w:rsidP="00754477">
      <w:pPr>
        <w:rPr>
          <w:sz w:val="24"/>
          <w:szCs w:val="24"/>
        </w:rPr>
      </w:pPr>
    </w:p>
    <w:p w14:paraId="70F46BC0" w14:textId="77777777" w:rsidR="007B0FF0" w:rsidRPr="00C92C9A" w:rsidRDefault="007B0FF0">
      <w:pPr>
        <w:rPr>
          <w:b/>
          <w:sz w:val="24"/>
          <w:szCs w:val="24"/>
        </w:rPr>
      </w:pPr>
      <w:r w:rsidRPr="00C92C9A">
        <w:rPr>
          <w:b/>
          <w:sz w:val="24"/>
          <w:szCs w:val="24"/>
        </w:rPr>
        <w:br w:type="page"/>
      </w:r>
    </w:p>
    <w:p w14:paraId="3D74A47E" w14:textId="77777777" w:rsidR="007B0FF0" w:rsidRDefault="007B0FF0" w:rsidP="007B0FF0">
      <w:pPr>
        <w:rPr>
          <w:b/>
          <w:sz w:val="24"/>
        </w:rPr>
      </w:pPr>
    </w:p>
    <w:p w14:paraId="7B10D1A8" w14:textId="169DC3FE" w:rsidR="007B0FF0" w:rsidRPr="00BA40D6" w:rsidRDefault="007B0FF0" w:rsidP="007B0FF0">
      <w:pPr>
        <w:rPr>
          <w:b/>
          <w:sz w:val="24"/>
        </w:rPr>
      </w:pPr>
      <w:r w:rsidRPr="00BA40D6">
        <w:rPr>
          <w:b/>
          <w:sz w:val="24"/>
        </w:rPr>
        <w:t xml:space="preserve">JOB </w:t>
      </w:r>
      <w:r>
        <w:rPr>
          <w:b/>
          <w:sz w:val="24"/>
        </w:rPr>
        <w:t>4</w:t>
      </w:r>
      <w:r w:rsidRPr="00BA40D6">
        <w:rPr>
          <w:b/>
          <w:sz w:val="24"/>
        </w:rPr>
        <w:t xml:space="preserve"> – </w:t>
      </w:r>
      <w:r>
        <w:rPr>
          <w:b/>
          <w:sz w:val="24"/>
        </w:rPr>
        <w:t>AGENDA</w:t>
      </w:r>
    </w:p>
    <w:p w14:paraId="4F480E3F" w14:textId="77777777" w:rsidR="007B0FF0" w:rsidRDefault="007B0FF0" w:rsidP="007B0FF0">
      <w:pPr>
        <w:rPr>
          <w:sz w:val="24"/>
        </w:rPr>
      </w:pPr>
    </w:p>
    <w:p w14:paraId="1A57563D" w14:textId="77777777" w:rsidR="007B0FF0" w:rsidRPr="00BA40D6" w:rsidRDefault="007B0FF0" w:rsidP="007B0FF0">
      <w:pPr>
        <w:rPr>
          <w:b/>
          <w:sz w:val="24"/>
        </w:rPr>
      </w:pPr>
      <w:r w:rsidRPr="00BA40D6">
        <w:rPr>
          <w:b/>
          <w:sz w:val="24"/>
        </w:rPr>
        <w:t>DIRECTIONS:</w:t>
      </w:r>
    </w:p>
    <w:p w14:paraId="4D8138CE" w14:textId="77777777" w:rsidR="007B0FF0" w:rsidRDefault="007B0FF0" w:rsidP="007B0FF0">
      <w:pPr>
        <w:rPr>
          <w:bCs/>
          <w:sz w:val="24"/>
          <w:szCs w:val="24"/>
        </w:rPr>
      </w:pPr>
    </w:p>
    <w:p w14:paraId="0DDF54E5" w14:textId="2E2EFE38" w:rsidR="007B0FF0" w:rsidRDefault="007B0FF0" w:rsidP="007B0FF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Use the </w:t>
      </w:r>
      <w:r w:rsidRPr="008665D8">
        <w:rPr>
          <w:bCs/>
          <w:i/>
          <w:sz w:val="24"/>
          <w:szCs w:val="24"/>
        </w:rPr>
        <w:t>Style &amp; Reference Manual</w:t>
      </w:r>
      <w:r>
        <w:rPr>
          <w:bCs/>
          <w:sz w:val="24"/>
          <w:szCs w:val="24"/>
        </w:rPr>
        <w:t xml:space="preserve"> format to key the following agenda.  Key the agenda for Professional Business Associates for the Company Trip Review</w:t>
      </w:r>
      <w:r w:rsidR="00C7584D">
        <w:rPr>
          <w:bCs/>
          <w:sz w:val="24"/>
          <w:szCs w:val="24"/>
        </w:rPr>
        <w:t xml:space="preserve"> Meeting</w:t>
      </w:r>
      <w:r>
        <w:rPr>
          <w:bCs/>
          <w:sz w:val="24"/>
          <w:szCs w:val="24"/>
        </w:rPr>
        <w:t>.  The meeting will be at 8:00 a.m. on Friday, June 28, 202</w:t>
      </w:r>
      <w:r w:rsidR="004D1AE3">
        <w:rPr>
          <w:bCs/>
          <w:sz w:val="24"/>
          <w:szCs w:val="24"/>
        </w:rPr>
        <w:t>0</w:t>
      </w:r>
      <w:r w:rsidR="007D0BAA">
        <w:rPr>
          <w:bCs/>
          <w:sz w:val="24"/>
          <w:szCs w:val="24"/>
        </w:rPr>
        <w:t>,</w:t>
      </w:r>
      <w:r w:rsidR="004D1AE3">
        <w:rPr>
          <w:bCs/>
          <w:sz w:val="24"/>
          <w:szCs w:val="24"/>
        </w:rPr>
        <w:t xml:space="preserve"> in the Second Floor Board Room.</w:t>
      </w:r>
    </w:p>
    <w:p w14:paraId="1461F16F" w14:textId="77777777" w:rsidR="007B0FF0" w:rsidRPr="00B84E0E" w:rsidRDefault="007B0FF0" w:rsidP="007B0FF0">
      <w:pPr>
        <w:rPr>
          <w:bCs/>
          <w:sz w:val="26"/>
          <w:szCs w:val="26"/>
        </w:rPr>
      </w:pPr>
    </w:p>
    <w:p w14:paraId="0C77DDB5" w14:textId="027849B7" w:rsidR="007B0FF0" w:rsidRDefault="007B0FF0" w:rsidP="007B0FF0">
      <w:pPr>
        <w:rPr>
          <w:bCs/>
          <w:sz w:val="26"/>
          <w:szCs w:val="26"/>
        </w:rPr>
      </w:pPr>
      <w:r w:rsidRPr="00B84E0E">
        <w:rPr>
          <w:bCs/>
          <w:sz w:val="26"/>
          <w:szCs w:val="26"/>
        </w:rPr>
        <w:t>Julie Smith</w:t>
      </w:r>
      <w:r w:rsidR="009E01DB">
        <w:rPr>
          <w:bCs/>
          <w:sz w:val="26"/>
          <w:szCs w:val="26"/>
        </w:rPr>
        <w:t>, Human Resources Manager</w:t>
      </w:r>
      <w:r w:rsidRPr="00B84E0E">
        <w:rPr>
          <w:bCs/>
          <w:sz w:val="26"/>
          <w:szCs w:val="26"/>
        </w:rPr>
        <w:t xml:space="preserve"> will call the meeting to order. Edna </w:t>
      </w:r>
      <w:proofErr w:type="spellStart"/>
      <w:r w:rsidRPr="00B84E0E">
        <w:rPr>
          <w:bCs/>
          <w:sz w:val="26"/>
          <w:szCs w:val="26"/>
        </w:rPr>
        <w:t>Renick</w:t>
      </w:r>
      <w:proofErr w:type="spellEnd"/>
      <w:r w:rsidRPr="00B84E0E">
        <w:rPr>
          <w:bCs/>
          <w:sz w:val="26"/>
          <w:szCs w:val="26"/>
        </w:rPr>
        <w:t xml:space="preserve"> will serve as secretary and take roll call, and conduct the reading of the minutes.  Harvey Rosen will give the treasurer’s report. Under committee </w:t>
      </w:r>
      <w:proofErr w:type="gramStart"/>
      <w:r w:rsidRPr="00B84E0E">
        <w:rPr>
          <w:bCs/>
          <w:sz w:val="26"/>
          <w:szCs w:val="26"/>
        </w:rPr>
        <w:t>reports</w:t>
      </w:r>
      <w:proofErr w:type="gramEnd"/>
      <w:r w:rsidRPr="00B84E0E">
        <w:rPr>
          <w:bCs/>
          <w:sz w:val="26"/>
          <w:szCs w:val="26"/>
        </w:rPr>
        <w:t xml:space="preserve"> we will hear from the following:  Julie Smith, </w:t>
      </w:r>
      <w:r w:rsidR="009E01DB">
        <w:rPr>
          <w:bCs/>
          <w:sz w:val="26"/>
          <w:szCs w:val="26"/>
        </w:rPr>
        <w:t>Trip</w:t>
      </w:r>
      <w:r w:rsidR="00D82F2F" w:rsidRPr="00B84E0E">
        <w:rPr>
          <w:bCs/>
          <w:sz w:val="26"/>
          <w:szCs w:val="26"/>
        </w:rPr>
        <w:t>; Madison Anderson</w:t>
      </w:r>
      <w:r w:rsidR="007D0BAA">
        <w:rPr>
          <w:bCs/>
          <w:sz w:val="26"/>
          <w:szCs w:val="26"/>
        </w:rPr>
        <w:t xml:space="preserve">, </w:t>
      </w:r>
      <w:r w:rsidR="00D82F2F" w:rsidRPr="00B84E0E">
        <w:rPr>
          <w:bCs/>
          <w:sz w:val="26"/>
          <w:szCs w:val="26"/>
        </w:rPr>
        <w:t>Social</w:t>
      </w:r>
      <w:r w:rsidR="007D0BAA">
        <w:rPr>
          <w:bCs/>
          <w:sz w:val="26"/>
          <w:szCs w:val="26"/>
        </w:rPr>
        <w:t>; and</w:t>
      </w:r>
      <w:r w:rsidR="00D82F2F" w:rsidRPr="00B84E0E">
        <w:rPr>
          <w:bCs/>
          <w:sz w:val="26"/>
          <w:szCs w:val="26"/>
        </w:rPr>
        <w:t xml:space="preserve"> Chase Anderson</w:t>
      </w:r>
      <w:r w:rsidR="009E01DB">
        <w:rPr>
          <w:bCs/>
          <w:sz w:val="26"/>
          <w:szCs w:val="26"/>
        </w:rPr>
        <w:t>, Fundraising</w:t>
      </w:r>
      <w:r w:rsidRPr="00B84E0E">
        <w:rPr>
          <w:bCs/>
          <w:sz w:val="26"/>
          <w:szCs w:val="26"/>
        </w:rPr>
        <w:t>.</w:t>
      </w:r>
    </w:p>
    <w:p w14:paraId="69783CDC" w14:textId="23E83350" w:rsidR="007D0BAA" w:rsidRDefault="007D0BAA" w:rsidP="007B0FF0">
      <w:pPr>
        <w:rPr>
          <w:bCs/>
          <w:sz w:val="26"/>
          <w:szCs w:val="26"/>
        </w:rPr>
      </w:pPr>
    </w:p>
    <w:p w14:paraId="4C863465" w14:textId="7B53BB5B" w:rsidR="007D0BAA" w:rsidRPr="00B84E0E" w:rsidRDefault="007D0BAA" w:rsidP="007D0BAA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>Under Unfinished Business, p</w:t>
      </w:r>
      <w:r w:rsidRPr="00B84E0E">
        <w:rPr>
          <w:bCs/>
          <w:sz w:val="26"/>
          <w:szCs w:val="26"/>
        </w:rPr>
        <w:t xml:space="preserve">lease </w:t>
      </w:r>
      <w:r>
        <w:rPr>
          <w:bCs/>
          <w:sz w:val="26"/>
          <w:szCs w:val="26"/>
        </w:rPr>
        <w:t>list</w:t>
      </w:r>
      <w:r w:rsidRPr="00B84E0E">
        <w:rPr>
          <w:bCs/>
          <w:sz w:val="26"/>
          <w:szCs w:val="26"/>
        </w:rPr>
        <w:t xml:space="preserve"> Regina Patterson – Team Building Suggestions.  Leave a sect</w:t>
      </w:r>
      <w:r w:rsidR="00DE23F2">
        <w:rPr>
          <w:bCs/>
          <w:sz w:val="26"/>
          <w:szCs w:val="26"/>
        </w:rPr>
        <w:t xml:space="preserve">ion for other reports </w:t>
      </w:r>
      <w:r w:rsidRPr="00B84E0E">
        <w:rPr>
          <w:bCs/>
          <w:sz w:val="26"/>
          <w:szCs w:val="26"/>
        </w:rPr>
        <w:t>as needed.</w:t>
      </w:r>
    </w:p>
    <w:p w14:paraId="6D812CF0" w14:textId="77777777" w:rsidR="007B0FF0" w:rsidRPr="00B84E0E" w:rsidRDefault="007B0FF0" w:rsidP="007B0FF0">
      <w:pPr>
        <w:rPr>
          <w:bCs/>
          <w:sz w:val="26"/>
          <w:szCs w:val="26"/>
        </w:rPr>
      </w:pPr>
    </w:p>
    <w:p w14:paraId="686683E4" w14:textId="41941187" w:rsidR="007B0FF0" w:rsidRPr="00B84E0E" w:rsidRDefault="007B0FF0" w:rsidP="007B0FF0">
      <w:pPr>
        <w:rPr>
          <w:bCs/>
          <w:sz w:val="26"/>
          <w:szCs w:val="26"/>
        </w:rPr>
      </w:pPr>
      <w:r w:rsidRPr="00B84E0E">
        <w:rPr>
          <w:bCs/>
          <w:sz w:val="26"/>
          <w:szCs w:val="26"/>
        </w:rPr>
        <w:t xml:space="preserve">New </w:t>
      </w:r>
      <w:r w:rsidR="007D0BAA">
        <w:rPr>
          <w:bCs/>
          <w:sz w:val="26"/>
          <w:szCs w:val="26"/>
        </w:rPr>
        <w:t>B</w:t>
      </w:r>
      <w:r w:rsidRPr="00B84E0E">
        <w:rPr>
          <w:bCs/>
          <w:sz w:val="26"/>
          <w:szCs w:val="26"/>
        </w:rPr>
        <w:t xml:space="preserve">usiness items will include </w:t>
      </w:r>
      <w:r w:rsidR="00D82F2F" w:rsidRPr="00B84E0E">
        <w:rPr>
          <w:bCs/>
          <w:sz w:val="26"/>
          <w:szCs w:val="26"/>
        </w:rPr>
        <w:t>Signage and Annual Meeting</w:t>
      </w:r>
      <w:r w:rsidRPr="00B84E0E">
        <w:rPr>
          <w:bCs/>
          <w:sz w:val="26"/>
          <w:szCs w:val="26"/>
        </w:rPr>
        <w:t xml:space="preserve">.  </w:t>
      </w:r>
      <w:r w:rsidR="007D0BAA">
        <w:rPr>
          <w:bCs/>
          <w:sz w:val="26"/>
          <w:szCs w:val="26"/>
        </w:rPr>
        <w:t>List</w:t>
      </w:r>
      <w:r w:rsidR="00D82F2F" w:rsidRPr="00B84E0E">
        <w:rPr>
          <w:bCs/>
          <w:sz w:val="26"/>
          <w:szCs w:val="26"/>
        </w:rPr>
        <w:t xml:space="preserve"> the </w:t>
      </w:r>
      <w:r w:rsidR="007D0BAA">
        <w:rPr>
          <w:bCs/>
          <w:sz w:val="26"/>
          <w:szCs w:val="26"/>
        </w:rPr>
        <w:t>D</w:t>
      </w:r>
      <w:r w:rsidR="00D82F2F" w:rsidRPr="00B84E0E">
        <w:rPr>
          <w:bCs/>
          <w:sz w:val="26"/>
          <w:szCs w:val="26"/>
        </w:rPr>
        <w:t xml:space="preserve">ate of the </w:t>
      </w:r>
      <w:r w:rsidR="007D0BAA">
        <w:rPr>
          <w:bCs/>
          <w:sz w:val="26"/>
          <w:szCs w:val="26"/>
        </w:rPr>
        <w:t>N</w:t>
      </w:r>
      <w:r w:rsidR="00D82F2F" w:rsidRPr="00B84E0E">
        <w:rPr>
          <w:bCs/>
          <w:sz w:val="26"/>
          <w:szCs w:val="26"/>
        </w:rPr>
        <w:t xml:space="preserve">ext </w:t>
      </w:r>
      <w:r w:rsidR="007D0BAA">
        <w:rPr>
          <w:bCs/>
          <w:sz w:val="26"/>
          <w:szCs w:val="26"/>
        </w:rPr>
        <w:t>M</w:t>
      </w:r>
      <w:r w:rsidR="00D82F2F" w:rsidRPr="00B84E0E">
        <w:rPr>
          <w:bCs/>
          <w:sz w:val="26"/>
          <w:szCs w:val="26"/>
        </w:rPr>
        <w:t xml:space="preserve">eeting </w:t>
      </w:r>
      <w:r w:rsidR="00C94A94">
        <w:rPr>
          <w:bCs/>
          <w:sz w:val="26"/>
          <w:szCs w:val="26"/>
        </w:rPr>
        <w:t xml:space="preserve">as July 20, 2020 </w:t>
      </w:r>
      <w:r w:rsidRPr="00B84E0E">
        <w:rPr>
          <w:bCs/>
          <w:sz w:val="26"/>
          <w:szCs w:val="26"/>
        </w:rPr>
        <w:t xml:space="preserve">and </w:t>
      </w:r>
      <w:r w:rsidR="007D0BAA">
        <w:rPr>
          <w:bCs/>
          <w:sz w:val="26"/>
          <w:szCs w:val="26"/>
        </w:rPr>
        <w:t>Adjournment.</w:t>
      </w:r>
      <w:r w:rsidR="007D0BAA" w:rsidRPr="00B84E0E">
        <w:rPr>
          <w:bCs/>
          <w:sz w:val="26"/>
          <w:szCs w:val="26"/>
        </w:rPr>
        <w:t xml:space="preserve"> </w:t>
      </w:r>
    </w:p>
    <w:p w14:paraId="00F59A72" w14:textId="77777777" w:rsidR="007B0FF0" w:rsidRPr="00B84E0E" w:rsidRDefault="007B0FF0" w:rsidP="00754477">
      <w:pPr>
        <w:rPr>
          <w:rFonts w:ascii="Maiandra GD" w:hAnsi="Maiandra GD"/>
          <w:sz w:val="26"/>
          <w:szCs w:val="26"/>
        </w:rPr>
      </w:pPr>
    </w:p>
    <w:sectPr w:rsidR="007B0FF0" w:rsidRPr="00B84E0E" w:rsidSect="00C92C9A">
      <w:headerReference w:type="default" r:id="rId10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B844F9" w14:textId="77777777" w:rsidR="00D257B2" w:rsidRDefault="00D257B2" w:rsidP="00F1245D">
      <w:r>
        <w:separator/>
      </w:r>
    </w:p>
  </w:endnote>
  <w:endnote w:type="continuationSeparator" w:id="0">
    <w:p w14:paraId="50749B06" w14:textId="77777777" w:rsidR="00D257B2" w:rsidRDefault="00D257B2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C5AC4" w14:textId="77777777" w:rsidR="00D257B2" w:rsidRDefault="00D257B2" w:rsidP="00F1245D">
      <w:r>
        <w:separator/>
      </w:r>
    </w:p>
  </w:footnote>
  <w:footnote w:type="continuationSeparator" w:id="0">
    <w:p w14:paraId="64F0D153" w14:textId="77777777" w:rsidR="00D257B2" w:rsidRDefault="00D257B2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5C028" w14:textId="3A694A8B" w:rsidR="0052737E" w:rsidRPr="00AB4841" w:rsidRDefault="00C92C9A" w:rsidP="00F1245D">
    <w:pPr>
      <w:pStyle w:val="Header"/>
      <w:rPr>
        <w:b/>
        <w:bCs/>
      </w:rPr>
    </w:pPr>
    <w:r>
      <w:rPr>
        <w:b/>
        <w:noProof/>
      </w:rPr>
      <w:t>INTERMEDIATE WORD PROCESSING</w:t>
    </w:r>
    <w:r w:rsidR="0052737E" w:rsidRPr="00AB4841">
      <w:rPr>
        <w:b/>
        <w:bCs/>
      </w:rPr>
      <w:t xml:space="preserve"> - </w:t>
    </w:r>
    <w:r w:rsidR="0052737E">
      <w:rPr>
        <w:b/>
        <w:bCs/>
      </w:rPr>
      <w:t>NATIONAL</w:t>
    </w:r>
    <w:r w:rsidR="0052737E" w:rsidRPr="00AB4841">
      <w:rPr>
        <w:b/>
        <w:bCs/>
      </w:rPr>
      <w:t xml:space="preserve"> 20</w:t>
    </w:r>
    <w:r w:rsidR="0052737E">
      <w:rPr>
        <w:b/>
        <w:bCs/>
      </w:rPr>
      <w:t>20</w:t>
    </w:r>
    <w:r w:rsidR="0052737E" w:rsidRPr="00AB4841">
      <w:rPr>
        <w:b/>
        <w:bCs/>
      </w:rPr>
      <w:tab/>
    </w:r>
  </w:p>
  <w:p w14:paraId="2829B046" w14:textId="42D45E4B" w:rsidR="0052737E" w:rsidRPr="001962B9" w:rsidRDefault="0052737E" w:rsidP="009507EC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EE66EB">
      <w:rPr>
        <w:b/>
        <w:bCs/>
        <w:noProof/>
      </w:rPr>
      <w:t>2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EE66EB">
      <w:rPr>
        <w:b/>
        <w:noProof/>
      </w:rPr>
      <w:t>6</w:t>
    </w:r>
    <w:r w:rsidRPr="001962B9"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53581"/>
    <w:multiLevelType w:val="hybridMultilevel"/>
    <w:tmpl w:val="C360D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40B2336"/>
    <w:multiLevelType w:val="hybridMultilevel"/>
    <w:tmpl w:val="345C2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AF30AB"/>
    <w:multiLevelType w:val="hybridMultilevel"/>
    <w:tmpl w:val="7FB47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8"/>
  </w:num>
  <w:num w:numId="2">
    <w:abstractNumId w:val="9"/>
  </w:num>
  <w:num w:numId="3">
    <w:abstractNumId w:val="8"/>
  </w:num>
  <w:num w:numId="4">
    <w:abstractNumId w:val="13"/>
  </w:num>
  <w:num w:numId="5">
    <w:abstractNumId w:val="4"/>
  </w:num>
  <w:num w:numId="6">
    <w:abstractNumId w:val="2"/>
  </w:num>
  <w:num w:numId="7">
    <w:abstractNumId w:val="5"/>
  </w:num>
  <w:num w:numId="8">
    <w:abstractNumId w:val="1"/>
  </w:num>
  <w:num w:numId="9">
    <w:abstractNumId w:val="7"/>
  </w:num>
  <w:num w:numId="10">
    <w:abstractNumId w:val="14"/>
  </w:num>
  <w:num w:numId="11">
    <w:abstractNumId w:val="15"/>
  </w:num>
  <w:num w:numId="12">
    <w:abstractNumId w:val="3"/>
  </w:num>
  <w:num w:numId="13">
    <w:abstractNumId w:val="17"/>
  </w:num>
  <w:num w:numId="14">
    <w:abstractNumId w:val="12"/>
  </w:num>
  <w:num w:numId="15">
    <w:abstractNumId w:val="10"/>
  </w:num>
  <w:num w:numId="16">
    <w:abstractNumId w:val="11"/>
  </w:num>
  <w:num w:numId="17">
    <w:abstractNumId w:val="0"/>
  </w:num>
  <w:num w:numId="18">
    <w:abstractNumId w:val="6"/>
  </w:num>
  <w:num w:numId="19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cNew, Amber">
    <w15:presenceInfo w15:providerId="None" w15:userId="McNew, Amber"/>
  </w15:person>
  <w15:person w15:author="Hewes Angie">
    <w15:presenceInfo w15:providerId="AD" w15:userId="S-1-5-21-739180723-1232289346-1601665820-16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markup="0"/>
  <w:trackRevisions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5D29"/>
    <w:rsid w:val="00026C9A"/>
    <w:rsid w:val="000276D1"/>
    <w:rsid w:val="0004087C"/>
    <w:rsid w:val="000421B8"/>
    <w:rsid w:val="0005099D"/>
    <w:rsid w:val="00060323"/>
    <w:rsid w:val="00080683"/>
    <w:rsid w:val="00091841"/>
    <w:rsid w:val="0009681C"/>
    <w:rsid w:val="00096C05"/>
    <w:rsid w:val="000A34A1"/>
    <w:rsid w:val="000A7E72"/>
    <w:rsid w:val="000D56FC"/>
    <w:rsid w:val="000E1BD5"/>
    <w:rsid w:val="000F6C05"/>
    <w:rsid w:val="00100E4A"/>
    <w:rsid w:val="00103DB8"/>
    <w:rsid w:val="0010665F"/>
    <w:rsid w:val="00114090"/>
    <w:rsid w:val="0011738B"/>
    <w:rsid w:val="001233AE"/>
    <w:rsid w:val="00124B64"/>
    <w:rsid w:val="00135207"/>
    <w:rsid w:val="00143A1C"/>
    <w:rsid w:val="00146D32"/>
    <w:rsid w:val="00155172"/>
    <w:rsid w:val="001614F6"/>
    <w:rsid w:val="001726A0"/>
    <w:rsid w:val="0018488C"/>
    <w:rsid w:val="00185C25"/>
    <w:rsid w:val="00195022"/>
    <w:rsid w:val="001962B9"/>
    <w:rsid w:val="001A6172"/>
    <w:rsid w:val="001B2991"/>
    <w:rsid w:val="001B3D7F"/>
    <w:rsid w:val="001B5FD2"/>
    <w:rsid w:val="001C4797"/>
    <w:rsid w:val="001C7312"/>
    <w:rsid w:val="001C78AB"/>
    <w:rsid w:val="001D1D76"/>
    <w:rsid w:val="001D72B0"/>
    <w:rsid w:val="001E1578"/>
    <w:rsid w:val="001E746C"/>
    <w:rsid w:val="001E7B05"/>
    <w:rsid w:val="00203734"/>
    <w:rsid w:val="0022351C"/>
    <w:rsid w:val="00226839"/>
    <w:rsid w:val="00244804"/>
    <w:rsid w:val="00246A9F"/>
    <w:rsid w:val="00250331"/>
    <w:rsid w:val="00250BEE"/>
    <w:rsid w:val="00251877"/>
    <w:rsid w:val="00253197"/>
    <w:rsid w:val="00255AD1"/>
    <w:rsid w:val="00263A8D"/>
    <w:rsid w:val="002658BD"/>
    <w:rsid w:val="00270C01"/>
    <w:rsid w:val="00271D98"/>
    <w:rsid w:val="00284D39"/>
    <w:rsid w:val="002A0D6A"/>
    <w:rsid w:val="002A6DE1"/>
    <w:rsid w:val="002B0596"/>
    <w:rsid w:val="002C0006"/>
    <w:rsid w:val="002C4BF3"/>
    <w:rsid w:val="002C6CEC"/>
    <w:rsid w:val="002F46CB"/>
    <w:rsid w:val="003003AB"/>
    <w:rsid w:val="003012E1"/>
    <w:rsid w:val="00301619"/>
    <w:rsid w:val="00322433"/>
    <w:rsid w:val="00330557"/>
    <w:rsid w:val="003515A8"/>
    <w:rsid w:val="00352A11"/>
    <w:rsid w:val="0035537B"/>
    <w:rsid w:val="00367B08"/>
    <w:rsid w:val="00376011"/>
    <w:rsid w:val="00376B09"/>
    <w:rsid w:val="003834D4"/>
    <w:rsid w:val="003A6450"/>
    <w:rsid w:val="003A76A3"/>
    <w:rsid w:val="003B26F2"/>
    <w:rsid w:val="003C62B5"/>
    <w:rsid w:val="00420CB8"/>
    <w:rsid w:val="00431F3D"/>
    <w:rsid w:val="0043409A"/>
    <w:rsid w:val="004341A5"/>
    <w:rsid w:val="0043673D"/>
    <w:rsid w:val="00436929"/>
    <w:rsid w:val="00450503"/>
    <w:rsid w:val="00451020"/>
    <w:rsid w:val="004510FE"/>
    <w:rsid w:val="00453986"/>
    <w:rsid w:val="00453F25"/>
    <w:rsid w:val="00477AC3"/>
    <w:rsid w:val="00481371"/>
    <w:rsid w:val="00494DD1"/>
    <w:rsid w:val="00495A40"/>
    <w:rsid w:val="00495E3D"/>
    <w:rsid w:val="004B0E9D"/>
    <w:rsid w:val="004B1D44"/>
    <w:rsid w:val="004C65BC"/>
    <w:rsid w:val="004C6A24"/>
    <w:rsid w:val="004D1AE3"/>
    <w:rsid w:val="004D22C7"/>
    <w:rsid w:val="004E5846"/>
    <w:rsid w:val="004E5FA3"/>
    <w:rsid w:val="0051264C"/>
    <w:rsid w:val="00515CE6"/>
    <w:rsid w:val="00520B21"/>
    <w:rsid w:val="0052244F"/>
    <w:rsid w:val="0052737E"/>
    <w:rsid w:val="005315A1"/>
    <w:rsid w:val="00536671"/>
    <w:rsid w:val="00536F84"/>
    <w:rsid w:val="005765C8"/>
    <w:rsid w:val="005804D9"/>
    <w:rsid w:val="0058071C"/>
    <w:rsid w:val="005816EA"/>
    <w:rsid w:val="00582255"/>
    <w:rsid w:val="00596E45"/>
    <w:rsid w:val="005A0EA4"/>
    <w:rsid w:val="005A39FB"/>
    <w:rsid w:val="005B368D"/>
    <w:rsid w:val="005B3ABF"/>
    <w:rsid w:val="005D5DD9"/>
    <w:rsid w:val="005E1E5E"/>
    <w:rsid w:val="00605B56"/>
    <w:rsid w:val="00611968"/>
    <w:rsid w:val="0061370F"/>
    <w:rsid w:val="00613D4B"/>
    <w:rsid w:val="00615146"/>
    <w:rsid w:val="00631C68"/>
    <w:rsid w:val="00640208"/>
    <w:rsid w:val="006459CE"/>
    <w:rsid w:val="00656AE0"/>
    <w:rsid w:val="0066161D"/>
    <w:rsid w:val="0066323A"/>
    <w:rsid w:val="0067063A"/>
    <w:rsid w:val="00670E74"/>
    <w:rsid w:val="00682B04"/>
    <w:rsid w:val="00683334"/>
    <w:rsid w:val="006838D7"/>
    <w:rsid w:val="0068463D"/>
    <w:rsid w:val="00697645"/>
    <w:rsid w:val="006B046F"/>
    <w:rsid w:val="006B3C67"/>
    <w:rsid w:val="006D53F5"/>
    <w:rsid w:val="006D6443"/>
    <w:rsid w:val="006E3FA0"/>
    <w:rsid w:val="006E79BA"/>
    <w:rsid w:val="00703BB5"/>
    <w:rsid w:val="0072015B"/>
    <w:rsid w:val="00724536"/>
    <w:rsid w:val="00725674"/>
    <w:rsid w:val="00732885"/>
    <w:rsid w:val="007405F1"/>
    <w:rsid w:val="007541F5"/>
    <w:rsid w:val="00754477"/>
    <w:rsid w:val="007557D5"/>
    <w:rsid w:val="0076620B"/>
    <w:rsid w:val="007710DB"/>
    <w:rsid w:val="00772077"/>
    <w:rsid w:val="00773C66"/>
    <w:rsid w:val="0077466C"/>
    <w:rsid w:val="00787588"/>
    <w:rsid w:val="007B0FF0"/>
    <w:rsid w:val="007C0447"/>
    <w:rsid w:val="007D0BAA"/>
    <w:rsid w:val="007F6114"/>
    <w:rsid w:val="0080068A"/>
    <w:rsid w:val="0080645B"/>
    <w:rsid w:val="00811A93"/>
    <w:rsid w:val="0081454A"/>
    <w:rsid w:val="0084010A"/>
    <w:rsid w:val="008404A3"/>
    <w:rsid w:val="0085188B"/>
    <w:rsid w:val="008662B2"/>
    <w:rsid w:val="00877D2D"/>
    <w:rsid w:val="008A1FCB"/>
    <w:rsid w:val="008A568A"/>
    <w:rsid w:val="008B0122"/>
    <w:rsid w:val="008B0BC3"/>
    <w:rsid w:val="008C013C"/>
    <w:rsid w:val="008C3EFC"/>
    <w:rsid w:val="008C7E00"/>
    <w:rsid w:val="008D4E1C"/>
    <w:rsid w:val="008F0383"/>
    <w:rsid w:val="008F07A0"/>
    <w:rsid w:val="008F2FC7"/>
    <w:rsid w:val="00903B27"/>
    <w:rsid w:val="00911900"/>
    <w:rsid w:val="0092206F"/>
    <w:rsid w:val="00940BED"/>
    <w:rsid w:val="009507EC"/>
    <w:rsid w:val="00966451"/>
    <w:rsid w:val="00972167"/>
    <w:rsid w:val="009B17FB"/>
    <w:rsid w:val="009B3A4F"/>
    <w:rsid w:val="009C030D"/>
    <w:rsid w:val="009D45B7"/>
    <w:rsid w:val="009E01DB"/>
    <w:rsid w:val="009F3B30"/>
    <w:rsid w:val="009F6AB1"/>
    <w:rsid w:val="00A0059C"/>
    <w:rsid w:val="00A03819"/>
    <w:rsid w:val="00A2222D"/>
    <w:rsid w:val="00A253BE"/>
    <w:rsid w:val="00A31992"/>
    <w:rsid w:val="00A35E3D"/>
    <w:rsid w:val="00A47A70"/>
    <w:rsid w:val="00A51EF1"/>
    <w:rsid w:val="00A8124E"/>
    <w:rsid w:val="00AB2DF4"/>
    <w:rsid w:val="00AB4113"/>
    <w:rsid w:val="00AB4841"/>
    <w:rsid w:val="00AE5DD4"/>
    <w:rsid w:val="00AF1788"/>
    <w:rsid w:val="00B01E82"/>
    <w:rsid w:val="00B07639"/>
    <w:rsid w:val="00B12A84"/>
    <w:rsid w:val="00B21752"/>
    <w:rsid w:val="00B21B79"/>
    <w:rsid w:val="00B2455E"/>
    <w:rsid w:val="00B24B81"/>
    <w:rsid w:val="00B6046D"/>
    <w:rsid w:val="00B84E0E"/>
    <w:rsid w:val="00B96AB4"/>
    <w:rsid w:val="00BC1C25"/>
    <w:rsid w:val="00BE0424"/>
    <w:rsid w:val="00BE79F6"/>
    <w:rsid w:val="00BF0D81"/>
    <w:rsid w:val="00BF612A"/>
    <w:rsid w:val="00C06B40"/>
    <w:rsid w:val="00C10884"/>
    <w:rsid w:val="00C12A28"/>
    <w:rsid w:val="00C2583F"/>
    <w:rsid w:val="00C25F93"/>
    <w:rsid w:val="00C32E00"/>
    <w:rsid w:val="00C436CF"/>
    <w:rsid w:val="00C5029D"/>
    <w:rsid w:val="00C55CAE"/>
    <w:rsid w:val="00C5746D"/>
    <w:rsid w:val="00C61B47"/>
    <w:rsid w:val="00C7584D"/>
    <w:rsid w:val="00C82F73"/>
    <w:rsid w:val="00C85D56"/>
    <w:rsid w:val="00C872C2"/>
    <w:rsid w:val="00C92A93"/>
    <w:rsid w:val="00C92C9A"/>
    <w:rsid w:val="00C946CF"/>
    <w:rsid w:val="00C94A94"/>
    <w:rsid w:val="00C977DF"/>
    <w:rsid w:val="00CA4673"/>
    <w:rsid w:val="00CA6A94"/>
    <w:rsid w:val="00CB12A5"/>
    <w:rsid w:val="00CC0E64"/>
    <w:rsid w:val="00CC279C"/>
    <w:rsid w:val="00CC2C7D"/>
    <w:rsid w:val="00CC68B4"/>
    <w:rsid w:val="00CD24DC"/>
    <w:rsid w:val="00CD6C67"/>
    <w:rsid w:val="00D12C48"/>
    <w:rsid w:val="00D17C28"/>
    <w:rsid w:val="00D257B2"/>
    <w:rsid w:val="00D25AA4"/>
    <w:rsid w:val="00D26648"/>
    <w:rsid w:val="00D269FD"/>
    <w:rsid w:val="00D30854"/>
    <w:rsid w:val="00D371AC"/>
    <w:rsid w:val="00D50AAC"/>
    <w:rsid w:val="00D55A03"/>
    <w:rsid w:val="00D56E9F"/>
    <w:rsid w:val="00D61261"/>
    <w:rsid w:val="00D6350E"/>
    <w:rsid w:val="00D65CE5"/>
    <w:rsid w:val="00D744C8"/>
    <w:rsid w:val="00D74CCC"/>
    <w:rsid w:val="00D75666"/>
    <w:rsid w:val="00D81C07"/>
    <w:rsid w:val="00D82F2F"/>
    <w:rsid w:val="00D86359"/>
    <w:rsid w:val="00D934EC"/>
    <w:rsid w:val="00DB7690"/>
    <w:rsid w:val="00DC01DA"/>
    <w:rsid w:val="00DC3815"/>
    <w:rsid w:val="00DC6170"/>
    <w:rsid w:val="00DE0B2B"/>
    <w:rsid w:val="00DE23F2"/>
    <w:rsid w:val="00DE2D7E"/>
    <w:rsid w:val="00DE5ECB"/>
    <w:rsid w:val="00DF1D50"/>
    <w:rsid w:val="00E13017"/>
    <w:rsid w:val="00E27CC7"/>
    <w:rsid w:val="00E41CA4"/>
    <w:rsid w:val="00E5567F"/>
    <w:rsid w:val="00E557DD"/>
    <w:rsid w:val="00E65046"/>
    <w:rsid w:val="00E72025"/>
    <w:rsid w:val="00E773C1"/>
    <w:rsid w:val="00E817AF"/>
    <w:rsid w:val="00E87C8C"/>
    <w:rsid w:val="00EA03F2"/>
    <w:rsid w:val="00EA5D62"/>
    <w:rsid w:val="00EB4DF4"/>
    <w:rsid w:val="00EC7ED2"/>
    <w:rsid w:val="00ED0161"/>
    <w:rsid w:val="00ED1AB6"/>
    <w:rsid w:val="00EE66EB"/>
    <w:rsid w:val="00EF339D"/>
    <w:rsid w:val="00EF543D"/>
    <w:rsid w:val="00F01020"/>
    <w:rsid w:val="00F011CE"/>
    <w:rsid w:val="00F1245D"/>
    <w:rsid w:val="00F2101F"/>
    <w:rsid w:val="00F249C9"/>
    <w:rsid w:val="00F362DD"/>
    <w:rsid w:val="00F3666E"/>
    <w:rsid w:val="00F42C43"/>
    <w:rsid w:val="00F444D7"/>
    <w:rsid w:val="00F52F9B"/>
    <w:rsid w:val="00F5534A"/>
    <w:rsid w:val="00F55ED1"/>
    <w:rsid w:val="00F63300"/>
    <w:rsid w:val="00F635A7"/>
    <w:rsid w:val="00F71962"/>
    <w:rsid w:val="00F74F30"/>
    <w:rsid w:val="00F93AB9"/>
    <w:rsid w:val="00FA1F2C"/>
    <w:rsid w:val="00FC7C51"/>
    <w:rsid w:val="00FE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C92780"/>
  <w15:chartTrackingRefBased/>
  <w15:docId w15:val="{7908BA20-4074-3A48-97B2-243497BC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NormalWeb">
    <w:name w:val="Normal (Web)"/>
    <w:basedOn w:val="Normal"/>
    <w:uiPriority w:val="99"/>
    <w:semiHidden/>
    <w:unhideWhenUsed/>
    <w:rsid w:val="002A6DE1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80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48E0A-6B45-4CEB-B2D5-4D75CC23E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Duwa</dc:creator>
  <cp:keywords/>
  <cp:lastModifiedBy>McNew, Amber</cp:lastModifiedBy>
  <cp:revision>3</cp:revision>
  <cp:lastPrinted>2010-01-05T18:21:00Z</cp:lastPrinted>
  <dcterms:created xsi:type="dcterms:W3CDTF">2020-03-04T14:38:00Z</dcterms:created>
  <dcterms:modified xsi:type="dcterms:W3CDTF">2020-03-04T14:44:00Z</dcterms:modified>
</cp:coreProperties>
</file>