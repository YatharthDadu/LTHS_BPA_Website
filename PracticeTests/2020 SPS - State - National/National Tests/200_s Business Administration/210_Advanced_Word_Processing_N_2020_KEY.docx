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3DC334" w14:textId="32B5D6E2" w:rsidR="003A3238" w:rsidRDefault="00A55285" w:rsidP="00F1245D">
      <w:pPr>
        <w:pStyle w:val="BodyText2"/>
        <w:rPr>
          <w:sz w:val="72"/>
        </w:rPr>
      </w:pPr>
      <w:r>
        <w:rPr>
          <w:rFonts w:ascii="Times" w:hAnsi="Times"/>
          <w:b w:val="0"/>
          <w:noProof/>
          <w:sz w:val="60"/>
          <w:szCs w:val="60"/>
        </w:rPr>
        <w:drawing>
          <wp:anchor distT="0" distB="0" distL="114300" distR="114300" simplePos="0" relativeHeight="251705856" behindDoc="1" locked="0" layoutInCell="1" allowOverlap="1" wp14:anchorId="050169F5" wp14:editId="1F171251">
            <wp:simplePos x="0" y="0"/>
            <wp:positionH relativeFrom="column">
              <wp:posOffset>5524500</wp:posOffset>
            </wp:positionH>
            <wp:positionV relativeFrom="paragraph">
              <wp:posOffset>-504825</wp:posOffset>
            </wp:positionV>
            <wp:extent cx="1105535" cy="1057275"/>
            <wp:effectExtent l="0" t="0" r="0"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50px-Sempre_mais_alto[1].png"/>
                    <pic:cNvPicPr/>
                  </pic:nvPicPr>
                  <pic:blipFill>
                    <a:blip r:embed="rId8">
                      <a:extLst>
                        <a:ext uri="{28A0092B-C50C-407E-A947-70E740481C1C}">
                          <a14:useLocalDpi xmlns:a14="http://schemas.microsoft.com/office/drawing/2010/main" val="0"/>
                        </a:ext>
                      </a:extLst>
                    </a:blip>
                    <a:stretch>
                      <a:fillRect/>
                    </a:stretch>
                  </pic:blipFill>
                  <pic:spPr>
                    <a:xfrm>
                      <a:off x="0" y="0"/>
                      <a:ext cx="1105535" cy="1057275"/>
                    </a:xfrm>
                    <a:prstGeom prst="rect">
                      <a:avLst/>
                    </a:prstGeom>
                  </pic:spPr>
                </pic:pic>
              </a:graphicData>
            </a:graphic>
          </wp:anchor>
        </w:drawing>
      </w:r>
      <w:r w:rsidRPr="000B1B6A">
        <w:rPr>
          <w:noProof/>
        </w:rPr>
        <w:drawing>
          <wp:anchor distT="0" distB="0" distL="114300" distR="114300" simplePos="0" relativeHeight="251703808" behindDoc="1" locked="0" layoutInCell="1" allowOverlap="1" wp14:anchorId="5FE72A36" wp14:editId="4B165460">
            <wp:simplePos x="0" y="0"/>
            <wp:positionH relativeFrom="column">
              <wp:posOffset>1529715</wp:posOffset>
            </wp:positionH>
            <wp:positionV relativeFrom="paragraph">
              <wp:posOffset>173990</wp:posOffset>
            </wp:positionV>
            <wp:extent cx="2839720" cy="854710"/>
            <wp:effectExtent l="0" t="0" r="0" b="254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9720" cy="854710"/>
                    </a:xfrm>
                    <a:prstGeom prst="rect">
                      <a:avLst/>
                    </a:prstGeom>
                  </pic:spPr>
                </pic:pic>
              </a:graphicData>
            </a:graphic>
          </wp:anchor>
        </w:drawing>
      </w:r>
    </w:p>
    <w:p w14:paraId="13BF9D31" w14:textId="77777777" w:rsidR="00A55285" w:rsidRDefault="00A55285" w:rsidP="00F1245D">
      <w:pPr>
        <w:pStyle w:val="BodyText2"/>
        <w:rPr>
          <w:sz w:val="72"/>
        </w:rPr>
      </w:pPr>
    </w:p>
    <w:p w14:paraId="54768339" w14:textId="45777B3D" w:rsidR="00682B04" w:rsidRPr="00A55285" w:rsidRDefault="00397B8C" w:rsidP="00F1245D">
      <w:pPr>
        <w:pStyle w:val="BodyText2"/>
        <w:rPr>
          <w:sz w:val="72"/>
          <w:szCs w:val="72"/>
        </w:rPr>
      </w:pPr>
      <w:r w:rsidRPr="00A55285">
        <w:rPr>
          <w:sz w:val="72"/>
          <w:szCs w:val="72"/>
        </w:rPr>
        <w:t>ADVANCED WORD PROCESSING</w:t>
      </w:r>
    </w:p>
    <w:p w14:paraId="6194F9AC" w14:textId="3F5A0671" w:rsidR="00F1245D" w:rsidRPr="00A55285" w:rsidRDefault="00F1245D" w:rsidP="00F1245D">
      <w:pPr>
        <w:pStyle w:val="BodyText2"/>
        <w:rPr>
          <w:sz w:val="72"/>
          <w:szCs w:val="72"/>
        </w:rPr>
      </w:pPr>
      <w:r w:rsidRPr="00A55285">
        <w:rPr>
          <w:sz w:val="72"/>
          <w:szCs w:val="72"/>
        </w:rPr>
        <w:t>(</w:t>
      </w:r>
      <w:r w:rsidR="00397B8C" w:rsidRPr="00A55285">
        <w:rPr>
          <w:sz w:val="72"/>
          <w:szCs w:val="72"/>
        </w:rPr>
        <w:t>210</w:t>
      </w:r>
      <w:r w:rsidRPr="00A55285">
        <w:rPr>
          <w:sz w:val="72"/>
          <w:szCs w:val="72"/>
        </w:rPr>
        <w:t>)</w:t>
      </w:r>
    </w:p>
    <w:p w14:paraId="348BB044" w14:textId="37B4BF65" w:rsidR="00F1245D" w:rsidRPr="004510FE" w:rsidRDefault="00F1245D" w:rsidP="00E44C8A">
      <w:pPr>
        <w:pStyle w:val="BodyText2"/>
        <w:jc w:val="left"/>
        <w:rPr>
          <w:b w:val="0"/>
          <w:sz w:val="22"/>
        </w:rPr>
      </w:pPr>
    </w:p>
    <w:p w14:paraId="6DF5F7C4" w14:textId="2F529630" w:rsidR="00F1245D" w:rsidRPr="00A55285" w:rsidRDefault="00A55285" w:rsidP="00F1245D">
      <w:pPr>
        <w:pStyle w:val="BodyText2"/>
        <w:rPr>
          <w:color w:val="C00000"/>
          <w:sz w:val="52"/>
        </w:rPr>
      </w:pPr>
      <w:r w:rsidRPr="00A55285">
        <w:rPr>
          <w:color w:val="C00000"/>
          <w:sz w:val="52"/>
        </w:rPr>
        <w:t>NATIONAL</w:t>
      </w:r>
      <w:r w:rsidR="00F1245D" w:rsidRPr="00A55285">
        <w:rPr>
          <w:color w:val="C00000"/>
          <w:sz w:val="52"/>
        </w:rPr>
        <w:t xml:space="preserve"> </w:t>
      </w:r>
      <w:r w:rsidR="00B916DD" w:rsidRPr="00A55285">
        <w:rPr>
          <w:color w:val="C00000"/>
          <w:sz w:val="52"/>
        </w:rPr>
        <w:t>20</w:t>
      </w:r>
      <w:r w:rsidR="00D53DFB" w:rsidRPr="00A55285">
        <w:rPr>
          <w:color w:val="C00000"/>
          <w:sz w:val="52"/>
        </w:rPr>
        <w:t>20</w:t>
      </w:r>
    </w:p>
    <w:p w14:paraId="102F1CF5" w14:textId="5CB32CE9" w:rsidR="00F1245D" w:rsidRPr="00E44C8A" w:rsidRDefault="00F1245D" w:rsidP="00F1245D">
      <w:pPr>
        <w:pStyle w:val="BodyText2"/>
        <w:rPr>
          <w:b w:val="0"/>
          <w:sz w:val="24"/>
          <w:szCs w:val="24"/>
        </w:rPr>
      </w:pPr>
    </w:p>
    <w:p w14:paraId="60CEC7E6" w14:textId="77777777" w:rsidR="00E44C8A" w:rsidRPr="00E44C8A" w:rsidRDefault="00E44C8A" w:rsidP="00F1245D">
      <w:pPr>
        <w:pStyle w:val="BodyText2"/>
        <w:rPr>
          <w:b w:val="0"/>
          <w:sz w:val="24"/>
          <w:szCs w:val="24"/>
        </w:rPr>
      </w:pPr>
    </w:p>
    <w:p w14:paraId="281CDAB8" w14:textId="0314FB08" w:rsidR="00E44C8A" w:rsidRDefault="00F55ED1" w:rsidP="00E44C8A">
      <w:pPr>
        <w:tabs>
          <w:tab w:val="left" w:pos="2070"/>
          <w:tab w:val="left" w:pos="6300"/>
          <w:tab w:val="left" w:leader="underscore" w:pos="8010"/>
        </w:tabs>
        <w:ind w:left="2070" w:right="-72" w:hanging="630"/>
        <w:rPr>
          <w:sz w:val="22"/>
          <w:szCs w:val="22"/>
        </w:rPr>
      </w:pPr>
      <w:r w:rsidRPr="004510FE">
        <w:t xml:space="preserve"> </w:t>
      </w:r>
      <w:r w:rsidR="00E44C8A">
        <w:rPr>
          <w:sz w:val="22"/>
          <w:szCs w:val="22"/>
        </w:rPr>
        <w:t>Job 1</w:t>
      </w:r>
      <w:r w:rsidR="00E44C8A" w:rsidRPr="004510FE">
        <w:rPr>
          <w:sz w:val="22"/>
          <w:szCs w:val="22"/>
        </w:rPr>
        <w:t xml:space="preserve">:  </w:t>
      </w:r>
      <w:r w:rsidR="00E44C8A">
        <w:rPr>
          <w:sz w:val="22"/>
          <w:szCs w:val="22"/>
        </w:rPr>
        <w:t>Print 1:  Letters with Mail Merge with Fields</w:t>
      </w:r>
      <w:r w:rsidR="00E44C8A">
        <w:rPr>
          <w:sz w:val="22"/>
          <w:szCs w:val="22"/>
        </w:rPr>
        <w:tab/>
      </w:r>
      <w:r w:rsidR="00E44C8A" w:rsidRPr="004510FE">
        <w:rPr>
          <w:sz w:val="22"/>
          <w:szCs w:val="22"/>
        </w:rPr>
        <w:tab/>
        <w:t xml:space="preserve"> (</w:t>
      </w:r>
      <w:r w:rsidR="00E44C8A">
        <w:rPr>
          <w:sz w:val="22"/>
          <w:szCs w:val="22"/>
        </w:rPr>
        <w:t>100</w:t>
      </w:r>
      <w:r w:rsidR="00E44C8A" w:rsidRPr="004510FE">
        <w:rPr>
          <w:sz w:val="22"/>
          <w:szCs w:val="22"/>
        </w:rPr>
        <w:t xml:space="preserve"> points</w:t>
      </w:r>
      <w:r w:rsidR="00E44C8A">
        <w:rPr>
          <w:sz w:val="22"/>
          <w:szCs w:val="22"/>
        </w:rPr>
        <w:t>)</w:t>
      </w:r>
    </w:p>
    <w:p w14:paraId="75FF8F52" w14:textId="77777777" w:rsidR="00E44C8A" w:rsidRDefault="00E44C8A" w:rsidP="00E44C8A">
      <w:pPr>
        <w:tabs>
          <w:tab w:val="left" w:pos="2070"/>
          <w:tab w:val="left" w:pos="6300"/>
          <w:tab w:val="left" w:leader="underscore" w:pos="8010"/>
        </w:tabs>
        <w:ind w:left="2070" w:right="-72" w:hanging="630"/>
        <w:rPr>
          <w:sz w:val="8"/>
          <w:szCs w:val="8"/>
        </w:rPr>
      </w:pPr>
    </w:p>
    <w:p w14:paraId="682A2BC1" w14:textId="77777777" w:rsidR="00E44C8A" w:rsidRPr="00E227D2" w:rsidRDefault="00E44C8A" w:rsidP="00E44C8A">
      <w:pPr>
        <w:tabs>
          <w:tab w:val="left" w:pos="2070"/>
          <w:tab w:val="left" w:pos="6300"/>
          <w:tab w:val="left" w:leader="underscore" w:pos="8010"/>
        </w:tabs>
        <w:ind w:left="2070" w:right="-72" w:hanging="630"/>
        <w:rPr>
          <w:sz w:val="8"/>
          <w:szCs w:val="8"/>
        </w:rPr>
      </w:pPr>
    </w:p>
    <w:p w14:paraId="34DD8BC4" w14:textId="77777777" w:rsidR="00E44C8A" w:rsidRDefault="00E44C8A" w:rsidP="00E44C8A">
      <w:pPr>
        <w:tabs>
          <w:tab w:val="left" w:pos="2070"/>
          <w:tab w:val="left" w:pos="6300"/>
          <w:tab w:val="left" w:leader="underscore" w:pos="8010"/>
        </w:tabs>
        <w:spacing w:after="240"/>
        <w:ind w:left="2070" w:right="-72" w:hanging="630"/>
        <w:rPr>
          <w:sz w:val="22"/>
          <w:szCs w:val="22"/>
        </w:rPr>
      </w:pPr>
      <w:r>
        <w:rPr>
          <w:sz w:val="22"/>
          <w:szCs w:val="22"/>
        </w:rPr>
        <w:tab/>
        <w:t>Print 2:  Merged Letters</w:t>
      </w:r>
      <w:r>
        <w:rPr>
          <w:sz w:val="22"/>
          <w:szCs w:val="22"/>
        </w:rPr>
        <w:tab/>
      </w:r>
      <w:r>
        <w:rPr>
          <w:sz w:val="22"/>
          <w:szCs w:val="22"/>
        </w:rPr>
        <w:tab/>
        <w:t xml:space="preserve"> (30 points)</w:t>
      </w:r>
    </w:p>
    <w:p w14:paraId="3247B353" w14:textId="77777777" w:rsidR="00E44C8A" w:rsidRDefault="00E44C8A" w:rsidP="00E44C8A">
      <w:pPr>
        <w:tabs>
          <w:tab w:val="left" w:pos="2070"/>
          <w:tab w:val="left" w:pos="6300"/>
          <w:tab w:val="left" w:leader="underscore" w:pos="8010"/>
        </w:tabs>
        <w:spacing w:after="240"/>
        <w:ind w:left="2070" w:right="-72" w:hanging="630"/>
        <w:rPr>
          <w:sz w:val="22"/>
          <w:szCs w:val="22"/>
        </w:rPr>
      </w:pPr>
      <w:r>
        <w:rPr>
          <w:sz w:val="22"/>
          <w:szCs w:val="22"/>
        </w:rPr>
        <w:tab/>
        <w:t>All letters printed &amp; in correct order</w:t>
      </w:r>
      <w:r>
        <w:rPr>
          <w:sz w:val="22"/>
          <w:szCs w:val="22"/>
        </w:rPr>
        <w:tab/>
      </w:r>
      <w:r>
        <w:rPr>
          <w:sz w:val="22"/>
          <w:szCs w:val="22"/>
        </w:rPr>
        <w:tab/>
        <w:t xml:space="preserve"> (20 points)</w:t>
      </w:r>
    </w:p>
    <w:p w14:paraId="03B737D2" w14:textId="77777777" w:rsidR="00E44C8A" w:rsidRDefault="00E44C8A" w:rsidP="00E44C8A">
      <w:pPr>
        <w:tabs>
          <w:tab w:val="left" w:pos="2070"/>
          <w:tab w:val="left" w:pos="6300"/>
          <w:tab w:val="left" w:leader="underscore" w:pos="8010"/>
        </w:tabs>
        <w:ind w:left="1440" w:right="-72"/>
        <w:rPr>
          <w:sz w:val="22"/>
          <w:szCs w:val="22"/>
        </w:rPr>
      </w:pPr>
      <w:r>
        <w:rPr>
          <w:sz w:val="22"/>
          <w:szCs w:val="22"/>
        </w:rPr>
        <w:t>Job 2</w:t>
      </w:r>
      <w:r w:rsidRPr="004510FE">
        <w:rPr>
          <w:sz w:val="22"/>
          <w:szCs w:val="22"/>
        </w:rPr>
        <w:t xml:space="preserve">: </w:t>
      </w:r>
      <w:r>
        <w:rPr>
          <w:sz w:val="22"/>
          <w:szCs w:val="22"/>
        </w:rPr>
        <w:t xml:space="preserve">Print 1: </w:t>
      </w:r>
      <w:r w:rsidRPr="004510FE">
        <w:rPr>
          <w:sz w:val="22"/>
          <w:szCs w:val="22"/>
        </w:rPr>
        <w:t xml:space="preserve"> </w:t>
      </w:r>
      <w:r>
        <w:rPr>
          <w:sz w:val="22"/>
          <w:szCs w:val="22"/>
        </w:rPr>
        <w:t>Labels with Mail Merge Fields</w:t>
      </w:r>
      <w:r>
        <w:rPr>
          <w:sz w:val="22"/>
          <w:szCs w:val="22"/>
        </w:rPr>
        <w:tab/>
      </w:r>
      <w:r>
        <w:rPr>
          <w:sz w:val="22"/>
          <w:szCs w:val="22"/>
        </w:rPr>
        <w:tab/>
      </w:r>
      <w:r w:rsidRPr="004510FE">
        <w:rPr>
          <w:sz w:val="22"/>
          <w:szCs w:val="22"/>
        </w:rPr>
        <w:t xml:space="preserve"> (</w:t>
      </w:r>
      <w:r>
        <w:rPr>
          <w:sz w:val="22"/>
          <w:szCs w:val="22"/>
        </w:rPr>
        <w:t>80</w:t>
      </w:r>
      <w:r w:rsidRPr="004510FE">
        <w:rPr>
          <w:sz w:val="22"/>
          <w:szCs w:val="22"/>
        </w:rPr>
        <w:t xml:space="preserve"> points)</w:t>
      </w:r>
    </w:p>
    <w:p w14:paraId="26E51D67" w14:textId="77777777" w:rsidR="00E44C8A" w:rsidRDefault="00E44C8A" w:rsidP="00E44C8A">
      <w:pPr>
        <w:tabs>
          <w:tab w:val="left" w:pos="6300"/>
          <w:tab w:val="left" w:leader="underscore" w:pos="8010"/>
        </w:tabs>
        <w:ind w:left="1440" w:right="-72"/>
        <w:rPr>
          <w:sz w:val="22"/>
          <w:szCs w:val="22"/>
        </w:rPr>
      </w:pPr>
    </w:p>
    <w:p w14:paraId="3EA5AF0B" w14:textId="77777777" w:rsidR="00E44C8A" w:rsidRDefault="00E44C8A" w:rsidP="00E44C8A">
      <w:pPr>
        <w:tabs>
          <w:tab w:val="left" w:pos="2070"/>
          <w:tab w:val="left" w:pos="6300"/>
          <w:tab w:val="left" w:leader="underscore" w:pos="8010"/>
        </w:tabs>
        <w:ind w:left="1440" w:right="-72"/>
        <w:rPr>
          <w:sz w:val="22"/>
          <w:szCs w:val="22"/>
        </w:rPr>
      </w:pPr>
      <w:r>
        <w:rPr>
          <w:sz w:val="22"/>
          <w:szCs w:val="22"/>
        </w:rPr>
        <w:tab/>
        <w:t>Print 2:  Merged Labels</w:t>
      </w:r>
      <w:r>
        <w:rPr>
          <w:sz w:val="22"/>
          <w:szCs w:val="22"/>
        </w:rPr>
        <w:tab/>
      </w:r>
      <w:r>
        <w:rPr>
          <w:sz w:val="22"/>
          <w:szCs w:val="22"/>
        </w:rPr>
        <w:tab/>
        <w:t xml:space="preserve"> (20 points)</w:t>
      </w:r>
    </w:p>
    <w:p w14:paraId="7538FC6E" w14:textId="77777777" w:rsidR="00E44C8A" w:rsidRDefault="00E44C8A" w:rsidP="00E44C8A">
      <w:pPr>
        <w:tabs>
          <w:tab w:val="left" w:pos="6300"/>
          <w:tab w:val="left" w:leader="underscore" w:pos="8010"/>
        </w:tabs>
        <w:ind w:left="1440" w:right="-72"/>
        <w:rPr>
          <w:sz w:val="22"/>
          <w:szCs w:val="22"/>
        </w:rPr>
      </w:pPr>
    </w:p>
    <w:p w14:paraId="2638F416" w14:textId="77777777" w:rsidR="00E44C8A" w:rsidRDefault="00E44C8A" w:rsidP="00E44C8A">
      <w:pPr>
        <w:tabs>
          <w:tab w:val="left" w:pos="6300"/>
          <w:tab w:val="left" w:leader="underscore" w:pos="8010"/>
        </w:tabs>
        <w:spacing w:after="240"/>
        <w:ind w:left="1440" w:right="-72"/>
        <w:rPr>
          <w:sz w:val="22"/>
          <w:szCs w:val="22"/>
        </w:rPr>
      </w:pPr>
      <w:r>
        <w:rPr>
          <w:sz w:val="22"/>
          <w:szCs w:val="22"/>
        </w:rPr>
        <w:t>Job 3</w:t>
      </w:r>
      <w:r w:rsidRPr="004510FE">
        <w:rPr>
          <w:sz w:val="22"/>
          <w:szCs w:val="22"/>
        </w:rPr>
        <w:t xml:space="preserve">:  </w:t>
      </w:r>
      <w:r>
        <w:rPr>
          <w:sz w:val="22"/>
          <w:szCs w:val="22"/>
        </w:rPr>
        <w:t>Itinerary</w:t>
      </w:r>
      <w:r>
        <w:rPr>
          <w:sz w:val="22"/>
          <w:szCs w:val="22"/>
        </w:rPr>
        <w:tab/>
      </w:r>
      <w:r>
        <w:rPr>
          <w:sz w:val="22"/>
          <w:szCs w:val="22"/>
        </w:rPr>
        <w:tab/>
      </w:r>
      <w:r w:rsidRPr="004510FE">
        <w:rPr>
          <w:sz w:val="22"/>
          <w:szCs w:val="22"/>
        </w:rPr>
        <w:t xml:space="preserve"> (</w:t>
      </w:r>
      <w:r>
        <w:rPr>
          <w:sz w:val="22"/>
          <w:szCs w:val="22"/>
        </w:rPr>
        <w:t>100</w:t>
      </w:r>
      <w:r w:rsidRPr="004510FE">
        <w:rPr>
          <w:sz w:val="22"/>
          <w:szCs w:val="22"/>
        </w:rPr>
        <w:t xml:space="preserve"> points)</w:t>
      </w:r>
    </w:p>
    <w:p w14:paraId="71F8A7A9" w14:textId="6FE916DC" w:rsidR="00E44C8A" w:rsidRDefault="00E44C8A" w:rsidP="00E44C8A">
      <w:pPr>
        <w:tabs>
          <w:tab w:val="left" w:pos="6300"/>
          <w:tab w:val="left" w:leader="underscore" w:pos="8010"/>
        </w:tabs>
        <w:spacing w:after="240"/>
        <w:ind w:left="1440" w:right="-72"/>
        <w:rPr>
          <w:ins w:id="0" w:author="McNew, Amber" w:date="2020-03-04T08:51:00Z"/>
          <w:sz w:val="22"/>
          <w:szCs w:val="22"/>
        </w:rPr>
      </w:pPr>
      <w:r>
        <w:rPr>
          <w:sz w:val="22"/>
          <w:szCs w:val="22"/>
        </w:rPr>
        <w:t>Job 4:  Table of Contents</w:t>
      </w:r>
      <w:r>
        <w:rPr>
          <w:sz w:val="22"/>
          <w:szCs w:val="22"/>
        </w:rPr>
        <w:tab/>
      </w:r>
      <w:r>
        <w:rPr>
          <w:sz w:val="22"/>
          <w:szCs w:val="22"/>
        </w:rPr>
        <w:tab/>
        <w:t xml:space="preserve"> (100 points)</w:t>
      </w:r>
      <w:r>
        <w:rPr>
          <w:sz w:val="22"/>
          <w:szCs w:val="22"/>
        </w:rPr>
        <w:tab/>
      </w:r>
    </w:p>
    <w:p w14:paraId="167A5993" w14:textId="77777777" w:rsidR="00F55A40" w:rsidRDefault="00F55A40" w:rsidP="00F55A40">
      <w:pPr>
        <w:tabs>
          <w:tab w:val="left" w:pos="6300"/>
          <w:tab w:val="left" w:leader="underscore" w:pos="8010"/>
        </w:tabs>
        <w:spacing w:after="240"/>
        <w:ind w:left="1440" w:right="-72"/>
        <w:rPr>
          <w:ins w:id="1" w:author="McNew, Amber" w:date="2020-03-04T08:51:00Z"/>
          <w:sz w:val="22"/>
          <w:szCs w:val="22"/>
        </w:rPr>
      </w:pPr>
      <w:ins w:id="2" w:author="McNew, Amber" w:date="2020-03-04T08:51:00Z">
        <w:r>
          <w:rPr>
            <w:sz w:val="22"/>
            <w:szCs w:val="22"/>
          </w:rPr>
          <w:t xml:space="preserve">MOS Word Certification </w:t>
        </w:r>
        <w:r>
          <w:rPr>
            <w:sz w:val="22"/>
            <w:szCs w:val="22"/>
          </w:rPr>
          <w:tab/>
          <w:t>________________ (100 points)</w:t>
        </w:r>
      </w:ins>
    </w:p>
    <w:p w14:paraId="5C1EE304" w14:textId="4D8E363A" w:rsidR="00F55A40" w:rsidRPr="004510FE" w:rsidDel="00F55A40" w:rsidRDefault="00F55A40" w:rsidP="00E44C8A">
      <w:pPr>
        <w:tabs>
          <w:tab w:val="left" w:pos="6300"/>
          <w:tab w:val="left" w:leader="underscore" w:pos="8010"/>
        </w:tabs>
        <w:spacing w:after="240"/>
        <w:ind w:left="1440" w:right="-72"/>
        <w:rPr>
          <w:del w:id="3" w:author="McNew, Amber" w:date="2020-03-04T08:51:00Z"/>
          <w:sz w:val="22"/>
          <w:szCs w:val="22"/>
        </w:rPr>
      </w:pPr>
    </w:p>
    <w:p w14:paraId="6B44FD05" w14:textId="31427937" w:rsidR="00E44C8A" w:rsidRPr="004510FE" w:rsidRDefault="00E44C8A" w:rsidP="00E44C8A">
      <w:pPr>
        <w:tabs>
          <w:tab w:val="left" w:pos="2160"/>
          <w:tab w:val="left" w:pos="6300"/>
          <w:tab w:val="left" w:leader="underscore" w:pos="8010"/>
        </w:tabs>
        <w:rPr>
          <w:b/>
          <w:i/>
          <w:sz w:val="24"/>
          <w:szCs w:val="22"/>
        </w:rPr>
      </w:pPr>
      <w:r w:rsidRPr="004510FE">
        <w:rPr>
          <w:b/>
          <w:i/>
          <w:sz w:val="28"/>
          <w:szCs w:val="22"/>
        </w:rPr>
        <w:tab/>
      </w:r>
      <w:r w:rsidRPr="004510FE">
        <w:rPr>
          <w:b/>
          <w:i/>
          <w:sz w:val="24"/>
          <w:szCs w:val="22"/>
        </w:rPr>
        <w:t>TOTAL POINTS</w:t>
      </w:r>
      <w:r w:rsidRPr="004510FE">
        <w:rPr>
          <w:b/>
          <w:i/>
          <w:sz w:val="24"/>
          <w:szCs w:val="22"/>
        </w:rPr>
        <w:tab/>
      </w:r>
      <w:r w:rsidRPr="004510FE">
        <w:rPr>
          <w:b/>
          <w:i/>
          <w:sz w:val="24"/>
          <w:szCs w:val="22"/>
        </w:rPr>
        <w:tab/>
        <w:t xml:space="preserve"> (</w:t>
      </w:r>
      <w:del w:id="4" w:author="McNew, Amber" w:date="2020-03-04T08:51:00Z">
        <w:r w:rsidDel="00F55A40">
          <w:rPr>
            <w:b/>
            <w:i/>
            <w:sz w:val="24"/>
            <w:szCs w:val="22"/>
          </w:rPr>
          <w:delText>450</w:delText>
        </w:r>
        <w:r w:rsidRPr="004510FE" w:rsidDel="00F55A40">
          <w:rPr>
            <w:b/>
            <w:i/>
            <w:sz w:val="24"/>
            <w:szCs w:val="22"/>
          </w:rPr>
          <w:delText xml:space="preserve"> </w:delText>
        </w:r>
      </w:del>
      <w:ins w:id="5" w:author="McNew, Amber" w:date="2020-03-04T08:51:00Z">
        <w:r w:rsidR="00F55A40">
          <w:rPr>
            <w:b/>
            <w:i/>
            <w:sz w:val="24"/>
            <w:szCs w:val="22"/>
          </w:rPr>
          <w:t>5</w:t>
        </w:r>
        <w:r w:rsidR="00F55A40">
          <w:rPr>
            <w:b/>
            <w:i/>
            <w:sz w:val="24"/>
            <w:szCs w:val="22"/>
          </w:rPr>
          <w:t>50</w:t>
        </w:r>
        <w:r w:rsidR="00F55A40" w:rsidRPr="004510FE">
          <w:rPr>
            <w:b/>
            <w:i/>
            <w:sz w:val="24"/>
            <w:szCs w:val="22"/>
          </w:rPr>
          <w:t xml:space="preserve"> </w:t>
        </w:r>
      </w:ins>
      <w:r w:rsidRPr="004510FE">
        <w:rPr>
          <w:b/>
          <w:i/>
          <w:sz w:val="24"/>
          <w:szCs w:val="22"/>
        </w:rPr>
        <w:t>points)</w:t>
      </w:r>
    </w:p>
    <w:p w14:paraId="4AB42FE4" w14:textId="5A19BAB7" w:rsidR="00F1245D" w:rsidRPr="004510FE" w:rsidRDefault="00F1245D" w:rsidP="00E44C8A">
      <w:pPr>
        <w:jc w:val="both"/>
        <w:rPr>
          <w:sz w:val="18"/>
        </w:rPr>
      </w:pPr>
    </w:p>
    <w:p w14:paraId="7D9E1664" w14:textId="77777777" w:rsidR="00F1245D" w:rsidRPr="004510FE" w:rsidRDefault="00F1245D" w:rsidP="00F1245D">
      <w:pPr>
        <w:tabs>
          <w:tab w:val="left" w:pos="1440"/>
          <w:tab w:val="left" w:pos="2880"/>
          <w:tab w:val="left" w:pos="6480"/>
          <w:tab w:val="right" w:pos="8640"/>
        </w:tabs>
        <w:rPr>
          <w:b/>
          <w:iCs/>
          <w:sz w:val="24"/>
        </w:rPr>
      </w:pPr>
    </w:p>
    <w:p w14:paraId="34CDEEFE" w14:textId="7CF26760" w:rsidR="00F55ED1" w:rsidRPr="004510FE" w:rsidRDefault="00E44C8A"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7728" behindDoc="1" locked="0" layoutInCell="1" allowOverlap="1" wp14:anchorId="000FD210" wp14:editId="018596AF">
                <wp:simplePos x="0" y="0"/>
                <wp:positionH relativeFrom="column">
                  <wp:posOffset>-80010</wp:posOffset>
                </wp:positionH>
                <wp:positionV relativeFrom="paragraph">
                  <wp:posOffset>36195</wp:posOffset>
                </wp:positionV>
                <wp:extent cx="6296025" cy="894080"/>
                <wp:effectExtent l="9525" t="8255" r="9525" b="1206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894080"/>
                        </a:xfrm>
                        <a:prstGeom prst="rect">
                          <a:avLst/>
                        </a:prstGeom>
                        <a:solidFill>
                          <a:srgbClr val="D8D8D8"/>
                        </a:solidFill>
                        <a:ln w="9525">
                          <a:solidFill>
                            <a:srgbClr val="000000"/>
                          </a:solidFill>
                          <a:miter lim="800000"/>
                          <a:headEnd/>
                          <a:tailEnd/>
                        </a:ln>
                      </wps:spPr>
                      <wps:txbx>
                        <w:txbxContent>
                          <w:p w14:paraId="6B27DC10" w14:textId="77777777" w:rsidR="001B66FD" w:rsidRDefault="001B66F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000FD210" id="_x0000_t202" coordsize="21600,21600" o:spt="202" path="m,l,21600r21600,l21600,xe">
                <v:stroke joinstyle="miter"/>
                <v:path gradientshapeok="t" o:connecttype="rect"/>
              </v:shapetype>
              <v:shape id="Text Box 2" o:spid="_x0000_s1026" type="#_x0000_t202" style="position:absolute;margin-left:-6.3pt;margin-top:2.85pt;width:495.75pt;height:70.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" fillcolor="#d8d8d8">
                <v:textbox>
                  <w:txbxContent>
                    <w:p w14:paraId="6B27DC10" w14:textId="77777777" w:rsidR="001B66FD" w:rsidRDefault="001B66FD"/>
                  </w:txbxContent>
                </v:textbox>
              </v:shape>
            </w:pict>
          </mc:Fallback>
        </mc:AlternateContent>
      </w:r>
    </w:p>
    <w:p w14:paraId="5B565911" w14:textId="77777777" w:rsidR="00F1245D" w:rsidRPr="00CB03C3" w:rsidRDefault="00CB03C3" w:rsidP="00CB03C3">
      <w:pPr>
        <w:ind w:right="90"/>
        <w:jc w:val="center"/>
        <w:rPr>
          <w:b/>
          <w:sz w:val="40"/>
          <w:szCs w:val="22"/>
        </w:rPr>
      </w:pPr>
      <w:r w:rsidRPr="00CB03C3">
        <w:rPr>
          <w:b/>
          <w:sz w:val="40"/>
        </w:rPr>
        <w:t>Judge/Graders: Please double check and verify all scores and answer keys!</w:t>
      </w:r>
    </w:p>
    <w:p w14:paraId="1AA3D65E" w14:textId="77777777" w:rsidR="00F1245D" w:rsidRDefault="00F1245D" w:rsidP="00F1245D">
      <w:pPr>
        <w:pStyle w:val="Header"/>
        <w:tabs>
          <w:tab w:val="clear" w:pos="4320"/>
          <w:tab w:val="clear" w:pos="8640"/>
          <w:tab w:val="left" w:pos="-1440"/>
        </w:tabs>
        <w:jc w:val="center"/>
        <w:rPr>
          <w:sz w:val="22"/>
        </w:rPr>
      </w:pPr>
    </w:p>
    <w:p w14:paraId="1A638AEC" w14:textId="77777777" w:rsidR="00CB03C3" w:rsidRDefault="00CB03C3" w:rsidP="00F1245D">
      <w:pPr>
        <w:pStyle w:val="Header"/>
        <w:tabs>
          <w:tab w:val="clear" w:pos="4320"/>
          <w:tab w:val="clear" w:pos="8640"/>
          <w:tab w:val="left" w:pos="-1440"/>
        </w:tabs>
        <w:jc w:val="center"/>
        <w:rPr>
          <w:sz w:val="22"/>
        </w:rPr>
      </w:pPr>
    </w:p>
    <w:p w14:paraId="77D5511A" w14:textId="3F545995" w:rsidR="00CB03C3" w:rsidDel="00F55A40" w:rsidRDefault="00CB03C3" w:rsidP="00F1245D">
      <w:pPr>
        <w:pStyle w:val="Header"/>
        <w:tabs>
          <w:tab w:val="clear" w:pos="4320"/>
          <w:tab w:val="clear" w:pos="8640"/>
          <w:tab w:val="left" w:pos="-1440"/>
        </w:tabs>
        <w:jc w:val="center"/>
        <w:rPr>
          <w:del w:id="6" w:author="McNew, Amber" w:date="2020-03-04T08:51:00Z"/>
          <w:sz w:val="22"/>
        </w:rPr>
      </w:pPr>
    </w:p>
    <w:p w14:paraId="4D955CB0" w14:textId="77777777" w:rsidR="00CB03C3" w:rsidRPr="004510FE" w:rsidRDefault="00CB03C3" w:rsidP="00F1245D">
      <w:pPr>
        <w:pStyle w:val="Header"/>
        <w:tabs>
          <w:tab w:val="clear" w:pos="4320"/>
          <w:tab w:val="clear" w:pos="8640"/>
          <w:tab w:val="left" w:pos="-1440"/>
        </w:tabs>
        <w:jc w:val="center"/>
        <w:rPr>
          <w:sz w:val="22"/>
        </w:rPr>
      </w:pPr>
      <w:bookmarkStart w:id="7" w:name="_GoBack"/>
      <w:bookmarkEnd w:id="7"/>
    </w:p>
    <w:p w14:paraId="556D3743" w14:textId="77777777" w:rsidR="00292785" w:rsidRDefault="00292785"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p>
    <w:p w14:paraId="7611AAB8" w14:textId="041FDCFB"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Property of Business Professionals of America.  </w:t>
      </w:r>
    </w:p>
    <w:p w14:paraId="1ECF4C6F"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11B3EDE8"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3EBA9DDF" w14:textId="77777777" w:rsidR="00F1245D" w:rsidRPr="004510FE" w:rsidRDefault="00F1245D" w:rsidP="00F1245D">
      <w:pPr>
        <w:jc w:val="both"/>
      </w:pPr>
    </w:p>
    <w:p w14:paraId="276D6C4C" w14:textId="77777777" w:rsidR="00B97DB0" w:rsidRDefault="00B97DB0" w:rsidP="00B97DB0">
      <w:pPr>
        <w:rPr>
          <w:sz w:val="24"/>
          <w:szCs w:val="24"/>
        </w:rPr>
      </w:pPr>
    </w:p>
    <w:p w14:paraId="457E700D" w14:textId="4403B509" w:rsidR="00B97DB0" w:rsidRDefault="00B97DB0" w:rsidP="00B97DB0">
      <w:pPr>
        <w:rPr>
          <w:sz w:val="24"/>
          <w:szCs w:val="24"/>
        </w:rPr>
      </w:pPr>
      <w:r>
        <w:rPr>
          <w:noProof/>
          <w:sz w:val="22"/>
          <w:szCs w:val="22"/>
        </w:rPr>
        <mc:AlternateContent>
          <mc:Choice Requires="wps">
            <w:drawing>
              <wp:anchor distT="0" distB="0" distL="114300" distR="114300" simplePos="0" relativeHeight="251659776" behindDoc="0" locked="0" layoutInCell="1" allowOverlap="1" wp14:anchorId="76FAFAEB" wp14:editId="1E4A69DB">
                <wp:simplePos x="0" y="0"/>
                <wp:positionH relativeFrom="column">
                  <wp:posOffset>4620910</wp:posOffset>
                </wp:positionH>
                <wp:positionV relativeFrom="paragraph">
                  <wp:posOffset>37775</wp:posOffset>
                </wp:positionV>
                <wp:extent cx="1914525" cy="595423"/>
                <wp:effectExtent l="0" t="0" r="0" b="0"/>
                <wp:wrapNone/>
                <wp:docPr id="3" name="Text Box 3"/>
                <wp:cNvGraphicFramePr/>
                <a:graphic xmlns:a="http://schemas.openxmlformats.org/drawingml/2006/main">
                  <a:graphicData uri="http://schemas.microsoft.com/office/word/2010/wordprocessingShape">
                    <wps:wsp>
                      <wps:cNvSpPr txBox="1"/>
                      <wps:spPr>
                        <a:xfrm>
                          <a:off x="0" y="0"/>
                          <a:ext cx="1914525" cy="595423"/>
                        </a:xfrm>
                        <a:prstGeom prst="rect">
                          <a:avLst/>
                        </a:prstGeom>
                        <a:noFill/>
                        <a:ln w="6350">
                          <a:noFill/>
                        </a:ln>
                      </wps:spPr>
                      <wps:txbx>
                        <w:txbxContent>
                          <w:p w14:paraId="44C22DCB" w14:textId="3B2D5899" w:rsidR="001B66FD" w:rsidRDefault="001B66FD" w:rsidP="00B97DB0">
                            <w:pPr>
                              <w:jc w:val="right"/>
                              <w:rPr>
                                <w:b/>
                                <w:sz w:val="28"/>
                                <w:szCs w:val="28"/>
                              </w:rPr>
                            </w:pPr>
                            <w:r w:rsidRPr="00BC3586">
                              <w:rPr>
                                <w:b/>
                                <w:sz w:val="28"/>
                                <w:szCs w:val="28"/>
                              </w:rPr>
                              <w:t xml:space="preserve">Job 1 </w:t>
                            </w:r>
                            <w:r>
                              <w:rPr>
                                <w:b/>
                                <w:sz w:val="28"/>
                                <w:szCs w:val="28"/>
                              </w:rPr>
                              <w:t>–</w:t>
                            </w:r>
                            <w:r w:rsidRPr="00BC3586">
                              <w:rPr>
                                <w:b/>
                                <w:sz w:val="28"/>
                                <w:szCs w:val="28"/>
                              </w:rPr>
                              <w:t xml:space="preserve"> </w:t>
                            </w:r>
                            <w:r>
                              <w:rPr>
                                <w:b/>
                                <w:sz w:val="28"/>
                                <w:szCs w:val="28"/>
                              </w:rPr>
                              <w:t>Letter</w:t>
                            </w:r>
                          </w:p>
                          <w:p w14:paraId="55ACA9FE" w14:textId="1D1FC308" w:rsidR="001B66FD" w:rsidRDefault="001B66FD" w:rsidP="00B97DB0">
                            <w:pPr>
                              <w:jc w:val="right"/>
                              <w:rPr>
                                <w:b/>
                                <w:sz w:val="28"/>
                                <w:szCs w:val="28"/>
                              </w:rPr>
                            </w:pPr>
                            <w:r>
                              <w:rPr>
                                <w:b/>
                                <w:sz w:val="28"/>
                                <w:szCs w:val="28"/>
                              </w:rPr>
                              <w:t>Print 1 – Merge Fields</w:t>
                            </w:r>
                          </w:p>
                          <w:p w14:paraId="2E0CA187" w14:textId="77777777" w:rsidR="001B66FD" w:rsidRPr="00BC3586" w:rsidRDefault="001B66FD" w:rsidP="00B97DB0">
                            <w:pPr>
                              <w:jc w:val="right"/>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6FAFAEB" id="Text Box 3" o:spid="_x0000_s1027" type="#_x0000_t202" style="position:absolute;margin-left:363.85pt;margin-top:2.95pt;width:150.75pt;height:46.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" filled="f" stroked="f" strokeweight=".5pt">
                <v:textbox>
                  <w:txbxContent>
                    <w:p w14:paraId="44C22DCB" w14:textId="3B2D5899" w:rsidR="001B66FD" w:rsidRDefault="001B66FD" w:rsidP="00B97DB0">
                      <w:pPr>
                        <w:jc w:val="right"/>
                        <w:rPr>
                          <w:b/>
                          <w:sz w:val="28"/>
                          <w:szCs w:val="28"/>
                        </w:rPr>
                      </w:pPr>
                      <w:r w:rsidRPr="00BC3586">
                        <w:rPr>
                          <w:b/>
                          <w:sz w:val="28"/>
                          <w:szCs w:val="28"/>
                        </w:rPr>
                        <w:t xml:space="preserve">Job 1 </w:t>
                      </w:r>
                      <w:r>
                        <w:rPr>
                          <w:b/>
                          <w:sz w:val="28"/>
                          <w:szCs w:val="28"/>
                        </w:rPr>
                        <w:t>–</w:t>
                      </w:r>
                      <w:r w:rsidRPr="00BC3586">
                        <w:rPr>
                          <w:b/>
                          <w:sz w:val="28"/>
                          <w:szCs w:val="28"/>
                        </w:rPr>
                        <w:t xml:space="preserve"> </w:t>
                      </w:r>
                      <w:r>
                        <w:rPr>
                          <w:b/>
                          <w:sz w:val="28"/>
                          <w:szCs w:val="28"/>
                        </w:rPr>
                        <w:t>Letter</w:t>
                      </w:r>
                    </w:p>
                    <w:p w14:paraId="55ACA9FE" w14:textId="1D1FC308" w:rsidR="001B66FD" w:rsidRDefault="001B66FD" w:rsidP="00B97DB0">
                      <w:pPr>
                        <w:jc w:val="right"/>
                        <w:rPr>
                          <w:b/>
                          <w:sz w:val="28"/>
                          <w:szCs w:val="28"/>
                        </w:rPr>
                      </w:pPr>
                      <w:r>
                        <w:rPr>
                          <w:b/>
                          <w:sz w:val="28"/>
                          <w:szCs w:val="28"/>
                        </w:rPr>
                        <w:t>Print 1 – Merge Fields</w:t>
                      </w:r>
                    </w:p>
                    <w:p w14:paraId="2E0CA187" w14:textId="77777777" w:rsidR="001B66FD" w:rsidRPr="00BC3586" w:rsidRDefault="001B66FD" w:rsidP="00B97DB0">
                      <w:pPr>
                        <w:jc w:val="right"/>
                        <w:rPr>
                          <w:b/>
                          <w:sz w:val="28"/>
                          <w:szCs w:val="28"/>
                        </w:rPr>
                      </w:pPr>
                    </w:p>
                  </w:txbxContent>
                </v:textbox>
              </v:shape>
            </w:pict>
          </mc:Fallback>
        </mc:AlternateContent>
      </w:r>
    </w:p>
    <w:p w14:paraId="2302C50A" w14:textId="77777777" w:rsidR="00B97DB0" w:rsidRDefault="00B97DB0" w:rsidP="00B97DB0">
      <w:pPr>
        <w:rPr>
          <w:sz w:val="24"/>
          <w:szCs w:val="24"/>
        </w:rPr>
      </w:pPr>
    </w:p>
    <w:p w14:paraId="6B1C5F4A" w14:textId="11D50AA2" w:rsidR="00B97DB0" w:rsidRDefault="00B97DB0" w:rsidP="00B97DB0">
      <w:pPr>
        <w:rPr>
          <w:sz w:val="24"/>
          <w:szCs w:val="24"/>
        </w:rPr>
      </w:pPr>
    </w:p>
    <w:p w14:paraId="12A6FEF0" w14:textId="77777777" w:rsidR="008D60E9" w:rsidRDefault="008D60E9" w:rsidP="00B97DB0">
      <w:pPr>
        <w:tabs>
          <w:tab w:val="left" w:pos="7183"/>
        </w:tabs>
        <w:rPr>
          <w:sz w:val="24"/>
          <w:szCs w:val="24"/>
        </w:rPr>
      </w:pPr>
    </w:p>
    <w:p w14:paraId="46DCBAC4" w14:textId="77777777" w:rsidR="008D60E9" w:rsidRDefault="008D60E9" w:rsidP="00B97DB0">
      <w:pPr>
        <w:tabs>
          <w:tab w:val="left" w:pos="7183"/>
        </w:tabs>
        <w:rPr>
          <w:sz w:val="24"/>
          <w:szCs w:val="24"/>
        </w:rPr>
      </w:pPr>
    </w:p>
    <w:p w14:paraId="673DEB56" w14:textId="77777777" w:rsidR="008D60E9" w:rsidRPr="008D60E9" w:rsidRDefault="008D60E9" w:rsidP="00B97DB0">
      <w:pPr>
        <w:tabs>
          <w:tab w:val="left" w:pos="7183"/>
        </w:tabs>
        <w:rPr>
          <w:sz w:val="10"/>
          <w:szCs w:val="10"/>
        </w:rPr>
      </w:pPr>
    </w:p>
    <w:p w14:paraId="6F910998" w14:textId="7E2140C2" w:rsidR="00B97DB0" w:rsidRDefault="00B97DB0" w:rsidP="00B97DB0">
      <w:pPr>
        <w:tabs>
          <w:tab w:val="left" w:pos="7183"/>
        </w:tabs>
        <w:rPr>
          <w:sz w:val="24"/>
          <w:szCs w:val="24"/>
        </w:rPr>
      </w:pPr>
      <w:r>
        <w:rPr>
          <w:sz w:val="24"/>
          <w:szCs w:val="24"/>
        </w:rPr>
        <w:t>Current Date</w:t>
      </w:r>
      <w:del w:id="8" w:author="Hewes Angie" w:date="2020-02-10T09:03:00Z">
        <w:r w:rsidDel="00703961">
          <w:rPr>
            <w:sz w:val="24"/>
            <w:szCs w:val="24"/>
          </w:rPr>
          <w:delText xml:space="preserve"> (May 1, 2020)</w:delText>
        </w:r>
      </w:del>
      <w:r>
        <w:rPr>
          <w:sz w:val="24"/>
          <w:szCs w:val="24"/>
        </w:rPr>
        <w:tab/>
      </w:r>
    </w:p>
    <w:p w14:paraId="2A29ECA7" w14:textId="4D7840AE" w:rsidR="00B97DB0" w:rsidRDefault="00583A7A" w:rsidP="00B97DB0">
      <w:pPr>
        <w:rPr>
          <w:sz w:val="24"/>
          <w:szCs w:val="24"/>
        </w:rPr>
      </w:pPr>
      <w:r>
        <w:rPr>
          <w:noProof/>
          <w:sz w:val="22"/>
          <w:szCs w:val="22"/>
        </w:rPr>
        <mc:AlternateContent>
          <mc:Choice Requires="wps">
            <w:drawing>
              <wp:anchor distT="0" distB="0" distL="114300" distR="114300" simplePos="0" relativeHeight="251663872" behindDoc="0" locked="0" layoutInCell="1" allowOverlap="1" wp14:anchorId="713A81F9" wp14:editId="4C7E77FF">
                <wp:simplePos x="0" y="0"/>
                <wp:positionH relativeFrom="column">
                  <wp:posOffset>4575976</wp:posOffset>
                </wp:positionH>
                <wp:positionV relativeFrom="paragraph">
                  <wp:posOffset>11209</wp:posOffset>
                </wp:positionV>
                <wp:extent cx="1914525" cy="699715"/>
                <wp:effectExtent l="0" t="0" r="28575" b="24765"/>
                <wp:wrapNone/>
                <wp:docPr id="4" name="Text Box 4"/>
                <wp:cNvGraphicFramePr/>
                <a:graphic xmlns:a="http://schemas.openxmlformats.org/drawingml/2006/main">
                  <a:graphicData uri="http://schemas.microsoft.com/office/word/2010/wordprocessingShape">
                    <wps:wsp>
                      <wps:cNvSpPr txBox="1"/>
                      <wps:spPr>
                        <a:xfrm>
                          <a:off x="0" y="0"/>
                          <a:ext cx="1914525" cy="699715"/>
                        </a:xfrm>
                        <a:prstGeom prst="rect">
                          <a:avLst/>
                        </a:prstGeom>
                        <a:noFill/>
                        <a:ln w="6350">
                          <a:solidFill>
                            <a:schemeClr val="accent1"/>
                          </a:solidFill>
                        </a:ln>
                      </wps:spPr>
                      <wps:txbx>
                        <w:txbxContent>
                          <w:p w14:paraId="5591C1BE" w14:textId="5D4D0112" w:rsidR="001B66FD" w:rsidRDefault="001B66FD" w:rsidP="00583A7A">
                            <w:pPr>
                              <w:jc w:val="right"/>
                              <w:rPr>
                                <w:sz w:val="24"/>
                                <w:szCs w:val="24"/>
                              </w:rPr>
                            </w:pPr>
                            <w:r>
                              <w:rPr>
                                <w:sz w:val="24"/>
                                <w:szCs w:val="24"/>
                              </w:rPr>
                              <w:t>Correct spelling errors:</w:t>
                            </w:r>
                          </w:p>
                          <w:p w14:paraId="6E2F0267" w14:textId="2A16E108" w:rsidR="001B66FD" w:rsidRDefault="001B66FD" w:rsidP="00583A7A">
                            <w:pPr>
                              <w:jc w:val="right"/>
                              <w:rPr>
                                <w:sz w:val="24"/>
                                <w:szCs w:val="24"/>
                              </w:rPr>
                            </w:pPr>
                            <w:r>
                              <w:rPr>
                                <w:sz w:val="24"/>
                                <w:szCs w:val="24"/>
                              </w:rPr>
                              <w:t>Professional and Business</w:t>
                            </w:r>
                          </w:p>
                          <w:p w14:paraId="4AC3A8A0" w14:textId="15B4E1BF" w:rsidR="001B66FD" w:rsidRPr="00583A7A" w:rsidRDefault="001B66FD" w:rsidP="00583A7A">
                            <w:pPr>
                              <w:jc w:val="right"/>
                              <w:rPr>
                                <w:sz w:val="24"/>
                                <w:szCs w:val="24"/>
                              </w:rPr>
                            </w:pPr>
                            <w:r>
                              <w:rPr>
                                <w:sz w:val="24"/>
                                <w:szCs w:val="24"/>
                              </w:rPr>
                              <w:t>(</w:t>
                            </w:r>
                            <w:del w:id="9" w:author="Hewes Angie" w:date="2020-02-10T09:03:00Z">
                              <w:r w:rsidDel="00703961">
                                <w:rPr>
                                  <w:sz w:val="24"/>
                                  <w:szCs w:val="24"/>
                                </w:rPr>
                                <w:delText>words</w:delText>
                              </w:r>
                            </w:del>
                            <w:ins w:id="10" w:author="Hewes Angie" w:date="2020-02-10T09:03:00Z">
                              <w:r w:rsidR="00703961">
                                <w:rPr>
                                  <w:sz w:val="24"/>
                                  <w:szCs w:val="24"/>
                                </w:rPr>
                                <w:t>Words</w:t>
                              </w:r>
                            </w:ins>
                            <w:r>
                              <w:rPr>
                                <w:sz w:val="24"/>
                                <w:szCs w:val="24"/>
                              </w:rPr>
                              <w:t xml:space="preserve"> in yellow)</w:t>
                            </w:r>
                          </w:p>
                          <w:p w14:paraId="53C2872A" w14:textId="77777777" w:rsidR="001B66FD" w:rsidRPr="00BC3586" w:rsidRDefault="001B66FD" w:rsidP="00583A7A">
                            <w:pPr>
                              <w:jc w:val="right"/>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3A81F9" id="_x0000_t202" coordsize="21600,21600" o:spt="202" path="m,l,21600r21600,l21600,xe">
                <v:stroke joinstyle="miter"/>
                <v:path gradientshapeok="t" o:connecttype="rect"/>
              </v:shapetype>
              <v:shape id="Text Box 4" o:spid="_x0000_s1028" type="#_x0000_t202" style="position:absolute;margin-left:360.3pt;margin-top:.9pt;width:150.75pt;height:55.1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" filled="f" strokecolor="#5b9bd5 [3204]" strokeweight=".5pt">
                <v:textbox>
                  <w:txbxContent>
                    <w:p w14:paraId="5591C1BE" w14:textId="5D4D0112" w:rsidR="001B66FD" w:rsidRDefault="001B66FD" w:rsidP="00583A7A">
                      <w:pPr>
                        <w:jc w:val="right"/>
                        <w:rPr>
                          <w:sz w:val="24"/>
                          <w:szCs w:val="24"/>
                        </w:rPr>
                      </w:pPr>
                      <w:r>
                        <w:rPr>
                          <w:sz w:val="24"/>
                          <w:szCs w:val="24"/>
                        </w:rPr>
                        <w:t>Correct spelling errors:</w:t>
                      </w:r>
                    </w:p>
                    <w:p w14:paraId="6E2F0267" w14:textId="2A16E108" w:rsidR="001B66FD" w:rsidRDefault="001B66FD" w:rsidP="00583A7A">
                      <w:pPr>
                        <w:jc w:val="right"/>
                        <w:rPr>
                          <w:sz w:val="24"/>
                          <w:szCs w:val="24"/>
                        </w:rPr>
                      </w:pPr>
                      <w:r>
                        <w:rPr>
                          <w:sz w:val="24"/>
                          <w:szCs w:val="24"/>
                        </w:rPr>
                        <w:t>Professional and Business</w:t>
                      </w:r>
                    </w:p>
                    <w:p w14:paraId="4AC3A8A0" w14:textId="15B4E1BF" w:rsidR="001B66FD" w:rsidRPr="00583A7A" w:rsidRDefault="001B66FD" w:rsidP="00583A7A">
                      <w:pPr>
                        <w:jc w:val="right"/>
                        <w:rPr>
                          <w:sz w:val="24"/>
                          <w:szCs w:val="24"/>
                        </w:rPr>
                      </w:pPr>
                      <w:r>
                        <w:rPr>
                          <w:sz w:val="24"/>
                          <w:szCs w:val="24"/>
                        </w:rPr>
                        <w:t>(</w:t>
                      </w:r>
                      <w:del w:id="3" w:author="Hewes Angie" w:date="2020-02-10T09:03:00Z">
                        <w:r w:rsidDel="00703961">
                          <w:rPr>
                            <w:sz w:val="24"/>
                            <w:szCs w:val="24"/>
                          </w:rPr>
                          <w:delText>words</w:delText>
                        </w:r>
                      </w:del>
                      <w:ins w:id="4" w:author="Hewes Angie" w:date="2020-02-10T09:03:00Z">
                        <w:r w:rsidR="00703961">
                          <w:rPr>
                            <w:sz w:val="24"/>
                            <w:szCs w:val="24"/>
                          </w:rPr>
                          <w:t>Words</w:t>
                        </w:r>
                      </w:ins>
                      <w:r>
                        <w:rPr>
                          <w:sz w:val="24"/>
                          <w:szCs w:val="24"/>
                        </w:rPr>
                        <w:t xml:space="preserve"> in yellow)</w:t>
                      </w:r>
                    </w:p>
                    <w:p w14:paraId="53C2872A" w14:textId="77777777" w:rsidR="001B66FD" w:rsidRPr="00BC3586" w:rsidRDefault="001B66FD" w:rsidP="00583A7A">
                      <w:pPr>
                        <w:jc w:val="right"/>
                        <w:rPr>
                          <w:b/>
                          <w:sz w:val="28"/>
                          <w:szCs w:val="28"/>
                        </w:rPr>
                      </w:pPr>
                    </w:p>
                  </w:txbxContent>
                </v:textbox>
              </v:shape>
            </w:pict>
          </mc:Fallback>
        </mc:AlternateContent>
      </w:r>
    </w:p>
    <w:p w14:paraId="256893D1" w14:textId="2C8AC6DE" w:rsidR="00B97DB0" w:rsidRDefault="00B97DB0" w:rsidP="00B97DB0">
      <w:pPr>
        <w:rPr>
          <w:sz w:val="24"/>
          <w:szCs w:val="24"/>
        </w:rPr>
      </w:pPr>
    </w:p>
    <w:p w14:paraId="37FB87E7" w14:textId="77FA6B63" w:rsidR="00B97DB0" w:rsidRDefault="00B97DB0" w:rsidP="00B97DB0">
      <w:pPr>
        <w:rPr>
          <w:sz w:val="24"/>
          <w:szCs w:val="24"/>
        </w:rPr>
      </w:pPr>
    </w:p>
    <w:p w14:paraId="47996DA1" w14:textId="5AECE774" w:rsidR="00B97DB0" w:rsidRDefault="00B97DB0" w:rsidP="00B97DB0">
      <w:pPr>
        <w:rPr>
          <w:sz w:val="24"/>
          <w:szCs w:val="24"/>
        </w:rPr>
      </w:pPr>
      <w:r>
        <w:rPr>
          <w:sz w:val="24"/>
          <w:szCs w:val="24"/>
        </w:rPr>
        <w:fldChar w:fldCharType="begin"/>
      </w:r>
      <w:r>
        <w:rPr>
          <w:sz w:val="24"/>
          <w:szCs w:val="24"/>
        </w:rPr>
        <w:instrText xml:space="preserve"> MERGEFIELD Title </w:instrText>
      </w:r>
      <w:r>
        <w:rPr>
          <w:sz w:val="24"/>
          <w:szCs w:val="24"/>
        </w:rPr>
        <w:fldChar w:fldCharType="separate"/>
      </w:r>
      <w:r>
        <w:rPr>
          <w:noProof/>
          <w:sz w:val="24"/>
          <w:szCs w:val="24"/>
        </w:rPr>
        <w:t>«Title»</w:t>
      </w:r>
      <w:r>
        <w:rPr>
          <w:sz w:val="24"/>
          <w:szCs w:val="24"/>
        </w:rPr>
        <w:fldChar w:fldCharType="end"/>
      </w:r>
      <w:r>
        <w:rPr>
          <w:sz w:val="24"/>
          <w:szCs w:val="24"/>
        </w:rPr>
        <w:t xml:space="preserve"> </w:t>
      </w:r>
      <w:r>
        <w:rPr>
          <w:sz w:val="24"/>
          <w:szCs w:val="24"/>
        </w:rPr>
        <w:fldChar w:fldCharType="begin"/>
      </w:r>
      <w:r>
        <w:rPr>
          <w:sz w:val="24"/>
          <w:szCs w:val="24"/>
        </w:rPr>
        <w:instrText xml:space="preserve"> MERGEFIELD First_Name </w:instrText>
      </w:r>
      <w:r>
        <w:rPr>
          <w:sz w:val="24"/>
          <w:szCs w:val="24"/>
        </w:rPr>
        <w:fldChar w:fldCharType="separate"/>
      </w:r>
      <w:r>
        <w:rPr>
          <w:noProof/>
          <w:sz w:val="24"/>
          <w:szCs w:val="24"/>
        </w:rPr>
        <w:t>«First_Name»</w:t>
      </w:r>
      <w:r>
        <w:rPr>
          <w:sz w:val="24"/>
          <w:szCs w:val="24"/>
        </w:rPr>
        <w:fldChar w:fldCharType="end"/>
      </w:r>
      <w:r>
        <w:rPr>
          <w:sz w:val="24"/>
          <w:szCs w:val="24"/>
        </w:rPr>
        <w:t xml:space="preserve"> </w:t>
      </w:r>
      <w:r>
        <w:rPr>
          <w:sz w:val="24"/>
          <w:szCs w:val="24"/>
        </w:rPr>
        <w:fldChar w:fldCharType="begin"/>
      </w:r>
      <w:r>
        <w:rPr>
          <w:sz w:val="24"/>
          <w:szCs w:val="24"/>
        </w:rPr>
        <w:instrText xml:space="preserve"> MERGEFIELD Last_Name </w:instrText>
      </w:r>
      <w:r>
        <w:rPr>
          <w:sz w:val="24"/>
          <w:szCs w:val="24"/>
        </w:rPr>
        <w:fldChar w:fldCharType="separate"/>
      </w:r>
      <w:r>
        <w:rPr>
          <w:noProof/>
          <w:sz w:val="24"/>
          <w:szCs w:val="24"/>
        </w:rPr>
        <w:t>«Last_Name»</w:t>
      </w:r>
      <w:r>
        <w:rPr>
          <w:sz w:val="24"/>
          <w:szCs w:val="24"/>
        </w:rPr>
        <w:fldChar w:fldCharType="end"/>
      </w:r>
    </w:p>
    <w:p w14:paraId="640F829E" w14:textId="77777777" w:rsidR="00B97DB0" w:rsidRDefault="00B97DB0" w:rsidP="00B97DB0">
      <w:pPr>
        <w:rPr>
          <w:sz w:val="24"/>
          <w:szCs w:val="24"/>
        </w:rPr>
      </w:pPr>
      <w:r>
        <w:rPr>
          <w:sz w:val="24"/>
          <w:szCs w:val="24"/>
        </w:rPr>
        <w:fldChar w:fldCharType="begin"/>
      </w:r>
      <w:r>
        <w:rPr>
          <w:sz w:val="24"/>
          <w:szCs w:val="24"/>
        </w:rPr>
        <w:instrText xml:space="preserve"> MERGEFIELD Address_Line_1 </w:instrText>
      </w:r>
      <w:r>
        <w:rPr>
          <w:sz w:val="24"/>
          <w:szCs w:val="24"/>
        </w:rPr>
        <w:fldChar w:fldCharType="separate"/>
      </w:r>
      <w:r>
        <w:rPr>
          <w:noProof/>
          <w:sz w:val="24"/>
          <w:szCs w:val="24"/>
        </w:rPr>
        <w:t>«Address_Line_1»</w:t>
      </w:r>
      <w:r>
        <w:rPr>
          <w:sz w:val="24"/>
          <w:szCs w:val="24"/>
        </w:rPr>
        <w:fldChar w:fldCharType="end"/>
      </w:r>
    </w:p>
    <w:p w14:paraId="4212CC07" w14:textId="77777777" w:rsidR="00B97DB0" w:rsidRDefault="00B97DB0" w:rsidP="00B97DB0">
      <w:pPr>
        <w:rPr>
          <w:sz w:val="24"/>
          <w:szCs w:val="24"/>
        </w:rPr>
      </w:pP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t>«City»</w:t>
      </w:r>
      <w:r>
        <w:rPr>
          <w:sz w:val="24"/>
          <w:szCs w:val="24"/>
        </w:rPr>
        <w:fldChar w:fldCharType="end"/>
      </w:r>
      <w:r>
        <w:rPr>
          <w:sz w:val="24"/>
          <w:szCs w:val="24"/>
        </w:rPr>
        <w:t xml:space="preserve">, </w: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t>«State»</w:t>
      </w:r>
      <w:r>
        <w:rPr>
          <w:sz w:val="24"/>
          <w:szCs w:val="24"/>
        </w:rPr>
        <w:fldChar w:fldCharType="end"/>
      </w:r>
      <w:r>
        <w:rPr>
          <w:sz w:val="24"/>
          <w:szCs w:val="24"/>
        </w:rPr>
        <w:t xml:space="preserve">  </w: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t>«ZIP_Code»</w:t>
      </w:r>
      <w:r>
        <w:rPr>
          <w:sz w:val="24"/>
          <w:szCs w:val="24"/>
        </w:rPr>
        <w:fldChar w:fldCharType="end"/>
      </w:r>
    </w:p>
    <w:p w14:paraId="662A0035" w14:textId="77777777" w:rsidR="00B97DB0" w:rsidRDefault="00B97DB0" w:rsidP="00B97DB0">
      <w:pPr>
        <w:rPr>
          <w:sz w:val="24"/>
          <w:szCs w:val="24"/>
        </w:rPr>
      </w:pPr>
    </w:p>
    <w:p w14:paraId="7456DF05" w14:textId="77777777" w:rsidR="00B97DB0" w:rsidRDefault="00B97DB0" w:rsidP="00B97DB0">
      <w:pPr>
        <w:rPr>
          <w:sz w:val="24"/>
          <w:szCs w:val="24"/>
        </w:rPr>
      </w:pPr>
      <w:r>
        <w:rPr>
          <w:sz w:val="24"/>
          <w:szCs w:val="24"/>
        </w:rPr>
        <w:t xml:space="preserve">Dear </w:t>
      </w:r>
      <w:r>
        <w:rPr>
          <w:sz w:val="24"/>
          <w:szCs w:val="24"/>
        </w:rPr>
        <w:fldChar w:fldCharType="begin"/>
      </w:r>
      <w:r>
        <w:rPr>
          <w:sz w:val="24"/>
          <w:szCs w:val="24"/>
        </w:rPr>
        <w:instrText xml:space="preserve"> MERGEFIELD Title </w:instrText>
      </w:r>
      <w:r>
        <w:rPr>
          <w:sz w:val="24"/>
          <w:szCs w:val="24"/>
        </w:rPr>
        <w:fldChar w:fldCharType="separate"/>
      </w:r>
      <w:r>
        <w:rPr>
          <w:noProof/>
          <w:sz w:val="24"/>
          <w:szCs w:val="24"/>
        </w:rPr>
        <w:t>«Title»</w:t>
      </w:r>
      <w:r>
        <w:rPr>
          <w:sz w:val="24"/>
          <w:szCs w:val="24"/>
        </w:rPr>
        <w:fldChar w:fldCharType="end"/>
      </w:r>
      <w:r>
        <w:rPr>
          <w:sz w:val="24"/>
          <w:szCs w:val="24"/>
        </w:rPr>
        <w:t xml:space="preserve"> </w:t>
      </w:r>
      <w:r>
        <w:rPr>
          <w:sz w:val="24"/>
          <w:szCs w:val="24"/>
        </w:rPr>
        <w:fldChar w:fldCharType="begin"/>
      </w:r>
      <w:r>
        <w:rPr>
          <w:sz w:val="24"/>
          <w:szCs w:val="24"/>
        </w:rPr>
        <w:instrText xml:space="preserve"> MERGEFIELD Last_Name </w:instrText>
      </w:r>
      <w:r>
        <w:rPr>
          <w:sz w:val="24"/>
          <w:szCs w:val="24"/>
        </w:rPr>
        <w:fldChar w:fldCharType="separate"/>
      </w:r>
      <w:r>
        <w:rPr>
          <w:noProof/>
          <w:sz w:val="24"/>
          <w:szCs w:val="24"/>
        </w:rPr>
        <w:t>«Last_Name»</w:t>
      </w:r>
      <w:r>
        <w:rPr>
          <w:sz w:val="24"/>
          <w:szCs w:val="24"/>
        </w:rPr>
        <w:fldChar w:fldCharType="end"/>
      </w:r>
    </w:p>
    <w:p w14:paraId="43B6C6FD" w14:textId="77777777" w:rsidR="00B97DB0" w:rsidRDefault="00B97DB0" w:rsidP="00B97DB0">
      <w:pPr>
        <w:rPr>
          <w:sz w:val="24"/>
          <w:szCs w:val="24"/>
        </w:rPr>
      </w:pPr>
    </w:p>
    <w:p w14:paraId="55FCC1A2" w14:textId="6D1671F1" w:rsidR="00B97DB0" w:rsidRDefault="00B97DB0" w:rsidP="00B97DB0">
      <w:pPr>
        <w:rPr>
          <w:sz w:val="24"/>
          <w:szCs w:val="24"/>
        </w:rPr>
      </w:pPr>
      <w:r>
        <w:rPr>
          <w:sz w:val="24"/>
          <w:szCs w:val="24"/>
        </w:rPr>
        <w:t xml:space="preserve">Congratulations on being chosen to participate in the 2020 </w:t>
      </w:r>
      <w:r w:rsidRPr="000831AC">
        <w:rPr>
          <w:sz w:val="24"/>
          <w:szCs w:val="24"/>
          <w:highlight w:val="yellow"/>
        </w:rPr>
        <w:t>Professional</w:t>
      </w:r>
      <w:r>
        <w:rPr>
          <w:sz w:val="24"/>
          <w:szCs w:val="24"/>
        </w:rPr>
        <w:t xml:space="preserve"> Leadership Grant Program.  Upon your successful completion of the leadership training sessions, you will be awarded your leadership grant of $1000.  Professional </w:t>
      </w:r>
      <w:r w:rsidR="0089625E" w:rsidRPr="000831AC">
        <w:rPr>
          <w:sz w:val="24"/>
          <w:szCs w:val="24"/>
          <w:highlight w:val="yellow"/>
        </w:rPr>
        <w:t>Business</w:t>
      </w:r>
      <w:r>
        <w:rPr>
          <w:sz w:val="24"/>
          <w:szCs w:val="24"/>
        </w:rPr>
        <w:t xml:space="preserve"> Associates is excited to kick-off its first-ever leadership program.  Through this program we hope to enhance your leadership skills while enriching your communities.</w:t>
      </w:r>
    </w:p>
    <w:p w14:paraId="5C9D4901" w14:textId="77777777" w:rsidR="00B97DB0" w:rsidRDefault="00B97DB0" w:rsidP="00B97DB0">
      <w:pPr>
        <w:rPr>
          <w:sz w:val="24"/>
          <w:szCs w:val="24"/>
        </w:rPr>
      </w:pPr>
    </w:p>
    <w:p w14:paraId="19068D72" w14:textId="77777777" w:rsidR="00B97DB0" w:rsidRDefault="00B97DB0" w:rsidP="00B97DB0">
      <w:pPr>
        <w:rPr>
          <w:sz w:val="24"/>
          <w:szCs w:val="24"/>
        </w:rPr>
      </w:pPr>
      <w:r>
        <w:rPr>
          <w:sz w:val="24"/>
          <w:szCs w:val="24"/>
        </w:rPr>
        <w:t xml:space="preserve">The first leadership session is on Thursday, July 23, 2020, from 7:00 p.m. to 10:00 p.m. at Professional Business Associates.  You are welcome to wear casual and comfortable attire.  The remaining sessions will take place through Saturday evening, with Sunday being the final day.  Sunday will be a fun-filled day at the Big Splash amusement park to end our time together.  </w:t>
      </w:r>
    </w:p>
    <w:p w14:paraId="2B6D1F57" w14:textId="77777777" w:rsidR="00B97DB0" w:rsidRDefault="00B97DB0" w:rsidP="00B97DB0">
      <w:pPr>
        <w:rPr>
          <w:sz w:val="24"/>
          <w:szCs w:val="24"/>
        </w:rPr>
      </w:pPr>
    </w:p>
    <w:p w14:paraId="145806AE" w14:textId="53C3ADBE" w:rsidR="00B97DB0" w:rsidRDefault="00B97DB0" w:rsidP="00B97DB0">
      <w:pPr>
        <w:rPr>
          <w:sz w:val="24"/>
          <w:szCs w:val="24"/>
        </w:rPr>
      </w:pPr>
      <w:r>
        <w:rPr>
          <w:sz w:val="24"/>
          <w:szCs w:val="24"/>
        </w:rPr>
        <w:t>A final itinerary will be sent out to all of you in mid</w:t>
      </w:r>
      <w:r w:rsidR="001B66FD">
        <w:rPr>
          <w:sz w:val="24"/>
          <w:szCs w:val="24"/>
        </w:rPr>
        <w:t>-</w:t>
      </w:r>
      <w:r>
        <w:rPr>
          <w:sz w:val="24"/>
          <w:szCs w:val="24"/>
        </w:rPr>
        <w:t xml:space="preserve">May.  It is our expectation that you attend all sessions – leadership education is a large part of the Leadership Grant Program.  Transportation arrangements will be made individually in the next few weeks.  We ask that you plan to arrive in Columbus on Wednesday, July 22, 2020.  </w:t>
      </w:r>
    </w:p>
    <w:p w14:paraId="1004EBEC" w14:textId="77777777" w:rsidR="00B97DB0" w:rsidRDefault="00B97DB0" w:rsidP="00B97DB0">
      <w:pPr>
        <w:rPr>
          <w:sz w:val="24"/>
          <w:szCs w:val="24"/>
        </w:rPr>
      </w:pPr>
    </w:p>
    <w:p w14:paraId="27DB84BE" w14:textId="77777777" w:rsidR="00B97DB0" w:rsidRDefault="00B97DB0" w:rsidP="00B97DB0">
      <w:pPr>
        <w:rPr>
          <w:sz w:val="24"/>
          <w:szCs w:val="24"/>
        </w:rPr>
      </w:pPr>
      <w:r>
        <w:rPr>
          <w:sz w:val="24"/>
          <w:szCs w:val="24"/>
        </w:rPr>
        <w:t>We are excited to meet our first class of leadership grant recipients.  In preparation, please return the enclosed information sheet and photo release by May 22, 2020.  Also, call or text Julie Smith at (614-555-5558) if you have any questions.  We look forward to seeing you on July 22, 2020.</w:t>
      </w:r>
    </w:p>
    <w:p w14:paraId="2B8035DB" w14:textId="77777777" w:rsidR="00B97DB0" w:rsidRDefault="00B97DB0" w:rsidP="00B97DB0">
      <w:pPr>
        <w:rPr>
          <w:sz w:val="24"/>
          <w:szCs w:val="24"/>
        </w:rPr>
      </w:pPr>
    </w:p>
    <w:p w14:paraId="709EDB50" w14:textId="77777777" w:rsidR="00B97DB0" w:rsidRDefault="00B97DB0" w:rsidP="00B97DB0">
      <w:pPr>
        <w:rPr>
          <w:sz w:val="24"/>
          <w:szCs w:val="24"/>
        </w:rPr>
      </w:pPr>
      <w:r>
        <w:rPr>
          <w:sz w:val="24"/>
          <w:szCs w:val="24"/>
        </w:rPr>
        <w:t>Sincerely</w:t>
      </w:r>
    </w:p>
    <w:p w14:paraId="19507437" w14:textId="77777777" w:rsidR="00B97DB0" w:rsidRDefault="00B97DB0" w:rsidP="00B97DB0">
      <w:pPr>
        <w:rPr>
          <w:sz w:val="24"/>
          <w:szCs w:val="24"/>
        </w:rPr>
      </w:pPr>
    </w:p>
    <w:p w14:paraId="3E87280A" w14:textId="77777777" w:rsidR="00B97DB0" w:rsidRDefault="00B97DB0" w:rsidP="00B97DB0">
      <w:pPr>
        <w:rPr>
          <w:sz w:val="24"/>
          <w:szCs w:val="24"/>
        </w:rPr>
      </w:pPr>
    </w:p>
    <w:p w14:paraId="6217DB1A" w14:textId="77777777" w:rsidR="00B97DB0" w:rsidRDefault="00B97DB0" w:rsidP="00B97DB0">
      <w:pPr>
        <w:rPr>
          <w:sz w:val="24"/>
          <w:szCs w:val="24"/>
        </w:rPr>
      </w:pPr>
    </w:p>
    <w:p w14:paraId="483D5B9F" w14:textId="77777777" w:rsidR="00B97DB0" w:rsidRDefault="00B97DB0" w:rsidP="00B97DB0">
      <w:pPr>
        <w:rPr>
          <w:sz w:val="24"/>
          <w:szCs w:val="24"/>
        </w:rPr>
      </w:pPr>
      <w:r>
        <w:rPr>
          <w:sz w:val="24"/>
          <w:szCs w:val="24"/>
        </w:rPr>
        <w:t>Julie Smith</w:t>
      </w:r>
    </w:p>
    <w:p w14:paraId="74F0C12B" w14:textId="77777777" w:rsidR="00B97DB0" w:rsidRDefault="00B97DB0" w:rsidP="00B97DB0">
      <w:pPr>
        <w:rPr>
          <w:sz w:val="24"/>
          <w:szCs w:val="24"/>
        </w:rPr>
      </w:pPr>
      <w:r>
        <w:rPr>
          <w:sz w:val="24"/>
          <w:szCs w:val="24"/>
        </w:rPr>
        <w:t>Human Resources Manager</w:t>
      </w:r>
    </w:p>
    <w:p w14:paraId="532F89BA" w14:textId="77777777" w:rsidR="00B97DB0" w:rsidRDefault="00B97DB0" w:rsidP="00B97DB0">
      <w:pPr>
        <w:rPr>
          <w:sz w:val="24"/>
          <w:szCs w:val="24"/>
        </w:rPr>
      </w:pPr>
    </w:p>
    <w:p w14:paraId="61C38F31" w14:textId="072651BB" w:rsidR="00B97DB0" w:rsidRDefault="001B66FD" w:rsidP="00B97DB0">
      <w:pPr>
        <w:rPr>
          <w:sz w:val="24"/>
          <w:szCs w:val="24"/>
        </w:rPr>
      </w:pPr>
      <w:r>
        <w:rPr>
          <w:sz w:val="24"/>
          <w:szCs w:val="24"/>
        </w:rPr>
        <w:t>Contestant #</w:t>
      </w:r>
    </w:p>
    <w:p w14:paraId="265936D9" w14:textId="77777777" w:rsidR="00B97DB0" w:rsidRDefault="00B97DB0" w:rsidP="00B97DB0">
      <w:pPr>
        <w:rPr>
          <w:sz w:val="24"/>
          <w:szCs w:val="24"/>
        </w:rPr>
      </w:pPr>
    </w:p>
    <w:p w14:paraId="4799F9D3" w14:textId="77777777" w:rsidR="00B97DB0" w:rsidRDefault="00B97DB0" w:rsidP="00B97DB0">
      <w:pPr>
        <w:rPr>
          <w:sz w:val="24"/>
          <w:szCs w:val="24"/>
        </w:rPr>
      </w:pPr>
      <w:r>
        <w:rPr>
          <w:sz w:val="24"/>
          <w:szCs w:val="24"/>
        </w:rPr>
        <w:t>Enclosures</w:t>
      </w:r>
    </w:p>
    <w:p w14:paraId="7911E911" w14:textId="5B4F6A7B" w:rsidR="00B97DB0" w:rsidRDefault="00B97DB0" w:rsidP="00B97DB0">
      <w:pPr>
        <w:rPr>
          <w:sz w:val="24"/>
          <w:szCs w:val="24"/>
        </w:rPr>
      </w:pPr>
    </w:p>
    <w:p w14:paraId="3F273413" w14:textId="1E2CC364" w:rsidR="00B97DB0" w:rsidRPr="005440FF" w:rsidRDefault="008D60E9" w:rsidP="00B97DB0">
      <w:r>
        <w:rPr>
          <w:noProof/>
          <w:sz w:val="22"/>
          <w:szCs w:val="22"/>
        </w:rPr>
        <mc:AlternateContent>
          <mc:Choice Requires="wps">
            <w:drawing>
              <wp:anchor distT="0" distB="0" distL="114300" distR="114300" simplePos="0" relativeHeight="251661824" behindDoc="0" locked="0" layoutInCell="1" allowOverlap="1" wp14:anchorId="6DCC7436" wp14:editId="357E97C4">
                <wp:simplePos x="0" y="0"/>
                <wp:positionH relativeFrom="margin">
                  <wp:posOffset>-148121</wp:posOffset>
                </wp:positionH>
                <wp:positionV relativeFrom="paragraph">
                  <wp:posOffset>306760</wp:posOffset>
                </wp:positionV>
                <wp:extent cx="2609850" cy="657225"/>
                <wp:effectExtent l="0" t="0" r="0" b="0"/>
                <wp:wrapNone/>
                <wp:docPr id="5" name="Text Box 5"/>
                <wp:cNvGraphicFramePr/>
                <a:graphic xmlns:a="http://schemas.openxmlformats.org/drawingml/2006/main">
                  <a:graphicData uri="http://schemas.microsoft.com/office/word/2010/wordprocessingShape">
                    <wps:wsp>
                      <wps:cNvSpPr txBox="1"/>
                      <wps:spPr>
                        <a:xfrm>
                          <a:off x="0" y="0"/>
                          <a:ext cx="2609850" cy="657225"/>
                        </a:xfrm>
                        <a:prstGeom prst="rect">
                          <a:avLst/>
                        </a:prstGeom>
                        <a:noFill/>
                        <a:ln w="6350">
                          <a:noFill/>
                        </a:ln>
                      </wps:spPr>
                      <wps:txbx>
                        <w:txbxContent>
                          <w:p w14:paraId="5F67C802" w14:textId="49525B9D" w:rsidR="001B66FD" w:rsidRDefault="001B66FD" w:rsidP="0089625E">
                            <w:pPr>
                              <w:rPr>
                                <w:sz w:val="24"/>
                                <w:szCs w:val="24"/>
                              </w:rPr>
                            </w:pPr>
                            <w:r>
                              <w:rPr>
                                <w:sz w:val="24"/>
                                <w:szCs w:val="24"/>
                              </w:rPr>
                              <w:t xml:space="preserve">Contestant </w:t>
                            </w:r>
                            <w:r w:rsidR="007609DB">
                              <w:rPr>
                                <w:sz w:val="24"/>
                                <w:szCs w:val="24"/>
                              </w:rPr>
                              <w:t>#</w:t>
                            </w:r>
                          </w:p>
                          <w:p w14:paraId="2B70E917" w14:textId="77777777" w:rsidR="001B66FD" w:rsidRPr="00BC3586" w:rsidRDefault="001B66FD" w:rsidP="0089625E">
                            <w:pPr>
                              <w:rPr>
                                <w:sz w:val="24"/>
                                <w:szCs w:val="24"/>
                              </w:rPr>
                            </w:pPr>
                            <w:r>
                              <w:rPr>
                                <w:sz w:val="24"/>
                                <w:szCs w:val="24"/>
                              </w:rPr>
                              <w:t>Job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DCC7436" id="Text Box 5" o:spid="_x0000_s1029" type="#_x0000_t202" style="position:absolute;margin-left:-11.65pt;margin-top:24.15pt;width:205.5pt;height:51.75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" filled="f" stroked="f" strokeweight=".5pt">
                <v:textbox>
                  <w:txbxContent>
                    <w:p w14:paraId="5F67C802" w14:textId="49525B9D" w:rsidR="001B66FD" w:rsidRDefault="001B66FD" w:rsidP="0089625E">
                      <w:pPr>
                        <w:rPr>
                          <w:sz w:val="24"/>
                          <w:szCs w:val="24"/>
                        </w:rPr>
                      </w:pPr>
                      <w:r>
                        <w:rPr>
                          <w:sz w:val="24"/>
                          <w:szCs w:val="24"/>
                        </w:rPr>
                        <w:t xml:space="preserve">Contestant </w:t>
                      </w:r>
                      <w:r w:rsidR="007609DB">
                        <w:rPr>
                          <w:sz w:val="24"/>
                          <w:szCs w:val="24"/>
                        </w:rPr>
                        <w:t>#</w:t>
                      </w:r>
                    </w:p>
                    <w:p w14:paraId="2B70E917" w14:textId="77777777" w:rsidR="001B66FD" w:rsidRPr="00BC3586" w:rsidRDefault="001B66FD" w:rsidP="0089625E">
                      <w:pPr>
                        <w:rPr>
                          <w:sz w:val="24"/>
                          <w:szCs w:val="24"/>
                        </w:rPr>
                      </w:pPr>
                      <w:r>
                        <w:rPr>
                          <w:sz w:val="24"/>
                          <w:szCs w:val="24"/>
                        </w:rPr>
                        <w:t>Job 1</w:t>
                      </w:r>
                    </w:p>
                  </w:txbxContent>
                </v:textbox>
                <w10:wrap anchorx="margin"/>
              </v:shape>
            </w:pict>
          </mc:Fallback>
        </mc:AlternateContent>
      </w:r>
      <w:r w:rsidR="00B97DB0">
        <w:rPr>
          <w:sz w:val="24"/>
          <w:szCs w:val="24"/>
        </w:rPr>
        <w:t>c  Roger Meyer</w:t>
      </w:r>
    </w:p>
    <w:p w14:paraId="11656C5A" w14:textId="4995C789" w:rsidR="00127A69" w:rsidRDefault="00127A69" w:rsidP="00127A69">
      <w:pPr>
        <w:rPr>
          <w:sz w:val="24"/>
          <w:szCs w:val="24"/>
        </w:rPr>
      </w:pPr>
    </w:p>
    <w:p w14:paraId="7AFA6DE4" w14:textId="5546F4DE" w:rsidR="00127A69" w:rsidRDefault="00127A69" w:rsidP="00127A69">
      <w:pPr>
        <w:rPr>
          <w:sz w:val="24"/>
          <w:szCs w:val="24"/>
        </w:rPr>
      </w:pPr>
    </w:p>
    <w:p w14:paraId="7456C2AE" w14:textId="7A241F5D" w:rsidR="00127A69" w:rsidRDefault="00127A69" w:rsidP="00127A69">
      <w:pPr>
        <w:rPr>
          <w:sz w:val="24"/>
          <w:szCs w:val="24"/>
        </w:rPr>
      </w:pPr>
    </w:p>
    <w:p w14:paraId="19B06192" w14:textId="77777777" w:rsidR="00127A69" w:rsidRDefault="00127A69" w:rsidP="00127A69">
      <w:pPr>
        <w:rPr>
          <w:sz w:val="24"/>
          <w:szCs w:val="24"/>
        </w:rPr>
      </w:pPr>
      <w:r>
        <w:rPr>
          <w:noProof/>
          <w:sz w:val="22"/>
          <w:szCs w:val="22"/>
        </w:rPr>
        <mc:AlternateContent>
          <mc:Choice Requires="wps">
            <w:drawing>
              <wp:anchor distT="0" distB="0" distL="114300" distR="114300" simplePos="0" relativeHeight="251665920" behindDoc="0" locked="0" layoutInCell="1" allowOverlap="1" wp14:anchorId="146EA6CF" wp14:editId="7401FD9B">
                <wp:simplePos x="0" y="0"/>
                <wp:positionH relativeFrom="column">
                  <wp:posOffset>3663980</wp:posOffset>
                </wp:positionH>
                <wp:positionV relativeFrom="paragraph">
                  <wp:posOffset>88930</wp:posOffset>
                </wp:positionV>
                <wp:extent cx="2595008" cy="776176"/>
                <wp:effectExtent l="0" t="0" r="0" b="5080"/>
                <wp:wrapNone/>
                <wp:docPr id="23" name="Text Box 23"/>
                <wp:cNvGraphicFramePr/>
                <a:graphic xmlns:a="http://schemas.openxmlformats.org/drawingml/2006/main">
                  <a:graphicData uri="http://schemas.microsoft.com/office/word/2010/wordprocessingShape">
                    <wps:wsp>
                      <wps:cNvSpPr txBox="1"/>
                      <wps:spPr>
                        <a:xfrm>
                          <a:off x="0" y="0"/>
                          <a:ext cx="2595008" cy="776176"/>
                        </a:xfrm>
                        <a:prstGeom prst="rect">
                          <a:avLst/>
                        </a:prstGeom>
                        <a:noFill/>
                        <a:ln w="6350">
                          <a:noFill/>
                        </a:ln>
                      </wps:spPr>
                      <wps:txbx>
                        <w:txbxContent>
                          <w:p w14:paraId="53128B16" w14:textId="77777777" w:rsidR="001B66FD" w:rsidRDefault="001B66FD" w:rsidP="00127A69">
                            <w:pPr>
                              <w:jc w:val="right"/>
                              <w:rPr>
                                <w:b/>
                                <w:sz w:val="28"/>
                                <w:szCs w:val="28"/>
                              </w:rPr>
                            </w:pPr>
                            <w:r w:rsidRPr="00BC3586">
                              <w:rPr>
                                <w:b/>
                                <w:sz w:val="28"/>
                                <w:szCs w:val="28"/>
                              </w:rPr>
                              <w:t xml:space="preserve">Job 1 </w:t>
                            </w:r>
                            <w:r>
                              <w:rPr>
                                <w:b/>
                                <w:sz w:val="28"/>
                                <w:szCs w:val="28"/>
                              </w:rPr>
                              <w:t>–</w:t>
                            </w:r>
                            <w:r w:rsidRPr="00BC3586">
                              <w:rPr>
                                <w:b/>
                                <w:sz w:val="28"/>
                                <w:szCs w:val="28"/>
                              </w:rPr>
                              <w:t xml:space="preserve"> </w:t>
                            </w:r>
                            <w:r>
                              <w:rPr>
                                <w:b/>
                                <w:sz w:val="28"/>
                                <w:szCs w:val="28"/>
                              </w:rPr>
                              <w:t>Letter</w:t>
                            </w:r>
                          </w:p>
                          <w:p w14:paraId="096EA655" w14:textId="77777777" w:rsidR="001B66FD" w:rsidRDefault="001B66FD" w:rsidP="00127A69">
                            <w:pPr>
                              <w:jc w:val="right"/>
                              <w:rPr>
                                <w:b/>
                                <w:sz w:val="28"/>
                                <w:szCs w:val="28"/>
                              </w:rPr>
                            </w:pPr>
                            <w:r>
                              <w:rPr>
                                <w:b/>
                                <w:sz w:val="28"/>
                                <w:szCs w:val="28"/>
                              </w:rPr>
                              <w:t>Print 2 – Merged Letters</w:t>
                            </w:r>
                          </w:p>
                          <w:p w14:paraId="74EFCE76" w14:textId="77777777" w:rsidR="001B66FD" w:rsidRDefault="001B66FD" w:rsidP="00127A69">
                            <w:pPr>
                              <w:jc w:val="right"/>
                              <w:rPr>
                                <w:b/>
                                <w:sz w:val="28"/>
                                <w:szCs w:val="28"/>
                              </w:rPr>
                            </w:pPr>
                            <w:r>
                              <w:rPr>
                                <w:b/>
                                <w:sz w:val="28"/>
                                <w:szCs w:val="28"/>
                              </w:rPr>
                              <w:t>In Correct Order</w:t>
                            </w:r>
                          </w:p>
                          <w:p w14:paraId="2ED07EED" w14:textId="77777777" w:rsidR="001B66FD" w:rsidRPr="00BC3586" w:rsidRDefault="001B66FD" w:rsidP="00127A69">
                            <w:pPr>
                              <w:jc w:val="right"/>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46EA6CF" id="Text Box 23" o:spid="_x0000_s1030" type="#_x0000_t202" style="position:absolute;margin-left:288.5pt;margin-top:7pt;width:204.35pt;height:61.1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" filled="f" stroked="f" strokeweight=".5pt">
                <v:textbox>
                  <w:txbxContent>
                    <w:p w14:paraId="53128B16" w14:textId="77777777" w:rsidR="001B66FD" w:rsidRDefault="001B66FD" w:rsidP="00127A69">
                      <w:pPr>
                        <w:jc w:val="right"/>
                        <w:rPr>
                          <w:b/>
                          <w:sz w:val="28"/>
                          <w:szCs w:val="28"/>
                        </w:rPr>
                      </w:pPr>
                      <w:r w:rsidRPr="00BC3586">
                        <w:rPr>
                          <w:b/>
                          <w:sz w:val="28"/>
                          <w:szCs w:val="28"/>
                        </w:rPr>
                        <w:t xml:space="preserve">Job 1 </w:t>
                      </w:r>
                      <w:r>
                        <w:rPr>
                          <w:b/>
                          <w:sz w:val="28"/>
                          <w:szCs w:val="28"/>
                        </w:rPr>
                        <w:t>–</w:t>
                      </w:r>
                      <w:r w:rsidRPr="00BC3586">
                        <w:rPr>
                          <w:b/>
                          <w:sz w:val="28"/>
                          <w:szCs w:val="28"/>
                        </w:rPr>
                        <w:t xml:space="preserve"> </w:t>
                      </w:r>
                      <w:r>
                        <w:rPr>
                          <w:b/>
                          <w:sz w:val="28"/>
                          <w:szCs w:val="28"/>
                        </w:rPr>
                        <w:t>Letter</w:t>
                      </w:r>
                    </w:p>
                    <w:p w14:paraId="096EA655" w14:textId="77777777" w:rsidR="001B66FD" w:rsidRDefault="001B66FD" w:rsidP="00127A69">
                      <w:pPr>
                        <w:jc w:val="right"/>
                        <w:rPr>
                          <w:b/>
                          <w:sz w:val="28"/>
                          <w:szCs w:val="28"/>
                        </w:rPr>
                      </w:pPr>
                      <w:r>
                        <w:rPr>
                          <w:b/>
                          <w:sz w:val="28"/>
                          <w:szCs w:val="28"/>
                        </w:rPr>
                        <w:t>Print 2 – Merged Letters</w:t>
                      </w:r>
                    </w:p>
                    <w:p w14:paraId="74EFCE76" w14:textId="77777777" w:rsidR="001B66FD" w:rsidRDefault="001B66FD" w:rsidP="00127A69">
                      <w:pPr>
                        <w:jc w:val="right"/>
                        <w:rPr>
                          <w:b/>
                          <w:sz w:val="28"/>
                          <w:szCs w:val="28"/>
                        </w:rPr>
                      </w:pPr>
                      <w:r>
                        <w:rPr>
                          <w:b/>
                          <w:sz w:val="28"/>
                          <w:szCs w:val="28"/>
                        </w:rPr>
                        <w:t>In Correct Order</w:t>
                      </w:r>
                    </w:p>
                    <w:p w14:paraId="2ED07EED" w14:textId="77777777" w:rsidR="001B66FD" w:rsidRPr="00BC3586" w:rsidRDefault="001B66FD" w:rsidP="00127A69">
                      <w:pPr>
                        <w:jc w:val="right"/>
                        <w:rPr>
                          <w:b/>
                          <w:sz w:val="28"/>
                          <w:szCs w:val="28"/>
                        </w:rPr>
                      </w:pPr>
                    </w:p>
                  </w:txbxContent>
                </v:textbox>
              </v:shape>
            </w:pict>
          </mc:Fallback>
        </mc:AlternateContent>
      </w:r>
    </w:p>
    <w:p w14:paraId="1E9BE838" w14:textId="77777777" w:rsidR="00127A69" w:rsidRDefault="00127A69" w:rsidP="00127A69">
      <w:pPr>
        <w:rPr>
          <w:sz w:val="24"/>
          <w:szCs w:val="24"/>
        </w:rPr>
      </w:pPr>
    </w:p>
    <w:p w14:paraId="7206609D" w14:textId="5917EAD0" w:rsidR="00127A69" w:rsidRDefault="00127A69" w:rsidP="00127A69">
      <w:pPr>
        <w:rPr>
          <w:sz w:val="24"/>
          <w:szCs w:val="24"/>
        </w:rPr>
      </w:pPr>
    </w:p>
    <w:p w14:paraId="059800D0" w14:textId="77777777" w:rsidR="008D60E9" w:rsidRPr="008D60E9" w:rsidRDefault="008D60E9" w:rsidP="00127A69">
      <w:pPr>
        <w:rPr>
          <w:sz w:val="12"/>
          <w:szCs w:val="12"/>
        </w:rPr>
      </w:pPr>
    </w:p>
    <w:p w14:paraId="7A6EECC0" w14:textId="190F45C9" w:rsidR="00127A69" w:rsidRDefault="00127A69" w:rsidP="00127A69">
      <w:pPr>
        <w:rPr>
          <w:sz w:val="24"/>
          <w:szCs w:val="24"/>
        </w:rPr>
      </w:pPr>
      <w:r>
        <w:rPr>
          <w:sz w:val="24"/>
          <w:szCs w:val="24"/>
        </w:rPr>
        <w:t>Current Date</w:t>
      </w:r>
      <w:del w:id="11" w:author="Hewes Angie" w:date="2020-02-10T09:03:00Z">
        <w:r w:rsidDel="00703961">
          <w:rPr>
            <w:sz w:val="24"/>
            <w:szCs w:val="24"/>
          </w:rPr>
          <w:delText xml:space="preserve"> (May 1, 2020)</w:delText>
        </w:r>
      </w:del>
    </w:p>
    <w:p w14:paraId="0C7D7897" w14:textId="77777777" w:rsidR="00127A69" w:rsidRDefault="00127A69" w:rsidP="00127A69">
      <w:pPr>
        <w:rPr>
          <w:sz w:val="24"/>
          <w:szCs w:val="24"/>
        </w:rPr>
      </w:pPr>
    </w:p>
    <w:p w14:paraId="4487EFA1" w14:textId="77777777" w:rsidR="00127A69" w:rsidRDefault="00127A69" w:rsidP="00127A69">
      <w:pPr>
        <w:rPr>
          <w:sz w:val="24"/>
          <w:szCs w:val="24"/>
        </w:rPr>
      </w:pPr>
    </w:p>
    <w:p w14:paraId="2E00C4DD" w14:textId="77777777" w:rsidR="00127A69" w:rsidRDefault="00127A69" w:rsidP="00127A69">
      <w:pPr>
        <w:rPr>
          <w:sz w:val="24"/>
          <w:szCs w:val="24"/>
        </w:rPr>
      </w:pPr>
    </w:p>
    <w:p w14:paraId="6E8D0FCC" w14:textId="77777777" w:rsidR="00127A69" w:rsidRDefault="00127A69" w:rsidP="00127A69">
      <w:pPr>
        <w:rPr>
          <w:sz w:val="24"/>
          <w:szCs w:val="24"/>
        </w:rPr>
      </w:pPr>
      <w:r w:rsidRPr="007C1AF9">
        <w:rPr>
          <w:noProof/>
          <w:sz w:val="24"/>
          <w:szCs w:val="24"/>
        </w:rPr>
        <w:t>Ms.</w:t>
      </w:r>
      <w:r>
        <w:rPr>
          <w:sz w:val="24"/>
          <w:szCs w:val="24"/>
        </w:rPr>
        <w:t xml:space="preserve"> </w:t>
      </w:r>
      <w:r w:rsidRPr="007C1AF9">
        <w:rPr>
          <w:noProof/>
          <w:sz w:val="24"/>
          <w:szCs w:val="24"/>
        </w:rPr>
        <w:t>Deana</w:t>
      </w:r>
      <w:r>
        <w:rPr>
          <w:sz w:val="24"/>
          <w:szCs w:val="24"/>
        </w:rPr>
        <w:t xml:space="preserve"> </w:t>
      </w:r>
      <w:r w:rsidRPr="007C1AF9">
        <w:rPr>
          <w:noProof/>
          <w:sz w:val="24"/>
          <w:szCs w:val="24"/>
        </w:rPr>
        <w:t>Graber</w:t>
      </w:r>
    </w:p>
    <w:p w14:paraId="34A40A2F" w14:textId="77777777" w:rsidR="00127A69" w:rsidRDefault="00127A69" w:rsidP="00127A69">
      <w:pPr>
        <w:rPr>
          <w:sz w:val="24"/>
          <w:szCs w:val="24"/>
        </w:rPr>
      </w:pPr>
      <w:r w:rsidRPr="007C1AF9">
        <w:rPr>
          <w:noProof/>
          <w:sz w:val="24"/>
          <w:szCs w:val="24"/>
        </w:rPr>
        <w:t>2235 Ivy Avenue</w:t>
      </w:r>
    </w:p>
    <w:p w14:paraId="14277755" w14:textId="77777777" w:rsidR="00127A69" w:rsidRDefault="00127A69" w:rsidP="00127A69">
      <w:pPr>
        <w:rPr>
          <w:sz w:val="24"/>
          <w:szCs w:val="24"/>
        </w:rPr>
      </w:pPr>
      <w:r w:rsidRPr="007C1AF9">
        <w:rPr>
          <w:noProof/>
          <w:sz w:val="24"/>
          <w:szCs w:val="24"/>
        </w:rPr>
        <w:t>Chicago</w:t>
      </w:r>
      <w:r>
        <w:rPr>
          <w:sz w:val="24"/>
          <w:szCs w:val="24"/>
        </w:rPr>
        <w:t xml:space="preserve">, </w:t>
      </w:r>
      <w:r w:rsidRPr="007C1AF9">
        <w:rPr>
          <w:noProof/>
          <w:sz w:val="24"/>
          <w:szCs w:val="24"/>
        </w:rPr>
        <w:t>IL</w:t>
      </w:r>
      <w:r>
        <w:rPr>
          <w:sz w:val="24"/>
          <w:szCs w:val="24"/>
        </w:rPr>
        <w:t xml:space="preserve">  </w:t>
      </w:r>
      <w:r w:rsidRPr="007C1AF9">
        <w:rPr>
          <w:noProof/>
          <w:sz w:val="24"/>
          <w:szCs w:val="24"/>
        </w:rPr>
        <w:t>06582</w:t>
      </w:r>
    </w:p>
    <w:p w14:paraId="4919AB94" w14:textId="77777777" w:rsidR="00127A69" w:rsidRDefault="00127A69" w:rsidP="00127A69">
      <w:pPr>
        <w:rPr>
          <w:sz w:val="24"/>
          <w:szCs w:val="24"/>
        </w:rPr>
      </w:pPr>
    </w:p>
    <w:p w14:paraId="78D83357" w14:textId="77777777" w:rsidR="00127A69" w:rsidRDefault="00127A69" w:rsidP="00127A69">
      <w:pPr>
        <w:rPr>
          <w:sz w:val="24"/>
          <w:szCs w:val="24"/>
        </w:rPr>
      </w:pPr>
      <w:r>
        <w:rPr>
          <w:sz w:val="24"/>
          <w:szCs w:val="24"/>
        </w:rPr>
        <w:t xml:space="preserve">Dear </w:t>
      </w:r>
      <w:r w:rsidRPr="007C1AF9">
        <w:rPr>
          <w:noProof/>
          <w:sz w:val="24"/>
          <w:szCs w:val="24"/>
        </w:rPr>
        <w:t>Ms.</w:t>
      </w:r>
      <w:r>
        <w:rPr>
          <w:sz w:val="24"/>
          <w:szCs w:val="24"/>
        </w:rPr>
        <w:t xml:space="preserve"> </w:t>
      </w:r>
      <w:r w:rsidRPr="007C1AF9">
        <w:rPr>
          <w:noProof/>
          <w:sz w:val="24"/>
          <w:szCs w:val="24"/>
        </w:rPr>
        <w:t>Graber</w:t>
      </w:r>
    </w:p>
    <w:p w14:paraId="193683FF" w14:textId="77777777" w:rsidR="00127A69" w:rsidRDefault="00127A69" w:rsidP="00127A69">
      <w:pPr>
        <w:rPr>
          <w:sz w:val="24"/>
          <w:szCs w:val="24"/>
        </w:rPr>
      </w:pPr>
    </w:p>
    <w:p w14:paraId="5B729CFC" w14:textId="77777777" w:rsidR="00127A69" w:rsidRDefault="00127A69" w:rsidP="00127A69">
      <w:pPr>
        <w:rPr>
          <w:sz w:val="24"/>
          <w:szCs w:val="24"/>
        </w:rPr>
      </w:pPr>
      <w:r>
        <w:rPr>
          <w:sz w:val="24"/>
          <w:szCs w:val="24"/>
        </w:rPr>
        <w:t xml:space="preserve">Congratulations on being chosen to participate in the </w:t>
      </w:r>
      <w:r w:rsidRPr="00CD3E59">
        <w:rPr>
          <w:sz w:val="24"/>
          <w:szCs w:val="24"/>
        </w:rPr>
        <w:t>2020 Professional Leadership Grant Program.  Upon your successful completion of the leadership training sessions, you will be awarded your leadership grant of $1000.  Professional Business Associates is excited to kick</w:t>
      </w:r>
      <w:r>
        <w:rPr>
          <w:sz w:val="24"/>
          <w:szCs w:val="24"/>
        </w:rPr>
        <w:t>-off its first-ever leadership program.  Through this program we hope to enhance your leadership skills while enriching your communities.</w:t>
      </w:r>
    </w:p>
    <w:p w14:paraId="56FD5719" w14:textId="77777777" w:rsidR="00127A69" w:rsidRDefault="00127A69" w:rsidP="00127A69">
      <w:pPr>
        <w:rPr>
          <w:sz w:val="24"/>
          <w:szCs w:val="24"/>
        </w:rPr>
      </w:pPr>
    </w:p>
    <w:p w14:paraId="500334F8" w14:textId="77777777" w:rsidR="00127A69" w:rsidRDefault="00127A69" w:rsidP="00127A69">
      <w:pPr>
        <w:rPr>
          <w:sz w:val="24"/>
          <w:szCs w:val="24"/>
        </w:rPr>
      </w:pPr>
      <w:r>
        <w:rPr>
          <w:sz w:val="24"/>
          <w:szCs w:val="24"/>
        </w:rPr>
        <w:t xml:space="preserve">The first leadership session is on Thursday, July 23, 2020, from 7:00 p.m. to 10:00 p.m. at Professional Business Associates.  You are welcome to wear casual and comfortable attire.  The remaining sessions will take place through Saturday evening, with Sunday being the final day.  Sunday will be a fun-filled day at the Big Splash amusement park to end our time together.  </w:t>
      </w:r>
    </w:p>
    <w:p w14:paraId="2613F499" w14:textId="77777777" w:rsidR="00127A69" w:rsidRDefault="00127A69" w:rsidP="00127A69">
      <w:pPr>
        <w:rPr>
          <w:sz w:val="24"/>
          <w:szCs w:val="24"/>
        </w:rPr>
      </w:pPr>
    </w:p>
    <w:p w14:paraId="669B57A3" w14:textId="77777777" w:rsidR="00127A69" w:rsidRDefault="00127A69" w:rsidP="00127A69">
      <w:pPr>
        <w:rPr>
          <w:sz w:val="24"/>
          <w:szCs w:val="24"/>
        </w:rPr>
      </w:pPr>
      <w:r>
        <w:rPr>
          <w:sz w:val="24"/>
          <w:szCs w:val="24"/>
        </w:rPr>
        <w:t xml:space="preserve">A final itinerary will be sent out to all of you in middle May.  It is our expectation that you attend all sessions – leadership education is a large part of the Leadership Grant Program.  Transportation arrangements will be made individually in the next few weeks.  We ask that you plan to arrive in Columbus on Wednesday, July 22, 2020.  </w:t>
      </w:r>
    </w:p>
    <w:p w14:paraId="707E020C" w14:textId="77777777" w:rsidR="00127A69" w:rsidRDefault="00127A69" w:rsidP="00127A69">
      <w:pPr>
        <w:rPr>
          <w:sz w:val="24"/>
          <w:szCs w:val="24"/>
        </w:rPr>
      </w:pPr>
    </w:p>
    <w:p w14:paraId="2D216D8A" w14:textId="77777777" w:rsidR="00127A69" w:rsidRDefault="00127A69" w:rsidP="00127A69">
      <w:pPr>
        <w:rPr>
          <w:sz w:val="24"/>
          <w:szCs w:val="24"/>
        </w:rPr>
      </w:pPr>
      <w:r>
        <w:rPr>
          <w:sz w:val="24"/>
          <w:szCs w:val="24"/>
        </w:rPr>
        <w:t>We are excited to meet our first class of leadership grant recipients.  In preparation, please return the enclosed information sheet and photo release by May 22, 2020.  Also, call or text Julie Smith at (614-555-5558) if you have any questions.  We look forward to seeing you on July 22, 2020.</w:t>
      </w:r>
    </w:p>
    <w:p w14:paraId="7673FF40" w14:textId="77777777" w:rsidR="00127A69" w:rsidRDefault="00127A69" w:rsidP="00127A69">
      <w:pPr>
        <w:rPr>
          <w:sz w:val="24"/>
          <w:szCs w:val="24"/>
        </w:rPr>
      </w:pPr>
    </w:p>
    <w:p w14:paraId="5B143C53" w14:textId="77777777" w:rsidR="00127A69" w:rsidRDefault="00127A69" w:rsidP="00127A69">
      <w:pPr>
        <w:rPr>
          <w:sz w:val="24"/>
          <w:szCs w:val="24"/>
        </w:rPr>
      </w:pPr>
      <w:r>
        <w:rPr>
          <w:sz w:val="24"/>
          <w:szCs w:val="24"/>
        </w:rPr>
        <w:t>Sincerely</w:t>
      </w:r>
    </w:p>
    <w:p w14:paraId="325B2295" w14:textId="77777777" w:rsidR="00127A69" w:rsidRDefault="00127A69" w:rsidP="00127A69">
      <w:pPr>
        <w:rPr>
          <w:sz w:val="24"/>
          <w:szCs w:val="24"/>
        </w:rPr>
      </w:pPr>
    </w:p>
    <w:p w14:paraId="6D4A6D37" w14:textId="77777777" w:rsidR="00127A69" w:rsidRDefault="00127A69" w:rsidP="00127A69">
      <w:pPr>
        <w:rPr>
          <w:sz w:val="24"/>
          <w:szCs w:val="24"/>
        </w:rPr>
      </w:pPr>
    </w:p>
    <w:p w14:paraId="5B4CD4EF" w14:textId="77777777" w:rsidR="00127A69" w:rsidRDefault="00127A69" w:rsidP="00127A69">
      <w:pPr>
        <w:rPr>
          <w:sz w:val="24"/>
          <w:szCs w:val="24"/>
        </w:rPr>
      </w:pPr>
    </w:p>
    <w:p w14:paraId="2D91BBB4" w14:textId="77777777" w:rsidR="00127A69" w:rsidRDefault="00127A69" w:rsidP="00127A69">
      <w:pPr>
        <w:rPr>
          <w:sz w:val="24"/>
          <w:szCs w:val="24"/>
        </w:rPr>
      </w:pPr>
      <w:r>
        <w:rPr>
          <w:sz w:val="24"/>
          <w:szCs w:val="24"/>
        </w:rPr>
        <w:t>Julie Smith</w:t>
      </w:r>
    </w:p>
    <w:p w14:paraId="4ADAAAED" w14:textId="77777777" w:rsidR="00127A69" w:rsidRDefault="00127A69" w:rsidP="00127A69">
      <w:pPr>
        <w:rPr>
          <w:sz w:val="24"/>
          <w:szCs w:val="24"/>
        </w:rPr>
      </w:pPr>
      <w:r>
        <w:rPr>
          <w:sz w:val="24"/>
          <w:szCs w:val="24"/>
        </w:rPr>
        <w:t>Human Resources Manager</w:t>
      </w:r>
    </w:p>
    <w:p w14:paraId="41DC2B53" w14:textId="77777777" w:rsidR="00127A69" w:rsidRDefault="00127A69" w:rsidP="00127A69">
      <w:pPr>
        <w:rPr>
          <w:sz w:val="24"/>
          <w:szCs w:val="24"/>
        </w:rPr>
      </w:pPr>
    </w:p>
    <w:p w14:paraId="3676F834" w14:textId="5583811A" w:rsidR="00127A69" w:rsidRDefault="000725D1" w:rsidP="00127A69">
      <w:pPr>
        <w:rPr>
          <w:sz w:val="24"/>
          <w:szCs w:val="24"/>
        </w:rPr>
      </w:pPr>
      <w:r>
        <w:rPr>
          <w:sz w:val="24"/>
          <w:szCs w:val="24"/>
        </w:rPr>
        <w:t>Contestant #</w:t>
      </w:r>
    </w:p>
    <w:p w14:paraId="0D1CAFB2" w14:textId="77777777" w:rsidR="00127A69" w:rsidRDefault="00127A69" w:rsidP="00127A69">
      <w:pPr>
        <w:rPr>
          <w:sz w:val="24"/>
          <w:szCs w:val="24"/>
        </w:rPr>
      </w:pPr>
    </w:p>
    <w:p w14:paraId="208CFA1C" w14:textId="77777777" w:rsidR="00127A69" w:rsidRDefault="00127A69" w:rsidP="00127A69">
      <w:pPr>
        <w:rPr>
          <w:sz w:val="24"/>
          <w:szCs w:val="24"/>
        </w:rPr>
      </w:pPr>
      <w:r>
        <w:rPr>
          <w:sz w:val="24"/>
          <w:szCs w:val="24"/>
        </w:rPr>
        <w:t>Enclosures</w:t>
      </w:r>
    </w:p>
    <w:p w14:paraId="5B63D1B9" w14:textId="77777777" w:rsidR="00127A69" w:rsidRDefault="00127A69" w:rsidP="00127A69">
      <w:pPr>
        <w:rPr>
          <w:sz w:val="24"/>
          <w:szCs w:val="24"/>
        </w:rPr>
      </w:pPr>
    </w:p>
    <w:p w14:paraId="1F717FF9" w14:textId="77777777" w:rsidR="00127A69" w:rsidRPr="005440FF" w:rsidRDefault="00127A69" w:rsidP="00127A69">
      <w:r>
        <w:rPr>
          <w:sz w:val="24"/>
          <w:szCs w:val="24"/>
        </w:rPr>
        <w:t>c  Roger Meyer</w:t>
      </w:r>
    </w:p>
    <w:p w14:paraId="60473E29" w14:textId="77777777" w:rsidR="00127A69" w:rsidRDefault="00127A69" w:rsidP="00127A69">
      <w:pPr>
        <w:sectPr w:rsidR="00127A69" w:rsidSect="00A55285">
          <w:headerReference w:type="default" r:id="rId10"/>
          <w:headerReference w:type="first" r:id="rId11"/>
          <w:pgSz w:w="12240" w:h="15840" w:code="1"/>
          <w:pgMar w:top="1166" w:right="1296" w:bottom="1080" w:left="1296" w:header="432" w:footer="432" w:gutter="0"/>
          <w:pgNumType w:start="1"/>
          <w:cols w:space="720"/>
          <w:titlePg/>
          <w:docGrid w:linePitch="360"/>
        </w:sectPr>
      </w:pPr>
      <w:r>
        <w:rPr>
          <w:noProof/>
          <w:sz w:val="22"/>
          <w:szCs w:val="22"/>
        </w:rPr>
        <mc:AlternateContent>
          <mc:Choice Requires="wps">
            <w:drawing>
              <wp:anchor distT="0" distB="0" distL="114300" distR="114300" simplePos="0" relativeHeight="251666944" behindDoc="0" locked="0" layoutInCell="1" allowOverlap="1" wp14:anchorId="0B6B1C2C" wp14:editId="27247703">
                <wp:simplePos x="0" y="0"/>
                <wp:positionH relativeFrom="margin">
                  <wp:posOffset>-106325</wp:posOffset>
                </wp:positionH>
                <wp:positionV relativeFrom="paragraph">
                  <wp:posOffset>201384</wp:posOffset>
                </wp:positionV>
                <wp:extent cx="2609850" cy="65722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609850" cy="657225"/>
                        </a:xfrm>
                        <a:prstGeom prst="rect">
                          <a:avLst/>
                        </a:prstGeom>
                        <a:noFill/>
                        <a:ln w="6350">
                          <a:noFill/>
                        </a:ln>
                      </wps:spPr>
                      <wps:txbx>
                        <w:txbxContent>
                          <w:p w14:paraId="0FA21FE5" w14:textId="6804172B" w:rsidR="001B66FD" w:rsidRDefault="001B66FD" w:rsidP="00127A69">
                            <w:pPr>
                              <w:rPr>
                                <w:sz w:val="24"/>
                                <w:szCs w:val="24"/>
                              </w:rPr>
                            </w:pPr>
                            <w:r>
                              <w:rPr>
                                <w:sz w:val="24"/>
                                <w:szCs w:val="24"/>
                              </w:rPr>
                              <w:t xml:space="preserve">Contestant </w:t>
                            </w:r>
                            <w:r w:rsidR="000725D1">
                              <w:rPr>
                                <w:sz w:val="24"/>
                                <w:szCs w:val="24"/>
                              </w:rPr>
                              <w:t>#</w:t>
                            </w:r>
                          </w:p>
                          <w:p w14:paraId="59AE46D7" w14:textId="77777777" w:rsidR="001B66FD" w:rsidRPr="00BC3586" w:rsidRDefault="001B66FD" w:rsidP="00127A69">
                            <w:pPr>
                              <w:rPr>
                                <w:sz w:val="24"/>
                                <w:szCs w:val="24"/>
                              </w:rPr>
                            </w:pPr>
                            <w:r>
                              <w:rPr>
                                <w:sz w:val="24"/>
                                <w:szCs w:val="24"/>
                              </w:rPr>
                              <w:t>Job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B6B1C2C" id="Text Box 24" o:spid="_x0000_s1031" type="#_x0000_t202" style="position:absolute;margin-left:-8.35pt;margin-top:15.85pt;width:205.5pt;height:51.75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" filled="f" stroked="f" strokeweight=".5pt">
                <v:textbox>
                  <w:txbxContent>
                    <w:p w14:paraId="0FA21FE5" w14:textId="6804172B" w:rsidR="001B66FD" w:rsidRDefault="001B66FD" w:rsidP="00127A69">
                      <w:pPr>
                        <w:rPr>
                          <w:sz w:val="24"/>
                          <w:szCs w:val="24"/>
                        </w:rPr>
                      </w:pPr>
                      <w:r>
                        <w:rPr>
                          <w:sz w:val="24"/>
                          <w:szCs w:val="24"/>
                        </w:rPr>
                        <w:t xml:space="preserve">Contestant </w:t>
                      </w:r>
                      <w:r w:rsidR="000725D1">
                        <w:rPr>
                          <w:sz w:val="24"/>
                          <w:szCs w:val="24"/>
                        </w:rPr>
                        <w:t>#</w:t>
                      </w:r>
                    </w:p>
                    <w:p w14:paraId="59AE46D7" w14:textId="77777777" w:rsidR="001B66FD" w:rsidRPr="00BC3586" w:rsidRDefault="001B66FD" w:rsidP="00127A69">
                      <w:pPr>
                        <w:rPr>
                          <w:sz w:val="24"/>
                          <w:szCs w:val="24"/>
                        </w:rPr>
                      </w:pPr>
                      <w:r>
                        <w:rPr>
                          <w:sz w:val="24"/>
                          <w:szCs w:val="24"/>
                        </w:rPr>
                        <w:t>Job 1</w:t>
                      </w:r>
                    </w:p>
                  </w:txbxContent>
                </v:textbox>
                <w10:wrap anchorx="margin"/>
              </v:shape>
            </w:pict>
          </mc:Fallback>
        </mc:AlternateContent>
      </w:r>
    </w:p>
    <w:p w14:paraId="28288868" w14:textId="77777777" w:rsidR="00127A69" w:rsidRDefault="00127A69" w:rsidP="00127A69">
      <w:pPr>
        <w:rPr>
          <w:sz w:val="24"/>
          <w:szCs w:val="24"/>
        </w:rPr>
      </w:pPr>
      <w:r>
        <w:rPr>
          <w:noProof/>
          <w:sz w:val="22"/>
          <w:szCs w:val="22"/>
        </w:rPr>
        <mc:AlternateContent>
          <mc:Choice Requires="wps">
            <w:drawing>
              <wp:anchor distT="0" distB="0" distL="114300" distR="114300" simplePos="0" relativeHeight="251667968" behindDoc="0" locked="0" layoutInCell="1" allowOverlap="1" wp14:anchorId="3CF67C51" wp14:editId="570BFB2D">
                <wp:simplePos x="0" y="0"/>
                <wp:positionH relativeFrom="column">
                  <wp:posOffset>3663980</wp:posOffset>
                </wp:positionH>
                <wp:positionV relativeFrom="paragraph">
                  <wp:posOffset>88930</wp:posOffset>
                </wp:positionV>
                <wp:extent cx="2595008" cy="776176"/>
                <wp:effectExtent l="0" t="0" r="0" b="5080"/>
                <wp:wrapNone/>
                <wp:docPr id="25" name="Text Box 25"/>
                <wp:cNvGraphicFramePr/>
                <a:graphic xmlns:a="http://schemas.openxmlformats.org/drawingml/2006/main">
                  <a:graphicData uri="http://schemas.microsoft.com/office/word/2010/wordprocessingShape">
                    <wps:wsp>
                      <wps:cNvSpPr txBox="1"/>
                      <wps:spPr>
                        <a:xfrm>
                          <a:off x="0" y="0"/>
                          <a:ext cx="2595008" cy="776176"/>
                        </a:xfrm>
                        <a:prstGeom prst="rect">
                          <a:avLst/>
                        </a:prstGeom>
                        <a:noFill/>
                        <a:ln w="6350">
                          <a:noFill/>
                        </a:ln>
                      </wps:spPr>
                      <wps:txbx>
                        <w:txbxContent>
                          <w:p w14:paraId="0DE09E38" w14:textId="77777777" w:rsidR="001B66FD" w:rsidRDefault="001B66FD" w:rsidP="00127A69">
                            <w:pPr>
                              <w:jc w:val="right"/>
                              <w:rPr>
                                <w:b/>
                                <w:sz w:val="28"/>
                                <w:szCs w:val="28"/>
                              </w:rPr>
                            </w:pPr>
                            <w:r w:rsidRPr="00BC3586">
                              <w:rPr>
                                <w:b/>
                                <w:sz w:val="28"/>
                                <w:szCs w:val="28"/>
                              </w:rPr>
                              <w:t xml:space="preserve">Job 1 </w:t>
                            </w:r>
                            <w:r>
                              <w:rPr>
                                <w:b/>
                                <w:sz w:val="28"/>
                                <w:szCs w:val="28"/>
                              </w:rPr>
                              <w:t>–</w:t>
                            </w:r>
                            <w:r w:rsidRPr="00BC3586">
                              <w:rPr>
                                <w:b/>
                                <w:sz w:val="28"/>
                                <w:szCs w:val="28"/>
                              </w:rPr>
                              <w:t xml:space="preserve"> </w:t>
                            </w:r>
                            <w:r>
                              <w:rPr>
                                <w:b/>
                                <w:sz w:val="28"/>
                                <w:szCs w:val="28"/>
                              </w:rPr>
                              <w:t>Letter</w:t>
                            </w:r>
                          </w:p>
                          <w:p w14:paraId="7D228456" w14:textId="77777777" w:rsidR="001B66FD" w:rsidRDefault="001B66FD" w:rsidP="00127A69">
                            <w:pPr>
                              <w:jc w:val="right"/>
                              <w:rPr>
                                <w:b/>
                                <w:sz w:val="28"/>
                                <w:szCs w:val="28"/>
                              </w:rPr>
                            </w:pPr>
                            <w:r>
                              <w:rPr>
                                <w:b/>
                                <w:sz w:val="28"/>
                                <w:szCs w:val="28"/>
                              </w:rPr>
                              <w:t>Print 2 – Merged Letters</w:t>
                            </w:r>
                          </w:p>
                          <w:p w14:paraId="303BC7B6" w14:textId="77777777" w:rsidR="001B66FD" w:rsidRDefault="001B66FD" w:rsidP="00127A69">
                            <w:pPr>
                              <w:jc w:val="right"/>
                              <w:rPr>
                                <w:b/>
                                <w:sz w:val="28"/>
                                <w:szCs w:val="28"/>
                              </w:rPr>
                            </w:pPr>
                            <w:r>
                              <w:rPr>
                                <w:b/>
                                <w:sz w:val="28"/>
                                <w:szCs w:val="28"/>
                              </w:rPr>
                              <w:t>In Correct Order</w:t>
                            </w:r>
                          </w:p>
                          <w:p w14:paraId="00695D53" w14:textId="77777777" w:rsidR="001B66FD" w:rsidRPr="00BC3586" w:rsidRDefault="001B66FD" w:rsidP="00127A69">
                            <w:pPr>
                              <w:jc w:val="right"/>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CF67C51" id="Text Box 25" o:spid="_x0000_s1032" type="#_x0000_t202" style="position:absolute;margin-left:288.5pt;margin-top:7pt;width:204.35pt;height:61.1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" filled="f" stroked="f" strokeweight=".5pt">
                <v:textbox>
                  <w:txbxContent>
                    <w:p w14:paraId="0DE09E38" w14:textId="77777777" w:rsidR="001B66FD" w:rsidRDefault="001B66FD" w:rsidP="00127A69">
                      <w:pPr>
                        <w:jc w:val="right"/>
                        <w:rPr>
                          <w:b/>
                          <w:sz w:val="28"/>
                          <w:szCs w:val="28"/>
                        </w:rPr>
                      </w:pPr>
                      <w:r w:rsidRPr="00BC3586">
                        <w:rPr>
                          <w:b/>
                          <w:sz w:val="28"/>
                          <w:szCs w:val="28"/>
                        </w:rPr>
                        <w:t xml:space="preserve">Job 1 </w:t>
                      </w:r>
                      <w:r>
                        <w:rPr>
                          <w:b/>
                          <w:sz w:val="28"/>
                          <w:szCs w:val="28"/>
                        </w:rPr>
                        <w:t>–</w:t>
                      </w:r>
                      <w:r w:rsidRPr="00BC3586">
                        <w:rPr>
                          <w:b/>
                          <w:sz w:val="28"/>
                          <w:szCs w:val="28"/>
                        </w:rPr>
                        <w:t xml:space="preserve"> </w:t>
                      </w:r>
                      <w:r>
                        <w:rPr>
                          <w:b/>
                          <w:sz w:val="28"/>
                          <w:szCs w:val="28"/>
                        </w:rPr>
                        <w:t>Letter</w:t>
                      </w:r>
                    </w:p>
                    <w:p w14:paraId="7D228456" w14:textId="77777777" w:rsidR="001B66FD" w:rsidRDefault="001B66FD" w:rsidP="00127A69">
                      <w:pPr>
                        <w:jc w:val="right"/>
                        <w:rPr>
                          <w:b/>
                          <w:sz w:val="28"/>
                          <w:szCs w:val="28"/>
                        </w:rPr>
                      </w:pPr>
                      <w:r>
                        <w:rPr>
                          <w:b/>
                          <w:sz w:val="28"/>
                          <w:szCs w:val="28"/>
                        </w:rPr>
                        <w:t>Print 2 – Merged Letters</w:t>
                      </w:r>
                    </w:p>
                    <w:p w14:paraId="303BC7B6" w14:textId="77777777" w:rsidR="001B66FD" w:rsidRDefault="001B66FD" w:rsidP="00127A69">
                      <w:pPr>
                        <w:jc w:val="right"/>
                        <w:rPr>
                          <w:b/>
                          <w:sz w:val="28"/>
                          <w:szCs w:val="28"/>
                        </w:rPr>
                      </w:pPr>
                      <w:r>
                        <w:rPr>
                          <w:b/>
                          <w:sz w:val="28"/>
                          <w:szCs w:val="28"/>
                        </w:rPr>
                        <w:t>In Correct Order</w:t>
                      </w:r>
                    </w:p>
                    <w:p w14:paraId="00695D53" w14:textId="77777777" w:rsidR="001B66FD" w:rsidRPr="00BC3586" w:rsidRDefault="001B66FD" w:rsidP="00127A69">
                      <w:pPr>
                        <w:jc w:val="right"/>
                        <w:rPr>
                          <w:b/>
                          <w:sz w:val="28"/>
                          <w:szCs w:val="28"/>
                        </w:rPr>
                      </w:pPr>
                    </w:p>
                  </w:txbxContent>
                </v:textbox>
              </v:shape>
            </w:pict>
          </mc:Fallback>
        </mc:AlternateContent>
      </w:r>
    </w:p>
    <w:p w14:paraId="3605CBA2" w14:textId="77777777" w:rsidR="00127A69" w:rsidRDefault="00127A69" w:rsidP="00127A69">
      <w:pPr>
        <w:rPr>
          <w:sz w:val="24"/>
          <w:szCs w:val="24"/>
        </w:rPr>
      </w:pPr>
    </w:p>
    <w:p w14:paraId="1761D521" w14:textId="77777777" w:rsidR="00127A69" w:rsidRDefault="00127A69" w:rsidP="00127A69">
      <w:pPr>
        <w:rPr>
          <w:sz w:val="24"/>
          <w:szCs w:val="24"/>
        </w:rPr>
      </w:pPr>
    </w:p>
    <w:p w14:paraId="1F3A0D36" w14:textId="77777777" w:rsidR="00127A69" w:rsidRDefault="00127A69" w:rsidP="00127A69">
      <w:pPr>
        <w:rPr>
          <w:sz w:val="24"/>
          <w:szCs w:val="24"/>
        </w:rPr>
      </w:pPr>
    </w:p>
    <w:p w14:paraId="11198944" w14:textId="77777777" w:rsidR="00127A69" w:rsidRDefault="00127A69" w:rsidP="00127A69">
      <w:pPr>
        <w:rPr>
          <w:sz w:val="24"/>
          <w:szCs w:val="24"/>
        </w:rPr>
      </w:pPr>
    </w:p>
    <w:p w14:paraId="1BB3B578" w14:textId="77777777" w:rsidR="00127A69" w:rsidRDefault="00127A69" w:rsidP="00127A69">
      <w:pPr>
        <w:rPr>
          <w:sz w:val="24"/>
          <w:szCs w:val="24"/>
        </w:rPr>
      </w:pPr>
    </w:p>
    <w:p w14:paraId="5845862C" w14:textId="77777777" w:rsidR="00127A69" w:rsidRPr="006C7E38" w:rsidRDefault="00127A69" w:rsidP="00127A69">
      <w:pPr>
        <w:rPr>
          <w:sz w:val="10"/>
          <w:szCs w:val="10"/>
        </w:rPr>
      </w:pPr>
    </w:p>
    <w:p w14:paraId="7E392E0E" w14:textId="566B5F17" w:rsidR="00127A69" w:rsidRDefault="00127A69" w:rsidP="00127A69">
      <w:pPr>
        <w:rPr>
          <w:sz w:val="24"/>
          <w:szCs w:val="24"/>
        </w:rPr>
      </w:pPr>
      <w:r>
        <w:rPr>
          <w:sz w:val="24"/>
          <w:szCs w:val="24"/>
        </w:rPr>
        <w:t>Current Date</w:t>
      </w:r>
      <w:del w:id="12" w:author="Hewes Angie" w:date="2020-02-10T09:03:00Z">
        <w:r w:rsidDel="00703961">
          <w:rPr>
            <w:sz w:val="24"/>
            <w:szCs w:val="24"/>
          </w:rPr>
          <w:delText xml:space="preserve"> (May 1, 2020)</w:delText>
        </w:r>
      </w:del>
    </w:p>
    <w:p w14:paraId="72A8DAC0" w14:textId="77777777" w:rsidR="00127A69" w:rsidRDefault="00127A69" w:rsidP="00127A69">
      <w:pPr>
        <w:rPr>
          <w:sz w:val="24"/>
          <w:szCs w:val="24"/>
        </w:rPr>
      </w:pPr>
    </w:p>
    <w:p w14:paraId="52DCE7C4" w14:textId="77777777" w:rsidR="00127A69" w:rsidRDefault="00127A69" w:rsidP="00127A69">
      <w:pPr>
        <w:rPr>
          <w:sz w:val="24"/>
          <w:szCs w:val="24"/>
        </w:rPr>
      </w:pPr>
    </w:p>
    <w:p w14:paraId="7FB43951" w14:textId="77777777" w:rsidR="00127A69" w:rsidRDefault="00127A69" w:rsidP="00127A69">
      <w:pPr>
        <w:rPr>
          <w:sz w:val="24"/>
          <w:szCs w:val="24"/>
        </w:rPr>
      </w:pPr>
    </w:p>
    <w:p w14:paraId="4007E6F1" w14:textId="77777777" w:rsidR="00127A69" w:rsidRDefault="00127A69" w:rsidP="00127A69">
      <w:pPr>
        <w:rPr>
          <w:sz w:val="24"/>
          <w:szCs w:val="24"/>
        </w:rPr>
      </w:pPr>
      <w:r w:rsidRPr="007C1AF9">
        <w:rPr>
          <w:noProof/>
          <w:sz w:val="24"/>
          <w:szCs w:val="24"/>
        </w:rPr>
        <w:t>Ms.</w:t>
      </w:r>
      <w:r>
        <w:rPr>
          <w:sz w:val="24"/>
          <w:szCs w:val="24"/>
        </w:rPr>
        <w:t xml:space="preserve"> </w:t>
      </w:r>
      <w:r w:rsidRPr="007C1AF9">
        <w:rPr>
          <w:noProof/>
          <w:sz w:val="24"/>
          <w:szCs w:val="24"/>
        </w:rPr>
        <w:t>Pennie</w:t>
      </w:r>
      <w:r>
        <w:rPr>
          <w:sz w:val="24"/>
          <w:szCs w:val="24"/>
        </w:rPr>
        <w:t xml:space="preserve"> </w:t>
      </w:r>
      <w:r w:rsidRPr="007C1AF9">
        <w:rPr>
          <w:noProof/>
          <w:sz w:val="24"/>
          <w:szCs w:val="24"/>
        </w:rPr>
        <w:t>Haggans</w:t>
      </w:r>
    </w:p>
    <w:p w14:paraId="0A33719D" w14:textId="77777777" w:rsidR="00127A69" w:rsidRDefault="00127A69" w:rsidP="00127A69">
      <w:pPr>
        <w:rPr>
          <w:sz w:val="24"/>
          <w:szCs w:val="24"/>
        </w:rPr>
      </w:pPr>
      <w:r w:rsidRPr="007C1AF9">
        <w:rPr>
          <w:noProof/>
          <w:sz w:val="24"/>
          <w:szCs w:val="24"/>
        </w:rPr>
        <w:t>8108 Carmen Avenue</w:t>
      </w:r>
    </w:p>
    <w:p w14:paraId="729A4124" w14:textId="77777777" w:rsidR="00127A69" w:rsidRDefault="00127A69" w:rsidP="00127A69">
      <w:pPr>
        <w:rPr>
          <w:sz w:val="24"/>
          <w:szCs w:val="24"/>
        </w:rPr>
      </w:pPr>
      <w:r w:rsidRPr="007C1AF9">
        <w:rPr>
          <w:noProof/>
          <w:sz w:val="24"/>
          <w:szCs w:val="24"/>
        </w:rPr>
        <w:t>Columbus</w:t>
      </w:r>
      <w:r>
        <w:rPr>
          <w:sz w:val="24"/>
          <w:szCs w:val="24"/>
        </w:rPr>
        <w:t xml:space="preserve">, </w:t>
      </w:r>
      <w:r w:rsidRPr="007C1AF9">
        <w:rPr>
          <w:noProof/>
          <w:sz w:val="24"/>
          <w:szCs w:val="24"/>
        </w:rPr>
        <w:t>OH</w:t>
      </w:r>
      <w:r>
        <w:rPr>
          <w:sz w:val="24"/>
          <w:szCs w:val="24"/>
        </w:rPr>
        <w:t xml:space="preserve">  </w:t>
      </w:r>
      <w:r w:rsidRPr="007C1AF9">
        <w:rPr>
          <w:noProof/>
          <w:sz w:val="24"/>
          <w:szCs w:val="24"/>
        </w:rPr>
        <w:t>43231</w:t>
      </w:r>
    </w:p>
    <w:p w14:paraId="22C1E942" w14:textId="77777777" w:rsidR="00127A69" w:rsidRDefault="00127A69" w:rsidP="00127A69">
      <w:pPr>
        <w:rPr>
          <w:sz w:val="24"/>
          <w:szCs w:val="24"/>
        </w:rPr>
      </w:pPr>
    </w:p>
    <w:p w14:paraId="041E411A" w14:textId="77777777" w:rsidR="00127A69" w:rsidRDefault="00127A69" w:rsidP="00127A69">
      <w:pPr>
        <w:rPr>
          <w:sz w:val="24"/>
          <w:szCs w:val="24"/>
        </w:rPr>
      </w:pPr>
      <w:r>
        <w:rPr>
          <w:sz w:val="24"/>
          <w:szCs w:val="24"/>
        </w:rPr>
        <w:t xml:space="preserve">Dear </w:t>
      </w:r>
      <w:r w:rsidRPr="007C1AF9">
        <w:rPr>
          <w:noProof/>
          <w:sz w:val="24"/>
          <w:szCs w:val="24"/>
        </w:rPr>
        <w:t>Ms.</w:t>
      </w:r>
      <w:r>
        <w:rPr>
          <w:sz w:val="24"/>
          <w:szCs w:val="24"/>
        </w:rPr>
        <w:t xml:space="preserve"> </w:t>
      </w:r>
      <w:r w:rsidRPr="007C1AF9">
        <w:rPr>
          <w:noProof/>
          <w:sz w:val="24"/>
          <w:szCs w:val="24"/>
        </w:rPr>
        <w:t>Haggans</w:t>
      </w:r>
    </w:p>
    <w:p w14:paraId="17B437CC" w14:textId="77777777" w:rsidR="00127A69" w:rsidRDefault="00127A69" w:rsidP="00127A69">
      <w:pPr>
        <w:rPr>
          <w:sz w:val="24"/>
          <w:szCs w:val="24"/>
        </w:rPr>
      </w:pPr>
    </w:p>
    <w:p w14:paraId="77CD4D2C" w14:textId="77777777" w:rsidR="00127A69" w:rsidRDefault="00127A69" w:rsidP="00127A69">
      <w:pPr>
        <w:rPr>
          <w:sz w:val="24"/>
          <w:szCs w:val="24"/>
        </w:rPr>
      </w:pPr>
      <w:r>
        <w:rPr>
          <w:sz w:val="24"/>
          <w:szCs w:val="24"/>
        </w:rPr>
        <w:t xml:space="preserve">Congratulations on being chosen to participate in the </w:t>
      </w:r>
      <w:r w:rsidRPr="00CD3E59">
        <w:rPr>
          <w:sz w:val="24"/>
          <w:szCs w:val="24"/>
        </w:rPr>
        <w:t>2020 Professional Leadership Grant Program.  Upon your successful completion of the leadership training sessions, you will be awarded your leadership grant of $1000.  Professional Business Associates is excited to kick</w:t>
      </w:r>
      <w:r>
        <w:rPr>
          <w:sz w:val="24"/>
          <w:szCs w:val="24"/>
        </w:rPr>
        <w:t>-off its first-ever leadership program.  Through this program we hope to enhance your leadership skills while enriching your communities.</w:t>
      </w:r>
    </w:p>
    <w:p w14:paraId="1A167671" w14:textId="77777777" w:rsidR="00127A69" w:rsidRDefault="00127A69" w:rsidP="00127A69">
      <w:pPr>
        <w:rPr>
          <w:sz w:val="24"/>
          <w:szCs w:val="24"/>
        </w:rPr>
      </w:pPr>
    </w:p>
    <w:p w14:paraId="6ACA7E6D" w14:textId="77777777" w:rsidR="00127A69" w:rsidRDefault="00127A69" w:rsidP="00127A69">
      <w:pPr>
        <w:rPr>
          <w:sz w:val="24"/>
          <w:szCs w:val="24"/>
        </w:rPr>
      </w:pPr>
      <w:r>
        <w:rPr>
          <w:sz w:val="24"/>
          <w:szCs w:val="24"/>
        </w:rPr>
        <w:t xml:space="preserve">The first leadership session is on Thursday, July 23, 2020, from 7:00 p.m. to 10:00 p.m. at Professional Business Associates.  You are welcome to wear casual and comfortable attire.  The remaining sessions will take place through Saturday evening, with Sunday being the final day.  Sunday will be a fun-filled day at the Big Splash amusement park to end our time together.  </w:t>
      </w:r>
    </w:p>
    <w:p w14:paraId="75611055" w14:textId="77777777" w:rsidR="00127A69" w:rsidRDefault="00127A69" w:rsidP="00127A69">
      <w:pPr>
        <w:rPr>
          <w:sz w:val="24"/>
          <w:szCs w:val="24"/>
        </w:rPr>
      </w:pPr>
    </w:p>
    <w:p w14:paraId="27BC8D15" w14:textId="77777777" w:rsidR="00127A69" w:rsidRDefault="00127A69" w:rsidP="00127A69">
      <w:pPr>
        <w:rPr>
          <w:sz w:val="24"/>
          <w:szCs w:val="24"/>
        </w:rPr>
      </w:pPr>
      <w:r>
        <w:rPr>
          <w:sz w:val="24"/>
          <w:szCs w:val="24"/>
        </w:rPr>
        <w:t xml:space="preserve">A final itinerary will be sent out to all of you in middle May.  It is our expectation that you attend all sessions – leadership education is a large part of the Leadership Grant Program.  Transportation arrangements will be made individually in the next few weeks.  We ask that you plan to arrive in Columbus on Wednesday, July 22, 2020.  </w:t>
      </w:r>
    </w:p>
    <w:p w14:paraId="077D3061" w14:textId="77777777" w:rsidR="00127A69" w:rsidRDefault="00127A69" w:rsidP="00127A69">
      <w:pPr>
        <w:rPr>
          <w:sz w:val="24"/>
          <w:szCs w:val="24"/>
        </w:rPr>
      </w:pPr>
    </w:p>
    <w:p w14:paraId="68B5B33B" w14:textId="77777777" w:rsidR="00127A69" w:rsidRDefault="00127A69" w:rsidP="00127A69">
      <w:pPr>
        <w:rPr>
          <w:sz w:val="24"/>
          <w:szCs w:val="24"/>
        </w:rPr>
      </w:pPr>
      <w:r>
        <w:rPr>
          <w:sz w:val="24"/>
          <w:szCs w:val="24"/>
        </w:rPr>
        <w:t>We are excited to meet our first class of leadership grant recipients.  In preparation, please return the enclosed information sheet and photo release by May 22, 2020.  Also, call or text Julie Smith at (614-555-5558) if you have any questions.  We look forward to seeing you on July 22, 2020.</w:t>
      </w:r>
    </w:p>
    <w:p w14:paraId="1DA9CEE7" w14:textId="77777777" w:rsidR="00127A69" w:rsidRDefault="00127A69" w:rsidP="00127A69">
      <w:pPr>
        <w:rPr>
          <w:sz w:val="24"/>
          <w:szCs w:val="24"/>
        </w:rPr>
      </w:pPr>
    </w:p>
    <w:p w14:paraId="1673400C" w14:textId="77777777" w:rsidR="00127A69" w:rsidRDefault="00127A69" w:rsidP="00127A69">
      <w:pPr>
        <w:rPr>
          <w:sz w:val="24"/>
          <w:szCs w:val="24"/>
        </w:rPr>
      </w:pPr>
      <w:r>
        <w:rPr>
          <w:sz w:val="24"/>
          <w:szCs w:val="24"/>
        </w:rPr>
        <w:t>Sincerely</w:t>
      </w:r>
    </w:p>
    <w:p w14:paraId="5E6CD4D0" w14:textId="77777777" w:rsidR="00127A69" w:rsidRDefault="00127A69" w:rsidP="00127A69">
      <w:pPr>
        <w:rPr>
          <w:sz w:val="24"/>
          <w:szCs w:val="24"/>
        </w:rPr>
      </w:pPr>
    </w:p>
    <w:p w14:paraId="102D2235" w14:textId="77777777" w:rsidR="00127A69" w:rsidRDefault="00127A69" w:rsidP="00127A69">
      <w:pPr>
        <w:rPr>
          <w:sz w:val="24"/>
          <w:szCs w:val="24"/>
        </w:rPr>
      </w:pPr>
    </w:p>
    <w:p w14:paraId="2E85FB49" w14:textId="77777777" w:rsidR="00127A69" w:rsidRDefault="00127A69" w:rsidP="00127A69">
      <w:pPr>
        <w:rPr>
          <w:sz w:val="24"/>
          <w:szCs w:val="24"/>
        </w:rPr>
      </w:pPr>
    </w:p>
    <w:p w14:paraId="6505E38D" w14:textId="77777777" w:rsidR="00127A69" w:rsidRDefault="00127A69" w:rsidP="00127A69">
      <w:pPr>
        <w:rPr>
          <w:sz w:val="24"/>
          <w:szCs w:val="24"/>
        </w:rPr>
      </w:pPr>
      <w:r>
        <w:rPr>
          <w:sz w:val="24"/>
          <w:szCs w:val="24"/>
        </w:rPr>
        <w:t>Julie Smith</w:t>
      </w:r>
    </w:p>
    <w:p w14:paraId="2DF795BB" w14:textId="77777777" w:rsidR="00127A69" w:rsidRDefault="00127A69" w:rsidP="00127A69">
      <w:pPr>
        <w:rPr>
          <w:sz w:val="24"/>
          <w:szCs w:val="24"/>
        </w:rPr>
      </w:pPr>
      <w:r>
        <w:rPr>
          <w:sz w:val="24"/>
          <w:szCs w:val="24"/>
        </w:rPr>
        <w:t>Human Resources Manager</w:t>
      </w:r>
    </w:p>
    <w:p w14:paraId="0E37E3EE" w14:textId="77777777" w:rsidR="00127A69" w:rsidRDefault="00127A69" w:rsidP="00127A69">
      <w:pPr>
        <w:rPr>
          <w:sz w:val="24"/>
          <w:szCs w:val="24"/>
        </w:rPr>
      </w:pPr>
    </w:p>
    <w:p w14:paraId="112FCF65" w14:textId="33F12A97" w:rsidR="00127A69" w:rsidRDefault="000725D1" w:rsidP="00127A69">
      <w:pPr>
        <w:rPr>
          <w:sz w:val="24"/>
          <w:szCs w:val="24"/>
        </w:rPr>
      </w:pPr>
      <w:r>
        <w:rPr>
          <w:sz w:val="24"/>
          <w:szCs w:val="24"/>
        </w:rPr>
        <w:t>Contestant #</w:t>
      </w:r>
    </w:p>
    <w:p w14:paraId="7234166D" w14:textId="77777777" w:rsidR="00127A69" w:rsidRDefault="00127A69" w:rsidP="00127A69">
      <w:pPr>
        <w:rPr>
          <w:sz w:val="24"/>
          <w:szCs w:val="24"/>
        </w:rPr>
      </w:pPr>
    </w:p>
    <w:p w14:paraId="534D5167" w14:textId="77777777" w:rsidR="00127A69" w:rsidRDefault="00127A69" w:rsidP="00127A69">
      <w:pPr>
        <w:rPr>
          <w:sz w:val="24"/>
          <w:szCs w:val="24"/>
        </w:rPr>
      </w:pPr>
      <w:r>
        <w:rPr>
          <w:sz w:val="24"/>
          <w:szCs w:val="24"/>
        </w:rPr>
        <w:t>Enclosures</w:t>
      </w:r>
    </w:p>
    <w:p w14:paraId="5838B55B" w14:textId="77777777" w:rsidR="00127A69" w:rsidRDefault="00127A69" w:rsidP="00127A69">
      <w:pPr>
        <w:rPr>
          <w:sz w:val="24"/>
          <w:szCs w:val="24"/>
        </w:rPr>
      </w:pPr>
    </w:p>
    <w:p w14:paraId="12925534" w14:textId="77777777" w:rsidR="00127A69" w:rsidRPr="005440FF" w:rsidRDefault="00127A69" w:rsidP="00127A69">
      <w:r>
        <w:rPr>
          <w:sz w:val="24"/>
          <w:szCs w:val="24"/>
        </w:rPr>
        <w:t>c  Roger Meyer</w:t>
      </w:r>
    </w:p>
    <w:p w14:paraId="12DB6A02" w14:textId="77777777" w:rsidR="00127A69" w:rsidRDefault="00127A69" w:rsidP="00127A69">
      <w:pPr>
        <w:sectPr w:rsidR="00127A69" w:rsidSect="00A06A4E">
          <w:headerReference w:type="first" r:id="rId12"/>
          <w:pgSz w:w="12240" w:h="15840" w:code="1"/>
          <w:pgMar w:top="1166" w:right="1296" w:bottom="1080" w:left="1296" w:header="432" w:footer="432" w:gutter="0"/>
          <w:cols w:space="720"/>
          <w:docGrid w:linePitch="360"/>
        </w:sectPr>
      </w:pPr>
      <w:r>
        <w:rPr>
          <w:noProof/>
          <w:sz w:val="22"/>
          <w:szCs w:val="22"/>
        </w:rPr>
        <mc:AlternateContent>
          <mc:Choice Requires="wps">
            <w:drawing>
              <wp:anchor distT="0" distB="0" distL="114300" distR="114300" simplePos="0" relativeHeight="251668992" behindDoc="0" locked="0" layoutInCell="1" allowOverlap="1" wp14:anchorId="01AFDFB1" wp14:editId="532543D2">
                <wp:simplePos x="0" y="0"/>
                <wp:positionH relativeFrom="margin">
                  <wp:posOffset>-106325</wp:posOffset>
                </wp:positionH>
                <wp:positionV relativeFrom="paragraph">
                  <wp:posOffset>201384</wp:posOffset>
                </wp:positionV>
                <wp:extent cx="2609850" cy="65722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2609850" cy="657225"/>
                        </a:xfrm>
                        <a:prstGeom prst="rect">
                          <a:avLst/>
                        </a:prstGeom>
                        <a:noFill/>
                        <a:ln w="6350">
                          <a:noFill/>
                        </a:ln>
                      </wps:spPr>
                      <wps:txbx>
                        <w:txbxContent>
                          <w:p w14:paraId="652DE236" w14:textId="62A5CB50" w:rsidR="001B66FD" w:rsidRDefault="001B66FD" w:rsidP="00127A69">
                            <w:pPr>
                              <w:rPr>
                                <w:sz w:val="24"/>
                                <w:szCs w:val="24"/>
                              </w:rPr>
                            </w:pPr>
                            <w:r>
                              <w:rPr>
                                <w:sz w:val="24"/>
                                <w:szCs w:val="24"/>
                              </w:rPr>
                              <w:t xml:space="preserve">Contestant </w:t>
                            </w:r>
                            <w:r w:rsidR="000725D1">
                              <w:rPr>
                                <w:sz w:val="24"/>
                                <w:szCs w:val="24"/>
                              </w:rPr>
                              <w:t>#</w:t>
                            </w:r>
                          </w:p>
                          <w:p w14:paraId="2C4C2024" w14:textId="77777777" w:rsidR="001B66FD" w:rsidRPr="00BC3586" w:rsidRDefault="001B66FD" w:rsidP="00127A69">
                            <w:pPr>
                              <w:rPr>
                                <w:sz w:val="24"/>
                                <w:szCs w:val="24"/>
                              </w:rPr>
                            </w:pPr>
                            <w:r>
                              <w:rPr>
                                <w:sz w:val="24"/>
                                <w:szCs w:val="24"/>
                              </w:rPr>
                              <w:t>Job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1AFDFB1" id="Text Box 26" o:spid="_x0000_s1033" type="#_x0000_t202" style="position:absolute;margin-left:-8.35pt;margin-top:15.85pt;width:205.5pt;height:51.75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" filled="f" stroked="f" strokeweight=".5pt">
                <v:textbox>
                  <w:txbxContent>
                    <w:p w14:paraId="652DE236" w14:textId="62A5CB50" w:rsidR="001B66FD" w:rsidRDefault="001B66FD" w:rsidP="00127A69">
                      <w:pPr>
                        <w:rPr>
                          <w:sz w:val="24"/>
                          <w:szCs w:val="24"/>
                        </w:rPr>
                      </w:pPr>
                      <w:r>
                        <w:rPr>
                          <w:sz w:val="24"/>
                          <w:szCs w:val="24"/>
                        </w:rPr>
                        <w:t xml:space="preserve">Contestant </w:t>
                      </w:r>
                      <w:r w:rsidR="000725D1">
                        <w:rPr>
                          <w:sz w:val="24"/>
                          <w:szCs w:val="24"/>
                        </w:rPr>
                        <w:t>#</w:t>
                      </w:r>
                    </w:p>
                    <w:p w14:paraId="2C4C2024" w14:textId="77777777" w:rsidR="001B66FD" w:rsidRPr="00BC3586" w:rsidRDefault="001B66FD" w:rsidP="00127A69">
                      <w:pPr>
                        <w:rPr>
                          <w:sz w:val="24"/>
                          <w:szCs w:val="24"/>
                        </w:rPr>
                      </w:pPr>
                      <w:r>
                        <w:rPr>
                          <w:sz w:val="24"/>
                          <w:szCs w:val="24"/>
                        </w:rPr>
                        <w:t>Job 1</w:t>
                      </w:r>
                    </w:p>
                  </w:txbxContent>
                </v:textbox>
                <w10:wrap anchorx="margin"/>
              </v:shape>
            </w:pict>
          </mc:Fallback>
        </mc:AlternateContent>
      </w:r>
    </w:p>
    <w:p w14:paraId="067E9876" w14:textId="77777777" w:rsidR="00127A69" w:rsidRDefault="00127A69" w:rsidP="00127A69">
      <w:pPr>
        <w:rPr>
          <w:sz w:val="24"/>
          <w:szCs w:val="24"/>
        </w:rPr>
      </w:pPr>
      <w:r>
        <w:rPr>
          <w:noProof/>
          <w:sz w:val="22"/>
          <w:szCs w:val="22"/>
        </w:rPr>
        <mc:AlternateContent>
          <mc:Choice Requires="wps">
            <w:drawing>
              <wp:anchor distT="0" distB="0" distL="114300" distR="114300" simplePos="0" relativeHeight="251670016" behindDoc="0" locked="0" layoutInCell="1" allowOverlap="1" wp14:anchorId="57A7A3CF" wp14:editId="554428D8">
                <wp:simplePos x="0" y="0"/>
                <wp:positionH relativeFrom="column">
                  <wp:posOffset>3663980</wp:posOffset>
                </wp:positionH>
                <wp:positionV relativeFrom="paragraph">
                  <wp:posOffset>88930</wp:posOffset>
                </wp:positionV>
                <wp:extent cx="2595008" cy="776176"/>
                <wp:effectExtent l="0" t="0" r="0" b="5080"/>
                <wp:wrapNone/>
                <wp:docPr id="27" name="Text Box 27"/>
                <wp:cNvGraphicFramePr/>
                <a:graphic xmlns:a="http://schemas.openxmlformats.org/drawingml/2006/main">
                  <a:graphicData uri="http://schemas.microsoft.com/office/word/2010/wordprocessingShape">
                    <wps:wsp>
                      <wps:cNvSpPr txBox="1"/>
                      <wps:spPr>
                        <a:xfrm>
                          <a:off x="0" y="0"/>
                          <a:ext cx="2595008" cy="776176"/>
                        </a:xfrm>
                        <a:prstGeom prst="rect">
                          <a:avLst/>
                        </a:prstGeom>
                        <a:noFill/>
                        <a:ln w="6350">
                          <a:noFill/>
                        </a:ln>
                      </wps:spPr>
                      <wps:txbx>
                        <w:txbxContent>
                          <w:p w14:paraId="7F79C3DD" w14:textId="77777777" w:rsidR="001B66FD" w:rsidRDefault="001B66FD" w:rsidP="00127A69">
                            <w:pPr>
                              <w:jc w:val="right"/>
                              <w:rPr>
                                <w:b/>
                                <w:sz w:val="28"/>
                                <w:szCs w:val="28"/>
                              </w:rPr>
                            </w:pPr>
                            <w:r w:rsidRPr="00BC3586">
                              <w:rPr>
                                <w:b/>
                                <w:sz w:val="28"/>
                                <w:szCs w:val="28"/>
                              </w:rPr>
                              <w:t xml:space="preserve">Job 1 </w:t>
                            </w:r>
                            <w:r>
                              <w:rPr>
                                <w:b/>
                                <w:sz w:val="28"/>
                                <w:szCs w:val="28"/>
                              </w:rPr>
                              <w:t>–</w:t>
                            </w:r>
                            <w:r w:rsidRPr="00BC3586">
                              <w:rPr>
                                <w:b/>
                                <w:sz w:val="28"/>
                                <w:szCs w:val="28"/>
                              </w:rPr>
                              <w:t xml:space="preserve"> </w:t>
                            </w:r>
                            <w:r>
                              <w:rPr>
                                <w:b/>
                                <w:sz w:val="28"/>
                                <w:szCs w:val="28"/>
                              </w:rPr>
                              <w:t>Letter</w:t>
                            </w:r>
                          </w:p>
                          <w:p w14:paraId="7D5BFDBA" w14:textId="77777777" w:rsidR="001B66FD" w:rsidRDefault="001B66FD" w:rsidP="00127A69">
                            <w:pPr>
                              <w:jc w:val="right"/>
                              <w:rPr>
                                <w:b/>
                                <w:sz w:val="28"/>
                                <w:szCs w:val="28"/>
                              </w:rPr>
                            </w:pPr>
                            <w:r>
                              <w:rPr>
                                <w:b/>
                                <w:sz w:val="28"/>
                                <w:szCs w:val="28"/>
                              </w:rPr>
                              <w:t>Print 2 – Merged Letters</w:t>
                            </w:r>
                          </w:p>
                          <w:p w14:paraId="4D21BFEE" w14:textId="77777777" w:rsidR="001B66FD" w:rsidRDefault="001B66FD" w:rsidP="00127A69">
                            <w:pPr>
                              <w:jc w:val="right"/>
                              <w:rPr>
                                <w:b/>
                                <w:sz w:val="28"/>
                                <w:szCs w:val="28"/>
                              </w:rPr>
                            </w:pPr>
                            <w:r>
                              <w:rPr>
                                <w:b/>
                                <w:sz w:val="28"/>
                                <w:szCs w:val="28"/>
                              </w:rPr>
                              <w:t>In Correct Order</w:t>
                            </w:r>
                          </w:p>
                          <w:p w14:paraId="22CCF4F0" w14:textId="77777777" w:rsidR="001B66FD" w:rsidRPr="00BC3586" w:rsidRDefault="001B66FD" w:rsidP="00127A69">
                            <w:pPr>
                              <w:jc w:val="right"/>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7A7A3CF" id="Text Box 27" o:spid="_x0000_s1034" type="#_x0000_t202" style="position:absolute;margin-left:288.5pt;margin-top:7pt;width:204.35pt;height:61.1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" filled="f" stroked="f" strokeweight=".5pt">
                <v:textbox>
                  <w:txbxContent>
                    <w:p w14:paraId="7F79C3DD" w14:textId="77777777" w:rsidR="001B66FD" w:rsidRDefault="001B66FD" w:rsidP="00127A69">
                      <w:pPr>
                        <w:jc w:val="right"/>
                        <w:rPr>
                          <w:b/>
                          <w:sz w:val="28"/>
                          <w:szCs w:val="28"/>
                        </w:rPr>
                      </w:pPr>
                      <w:r w:rsidRPr="00BC3586">
                        <w:rPr>
                          <w:b/>
                          <w:sz w:val="28"/>
                          <w:szCs w:val="28"/>
                        </w:rPr>
                        <w:t xml:space="preserve">Job 1 </w:t>
                      </w:r>
                      <w:r>
                        <w:rPr>
                          <w:b/>
                          <w:sz w:val="28"/>
                          <w:szCs w:val="28"/>
                        </w:rPr>
                        <w:t>–</w:t>
                      </w:r>
                      <w:r w:rsidRPr="00BC3586">
                        <w:rPr>
                          <w:b/>
                          <w:sz w:val="28"/>
                          <w:szCs w:val="28"/>
                        </w:rPr>
                        <w:t xml:space="preserve"> </w:t>
                      </w:r>
                      <w:r>
                        <w:rPr>
                          <w:b/>
                          <w:sz w:val="28"/>
                          <w:szCs w:val="28"/>
                        </w:rPr>
                        <w:t>Letter</w:t>
                      </w:r>
                    </w:p>
                    <w:p w14:paraId="7D5BFDBA" w14:textId="77777777" w:rsidR="001B66FD" w:rsidRDefault="001B66FD" w:rsidP="00127A69">
                      <w:pPr>
                        <w:jc w:val="right"/>
                        <w:rPr>
                          <w:b/>
                          <w:sz w:val="28"/>
                          <w:szCs w:val="28"/>
                        </w:rPr>
                      </w:pPr>
                      <w:r>
                        <w:rPr>
                          <w:b/>
                          <w:sz w:val="28"/>
                          <w:szCs w:val="28"/>
                        </w:rPr>
                        <w:t>Print 2 – Merged Letters</w:t>
                      </w:r>
                    </w:p>
                    <w:p w14:paraId="4D21BFEE" w14:textId="77777777" w:rsidR="001B66FD" w:rsidRDefault="001B66FD" w:rsidP="00127A69">
                      <w:pPr>
                        <w:jc w:val="right"/>
                        <w:rPr>
                          <w:b/>
                          <w:sz w:val="28"/>
                          <w:szCs w:val="28"/>
                        </w:rPr>
                      </w:pPr>
                      <w:r>
                        <w:rPr>
                          <w:b/>
                          <w:sz w:val="28"/>
                          <w:szCs w:val="28"/>
                        </w:rPr>
                        <w:t>In Correct Order</w:t>
                      </w:r>
                    </w:p>
                    <w:p w14:paraId="22CCF4F0" w14:textId="77777777" w:rsidR="001B66FD" w:rsidRPr="00BC3586" w:rsidRDefault="001B66FD" w:rsidP="00127A69">
                      <w:pPr>
                        <w:jc w:val="right"/>
                        <w:rPr>
                          <w:b/>
                          <w:sz w:val="28"/>
                          <w:szCs w:val="28"/>
                        </w:rPr>
                      </w:pPr>
                    </w:p>
                  </w:txbxContent>
                </v:textbox>
              </v:shape>
            </w:pict>
          </mc:Fallback>
        </mc:AlternateContent>
      </w:r>
    </w:p>
    <w:p w14:paraId="41AB9027" w14:textId="77777777" w:rsidR="00127A69" w:rsidRDefault="00127A69" w:rsidP="00127A69">
      <w:pPr>
        <w:rPr>
          <w:sz w:val="24"/>
          <w:szCs w:val="24"/>
        </w:rPr>
      </w:pPr>
    </w:p>
    <w:p w14:paraId="6DC6053A" w14:textId="77777777" w:rsidR="00127A69" w:rsidRDefault="00127A69" w:rsidP="00127A69">
      <w:pPr>
        <w:rPr>
          <w:sz w:val="24"/>
          <w:szCs w:val="24"/>
        </w:rPr>
      </w:pPr>
    </w:p>
    <w:p w14:paraId="60C372D6" w14:textId="77777777" w:rsidR="00127A69" w:rsidRDefault="00127A69" w:rsidP="00127A69">
      <w:pPr>
        <w:rPr>
          <w:sz w:val="24"/>
          <w:szCs w:val="24"/>
        </w:rPr>
      </w:pPr>
    </w:p>
    <w:p w14:paraId="451963D1" w14:textId="77777777" w:rsidR="00127A69" w:rsidRDefault="00127A69" w:rsidP="00127A69">
      <w:pPr>
        <w:rPr>
          <w:sz w:val="24"/>
          <w:szCs w:val="24"/>
        </w:rPr>
      </w:pPr>
    </w:p>
    <w:p w14:paraId="7A172E3A" w14:textId="77777777" w:rsidR="00127A69" w:rsidRDefault="00127A69" w:rsidP="00127A69">
      <w:pPr>
        <w:rPr>
          <w:sz w:val="24"/>
          <w:szCs w:val="24"/>
        </w:rPr>
      </w:pPr>
    </w:p>
    <w:p w14:paraId="66555716" w14:textId="77777777" w:rsidR="00127A69" w:rsidRPr="006C7E38" w:rsidRDefault="00127A69" w:rsidP="00127A69">
      <w:pPr>
        <w:rPr>
          <w:sz w:val="10"/>
          <w:szCs w:val="10"/>
        </w:rPr>
      </w:pPr>
    </w:p>
    <w:p w14:paraId="72FAD61C" w14:textId="74FEB111" w:rsidR="00127A69" w:rsidRDefault="00127A69" w:rsidP="00127A69">
      <w:pPr>
        <w:rPr>
          <w:sz w:val="24"/>
          <w:szCs w:val="24"/>
        </w:rPr>
      </w:pPr>
      <w:r>
        <w:rPr>
          <w:sz w:val="24"/>
          <w:szCs w:val="24"/>
        </w:rPr>
        <w:t>Current Date</w:t>
      </w:r>
      <w:del w:id="13" w:author="Hewes Angie" w:date="2020-02-10T09:03:00Z">
        <w:r w:rsidDel="00703961">
          <w:rPr>
            <w:sz w:val="24"/>
            <w:szCs w:val="24"/>
          </w:rPr>
          <w:delText xml:space="preserve"> (May 1, 2020)</w:delText>
        </w:r>
      </w:del>
    </w:p>
    <w:p w14:paraId="1BF4D853" w14:textId="77777777" w:rsidR="00127A69" w:rsidRDefault="00127A69" w:rsidP="00127A69">
      <w:pPr>
        <w:rPr>
          <w:sz w:val="24"/>
          <w:szCs w:val="24"/>
        </w:rPr>
      </w:pPr>
    </w:p>
    <w:p w14:paraId="1B1BAE36" w14:textId="77777777" w:rsidR="00127A69" w:rsidRDefault="00127A69" w:rsidP="00127A69">
      <w:pPr>
        <w:rPr>
          <w:sz w:val="24"/>
          <w:szCs w:val="24"/>
        </w:rPr>
      </w:pPr>
    </w:p>
    <w:p w14:paraId="0FF72117" w14:textId="77777777" w:rsidR="00127A69" w:rsidRDefault="00127A69" w:rsidP="00127A69">
      <w:pPr>
        <w:rPr>
          <w:sz w:val="24"/>
          <w:szCs w:val="24"/>
        </w:rPr>
      </w:pPr>
    </w:p>
    <w:p w14:paraId="16BD302C" w14:textId="77777777" w:rsidR="00127A69" w:rsidRDefault="00127A69" w:rsidP="00127A69">
      <w:pPr>
        <w:rPr>
          <w:sz w:val="24"/>
          <w:szCs w:val="24"/>
        </w:rPr>
      </w:pPr>
      <w:r w:rsidRPr="007C1AF9">
        <w:rPr>
          <w:noProof/>
          <w:sz w:val="24"/>
          <w:szCs w:val="24"/>
        </w:rPr>
        <w:t>Mr.</w:t>
      </w:r>
      <w:r>
        <w:rPr>
          <w:sz w:val="24"/>
          <w:szCs w:val="24"/>
        </w:rPr>
        <w:t xml:space="preserve"> </w:t>
      </w:r>
      <w:r w:rsidRPr="007C1AF9">
        <w:rPr>
          <w:noProof/>
          <w:sz w:val="24"/>
          <w:szCs w:val="24"/>
        </w:rPr>
        <w:t>Brandon</w:t>
      </w:r>
      <w:r>
        <w:rPr>
          <w:sz w:val="24"/>
          <w:szCs w:val="24"/>
        </w:rPr>
        <w:t xml:space="preserve"> </w:t>
      </w:r>
      <w:r w:rsidRPr="007C1AF9">
        <w:rPr>
          <w:noProof/>
          <w:sz w:val="24"/>
          <w:szCs w:val="24"/>
        </w:rPr>
        <w:t>Hoskins</w:t>
      </w:r>
    </w:p>
    <w:p w14:paraId="72EDC007" w14:textId="77777777" w:rsidR="00127A69" w:rsidRDefault="00127A69" w:rsidP="00127A69">
      <w:pPr>
        <w:rPr>
          <w:sz w:val="24"/>
          <w:szCs w:val="24"/>
        </w:rPr>
      </w:pPr>
      <w:r w:rsidRPr="007C1AF9">
        <w:rPr>
          <w:noProof/>
          <w:sz w:val="24"/>
          <w:szCs w:val="24"/>
        </w:rPr>
        <w:t>935 Maple Lane</w:t>
      </w:r>
    </w:p>
    <w:p w14:paraId="25ECC7A7" w14:textId="77777777" w:rsidR="00127A69" w:rsidRDefault="00127A69" w:rsidP="00127A69">
      <w:pPr>
        <w:rPr>
          <w:sz w:val="24"/>
          <w:szCs w:val="24"/>
        </w:rPr>
      </w:pPr>
      <w:r w:rsidRPr="007C1AF9">
        <w:rPr>
          <w:noProof/>
          <w:sz w:val="24"/>
          <w:szCs w:val="24"/>
        </w:rPr>
        <w:t>Billings</w:t>
      </w:r>
      <w:r>
        <w:rPr>
          <w:sz w:val="24"/>
          <w:szCs w:val="24"/>
        </w:rPr>
        <w:t xml:space="preserve">, </w:t>
      </w:r>
      <w:r w:rsidRPr="007C1AF9">
        <w:rPr>
          <w:noProof/>
          <w:sz w:val="24"/>
          <w:szCs w:val="24"/>
        </w:rPr>
        <w:t>MT</w:t>
      </w:r>
      <w:r>
        <w:rPr>
          <w:sz w:val="24"/>
          <w:szCs w:val="24"/>
        </w:rPr>
        <w:t xml:space="preserve">  </w:t>
      </w:r>
      <w:r w:rsidRPr="007C1AF9">
        <w:rPr>
          <w:noProof/>
          <w:sz w:val="24"/>
          <w:szCs w:val="24"/>
        </w:rPr>
        <w:t>59101</w:t>
      </w:r>
    </w:p>
    <w:p w14:paraId="07B415EE" w14:textId="77777777" w:rsidR="00127A69" w:rsidRDefault="00127A69" w:rsidP="00127A69">
      <w:pPr>
        <w:rPr>
          <w:sz w:val="24"/>
          <w:szCs w:val="24"/>
        </w:rPr>
      </w:pPr>
    </w:p>
    <w:p w14:paraId="22BA1125" w14:textId="77777777" w:rsidR="00127A69" w:rsidRDefault="00127A69" w:rsidP="00127A69">
      <w:pPr>
        <w:rPr>
          <w:sz w:val="24"/>
          <w:szCs w:val="24"/>
        </w:rPr>
      </w:pPr>
      <w:r>
        <w:rPr>
          <w:sz w:val="24"/>
          <w:szCs w:val="24"/>
        </w:rPr>
        <w:t xml:space="preserve">Dear </w:t>
      </w:r>
      <w:r w:rsidRPr="007C1AF9">
        <w:rPr>
          <w:noProof/>
          <w:sz w:val="24"/>
          <w:szCs w:val="24"/>
        </w:rPr>
        <w:t>Mr.</w:t>
      </w:r>
      <w:r>
        <w:rPr>
          <w:sz w:val="24"/>
          <w:szCs w:val="24"/>
        </w:rPr>
        <w:t xml:space="preserve"> </w:t>
      </w:r>
      <w:r w:rsidRPr="007C1AF9">
        <w:rPr>
          <w:noProof/>
          <w:sz w:val="24"/>
          <w:szCs w:val="24"/>
        </w:rPr>
        <w:t>Hoskins</w:t>
      </w:r>
    </w:p>
    <w:p w14:paraId="57308F6F" w14:textId="77777777" w:rsidR="00127A69" w:rsidRDefault="00127A69" w:rsidP="00127A69">
      <w:pPr>
        <w:rPr>
          <w:sz w:val="24"/>
          <w:szCs w:val="24"/>
        </w:rPr>
      </w:pPr>
    </w:p>
    <w:p w14:paraId="7CFB6ABD" w14:textId="77777777" w:rsidR="00127A69" w:rsidRDefault="00127A69" w:rsidP="00127A69">
      <w:pPr>
        <w:rPr>
          <w:sz w:val="24"/>
          <w:szCs w:val="24"/>
        </w:rPr>
      </w:pPr>
      <w:r>
        <w:rPr>
          <w:sz w:val="24"/>
          <w:szCs w:val="24"/>
        </w:rPr>
        <w:t xml:space="preserve">Congratulations on being chosen to participate in the </w:t>
      </w:r>
      <w:r w:rsidRPr="00CD3E59">
        <w:rPr>
          <w:sz w:val="24"/>
          <w:szCs w:val="24"/>
        </w:rPr>
        <w:t>2020 Professional Leadership Grant Program.  Upon your successful completion of the leadership training sessions, you will be awarded your leadership grant of $1000.  Professional Business Associates is excited to kick</w:t>
      </w:r>
      <w:r>
        <w:rPr>
          <w:sz w:val="24"/>
          <w:szCs w:val="24"/>
        </w:rPr>
        <w:t>-off its first-ever leadership program.  Through this program we hope to enhance your leadership skills while enriching your communities.</w:t>
      </w:r>
    </w:p>
    <w:p w14:paraId="543AD78F" w14:textId="77777777" w:rsidR="00127A69" w:rsidRDefault="00127A69" w:rsidP="00127A69">
      <w:pPr>
        <w:rPr>
          <w:sz w:val="24"/>
          <w:szCs w:val="24"/>
        </w:rPr>
      </w:pPr>
    </w:p>
    <w:p w14:paraId="706C6F60" w14:textId="77777777" w:rsidR="00127A69" w:rsidRDefault="00127A69" w:rsidP="00127A69">
      <w:pPr>
        <w:rPr>
          <w:sz w:val="24"/>
          <w:szCs w:val="24"/>
        </w:rPr>
      </w:pPr>
      <w:r>
        <w:rPr>
          <w:sz w:val="24"/>
          <w:szCs w:val="24"/>
        </w:rPr>
        <w:t xml:space="preserve">The first leadership session is on Thursday, July 23, 2020, from 7:00 p.m. to 10:00 p.m. at Professional Business Associates.  You are welcome to wear casual and comfortable attire.  The remaining sessions will take place through Saturday evening, with Sunday being the final day.  Sunday will be a fun-filled day at the Big Splash amusement park to end our time together.  </w:t>
      </w:r>
    </w:p>
    <w:p w14:paraId="0AF99B55" w14:textId="77777777" w:rsidR="00127A69" w:rsidRDefault="00127A69" w:rsidP="00127A69">
      <w:pPr>
        <w:rPr>
          <w:sz w:val="24"/>
          <w:szCs w:val="24"/>
        </w:rPr>
      </w:pPr>
    </w:p>
    <w:p w14:paraId="24C8BD42" w14:textId="77777777" w:rsidR="00127A69" w:rsidRDefault="00127A69" w:rsidP="00127A69">
      <w:pPr>
        <w:rPr>
          <w:sz w:val="24"/>
          <w:szCs w:val="24"/>
        </w:rPr>
      </w:pPr>
      <w:r>
        <w:rPr>
          <w:sz w:val="24"/>
          <w:szCs w:val="24"/>
        </w:rPr>
        <w:t xml:space="preserve">A final itinerary will be sent out to all of you in middle May.  It is our expectation that you attend all sessions – leadership education is a large part of the Leadership Grant Program.  Transportation arrangements will be made individually in the next few weeks.  We ask that you plan to arrive in Columbus on Wednesday, July 22, 2020.  </w:t>
      </w:r>
    </w:p>
    <w:p w14:paraId="44115B5A" w14:textId="77777777" w:rsidR="00127A69" w:rsidRDefault="00127A69" w:rsidP="00127A69">
      <w:pPr>
        <w:rPr>
          <w:sz w:val="24"/>
          <w:szCs w:val="24"/>
        </w:rPr>
      </w:pPr>
    </w:p>
    <w:p w14:paraId="68EA6562" w14:textId="77777777" w:rsidR="00127A69" w:rsidRDefault="00127A69" w:rsidP="00127A69">
      <w:pPr>
        <w:rPr>
          <w:sz w:val="24"/>
          <w:szCs w:val="24"/>
        </w:rPr>
      </w:pPr>
      <w:r>
        <w:rPr>
          <w:sz w:val="24"/>
          <w:szCs w:val="24"/>
        </w:rPr>
        <w:t>We are excited to meet our first class of leadership grant recipients.  In preparation, please return the enclosed information sheet and photo release by May 22, 2020.  Also, call or text Julie Smith at (614-555-5558) if you have any questions.  We look forward to seeing you on July 22, 2020.</w:t>
      </w:r>
    </w:p>
    <w:p w14:paraId="03404AB4" w14:textId="77777777" w:rsidR="00127A69" w:rsidRDefault="00127A69" w:rsidP="00127A69">
      <w:pPr>
        <w:rPr>
          <w:sz w:val="24"/>
          <w:szCs w:val="24"/>
        </w:rPr>
      </w:pPr>
    </w:p>
    <w:p w14:paraId="547E96A8" w14:textId="77777777" w:rsidR="00127A69" w:rsidRDefault="00127A69" w:rsidP="00127A69">
      <w:pPr>
        <w:rPr>
          <w:sz w:val="24"/>
          <w:szCs w:val="24"/>
        </w:rPr>
      </w:pPr>
      <w:r>
        <w:rPr>
          <w:sz w:val="24"/>
          <w:szCs w:val="24"/>
        </w:rPr>
        <w:t>Sincerely</w:t>
      </w:r>
    </w:p>
    <w:p w14:paraId="17669EE0" w14:textId="77777777" w:rsidR="00127A69" w:rsidRDefault="00127A69" w:rsidP="00127A69">
      <w:pPr>
        <w:rPr>
          <w:sz w:val="24"/>
          <w:szCs w:val="24"/>
        </w:rPr>
      </w:pPr>
    </w:p>
    <w:p w14:paraId="56E9BACF" w14:textId="77777777" w:rsidR="00127A69" w:rsidRDefault="00127A69" w:rsidP="00127A69">
      <w:pPr>
        <w:rPr>
          <w:sz w:val="24"/>
          <w:szCs w:val="24"/>
        </w:rPr>
      </w:pPr>
    </w:p>
    <w:p w14:paraId="5FB08352" w14:textId="77777777" w:rsidR="00127A69" w:rsidRDefault="00127A69" w:rsidP="00127A69">
      <w:pPr>
        <w:rPr>
          <w:sz w:val="24"/>
          <w:szCs w:val="24"/>
        </w:rPr>
      </w:pPr>
    </w:p>
    <w:p w14:paraId="11AABEC1" w14:textId="77777777" w:rsidR="00127A69" w:rsidRDefault="00127A69" w:rsidP="00127A69">
      <w:pPr>
        <w:rPr>
          <w:sz w:val="24"/>
          <w:szCs w:val="24"/>
        </w:rPr>
      </w:pPr>
      <w:r>
        <w:rPr>
          <w:sz w:val="24"/>
          <w:szCs w:val="24"/>
        </w:rPr>
        <w:t>Julie Smith</w:t>
      </w:r>
    </w:p>
    <w:p w14:paraId="5E649D0C" w14:textId="77777777" w:rsidR="00127A69" w:rsidRDefault="00127A69" w:rsidP="00127A69">
      <w:pPr>
        <w:rPr>
          <w:sz w:val="24"/>
          <w:szCs w:val="24"/>
        </w:rPr>
      </w:pPr>
      <w:r>
        <w:rPr>
          <w:sz w:val="24"/>
          <w:szCs w:val="24"/>
        </w:rPr>
        <w:t>Human Resources Manager</w:t>
      </w:r>
    </w:p>
    <w:p w14:paraId="54E9B245" w14:textId="77777777" w:rsidR="00127A69" w:rsidRDefault="00127A69" w:rsidP="00127A69">
      <w:pPr>
        <w:rPr>
          <w:sz w:val="24"/>
          <w:szCs w:val="24"/>
        </w:rPr>
      </w:pPr>
    </w:p>
    <w:p w14:paraId="2468E3E6" w14:textId="106D2636" w:rsidR="00127A69" w:rsidRDefault="000725D1" w:rsidP="00127A69">
      <w:pPr>
        <w:rPr>
          <w:sz w:val="24"/>
          <w:szCs w:val="24"/>
        </w:rPr>
      </w:pPr>
      <w:r>
        <w:rPr>
          <w:sz w:val="24"/>
          <w:szCs w:val="24"/>
        </w:rPr>
        <w:t>Contestant #</w:t>
      </w:r>
    </w:p>
    <w:p w14:paraId="66FBB86F" w14:textId="77777777" w:rsidR="00127A69" w:rsidRDefault="00127A69" w:rsidP="00127A69">
      <w:pPr>
        <w:rPr>
          <w:sz w:val="24"/>
          <w:szCs w:val="24"/>
        </w:rPr>
      </w:pPr>
    </w:p>
    <w:p w14:paraId="61DF57E8" w14:textId="77777777" w:rsidR="00127A69" w:rsidRDefault="00127A69" w:rsidP="00127A69">
      <w:pPr>
        <w:rPr>
          <w:sz w:val="24"/>
          <w:szCs w:val="24"/>
        </w:rPr>
      </w:pPr>
      <w:r>
        <w:rPr>
          <w:sz w:val="24"/>
          <w:szCs w:val="24"/>
        </w:rPr>
        <w:t>Enclosures</w:t>
      </w:r>
    </w:p>
    <w:p w14:paraId="503C5A76" w14:textId="77777777" w:rsidR="00127A69" w:rsidRDefault="00127A69" w:rsidP="00127A69">
      <w:pPr>
        <w:rPr>
          <w:sz w:val="24"/>
          <w:szCs w:val="24"/>
        </w:rPr>
      </w:pPr>
    </w:p>
    <w:p w14:paraId="36675262" w14:textId="77777777" w:rsidR="00127A69" w:rsidRPr="005440FF" w:rsidRDefault="00127A69" w:rsidP="00127A69">
      <w:r>
        <w:rPr>
          <w:sz w:val="24"/>
          <w:szCs w:val="24"/>
        </w:rPr>
        <w:t>c  Roger Meyer</w:t>
      </w:r>
    </w:p>
    <w:p w14:paraId="34D05A8F" w14:textId="77777777" w:rsidR="00127A69" w:rsidRDefault="00127A69" w:rsidP="00127A69">
      <w:pPr>
        <w:sectPr w:rsidR="00127A69" w:rsidSect="00A06A4E">
          <w:headerReference w:type="first" r:id="rId13"/>
          <w:pgSz w:w="12240" w:h="15840" w:code="1"/>
          <w:pgMar w:top="1166" w:right="1296" w:bottom="1080" w:left="1296" w:header="432" w:footer="432" w:gutter="0"/>
          <w:cols w:space="720"/>
          <w:docGrid w:linePitch="360"/>
        </w:sectPr>
      </w:pPr>
      <w:r>
        <w:rPr>
          <w:noProof/>
          <w:sz w:val="22"/>
          <w:szCs w:val="22"/>
        </w:rPr>
        <mc:AlternateContent>
          <mc:Choice Requires="wps">
            <w:drawing>
              <wp:anchor distT="0" distB="0" distL="114300" distR="114300" simplePos="0" relativeHeight="251671040" behindDoc="0" locked="0" layoutInCell="1" allowOverlap="1" wp14:anchorId="32DFCED8" wp14:editId="4F0F0F48">
                <wp:simplePos x="0" y="0"/>
                <wp:positionH relativeFrom="margin">
                  <wp:posOffset>-106325</wp:posOffset>
                </wp:positionH>
                <wp:positionV relativeFrom="paragraph">
                  <wp:posOffset>201384</wp:posOffset>
                </wp:positionV>
                <wp:extent cx="2609850" cy="657225"/>
                <wp:effectExtent l="0" t="0" r="0" b="0"/>
                <wp:wrapNone/>
                <wp:docPr id="6" name="Text Box 6"/>
                <wp:cNvGraphicFramePr/>
                <a:graphic xmlns:a="http://schemas.openxmlformats.org/drawingml/2006/main">
                  <a:graphicData uri="http://schemas.microsoft.com/office/word/2010/wordprocessingShape">
                    <wps:wsp>
                      <wps:cNvSpPr txBox="1"/>
                      <wps:spPr>
                        <a:xfrm>
                          <a:off x="0" y="0"/>
                          <a:ext cx="2609850" cy="657225"/>
                        </a:xfrm>
                        <a:prstGeom prst="rect">
                          <a:avLst/>
                        </a:prstGeom>
                        <a:noFill/>
                        <a:ln w="6350">
                          <a:noFill/>
                        </a:ln>
                      </wps:spPr>
                      <wps:txbx>
                        <w:txbxContent>
                          <w:p w14:paraId="2BDD6F1C" w14:textId="5B1F6F4C" w:rsidR="001B66FD" w:rsidRDefault="001B66FD" w:rsidP="00127A69">
                            <w:pPr>
                              <w:rPr>
                                <w:sz w:val="24"/>
                                <w:szCs w:val="24"/>
                              </w:rPr>
                            </w:pPr>
                            <w:r>
                              <w:rPr>
                                <w:sz w:val="24"/>
                                <w:szCs w:val="24"/>
                              </w:rPr>
                              <w:t xml:space="preserve">Contestant </w:t>
                            </w:r>
                            <w:r w:rsidR="000725D1">
                              <w:rPr>
                                <w:sz w:val="24"/>
                                <w:szCs w:val="24"/>
                              </w:rPr>
                              <w:t>#</w:t>
                            </w:r>
                          </w:p>
                          <w:p w14:paraId="68FC496E" w14:textId="77777777" w:rsidR="001B66FD" w:rsidRPr="00BC3586" w:rsidRDefault="001B66FD" w:rsidP="00127A69">
                            <w:pPr>
                              <w:rPr>
                                <w:sz w:val="24"/>
                                <w:szCs w:val="24"/>
                              </w:rPr>
                            </w:pPr>
                            <w:r>
                              <w:rPr>
                                <w:sz w:val="24"/>
                                <w:szCs w:val="24"/>
                              </w:rPr>
                              <w:t>Job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2DFCED8" id="Text Box 6" o:spid="_x0000_s1035" type="#_x0000_t202" style="position:absolute;margin-left:-8.35pt;margin-top:15.85pt;width:205.5pt;height:51.75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" filled="f" stroked="f" strokeweight=".5pt">
                <v:textbox>
                  <w:txbxContent>
                    <w:p w14:paraId="2BDD6F1C" w14:textId="5B1F6F4C" w:rsidR="001B66FD" w:rsidRDefault="001B66FD" w:rsidP="00127A69">
                      <w:pPr>
                        <w:rPr>
                          <w:sz w:val="24"/>
                          <w:szCs w:val="24"/>
                        </w:rPr>
                      </w:pPr>
                      <w:r>
                        <w:rPr>
                          <w:sz w:val="24"/>
                          <w:szCs w:val="24"/>
                        </w:rPr>
                        <w:t xml:space="preserve">Contestant </w:t>
                      </w:r>
                      <w:r w:rsidR="000725D1">
                        <w:rPr>
                          <w:sz w:val="24"/>
                          <w:szCs w:val="24"/>
                        </w:rPr>
                        <w:t>#</w:t>
                      </w:r>
                    </w:p>
                    <w:p w14:paraId="68FC496E" w14:textId="77777777" w:rsidR="001B66FD" w:rsidRPr="00BC3586" w:rsidRDefault="001B66FD" w:rsidP="00127A69">
                      <w:pPr>
                        <w:rPr>
                          <w:sz w:val="24"/>
                          <w:szCs w:val="24"/>
                        </w:rPr>
                      </w:pPr>
                      <w:r>
                        <w:rPr>
                          <w:sz w:val="24"/>
                          <w:szCs w:val="24"/>
                        </w:rPr>
                        <w:t>Job 1</w:t>
                      </w:r>
                    </w:p>
                  </w:txbxContent>
                </v:textbox>
                <w10:wrap anchorx="margin"/>
              </v:shape>
            </w:pict>
          </mc:Fallback>
        </mc:AlternateContent>
      </w:r>
    </w:p>
    <w:p w14:paraId="382EFB70" w14:textId="77777777" w:rsidR="00127A69" w:rsidRDefault="00127A69" w:rsidP="00127A69">
      <w:pPr>
        <w:rPr>
          <w:sz w:val="24"/>
          <w:szCs w:val="24"/>
        </w:rPr>
      </w:pPr>
      <w:r>
        <w:rPr>
          <w:noProof/>
          <w:sz w:val="22"/>
          <w:szCs w:val="22"/>
        </w:rPr>
        <mc:AlternateContent>
          <mc:Choice Requires="wps">
            <w:drawing>
              <wp:anchor distT="0" distB="0" distL="114300" distR="114300" simplePos="0" relativeHeight="251672064" behindDoc="0" locked="0" layoutInCell="1" allowOverlap="1" wp14:anchorId="0FCA1CB1" wp14:editId="57BB7C7B">
                <wp:simplePos x="0" y="0"/>
                <wp:positionH relativeFrom="column">
                  <wp:posOffset>3663980</wp:posOffset>
                </wp:positionH>
                <wp:positionV relativeFrom="paragraph">
                  <wp:posOffset>88930</wp:posOffset>
                </wp:positionV>
                <wp:extent cx="2595008" cy="776176"/>
                <wp:effectExtent l="0" t="0" r="0" b="5080"/>
                <wp:wrapNone/>
                <wp:docPr id="7" name="Text Box 7"/>
                <wp:cNvGraphicFramePr/>
                <a:graphic xmlns:a="http://schemas.openxmlformats.org/drawingml/2006/main">
                  <a:graphicData uri="http://schemas.microsoft.com/office/word/2010/wordprocessingShape">
                    <wps:wsp>
                      <wps:cNvSpPr txBox="1"/>
                      <wps:spPr>
                        <a:xfrm>
                          <a:off x="0" y="0"/>
                          <a:ext cx="2595008" cy="776176"/>
                        </a:xfrm>
                        <a:prstGeom prst="rect">
                          <a:avLst/>
                        </a:prstGeom>
                        <a:noFill/>
                        <a:ln w="6350">
                          <a:noFill/>
                        </a:ln>
                      </wps:spPr>
                      <wps:txbx>
                        <w:txbxContent>
                          <w:p w14:paraId="3199ED02" w14:textId="77777777" w:rsidR="001B66FD" w:rsidRDefault="001B66FD" w:rsidP="00127A69">
                            <w:pPr>
                              <w:jc w:val="right"/>
                              <w:rPr>
                                <w:b/>
                                <w:sz w:val="28"/>
                                <w:szCs w:val="28"/>
                              </w:rPr>
                            </w:pPr>
                            <w:r w:rsidRPr="00BC3586">
                              <w:rPr>
                                <w:b/>
                                <w:sz w:val="28"/>
                                <w:szCs w:val="28"/>
                              </w:rPr>
                              <w:t xml:space="preserve">Job 1 </w:t>
                            </w:r>
                            <w:r>
                              <w:rPr>
                                <w:b/>
                                <w:sz w:val="28"/>
                                <w:szCs w:val="28"/>
                              </w:rPr>
                              <w:t>–</w:t>
                            </w:r>
                            <w:r w:rsidRPr="00BC3586">
                              <w:rPr>
                                <w:b/>
                                <w:sz w:val="28"/>
                                <w:szCs w:val="28"/>
                              </w:rPr>
                              <w:t xml:space="preserve"> </w:t>
                            </w:r>
                            <w:r>
                              <w:rPr>
                                <w:b/>
                                <w:sz w:val="28"/>
                                <w:szCs w:val="28"/>
                              </w:rPr>
                              <w:t>Letter</w:t>
                            </w:r>
                          </w:p>
                          <w:p w14:paraId="79263CB7" w14:textId="77777777" w:rsidR="001B66FD" w:rsidRDefault="001B66FD" w:rsidP="00127A69">
                            <w:pPr>
                              <w:jc w:val="right"/>
                              <w:rPr>
                                <w:b/>
                                <w:sz w:val="28"/>
                                <w:szCs w:val="28"/>
                              </w:rPr>
                            </w:pPr>
                            <w:r>
                              <w:rPr>
                                <w:b/>
                                <w:sz w:val="28"/>
                                <w:szCs w:val="28"/>
                              </w:rPr>
                              <w:t>Print 2 – Merged Letters</w:t>
                            </w:r>
                          </w:p>
                          <w:p w14:paraId="4AF43443" w14:textId="77777777" w:rsidR="001B66FD" w:rsidRDefault="001B66FD" w:rsidP="00127A69">
                            <w:pPr>
                              <w:jc w:val="right"/>
                              <w:rPr>
                                <w:b/>
                                <w:sz w:val="28"/>
                                <w:szCs w:val="28"/>
                              </w:rPr>
                            </w:pPr>
                            <w:r>
                              <w:rPr>
                                <w:b/>
                                <w:sz w:val="28"/>
                                <w:szCs w:val="28"/>
                              </w:rPr>
                              <w:t>In Correct Order</w:t>
                            </w:r>
                          </w:p>
                          <w:p w14:paraId="1585CAE1" w14:textId="77777777" w:rsidR="001B66FD" w:rsidRPr="00BC3586" w:rsidRDefault="001B66FD" w:rsidP="00127A69">
                            <w:pPr>
                              <w:jc w:val="right"/>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FCA1CB1" id="Text Box 7" o:spid="_x0000_s1036" type="#_x0000_t202" style="position:absolute;margin-left:288.5pt;margin-top:7pt;width:204.35pt;height:61.1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" filled="f" stroked="f" strokeweight=".5pt">
                <v:textbox>
                  <w:txbxContent>
                    <w:p w14:paraId="3199ED02" w14:textId="77777777" w:rsidR="001B66FD" w:rsidRDefault="001B66FD" w:rsidP="00127A69">
                      <w:pPr>
                        <w:jc w:val="right"/>
                        <w:rPr>
                          <w:b/>
                          <w:sz w:val="28"/>
                          <w:szCs w:val="28"/>
                        </w:rPr>
                      </w:pPr>
                      <w:r w:rsidRPr="00BC3586">
                        <w:rPr>
                          <w:b/>
                          <w:sz w:val="28"/>
                          <w:szCs w:val="28"/>
                        </w:rPr>
                        <w:t xml:space="preserve">Job 1 </w:t>
                      </w:r>
                      <w:r>
                        <w:rPr>
                          <w:b/>
                          <w:sz w:val="28"/>
                          <w:szCs w:val="28"/>
                        </w:rPr>
                        <w:t>–</w:t>
                      </w:r>
                      <w:r w:rsidRPr="00BC3586">
                        <w:rPr>
                          <w:b/>
                          <w:sz w:val="28"/>
                          <w:szCs w:val="28"/>
                        </w:rPr>
                        <w:t xml:space="preserve"> </w:t>
                      </w:r>
                      <w:r>
                        <w:rPr>
                          <w:b/>
                          <w:sz w:val="28"/>
                          <w:szCs w:val="28"/>
                        </w:rPr>
                        <w:t>Letter</w:t>
                      </w:r>
                    </w:p>
                    <w:p w14:paraId="79263CB7" w14:textId="77777777" w:rsidR="001B66FD" w:rsidRDefault="001B66FD" w:rsidP="00127A69">
                      <w:pPr>
                        <w:jc w:val="right"/>
                        <w:rPr>
                          <w:b/>
                          <w:sz w:val="28"/>
                          <w:szCs w:val="28"/>
                        </w:rPr>
                      </w:pPr>
                      <w:r>
                        <w:rPr>
                          <w:b/>
                          <w:sz w:val="28"/>
                          <w:szCs w:val="28"/>
                        </w:rPr>
                        <w:t>Print 2 – Merged Letters</w:t>
                      </w:r>
                    </w:p>
                    <w:p w14:paraId="4AF43443" w14:textId="77777777" w:rsidR="001B66FD" w:rsidRDefault="001B66FD" w:rsidP="00127A69">
                      <w:pPr>
                        <w:jc w:val="right"/>
                        <w:rPr>
                          <w:b/>
                          <w:sz w:val="28"/>
                          <w:szCs w:val="28"/>
                        </w:rPr>
                      </w:pPr>
                      <w:r>
                        <w:rPr>
                          <w:b/>
                          <w:sz w:val="28"/>
                          <w:szCs w:val="28"/>
                        </w:rPr>
                        <w:t>In Correct Order</w:t>
                      </w:r>
                    </w:p>
                    <w:p w14:paraId="1585CAE1" w14:textId="77777777" w:rsidR="001B66FD" w:rsidRPr="00BC3586" w:rsidRDefault="001B66FD" w:rsidP="00127A69">
                      <w:pPr>
                        <w:jc w:val="right"/>
                        <w:rPr>
                          <w:b/>
                          <w:sz w:val="28"/>
                          <w:szCs w:val="28"/>
                        </w:rPr>
                      </w:pPr>
                    </w:p>
                  </w:txbxContent>
                </v:textbox>
              </v:shape>
            </w:pict>
          </mc:Fallback>
        </mc:AlternateContent>
      </w:r>
    </w:p>
    <w:p w14:paraId="7D70C935" w14:textId="77777777" w:rsidR="00127A69" w:rsidRDefault="00127A69" w:rsidP="00127A69">
      <w:pPr>
        <w:rPr>
          <w:sz w:val="24"/>
          <w:szCs w:val="24"/>
        </w:rPr>
      </w:pPr>
    </w:p>
    <w:p w14:paraId="6AE3E811" w14:textId="77777777" w:rsidR="00127A69" w:rsidRDefault="00127A69" w:rsidP="00127A69">
      <w:pPr>
        <w:rPr>
          <w:sz w:val="24"/>
          <w:szCs w:val="24"/>
        </w:rPr>
      </w:pPr>
    </w:p>
    <w:p w14:paraId="444AD115" w14:textId="77777777" w:rsidR="00127A69" w:rsidRDefault="00127A69" w:rsidP="00127A69">
      <w:pPr>
        <w:rPr>
          <w:sz w:val="24"/>
          <w:szCs w:val="24"/>
        </w:rPr>
      </w:pPr>
    </w:p>
    <w:p w14:paraId="0543E4AE" w14:textId="77777777" w:rsidR="00127A69" w:rsidRDefault="00127A69" w:rsidP="00127A69">
      <w:pPr>
        <w:rPr>
          <w:sz w:val="24"/>
          <w:szCs w:val="24"/>
        </w:rPr>
      </w:pPr>
    </w:p>
    <w:p w14:paraId="18A896B8" w14:textId="77777777" w:rsidR="00127A69" w:rsidRDefault="00127A69" w:rsidP="00127A69">
      <w:pPr>
        <w:rPr>
          <w:sz w:val="24"/>
          <w:szCs w:val="24"/>
        </w:rPr>
      </w:pPr>
    </w:p>
    <w:p w14:paraId="16AACA77" w14:textId="77777777" w:rsidR="00127A69" w:rsidRPr="006C7E38" w:rsidRDefault="00127A69" w:rsidP="00127A69">
      <w:pPr>
        <w:rPr>
          <w:sz w:val="10"/>
          <w:szCs w:val="10"/>
        </w:rPr>
      </w:pPr>
    </w:p>
    <w:p w14:paraId="312604DB" w14:textId="01813307" w:rsidR="00127A69" w:rsidRDefault="00127A69" w:rsidP="00127A69">
      <w:pPr>
        <w:rPr>
          <w:sz w:val="24"/>
          <w:szCs w:val="24"/>
        </w:rPr>
      </w:pPr>
      <w:r>
        <w:rPr>
          <w:sz w:val="24"/>
          <w:szCs w:val="24"/>
        </w:rPr>
        <w:t>Current Date</w:t>
      </w:r>
      <w:del w:id="14" w:author="Hewes Angie" w:date="2020-02-10T09:03:00Z">
        <w:r w:rsidDel="00703961">
          <w:rPr>
            <w:sz w:val="24"/>
            <w:szCs w:val="24"/>
          </w:rPr>
          <w:delText xml:space="preserve"> (May 1, 2020)</w:delText>
        </w:r>
      </w:del>
    </w:p>
    <w:p w14:paraId="1A95264B" w14:textId="77777777" w:rsidR="00127A69" w:rsidRDefault="00127A69" w:rsidP="00127A69">
      <w:pPr>
        <w:rPr>
          <w:sz w:val="24"/>
          <w:szCs w:val="24"/>
        </w:rPr>
      </w:pPr>
    </w:p>
    <w:p w14:paraId="66EAD1D4" w14:textId="77777777" w:rsidR="00127A69" w:rsidRDefault="00127A69" w:rsidP="00127A69">
      <w:pPr>
        <w:rPr>
          <w:sz w:val="24"/>
          <w:szCs w:val="24"/>
        </w:rPr>
      </w:pPr>
    </w:p>
    <w:p w14:paraId="59808FE6" w14:textId="77777777" w:rsidR="00127A69" w:rsidRDefault="00127A69" w:rsidP="00127A69">
      <w:pPr>
        <w:rPr>
          <w:sz w:val="24"/>
          <w:szCs w:val="24"/>
        </w:rPr>
      </w:pPr>
    </w:p>
    <w:p w14:paraId="341D5B3F" w14:textId="77777777" w:rsidR="00127A69" w:rsidRDefault="00127A69" w:rsidP="00127A69">
      <w:pPr>
        <w:rPr>
          <w:sz w:val="24"/>
          <w:szCs w:val="24"/>
        </w:rPr>
      </w:pPr>
      <w:r w:rsidRPr="007C1AF9">
        <w:rPr>
          <w:noProof/>
          <w:sz w:val="24"/>
          <w:szCs w:val="24"/>
        </w:rPr>
        <w:t>Mr.</w:t>
      </w:r>
      <w:r>
        <w:rPr>
          <w:sz w:val="24"/>
          <w:szCs w:val="24"/>
        </w:rPr>
        <w:t xml:space="preserve"> </w:t>
      </w:r>
      <w:r w:rsidRPr="007C1AF9">
        <w:rPr>
          <w:noProof/>
          <w:sz w:val="24"/>
          <w:szCs w:val="24"/>
        </w:rPr>
        <w:t>Cale</w:t>
      </w:r>
      <w:r>
        <w:rPr>
          <w:sz w:val="24"/>
          <w:szCs w:val="24"/>
        </w:rPr>
        <w:t xml:space="preserve"> </w:t>
      </w:r>
      <w:r w:rsidRPr="007C1AF9">
        <w:rPr>
          <w:noProof/>
          <w:sz w:val="24"/>
          <w:szCs w:val="24"/>
        </w:rPr>
        <w:t>Schaefer</w:t>
      </w:r>
    </w:p>
    <w:p w14:paraId="654260EB" w14:textId="77777777" w:rsidR="00127A69" w:rsidRDefault="00127A69" w:rsidP="00127A69">
      <w:pPr>
        <w:rPr>
          <w:sz w:val="24"/>
          <w:szCs w:val="24"/>
        </w:rPr>
      </w:pPr>
      <w:r w:rsidRPr="007C1AF9">
        <w:rPr>
          <w:noProof/>
          <w:sz w:val="24"/>
          <w:szCs w:val="24"/>
        </w:rPr>
        <w:t>1237 Marquette Street</w:t>
      </w:r>
    </w:p>
    <w:p w14:paraId="3E8CF9D4" w14:textId="77777777" w:rsidR="00127A69" w:rsidRDefault="00127A69" w:rsidP="00127A69">
      <w:pPr>
        <w:rPr>
          <w:sz w:val="24"/>
          <w:szCs w:val="24"/>
        </w:rPr>
      </w:pPr>
      <w:r w:rsidRPr="007C1AF9">
        <w:rPr>
          <w:noProof/>
          <w:sz w:val="24"/>
          <w:szCs w:val="24"/>
        </w:rPr>
        <w:t>Dallas</w:t>
      </w:r>
      <w:r>
        <w:rPr>
          <w:sz w:val="24"/>
          <w:szCs w:val="24"/>
        </w:rPr>
        <w:t xml:space="preserve">, </w:t>
      </w:r>
      <w:r w:rsidRPr="007C1AF9">
        <w:rPr>
          <w:noProof/>
          <w:sz w:val="24"/>
          <w:szCs w:val="24"/>
        </w:rPr>
        <w:t>TX</w:t>
      </w:r>
      <w:r>
        <w:rPr>
          <w:sz w:val="24"/>
          <w:szCs w:val="24"/>
        </w:rPr>
        <w:t xml:space="preserve">  </w:t>
      </w:r>
      <w:r w:rsidRPr="007C1AF9">
        <w:rPr>
          <w:noProof/>
          <w:sz w:val="24"/>
          <w:szCs w:val="24"/>
        </w:rPr>
        <w:t>75001</w:t>
      </w:r>
    </w:p>
    <w:p w14:paraId="4159076B" w14:textId="77777777" w:rsidR="00127A69" w:rsidRDefault="00127A69" w:rsidP="00127A69">
      <w:pPr>
        <w:rPr>
          <w:sz w:val="24"/>
          <w:szCs w:val="24"/>
        </w:rPr>
      </w:pPr>
    </w:p>
    <w:p w14:paraId="0F7E5FB4" w14:textId="77777777" w:rsidR="00127A69" w:rsidRDefault="00127A69" w:rsidP="00127A69">
      <w:pPr>
        <w:rPr>
          <w:sz w:val="24"/>
          <w:szCs w:val="24"/>
        </w:rPr>
      </w:pPr>
      <w:r>
        <w:rPr>
          <w:sz w:val="24"/>
          <w:szCs w:val="24"/>
        </w:rPr>
        <w:t xml:space="preserve">Dear </w:t>
      </w:r>
      <w:r w:rsidRPr="007C1AF9">
        <w:rPr>
          <w:noProof/>
          <w:sz w:val="24"/>
          <w:szCs w:val="24"/>
        </w:rPr>
        <w:t>Mr.</w:t>
      </w:r>
      <w:r>
        <w:rPr>
          <w:sz w:val="24"/>
          <w:szCs w:val="24"/>
        </w:rPr>
        <w:t xml:space="preserve"> </w:t>
      </w:r>
      <w:r w:rsidRPr="007C1AF9">
        <w:rPr>
          <w:noProof/>
          <w:sz w:val="24"/>
          <w:szCs w:val="24"/>
        </w:rPr>
        <w:t>Schaefer</w:t>
      </w:r>
    </w:p>
    <w:p w14:paraId="7E2A28F8" w14:textId="77777777" w:rsidR="00127A69" w:rsidRDefault="00127A69" w:rsidP="00127A69">
      <w:pPr>
        <w:rPr>
          <w:sz w:val="24"/>
          <w:szCs w:val="24"/>
        </w:rPr>
      </w:pPr>
    </w:p>
    <w:p w14:paraId="3272B538" w14:textId="77777777" w:rsidR="00127A69" w:rsidRDefault="00127A69" w:rsidP="00127A69">
      <w:pPr>
        <w:rPr>
          <w:sz w:val="24"/>
          <w:szCs w:val="24"/>
        </w:rPr>
      </w:pPr>
      <w:r>
        <w:rPr>
          <w:sz w:val="24"/>
          <w:szCs w:val="24"/>
        </w:rPr>
        <w:t xml:space="preserve">Congratulations on being chosen to participate in the </w:t>
      </w:r>
      <w:r w:rsidRPr="00CD3E59">
        <w:rPr>
          <w:sz w:val="24"/>
          <w:szCs w:val="24"/>
        </w:rPr>
        <w:t>2020 Professional Leadership Grant Program.  Upon your successful completion of the leadership training sessions, you will be awarded your leadership grant of $1000.  Professional Business Associates is excited to kick</w:t>
      </w:r>
      <w:r>
        <w:rPr>
          <w:sz w:val="24"/>
          <w:szCs w:val="24"/>
        </w:rPr>
        <w:t>-off its first-ever leadership program.  Through this program we hope to enhance your leadership skills while enriching your communities.</w:t>
      </w:r>
    </w:p>
    <w:p w14:paraId="759EFA62" w14:textId="77777777" w:rsidR="00127A69" w:rsidRDefault="00127A69" w:rsidP="00127A69">
      <w:pPr>
        <w:rPr>
          <w:sz w:val="24"/>
          <w:szCs w:val="24"/>
        </w:rPr>
      </w:pPr>
    </w:p>
    <w:p w14:paraId="6EF88805" w14:textId="77777777" w:rsidR="00127A69" w:rsidRDefault="00127A69" w:rsidP="00127A69">
      <w:pPr>
        <w:rPr>
          <w:sz w:val="24"/>
          <w:szCs w:val="24"/>
        </w:rPr>
      </w:pPr>
      <w:r>
        <w:rPr>
          <w:sz w:val="24"/>
          <w:szCs w:val="24"/>
        </w:rPr>
        <w:t xml:space="preserve">The first leadership session is on Thursday, July 23, 2020, from 7:00 p.m. to 10:00 p.m. at Professional Business Associates.  You are welcome to wear casual and comfortable attire.  The remaining sessions will take place through Saturday evening, with Sunday being the final day.  Sunday will be a fun-filled day at the Big Splash amusement park to end our time together.  </w:t>
      </w:r>
    </w:p>
    <w:p w14:paraId="4F8722EC" w14:textId="77777777" w:rsidR="00127A69" w:rsidRDefault="00127A69" w:rsidP="00127A69">
      <w:pPr>
        <w:rPr>
          <w:sz w:val="24"/>
          <w:szCs w:val="24"/>
        </w:rPr>
      </w:pPr>
    </w:p>
    <w:p w14:paraId="0E53A25C" w14:textId="77777777" w:rsidR="00127A69" w:rsidRDefault="00127A69" w:rsidP="00127A69">
      <w:pPr>
        <w:rPr>
          <w:sz w:val="24"/>
          <w:szCs w:val="24"/>
        </w:rPr>
      </w:pPr>
      <w:r>
        <w:rPr>
          <w:sz w:val="24"/>
          <w:szCs w:val="24"/>
        </w:rPr>
        <w:t xml:space="preserve">A final itinerary will be sent out to all of you in middle May.  It is our expectation that you attend all sessions – leadership education is a large part of the Leadership Grant Program.  Transportation arrangements will be made individually in the next few weeks.  We ask that you plan to arrive in Columbus on Wednesday, July 22, 2020.  </w:t>
      </w:r>
    </w:p>
    <w:p w14:paraId="3988691B" w14:textId="77777777" w:rsidR="00127A69" w:rsidRDefault="00127A69" w:rsidP="00127A69">
      <w:pPr>
        <w:rPr>
          <w:sz w:val="24"/>
          <w:szCs w:val="24"/>
        </w:rPr>
      </w:pPr>
    </w:p>
    <w:p w14:paraId="413507CD" w14:textId="77777777" w:rsidR="00127A69" w:rsidRDefault="00127A69" w:rsidP="00127A69">
      <w:pPr>
        <w:rPr>
          <w:sz w:val="24"/>
          <w:szCs w:val="24"/>
        </w:rPr>
      </w:pPr>
      <w:r>
        <w:rPr>
          <w:sz w:val="24"/>
          <w:szCs w:val="24"/>
        </w:rPr>
        <w:t>We are excited to meet our first class of leadership grant recipients.  In preparation, please return the enclosed information sheet and photo release by May 22, 2020.  Also, call or text Julie Smith at (614-555-5558) if you have any questions.  We look forward to seeing you on July 22, 2020.</w:t>
      </w:r>
    </w:p>
    <w:p w14:paraId="2A7918E4" w14:textId="77777777" w:rsidR="00127A69" w:rsidRDefault="00127A69" w:rsidP="00127A69">
      <w:pPr>
        <w:rPr>
          <w:sz w:val="24"/>
          <w:szCs w:val="24"/>
        </w:rPr>
      </w:pPr>
    </w:p>
    <w:p w14:paraId="02BCBF5E" w14:textId="77777777" w:rsidR="00127A69" w:rsidRDefault="00127A69" w:rsidP="00127A69">
      <w:pPr>
        <w:rPr>
          <w:sz w:val="24"/>
          <w:szCs w:val="24"/>
        </w:rPr>
      </w:pPr>
      <w:r>
        <w:rPr>
          <w:sz w:val="24"/>
          <w:szCs w:val="24"/>
        </w:rPr>
        <w:t>Sincerely</w:t>
      </w:r>
    </w:p>
    <w:p w14:paraId="1E063924" w14:textId="77777777" w:rsidR="00127A69" w:rsidRDefault="00127A69" w:rsidP="00127A69">
      <w:pPr>
        <w:rPr>
          <w:sz w:val="24"/>
          <w:szCs w:val="24"/>
        </w:rPr>
      </w:pPr>
    </w:p>
    <w:p w14:paraId="6FCAD233" w14:textId="77777777" w:rsidR="00127A69" w:rsidRDefault="00127A69" w:rsidP="00127A69">
      <w:pPr>
        <w:rPr>
          <w:sz w:val="24"/>
          <w:szCs w:val="24"/>
        </w:rPr>
      </w:pPr>
    </w:p>
    <w:p w14:paraId="52EEE13E" w14:textId="77777777" w:rsidR="00127A69" w:rsidRDefault="00127A69" w:rsidP="00127A69">
      <w:pPr>
        <w:rPr>
          <w:sz w:val="24"/>
          <w:szCs w:val="24"/>
        </w:rPr>
      </w:pPr>
    </w:p>
    <w:p w14:paraId="3143E4F6" w14:textId="77777777" w:rsidR="00127A69" w:rsidRDefault="00127A69" w:rsidP="00127A69">
      <w:pPr>
        <w:rPr>
          <w:sz w:val="24"/>
          <w:szCs w:val="24"/>
        </w:rPr>
      </w:pPr>
      <w:r>
        <w:rPr>
          <w:sz w:val="24"/>
          <w:szCs w:val="24"/>
        </w:rPr>
        <w:t>Julie Smith</w:t>
      </w:r>
    </w:p>
    <w:p w14:paraId="14B37841" w14:textId="77777777" w:rsidR="00127A69" w:rsidRDefault="00127A69" w:rsidP="00127A69">
      <w:pPr>
        <w:rPr>
          <w:sz w:val="24"/>
          <w:szCs w:val="24"/>
        </w:rPr>
      </w:pPr>
      <w:r>
        <w:rPr>
          <w:sz w:val="24"/>
          <w:szCs w:val="24"/>
        </w:rPr>
        <w:t>Human Resources Manager</w:t>
      </w:r>
    </w:p>
    <w:p w14:paraId="441902A5" w14:textId="77777777" w:rsidR="00127A69" w:rsidRDefault="00127A69" w:rsidP="00127A69">
      <w:pPr>
        <w:rPr>
          <w:sz w:val="24"/>
          <w:szCs w:val="24"/>
        </w:rPr>
      </w:pPr>
    </w:p>
    <w:p w14:paraId="0E875427" w14:textId="1106C18E" w:rsidR="00127A69" w:rsidRDefault="000725D1" w:rsidP="00127A69">
      <w:pPr>
        <w:rPr>
          <w:sz w:val="24"/>
          <w:szCs w:val="24"/>
        </w:rPr>
      </w:pPr>
      <w:r>
        <w:rPr>
          <w:sz w:val="24"/>
          <w:szCs w:val="24"/>
        </w:rPr>
        <w:t>Contestant #</w:t>
      </w:r>
    </w:p>
    <w:p w14:paraId="78B41855" w14:textId="77777777" w:rsidR="00127A69" w:rsidRDefault="00127A69" w:rsidP="00127A69">
      <w:pPr>
        <w:rPr>
          <w:sz w:val="24"/>
          <w:szCs w:val="24"/>
        </w:rPr>
      </w:pPr>
    </w:p>
    <w:p w14:paraId="30166F9D" w14:textId="77777777" w:rsidR="00127A69" w:rsidRDefault="00127A69" w:rsidP="00127A69">
      <w:pPr>
        <w:rPr>
          <w:sz w:val="24"/>
          <w:szCs w:val="24"/>
        </w:rPr>
      </w:pPr>
      <w:r>
        <w:rPr>
          <w:sz w:val="24"/>
          <w:szCs w:val="24"/>
        </w:rPr>
        <w:t>Enclosures</w:t>
      </w:r>
    </w:p>
    <w:p w14:paraId="67C4A1E4" w14:textId="77777777" w:rsidR="00127A69" w:rsidRDefault="00127A69" w:rsidP="00127A69">
      <w:pPr>
        <w:rPr>
          <w:sz w:val="24"/>
          <w:szCs w:val="24"/>
        </w:rPr>
      </w:pPr>
    </w:p>
    <w:p w14:paraId="7D838915" w14:textId="77777777" w:rsidR="00127A69" w:rsidRPr="005440FF" w:rsidRDefault="00127A69" w:rsidP="00127A69">
      <w:r>
        <w:rPr>
          <w:sz w:val="24"/>
          <w:szCs w:val="24"/>
        </w:rPr>
        <w:t>c  Roger Meyer</w:t>
      </w:r>
    </w:p>
    <w:p w14:paraId="3A2EE1FE" w14:textId="77777777" w:rsidR="00127A69" w:rsidRDefault="00127A69" w:rsidP="00127A69">
      <w:pPr>
        <w:sectPr w:rsidR="00127A69" w:rsidSect="00A06A4E">
          <w:headerReference w:type="first" r:id="rId14"/>
          <w:pgSz w:w="12240" w:h="15840" w:code="1"/>
          <w:pgMar w:top="1166" w:right="1296" w:bottom="1080" w:left="1296" w:header="432" w:footer="432" w:gutter="0"/>
          <w:cols w:space="720"/>
          <w:docGrid w:linePitch="360"/>
        </w:sectPr>
      </w:pPr>
      <w:r>
        <w:rPr>
          <w:noProof/>
          <w:sz w:val="22"/>
          <w:szCs w:val="22"/>
        </w:rPr>
        <mc:AlternateContent>
          <mc:Choice Requires="wps">
            <w:drawing>
              <wp:anchor distT="0" distB="0" distL="114300" distR="114300" simplePos="0" relativeHeight="251673088" behindDoc="0" locked="0" layoutInCell="1" allowOverlap="1" wp14:anchorId="4EA34DC7" wp14:editId="69EBB5FD">
                <wp:simplePos x="0" y="0"/>
                <wp:positionH relativeFrom="margin">
                  <wp:posOffset>-106325</wp:posOffset>
                </wp:positionH>
                <wp:positionV relativeFrom="paragraph">
                  <wp:posOffset>201384</wp:posOffset>
                </wp:positionV>
                <wp:extent cx="2609850" cy="657225"/>
                <wp:effectExtent l="0" t="0" r="0" b="0"/>
                <wp:wrapNone/>
                <wp:docPr id="8" name="Text Box 8"/>
                <wp:cNvGraphicFramePr/>
                <a:graphic xmlns:a="http://schemas.openxmlformats.org/drawingml/2006/main">
                  <a:graphicData uri="http://schemas.microsoft.com/office/word/2010/wordprocessingShape">
                    <wps:wsp>
                      <wps:cNvSpPr txBox="1"/>
                      <wps:spPr>
                        <a:xfrm>
                          <a:off x="0" y="0"/>
                          <a:ext cx="2609850" cy="657225"/>
                        </a:xfrm>
                        <a:prstGeom prst="rect">
                          <a:avLst/>
                        </a:prstGeom>
                        <a:noFill/>
                        <a:ln w="6350">
                          <a:noFill/>
                        </a:ln>
                      </wps:spPr>
                      <wps:txbx>
                        <w:txbxContent>
                          <w:p w14:paraId="48C4D9BA" w14:textId="5A827A59" w:rsidR="001B66FD" w:rsidRDefault="001B66FD" w:rsidP="00127A69">
                            <w:pPr>
                              <w:rPr>
                                <w:sz w:val="24"/>
                                <w:szCs w:val="24"/>
                              </w:rPr>
                            </w:pPr>
                            <w:r>
                              <w:rPr>
                                <w:sz w:val="24"/>
                                <w:szCs w:val="24"/>
                              </w:rPr>
                              <w:t xml:space="preserve">Contestant </w:t>
                            </w:r>
                            <w:r w:rsidR="000725D1">
                              <w:rPr>
                                <w:sz w:val="24"/>
                                <w:szCs w:val="24"/>
                              </w:rPr>
                              <w:t>#</w:t>
                            </w:r>
                          </w:p>
                          <w:p w14:paraId="42E1930E" w14:textId="77777777" w:rsidR="001B66FD" w:rsidRPr="00BC3586" w:rsidRDefault="001B66FD" w:rsidP="00127A69">
                            <w:pPr>
                              <w:rPr>
                                <w:sz w:val="24"/>
                                <w:szCs w:val="24"/>
                              </w:rPr>
                            </w:pPr>
                            <w:r>
                              <w:rPr>
                                <w:sz w:val="24"/>
                                <w:szCs w:val="24"/>
                              </w:rPr>
                              <w:t>Job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EA34DC7" id="Text Box 8" o:spid="_x0000_s1037" type="#_x0000_t202" style="position:absolute;margin-left:-8.35pt;margin-top:15.85pt;width:205.5pt;height:51.75pt;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" filled="f" stroked="f" strokeweight=".5pt">
                <v:textbox>
                  <w:txbxContent>
                    <w:p w14:paraId="48C4D9BA" w14:textId="5A827A59" w:rsidR="001B66FD" w:rsidRDefault="001B66FD" w:rsidP="00127A69">
                      <w:pPr>
                        <w:rPr>
                          <w:sz w:val="24"/>
                          <w:szCs w:val="24"/>
                        </w:rPr>
                      </w:pPr>
                      <w:r>
                        <w:rPr>
                          <w:sz w:val="24"/>
                          <w:szCs w:val="24"/>
                        </w:rPr>
                        <w:t xml:space="preserve">Contestant </w:t>
                      </w:r>
                      <w:r w:rsidR="000725D1">
                        <w:rPr>
                          <w:sz w:val="24"/>
                          <w:szCs w:val="24"/>
                        </w:rPr>
                        <w:t>#</w:t>
                      </w:r>
                    </w:p>
                    <w:p w14:paraId="42E1930E" w14:textId="77777777" w:rsidR="001B66FD" w:rsidRPr="00BC3586" w:rsidRDefault="001B66FD" w:rsidP="00127A69">
                      <w:pPr>
                        <w:rPr>
                          <w:sz w:val="24"/>
                          <w:szCs w:val="24"/>
                        </w:rPr>
                      </w:pPr>
                      <w:r>
                        <w:rPr>
                          <w:sz w:val="24"/>
                          <w:szCs w:val="24"/>
                        </w:rPr>
                        <w:t>Job 1</w:t>
                      </w:r>
                    </w:p>
                  </w:txbxContent>
                </v:textbox>
                <w10:wrap anchorx="margin"/>
              </v:shape>
            </w:pict>
          </mc:Fallback>
        </mc:AlternateContent>
      </w:r>
    </w:p>
    <w:p w14:paraId="33A08E63" w14:textId="77777777" w:rsidR="00127A69" w:rsidRDefault="00127A69" w:rsidP="00127A69">
      <w:pPr>
        <w:rPr>
          <w:sz w:val="24"/>
          <w:szCs w:val="24"/>
        </w:rPr>
      </w:pPr>
      <w:r>
        <w:rPr>
          <w:noProof/>
          <w:sz w:val="22"/>
          <w:szCs w:val="22"/>
        </w:rPr>
        <mc:AlternateContent>
          <mc:Choice Requires="wps">
            <w:drawing>
              <wp:anchor distT="0" distB="0" distL="114300" distR="114300" simplePos="0" relativeHeight="251674112" behindDoc="0" locked="0" layoutInCell="1" allowOverlap="1" wp14:anchorId="12B19DEE" wp14:editId="43045FF8">
                <wp:simplePos x="0" y="0"/>
                <wp:positionH relativeFrom="column">
                  <wp:posOffset>3663980</wp:posOffset>
                </wp:positionH>
                <wp:positionV relativeFrom="paragraph">
                  <wp:posOffset>88930</wp:posOffset>
                </wp:positionV>
                <wp:extent cx="2595008" cy="776176"/>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2595008" cy="776176"/>
                        </a:xfrm>
                        <a:prstGeom prst="rect">
                          <a:avLst/>
                        </a:prstGeom>
                        <a:noFill/>
                        <a:ln w="6350">
                          <a:noFill/>
                        </a:ln>
                      </wps:spPr>
                      <wps:txbx>
                        <w:txbxContent>
                          <w:p w14:paraId="62D35BCC" w14:textId="77777777" w:rsidR="001B66FD" w:rsidRDefault="001B66FD" w:rsidP="00127A69">
                            <w:pPr>
                              <w:jc w:val="right"/>
                              <w:rPr>
                                <w:b/>
                                <w:sz w:val="28"/>
                                <w:szCs w:val="28"/>
                              </w:rPr>
                            </w:pPr>
                            <w:r w:rsidRPr="00BC3586">
                              <w:rPr>
                                <w:b/>
                                <w:sz w:val="28"/>
                                <w:szCs w:val="28"/>
                              </w:rPr>
                              <w:t xml:space="preserve">Job 1 </w:t>
                            </w:r>
                            <w:r>
                              <w:rPr>
                                <w:b/>
                                <w:sz w:val="28"/>
                                <w:szCs w:val="28"/>
                              </w:rPr>
                              <w:t>–</w:t>
                            </w:r>
                            <w:r w:rsidRPr="00BC3586">
                              <w:rPr>
                                <w:b/>
                                <w:sz w:val="28"/>
                                <w:szCs w:val="28"/>
                              </w:rPr>
                              <w:t xml:space="preserve"> </w:t>
                            </w:r>
                            <w:r>
                              <w:rPr>
                                <w:b/>
                                <w:sz w:val="28"/>
                                <w:szCs w:val="28"/>
                              </w:rPr>
                              <w:t>Letter</w:t>
                            </w:r>
                          </w:p>
                          <w:p w14:paraId="61758789" w14:textId="77777777" w:rsidR="001B66FD" w:rsidRDefault="001B66FD" w:rsidP="00127A69">
                            <w:pPr>
                              <w:jc w:val="right"/>
                              <w:rPr>
                                <w:b/>
                                <w:sz w:val="28"/>
                                <w:szCs w:val="28"/>
                              </w:rPr>
                            </w:pPr>
                            <w:r>
                              <w:rPr>
                                <w:b/>
                                <w:sz w:val="28"/>
                                <w:szCs w:val="28"/>
                              </w:rPr>
                              <w:t>Print 2 – Merged Letters</w:t>
                            </w:r>
                          </w:p>
                          <w:p w14:paraId="74DD7838" w14:textId="77777777" w:rsidR="001B66FD" w:rsidRDefault="001B66FD" w:rsidP="00127A69">
                            <w:pPr>
                              <w:jc w:val="right"/>
                              <w:rPr>
                                <w:b/>
                                <w:sz w:val="28"/>
                                <w:szCs w:val="28"/>
                              </w:rPr>
                            </w:pPr>
                            <w:r>
                              <w:rPr>
                                <w:b/>
                                <w:sz w:val="28"/>
                                <w:szCs w:val="28"/>
                              </w:rPr>
                              <w:t>In Correct Order</w:t>
                            </w:r>
                          </w:p>
                          <w:p w14:paraId="6F59FA4C" w14:textId="77777777" w:rsidR="001B66FD" w:rsidRPr="00BC3586" w:rsidRDefault="001B66FD" w:rsidP="00127A69">
                            <w:pPr>
                              <w:jc w:val="right"/>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2B19DEE" id="Text Box 9" o:spid="_x0000_s1038" type="#_x0000_t202" style="position:absolute;margin-left:288.5pt;margin-top:7pt;width:204.35pt;height:61.1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" filled="f" stroked="f" strokeweight=".5pt">
                <v:textbox>
                  <w:txbxContent>
                    <w:p w14:paraId="62D35BCC" w14:textId="77777777" w:rsidR="001B66FD" w:rsidRDefault="001B66FD" w:rsidP="00127A69">
                      <w:pPr>
                        <w:jc w:val="right"/>
                        <w:rPr>
                          <w:b/>
                          <w:sz w:val="28"/>
                          <w:szCs w:val="28"/>
                        </w:rPr>
                      </w:pPr>
                      <w:r w:rsidRPr="00BC3586">
                        <w:rPr>
                          <w:b/>
                          <w:sz w:val="28"/>
                          <w:szCs w:val="28"/>
                        </w:rPr>
                        <w:t xml:space="preserve">Job 1 </w:t>
                      </w:r>
                      <w:r>
                        <w:rPr>
                          <w:b/>
                          <w:sz w:val="28"/>
                          <w:szCs w:val="28"/>
                        </w:rPr>
                        <w:t>–</w:t>
                      </w:r>
                      <w:r w:rsidRPr="00BC3586">
                        <w:rPr>
                          <w:b/>
                          <w:sz w:val="28"/>
                          <w:szCs w:val="28"/>
                        </w:rPr>
                        <w:t xml:space="preserve"> </w:t>
                      </w:r>
                      <w:r>
                        <w:rPr>
                          <w:b/>
                          <w:sz w:val="28"/>
                          <w:szCs w:val="28"/>
                        </w:rPr>
                        <w:t>Letter</w:t>
                      </w:r>
                    </w:p>
                    <w:p w14:paraId="61758789" w14:textId="77777777" w:rsidR="001B66FD" w:rsidRDefault="001B66FD" w:rsidP="00127A69">
                      <w:pPr>
                        <w:jc w:val="right"/>
                        <w:rPr>
                          <w:b/>
                          <w:sz w:val="28"/>
                          <w:szCs w:val="28"/>
                        </w:rPr>
                      </w:pPr>
                      <w:r>
                        <w:rPr>
                          <w:b/>
                          <w:sz w:val="28"/>
                          <w:szCs w:val="28"/>
                        </w:rPr>
                        <w:t>Print 2 – Merged Letters</w:t>
                      </w:r>
                    </w:p>
                    <w:p w14:paraId="74DD7838" w14:textId="77777777" w:rsidR="001B66FD" w:rsidRDefault="001B66FD" w:rsidP="00127A69">
                      <w:pPr>
                        <w:jc w:val="right"/>
                        <w:rPr>
                          <w:b/>
                          <w:sz w:val="28"/>
                          <w:szCs w:val="28"/>
                        </w:rPr>
                      </w:pPr>
                      <w:r>
                        <w:rPr>
                          <w:b/>
                          <w:sz w:val="28"/>
                          <w:szCs w:val="28"/>
                        </w:rPr>
                        <w:t>In Correct Order</w:t>
                      </w:r>
                    </w:p>
                    <w:p w14:paraId="6F59FA4C" w14:textId="77777777" w:rsidR="001B66FD" w:rsidRPr="00BC3586" w:rsidRDefault="001B66FD" w:rsidP="00127A69">
                      <w:pPr>
                        <w:jc w:val="right"/>
                        <w:rPr>
                          <w:b/>
                          <w:sz w:val="28"/>
                          <w:szCs w:val="28"/>
                        </w:rPr>
                      </w:pPr>
                    </w:p>
                  </w:txbxContent>
                </v:textbox>
              </v:shape>
            </w:pict>
          </mc:Fallback>
        </mc:AlternateContent>
      </w:r>
    </w:p>
    <w:p w14:paraId="31833FE3" w14:textId="77777777" w:rsidR="00127A69" w:rsidRDefault="00127A69" w:rsidP="00127A69">
      <w:pPr>
        <w:rPr>
          <w:sz w:val="24"/>
          <w:szCs w:val="24"/>
        </w:rPr>
      </w:pPr>
    </w:p>
    <w:p w14:paraId="1336ABBA" w14:textId="77777777" w:rsidR="00127A69" w:rsidRDefault="00127A69" w:rsidP="00127A69">
      <w:pPr>
        <w:rPr>
          <w:sz w:val="24"/>
          <w:szCs w:val="24"/>
        </w:rPr>
      </w:pPr>
    </w:p>
    <w:p w14:paraId="3366C441" w14:textId="77777777" w:rsidR="00127A69" w:rsidRDefault="00127A69" w:rsidP="00127A69">
      <w:pPr>
        <w:rPr>
          <w:sz w:val="24"/>
          <w:szCs w:val="24"/>
        </w:rPr>
      </w:pPr>
    </w:p>
    <w:p w14:paraId="0883C89C" w14:textId="77777777" w:rsidR="00127A69" w:rsidRDefault="00127A69" w:rsidP="00127A69">
      <w:pPr>
        <w:rPr>
          <w:sz w:val="24"/>
          <w:szCs w:val="24"/>
        </w:rPr>
      </w:pPr>
    </w:p>
    <w:p w14:paraId="42B3B7BA" w14:textId="77777777" w:rsidR="00127A69" w:rsidRDefault="00127A69" w:rsidP="00127A69">
      <w:pPr>
        <w:rPr>
          <w:sz w:val="24"/>
          <w:szCs w:val="24"/>
        </w:rPr>
      </w:pPr>
    </w:p>
    <w:p w14:paraId="039C371C" w14:textId="77777777" w:rsidR="00127A69" w:rsidRPr="006C7E38" w:rsidRDefault="00127A69" w:rsidP="00127A69">
      <w:pPr>
        <w:rPr>
          <w:sz w:val="10"/>
          <w:szCs w:val="10"/>
        </w:rPr>
      </w:pPr>
    </w:p>
    <w:p w14:paraId="1AFAED2A" w14:textId="0FBFE944" w:rsidR="00127A69" w:rsidRDefault="00127A69" w:rsidP="00127A69">
      <w:pPr>
        <w:rPr>
          <w:sz w:val="24"/>
          <w:szCs w:val="24"/>
        </w:rPr>
      </w:pPr>
      <w:r>
        <w:rPr>
          <w:sz w:val="24"/>
          <w:szCs w:val="24"/>
        </w:rPr>
        <w:t xml:space="preserve">Current Date </w:t>
      </w:r>
      <w:del w:id="15" w:author="Hewes Angie" w:date="2020-02-10T09:03:00Z">
        <w:r w:rsidDel="00703961">
          <w:rPr>
            <w:sz w:val="24"/>
            <w:szCs w:val="24"/>
          </w:rPr>
          <w:delText>(May 1, 2020)</w:delText>
        </w:r>
      </w:del>
    </w:p>
    <w:p w14:paraId="27691C62" w14:textId="77777777" w:rsidR="00127A69" w:rsidRDefault="00127A69" w:rsidP="00127A69">
      <w:pPr>
        <w:rPr>
          <w:sz w:val="24"/>
          <w:szCs w:val="24"/>
        </w:rPr>
      </w:pPr>
    </w:p>
    <w:p w14:paraId="067290F4" w14:textId="77777777" w:rsidR="00127A69" w:rsidRDefault="00127A69" w:rsidP="00127A69">
      <w:pPr>
        <w:rPr>
          <w:sz w:val="24"/>
          <w:szCs w:val="24"/>
        </w:rPr>
      </w:pPr>
    </w:p>
    <w:p w14:paraId="742FA0B4" w14:textId="77777777" w:rsidR="00127A69" w:rsidRDefault="00127A69" w:rsidP="00127A69">
      <w:pPr>
        <w:rPr>
          <w:sz w:val="24"/>
          <w:szCs w:val="24"/>
        </w:rPr>
      </w:pPr>
    </w:p>
    <w:p w14:paraId="6234FED7" w14:textId="77777777" w:rsidR="00127A69" w:rsidRDefault="00127A69" w:rsidP="00127A69">
      <w:pPr>
        <w:rPr>
          <w:sz w:val="24"/>
          <w:szCs w:val="24"/>
        </w:rPr>
      </w:pPr>
      <w:r w:rsidRPr="007C1AF9">
        <w:rPr>
          <w:noProof/>
          <w:sz w:val="24"/>
          <w:szCs w:val="24"/>
        </w:rPr>
        <w:t>Ms.</w:t>
      </w:r>
      <w:r>
        <w:rPr>
          <w:sz w:val="24"/>
          <w:szCs w:val="24"/>
        </w:rPr>
        <w:t xml:space="preserve"> </w:t>
      </w:r>
      <w:r w:rsidRPr="007C1AF9">
        <w:rPr>
          <w:noProof/>
          <w:sz w:val="24"/>
          <w:szCs w:val="24"/>
        </w:rPr>
        <w:t>Laura</w:t>
      </w:r>
      <w:r>
        <w:rPr>
          <w:sz w:val="24"/>
          <w:szCs w:val="24"/>
        </w:rPr>
        <w:t xml:space="preserve"> </w:t>
      </w:r>
      <w:r w:rsidRPr="007C1AF9">
        <w:rPr>
          <w:noProof/>
          <w:sz w:val="24"/>
          <w:szCs w:val="24"/>
        </w:rPr>
        <w:t>Stith</w:t>
      </w:r>
    </w:p>
    <w:p w14:paraId="26217C36" w14:textId="77777777" w:rsidR="00127A69" w:rsidRDefault="00127A69" w:rsidP="00127A69">
      <w:pPr>
        <w:rPr>
          <w:sz w:val="24"/>
          <w:szCs w:val="24"/>
        </w:rPr>
      </w:pPr>
      <w:r w:rsidRPr="007C1AF9">
        <w:rPr>
          <w:noProof/>
          <w:sz w:val="24"/>
          <w:szCs w:val="24"/>
        </w:rPr>
        <w:t>2660 East 53</w:t>
      </w:r>
      <w:r w:rsidRPr="00F825E4">
        <w:rPr>
          <w:noProof/>
          <w:sz w:val="24"/>
          <w:szCs w:val="24"/>
          <w:vertAlign w:val="superscript"/>
        </w:rPr>
        <w:t>rd</w:t>
      </w:r>
      <w:r w:rsidRPr="007C1AF9">
        <w:rPr>
          <w:noProof/>
          <w:sz w:val="24"/>
          <w:szCs w:val="24"/>
        </w:rPr>
        <w:t xml:space="preserve"> Street</w:t>
      </w:r>
    </w:p>
    <w:p w14:paraId="6DA6F1FD" w14:textId="77777777" w:rsidR="00127A69" w:rsidRDefault="00127A69" w:rsidP="00127A69">
      <w:pPr>
        <w:rPr>
          <w:sz w:val="24"/>
          <w:szCs w:val="24"/>
        </w:rPr>
      </w:pPr>
      <w:r w:rsidRPr="007C1AF9">
        <w:rPr>
          <w:noProof/>
          <w:sz w:val="24"/>
          <w:szCs w:val="24"/>
        </w:rPr>
        <w:t>Davenport</w:t>
      </w:r>
      <w:r>
        <w:rPr>
          <w:sz w:val="24"/>
          <w:szCs w:val="24"/>
        </w:rPr>
        <w:t xml:space="preserve">, </w:t>
      </w:r>
      <w:r w:rsidRPr="007C1AF9">
        <w:rPr>
          <w:noProof/>
          <w:sz w:val="24"/>
          <w:szCs w:val="24"/>
        </w:rPr>
        <w:t>IA</w:t>
      </w:r>
      <w:r>
        <w:rPr>
          <w:sz w:val="24"/>
          <w:szCs w:val="24"/>
        </w:rPr>
        <w:t xml:space="preserve">  </w:t>
      </w:r>
      <w:r w:rsidRPr="007C1AF9">
        <w:rPr>
          <w:noProof/>
          <w:sz w:val="24"/>
          <w:szCs w:val="24"/>
        </w:rPr>
        <w:t>52722</w:t>
      </w:r>
    </w:p>
    <w:p w14:paraId="389E76F7" w14:textId="77777777" w:rsidR="00127A69" w:rsidRDefault="00127A69" w:rsidP="00127A69">
      <w:pPr>
        <w:rPr>
          <w:sz w:val="24"/>
          <w:szCs w:val="24"/>
        </w:rPr>
      </w:pPr>
    </w:p>
    <w:p w14:paraId="3246A58B" w14:textId="77777777" w:rsidR="00127A69" w:rsidRDefault="00127A69" w:rsidP="00127A69">
      <w:pPr>
        <w:rPr>
          <w:sz w:val="24"/>
          <w:szCs w:val="24"/>
        </w:rPr>
      </w:pPr>
      <w:r>
        <w:rPr>
          <w:sz w:val="24"/>
          <w:szCs w:val="24"/>
        </w:rPr>
        <w:t xml:space="preserve">Dear </w:t>
      </w:r>
      <w:r w:rsidRPr="007C1AF9">
        <w:rPr>
          <w:noProof/>
          <w:sz w:val="24"/>
          <w:szCs w:val="24"/>
        </w:rPr>
        <w:t>Ms.</w:t>
      </w:r>
      <w:r>
        <w:rPr>
          <w:sz w:val="24"/>
          <w:szCs w:val="24"/>
        </w:rPr>
        <w:t xml:space="preserve"> </w:t>
      </w:r>
      <w:r w:rsidRPr="007C1AF9">
        <w:rPr>
          <w:noProof/>
          <w:sz w:val="24"/>
          <w:szCs w:val="24"/>
        </w:rPr>
        <w:t>Stith</w:t>
      </w:r>
    </w:p>
    <w:p w14:paraId="5B4987BB" w14:textId="77777777" w:rsidR="00127A69" w:rsidRDefault="00127A69" w:rsidP="00127A69">
      <w:pPr>
        <w:rPr>
          <w:sz w:val="24"/>
          <w:szCs w:val="24"/>
        </w:rPr>
      </w:pPr>
    </w:p>
    <w:p w14:paraId="2EE900A7" w14:textId="77777777" w:rsidR="00127A69" w:rsidRDefault="00127A69" w:rsidP="00127A69">
      <w:pPr>
        <w:rPr>
          <w:sz w:val="24"/>
          <w:szCs w:val="24"/>
        </w:rPr>
      </w:pPr>
      <w:r>
        <w:rPr>
          <w:sz w:val="24"/>
          <w:szCs w:val="24"/>
        </w:rPr>
        <w:t xml:space="preserve">Congratulations on being chosen to participate in the </w:t>
      </w:r>
      <w:r w:rsidRPr="00CD3E59">
        <w:rPr>
          <w:sz w:val="24"/>
          <w:szCs w:val="24"/>
        </w:rPr>
        <w:t>2020 Professional Leadership Grant Program.  Upon your successful completion of the leadership training sessions, you will be awarded your leadership grant of $1000.  Professional Business Associates is excited to kick</w:t>
      </w:r>
      <w:r>
        <w:rPr>
          <w:sz w:val="24"/>
          <w:szCs w:val="24"/>
        </w:rPr>
        <w:t>-off its first-ever leadership program.  Through this program we hope to enhance your leadership skills while enriching your communities.</w:t>
      </w:r>
    </w:p>
    <w:p w14:paraId="3BCAD9D7" w14:textId="77777777" w:rsidR="00127A69" w:rsidRDefault="00127A69" w:rsidP="00127A69">
      <w:pPr>
        <w:rPr>
          <w:sz w:val="24"/>
          <w:szCs w:val="24"/>
        </w:rPr>
      </w:pPr>
    </w:p>
    <w:p w14:paraId="7013D868" w14:textId="77777777" w:rsidR="00127A69" w:rsidRDefault="00127A69" w:rsidP="00127A69">
      <w:pPr>
        <w:rPr>
          <w:sz w:val="24"/>
          <w:szCs w:val="24"/>
        </w:rPr>
      </w:pPr>
      <w:r>
        <w:rPr>
          <w:sz w:val="24"/>
          <w:szCs w:val="24"/>
        </w:rPr>
        <w:t xml:space="preserve">The first leadership session is on Thursday, July 23, 2020, from 7:00 p.m. to 10:00 p.m. at Professional Business Associates.  You are welcome to wear casual and comfortable attire.  The remaining sessions will take place through Saturday evening, with Sunday being the final day.  Sunday will be a fun-filled day at the Big Splash amusement park to end our time together.  </w:t>
      </w:r>
    </w:p>
    <w:p w14:paraId="4461FCAD" w14:textId="77777777" w:rsidR="00127A69" w:rsidRDefault="00127A69" w:rsidP="00127A69">
      <w:pPr>
        <w:rPr>
          <w:sz w:val="24"/>
          <w:szCs w:val="24"/>
        </w:rPr>
      </w:pPr>
    </w:p>
    <w:p w14:paraId="7E274C17" w14:textId="77777777" w:rsidR="00127A69" w:rsidRDefault="00127A69" w:rsidP="00127A69">
      <w:pPr>
        <w:rPr>
          <w:sz w:val="24"/>
          <w:szCs w:val="24"/>
        </w:rPr>
      </w:pPr>
      <w:r>
        <w:rPr>
          <w:sz w:val="24"/>
          <w:szCs w:val="24"/>
        </w:rPr>
        <w:t xml:space="preserve">A final itinerary will be sent out to all of you in middle May.  It is our expectation that you attend all sessions – leadership education is a large part of the Leadership Grant Program.  Transportation arrangements will be made individually in the next few weeks.  We ask that you plan to arrive in Columbus on Wednesday, July 22, 2020.  </w:t>
      </w:r>
    </w:p>
    <w:p w14:paraId="449F06FD" w14:textId="77777777" w:rsidR="00127A69" w:rsidRDefault="00127A69" w:rsidP="00127A69">
      <w:pPr>
        <w:rPr>
          <w:sz w:val="24"/>
          <w:szCs w:val="24"/>
        </w:rPr>
      </w:pPr>
    </w:p>
    <w:p w14:paraId="23DC02D6" w14:textId="77777777" w:rsidR="00127A69" w:rsidRDefault="00127A69" w:rsidP="00127A69">
      <w:pPr>
        <w:rPr>
          <w:sz w:val="24"/>
          <w:szCs w:val="24"/>
        </w:rPr>
      </w:pPr>
      <w:r>
        <w:rPr>
          <w:sz w:val="24"/>
          <w:szCs w:val="24"/>
        </w:rPr>
        <w:t>We are excited to meet our first class of leadership grant recipients.  In preparation, please return the enclosed information sheet and photo release by May 22, 2020.  Also, call or text Julie Smith at (614-555-5558) if you have any questions.  We look forward to seeing you on July 22, 2020.</w:t>
      </w:r>
    </w:p>
    <w:p w14:paraId="4A6586EF" w14:textId="77777777" w:rsidR="00127A69" w:rsidRDefault="00127A69" w:rsidP="00127A69">
      <w:pPr>
        <w:rPr>
          <w:sz w:val="24"/>
          <w:szCs w:val="24"/>
        </w:rPr>
      </w:pPr>
    </w:p>
    <w:p w14:paraId="33F66BB2" w14:textId="77777777" w:rsidR="00127A69" w:rsidRDefault="00127A69" w:rsidP="00127A69">
      <w:pPr>
        <w:rPr>
          <w:sz w:val="24"/>
          <w:szCs w:val="24"/>
        </w:rPr>
      </w:pPr>
      <w:r>
        <w:rPr>
          <w:sz w:val="24"/>
          <w:szCs w:val="24"/>
        </w:rPr>
        <w:t>Sincerely</w:t>
      </w:r>
    </w:p>
    <w:p w14:paraId="0F8E6296" w14:textId="77777777" w:rsidR="00127A69" w:rsidRDefault="00127A69" w:rsidP="00127A69">
      <w:pPr>
        <w:rPr>
          <w:sz w:val="24"/>
          <w:szCs w:val="24"/>
        </w:rPr>
      </w:pPr>
    </w:p>
    <w:p w14:paraId="6468BC94" w14:textId="77777777" w:rsidR="00127A69" w:rsidRDefault="00127A69" w:rsidP="00127A69">
      <w:pPr>
        <w:rPr>
          <w:sz w:val="24"/>
          <w:szCs w:val="24"/>
        </w:rPr>
      </w:pPr>
    </w:p>
    <w:p w14:paraId="21175A6D" w14:textId="77777777" w:rsidR="00127A69" w:rsidRDefault="00127A69" w:rsidP="00127A69">
      <w:pPr>
        <w:rPr>
          <w:sz w:val="24"/>
          <w:szCs w:val="24"/>
        </w:rPr>
      </w:pPr>
    </w:p>
    <w:p w14:paraId="17F4C737" w14:textId="77777777" w:rsidR="00127A69" w:rsidRDefault="00127A69" w:rsidP="00127A69">
      <w:pPr>
        <w:rPr>
          <w:sz w:val="24"/>
          <w:szCs w:val="24"/>
        </w:rPr>
      </w:pPr>
      <w:r>
        <w:rPr>
          <w:sz w:val="24"/>
          <w:szCs w:val="24"/>
        </w:rPr>
        <w:t>Julie Smith</w:t>
      </w:r>
    </w:p>
    <w:p w14:paraId="248B44A0" w14:textId="77777777" w:rsidR="00127A69" w:rsidRDefault="00127A69" w:rsidP="00127A69">
      <w:pPr>
        <w:rPr>
          <w:sz w:val="24"/>
          <w:szCs w:val="24"/>
        </w:rPr>
      </w:pPr>
      <w:r>
        <w:rPr>
          <w:sz w:val="24"/>
          <w:szCs w:val="24"/>
        </w:rPr>
        <w:t>Human Resources Manager</w:t>
      </w:r>
    </w:p>
    <w:p w14:paraId="0DD47815" w14:textId="77777777" w:rsidR="00127A69" w:rsidRDefault="00127A69" w:rsidP="00127A69">
      <w:pPr>
        <w:rPr>
          <w:sz w:val="24"/>
          <w:szCs w:val="24"/>
        </w:rPr>
      </w:pPr>
    </w:p>
    <w:p w14:paraId="2B0F7BD2" w14:textId="78E55A43" w:rsidR="00127A69" w:rsidRDefault="00F825E4" w:rsidP="00127A69">
      <w:pPr>
        <w:rPr>
          <w:sz w:val="24"/>
          <w:szCs w:val="24"/>
        </w:rPr>
      </w:pPr>
      <w:r>
        <w:rPr>
          <w:sz w:val="24"/>
          <w:szCs w:val="24"/>
        </w:rPr>
        <w:t>Contestant #</w:t>
      </w:r>
    </w:p>
    <w:p w14:paraId="0C0DF7FE" w14:textId="77777777" w:rsidR="00127A69" w:rsidRDefault="00127A69" w:rsidP="00127A69">
      <w:pPr>
        <w:rPr>
          <w:sz w:val="24"/>
          <w:szCs w:val="24"/>
        </w:rPr>
      </w:pPr>
    </w:p>
    <w:p w14:paraId="0EEF7071" w14:textId="77777777" w:rsidR="00127A69" w:rsidRDefault="00127A69" w:rsidP="00127A69">
      <w:pPr>
        <w:rPr>
          <w:sz w:val="24"/>
          <w:szCs w:val="24"/>
        </w:rPr>
      </w:pPr>
      <w:r>
        <w:rPr>
          <w:sz w:val="24"/>
          <w:szCs w:val="24"/>
        </w:rPr>
        <w:t>Enclosures</w:t>
      </w:r>
    </w:p>
    <w:p w14:paraId="12B95620" w14:textId="77777777" w:rsidR="00127A69" w:rsidRDefault="00127A69" w:rsidP="00127A69">
      <w:pPr>
        <w:rPr>
          <w:sz w:val="24"/>
          <w:szCs w:val="24"/>
        </w:rPr>
      </w:pPr>
    </w:p>
    <w:p w14:paraId="6B29D081" w14:textId="77777777" w:rsidR="00127A69" w:rsidRPr="005440FF" w:rsidRDefault="00127A69" w:rsidP="00127A69">
      <w:r>
        <w:rPr>
          <w:sz w:val="24"/>
          <w:szCs w:val="24"/>
        </w:rPr>
        <w:t>c  Roger Meyer</w:t>
      </w:r>
    </w:p>
    <w:p w14:paraId="3E30DE9F" w14:textId="77777777" w:rsidR="00127A69" w:rsidRDefault="00127A69" w:rsidP="00127A69">
      <w:pPr>
        <w:sectPr w:rsidR="00127A69" w:rsidSect="00A06A4E">
          <w:headerReference w:type="first" r:id="rId15"/>
          <w:pgSz w:w="12240" w:h="15840" w:code="1"/>
          <w:pgMar w:top="1166" w:right="1296" w:bottom="1080" w:left="1296" w:header="432" w:footer="432" w:gutter="0"/>
          <w:cols w:space="720"/>
          <w:docGrid w:linePitch="360"/>
        </w:sectPr>
      </w:pPr>
      <w:r>
        <w:rPr>
          <w:noProof/>
          <w:sz w:val="22"/>
          <w:szCs w:val="22"/>
        </w:rPr>
        <mc:AlternateContent>
          <mc:Choice Requires="wps">
            <w:drawing>
              <wp:anchor distT="0" distB="0" distL="114300" distR="114300" simplePos="0" relativeHeight="251675136" behindDoc="0" locked="0" layoutInCell="1" allowOverlap="1" wp14:anchorId="19E282E4" wp14:editId="21C4177B">
                <wp:simplePos x="0" y="0"/>
                <wp:positionH relativeFrom="margin">
                  <wp:posOffset>-106325</wp:posOffset>
                </wp:positionH>
                <wp:positionV relativeFrom="paragraph">
                  <wp:posOffset>201384</wp:posOffset>
                </wp:positionV>
                <wp:extent cx="2609850" cy="65722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609850" cy="657225"/>
                        </a:xfrm>
                        <a:prstGeom prst="rect">
                          <a:avLst/>
                        </a:prstGeom>
                        <a:noFill/>
                        <a:ln w="6350">
                          <a:noFill/>
                        </a:ln>
                      </wps:spPr>
                      <wps:txbx>
                        <w:txbxContent>
                          <w:p w14:paraId="69E41C7C" w14:textId="3FC4BD62" w:rsidR="001B66FD" w:rsidRDefault="001B66FD" w:rsidP="00127A69">
                            <w:pPr>
                              <w:rPr>
                                <w:sz w:val="24"/>
                                <w:szCs w:val="24"/>
                              </w:rPr>
                            </w:pPr>
                            <w:r>
                              <w:rPr>
                                <w:sz w:val="24"/>
                                <w:szCs w:val="24"/>
                              </w:rPr>
                              <w:t xml:space="preserve">Contestant </w:t>
                            </w:r>
                            <w:r w:rsidR="00F825E4">
                              <w:rPr>
                                <w:sz w:val="24"/>
                                <w:szCs w:val="24"/>
                              </w:rPr>
                              <w:t>#</w:t>
                            </w:r>
                          </w:p>
                          <w:p w14:paraId="6F25AA05" w14:textId="77777777" w:rsidR="001B66FD" w:rsidRPr="00BC3586" w:rsidRDefault="001B66FD" w:rsidP="00127A69">
                            <w:pPr>
                              <w:rPr>
                                <w:sz w:val="24"/>
                                <w:szCs w:val="24"/>
                              </w:rPr>
                            </w:pPr>
                            <w:r>
                              <w:rPr>
                                <w:sz w:val="24"/>
                                <w:szCs w:val="24"/>
                              </w:rPr>
                              <w:t>Job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9E282E4" id="Text Box 10" o:spid="_x0000_s1039" type="#_x0000_t202" style="position:absolute;margin-left:-8.35pt;margin-top:15.85pt;width:205.5pt;height:51.75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" filled="f" stroked="f" strokeweight=".5pt">
                <v:textbox>
                  <w:txbxContent>
                    <w:p w14:paraId="69E41C7C" w14:textId="3FC4BD62" w:rsidR="001B66FD" w:rsidRDefault="001B66FD" w:rsidP="00127A69">
                      <w:pPr>
                        <w:rPr>
                          <w:sz w:val="24"/>
                          <w:szCs w:val="24"/>
                        </w:rPr>
                      </w:pPr>
                      <w:r>
                        <w:rPr>
                          <w:sz w:val="24"/>
                          <w:szCs w:val="24"/>
                        </w:rPr>
                        <w:t xml:space="preserve">Contestant </w:t>
                      </w:r>
                      <w:r w:rsidR="00F825E4">
                        <w:rPr>
                          <w:sz w:val="24"/>
                          <w:szCs w:val="24"/>
                        </w:rPr>
                        <w:t>#</w:t>
                      </w:r>
                    </w:p>
                    <w:p w14:paraId="6F25AA05" w14:textId="77777777" w:rsidR="001B66FD" w:rsidRPr="00BC3586" w:rsidRDefault="001B66FD" w:rsidP="00127A69">
                      <w:pPr>
                        <w:rPr>
                          <w:sz w:val="24"/>
                          <w:szCs w:val="24"/>
                        </w:rPr>
                      </w:pPr>
                      <w:r>
                        <w:rPr>
                          <w:sz w:val="24"/>
                          <w:szCs w:val="24"/>
                        </w:rPr>
                        <w:t>Job 1</w:t>
                      </w:r>
                    </w:p>
                  </w:txbxContent>
                </v:textbox>
                <w10:wrap anchorx="margin"/>
              </v:shape>
            </w:pict>
          </mc:Fallback>
        </mc:AlternateContent>
      </w:r>
    </w:p>
    <w:p w14:paraId="73D95A0B" w14:textId="77777777" w:rsidR="00127A69" w:rsidRDefault="00127A69" w:rsidP="00127A69">
      <w:pPr>
        <w:rPr>
          <w:sz w:val="24"/>
          <w:szCs w:val="24"/>
        </w:rPr>
      </w:pPr>
      <w:r>
        <w:rPr>
          <w:noProof/>
          <w:sz w:val="22"/>
          <w:szCs w:val="22"/>
        </w:rPr>
        <mc:AlternateContent>
          <mc:Choice Requires="wps">
            <w:drawing>
              <wp:anchor distT="0" distB="0" distL="114300" distR="114300" simplePos="0" relativeHeight="251676160" behindDoc="0" locked="0" layoutInCell="1" allowOverlap="1" wp14:anchorId="7AC59B6D" wp14:editId="09E8AB53">
                <wp:simplePos x="0" y="0"/>
                <wp:positionH relativeFrom="column">
                  <wp:posOffset>3663980</wp:posOffset>
                </wp:positionH>
                <wp:positionV relativeFrom="paragraph">
                  <wp:posOffset>88930</wp:posOffset>
                </wp:positionV>
                <wp:extent cx="2595008" cy="776176"/>
                <wp:effectExtent l="0" t="0" r="0" b="5080"/>
                <wp:wrapNone/>
                <wp:docPr id="11" name="Text Box 11"/>
                <wp:cNvGraphicFramePr/>
                <a:graphic xmlns:a="http://schemas.openxmlformats.org/drawingml/2006/main">
                  <a:graphicData uri="http://schemas.microsoft.com/office/word/2010/wordprocessingShape">
                    <wps:wsp>
                      <wps:cNvSpPr txBox="1"/>
                      <wps:spPr>
                        <a:xfrm>
                          <a:off x="0" y="0"/>
                          <a:ext cx="2595008" cy="776176"/>
                        </a:xfrm>
                        <a:prstGeom prst="rect">
                          <a:avLst/>
                        </a:prstGeom>
                        <a:noFill/>
                        <a:ln w="6350">
                          <a:noFill/>
                        </a:ln>
                      </wps:spPr>
                      <wps:txbx>
                        <w:txbxContent>
                          <w:p w14:paraId="12F86E04" w14:textId="77777777" w:rsidR="001B66FD" w:rsidRDefault="001B66FD" w:rsidP="00127A69">
                            <w:pPr>
                              <w:jc w:val="right"/>
                              <w:rPr>
                                <w:b/>
                                <w:sz w:val="28"/>
                                <w:szCs w:val="28"/>
                              </w:rPr>
                            </w:pPr>
                            <w:r w:rsidRPr="00BC3586">
                              <w:rPr>
                                <w:b/>
                                <w:sz w:val="28"/>
                                <w:szCs w:val="28"/>
                              </w:rPr>
                              <w:t xml:space="preserve">Job 1 </w:t>
                            </w:r>
                            <w:r>
                              <w:rPr>
                                <w:b/>
                                <w:sz w:val="28"/>
                                <w:szCs w:val="28"/>
                              </w:rPr>
                              <w:t>–</w:t>
                            </w:r>
                            <w:r w:rsidRPr="00BC3586">
                              <w:rPr>
                                <w:b/>
                                <w:sz w:val="28"/>
                                <w:szCs w:val="28"/>
                              </w:rPr>
                              <w:t xml:space="preserve"> </w:t>
                            </w:r>
                            <w:r>
                              <w:rPr>
                                <w:b/>
                                <w:sz w:val="28"/>
                                <w:szCs w:val="28"/>
                              </w:rPr>
                              <w:t>Letter</w:t>
                            </w:r>
                          </w:p>
                          <w:p w14:paraId="5FA14E04" w14:textId="77777777" w:rsidR="001B66FD" w:rsidRDefault="001B66FD" w:rsidP="00127A69">
                            <w:pPr>
                              <w:jc w:val="right"/>
                              <w:rPr>
                                <w:b/>
                                <w:sz w:val="28"/>
                                <w:szCs w:val="28"/>
                              </w:rPr>
                            </w:pPr>
                            <w:r>
                              <w:rPr>
                                <w:b/>
                                <w:sz w:val="28"/>
                                <w:szCs w:val="28"/>
                              </w:rPr>
                              <w:t>Print 2 – Merged Letters</w:t>
                            </w:r>
                          </w:p>
                          <w:p w14:paraId="4A3AE2FE" w14:textId="77777777" w:rsidR="001B66FD" w:rsidRDefault="001B66FD" w:rsidP="00127A69">
                            <w:pPr>
                              <w:jc w:val="right"/>
                              <w:rPr>
                                <w:b/>
                                <w:sz w:val="28"/>
                                <w:szCs w:val="28"/>
                              </w:rPr>
                            </w:pPr>
                            <w:r>
                              <w:rPr>
                                <w:b/>
                                <w:sz w:val="28"/>
                                <w:szCs w:val="28"/>
                              </w:rPr>
                              <w:t>In Correct Order</w:t>
                            </w:r>
                          </w:p>
                          <w:p w14:paraId="5023078F" w14:textId="77777777" w:rsidR="001B66FD" w:rsidRPr="00BC3586" w:rsidRDefault="001B66FD" w:rsidP="00127A69">
                            <w:pPr>
                              <w:jc w:val="right"/>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C59B6D" id="Text Box 11" o:spid="_x0000_s1040" type="#_x0000_t202" style="position:absolute;margin-left:288.5pt;margin-top:7pt;width:204.35pt;height:61.1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" filled="f" stroked="f" strokeweight=".5pt">
                <v:textbox>
                  <w:txbxContent>
                    <w:p w14:paraId="12F86E04" w14:textId="77777777" w:rsidR="001B66FD" w:rsidRDefault="001B66FD" w:rsidP="00127A69">
                      <w:pPr>
                        <w:jc w:val="right"/>
                        <w:rPr>
                          <w:b/>
                          <w:sz w:val="28"/>
                          <w:szCs w:val="28"/>
                        </w:rPr>
                      </w:pPr>
                      <w:r w:rsidRPr="00BC3586">
                        <w:rPr>
                          <w:b/>
                          <w:sz w:val="28"/>
                          <w:szCs w:val="28"/>
                        </w:rPr>
                        <w:t xml:space="preserve">Job 1 </w:t>
                      </w:r>
                      <w:r>
                        <w:rPr>
                          <w:b/>
                          <w:sz w:val="28"/>
                          <w:szCs w:val="28"/>
                        </w:rPr>
                        <w:t>–</w:t>
                      </w:r>
                      <w:r w:rsidRPr="00BC3586">
                        <w:rPr>
                          <w:b/>
                          <w:sz w:val="28"/>
                          <w:szCs w:val="28"/>
                        </w:rPr>
                        <w:t xml:space="preserve"> </w:t>
                      </w:r>
                      <w:r>
                        <w:rPr>
                          <w:b/>
                          <w:sz w:val="28"/>
                          <w:szCs w:val="28"/>
                        </w:rPr>
                        <w:t>Letter</w:t>
                      </w:r>
                    </w:p>
                    <w:p w14:paraId="5FA14E04" w14:textId="77777777" w:rsidR="001B66FD" w:rsidRDefault="001B66FD" w:rsidP="00127A69">
                      <w:pPr>
                        <w:jc w:val="right"/>
                        <w:rPr>
                          <w:b/>
                          <w:sz w:val="28"/>
                          <w:szCs w:val="28"/>
                        </w:rPr>
                      </w:pPr>
                      <w:r>
                        <w:rPr>
                          <w:b/>
                          <w:sz w:val="28"/>
                          <w:szCs w:val="28"/>
                        </w:rPr>
                        <w:t>Print 2 – Merged Letters</w:t>
                      </w:r>
                    </w:p>
                    <w:p w14:paraId="4A3AE2FE" w14:textId="77777777" w:rsidR="001B66FD" w:rsidRDefault="001B66FD" w:rsidP="00127A69">
                      <w:pPr>
                        <w:jc w:val="right"/>
                        <w:rPr>
                          <w:b/>
                          <w:sz w:val="28"/>
                          <w:szCs w:val="28"/>
                        </w:rPr>
                      </w:pPr>
                      <w:r>
                        <w:rPr>
                          <w:b/>
                          <w:sz w:val="28"/>
                          <w:szCs w:val="28"/>
                        </w:rPr>
                        <w:t>In Correct Order</w:t>
                      </w:r>
                    </w:p>
                    <w:p w14:paraId="5023078F" w14:textId="77777777" w:rsidR="001B66FD" w:rsidRPr="00BC3586" w:rsidRDefault="001B66FD" w:rsidP="00127A69">
                      <w:pPr>
                        <w:jc w:val="right"/>
                        <w:rPr>
                          <w:b/>
                          <w:sz w:val="28"/>
                          <w:szCs w:val="28"/>
                        </w:rPr>
                      </w:pPr>
                    </w:p>
                  </w:txbxContent>
                </v:textbox>
              </v:shape>
            </w:pict>
          </mc:Fallback>
        </mc:AlternateContent>
      </w:r>
    </w:p>
    <w:p w14:paraId="7460417E" w14:textId="77777777" w:rsidR="00127A69" w:rsidRDefault="00127A69" w:rsidP="00127A69">
      <w:pPr>
        <w:rPr>
          <w:sz w:val="24"/>
          <w:szCs w:val="24"/>
        </w:rPr>
      </w:pPr>
    </w:p>
    <w:p w14:paraId="2BBD7563" w14:textId="77777777" w:rsidR="00127A69" w:rsidRDefault="00127A69" w:rsidP="00127A69">
      <w:pPr>
        <w:rPr>
          <w:sz w:val="24"/>
          <w:szCs w:val="24"/>
        </w:rPr>
      </w:pPr>
    </w:p>
    <w:p w14:paraId="1E4D1F20" w14:textId="77777777" w:rsidR="00127A69" w:rsidRDefault="00127A69" w:rsidP="00127A69">
      <w:pPr>
        <w:rPr>
          <w:sz w:val="24"/>
          <w:szCs w:val="24"/>
        </w:rPr>
      </w:pPr>
    </w:p>
    <w:p w14:paraId="0FAFBF08" w14:textId="77777777" w:rsidR="00127A69" w:rsidRDefault="00127A69" w:rsidP="00127A69">
      <w:pPr>
        <w:rPr>
          <w:sz w:val="24"/>
          <w:szCs w:val="24"/>
        </w:rPr>
      </w:pPr>
    </w:p>
    <w:p w14:paraId="6440566B" w14:textId="77777777" w:rsidR="00127A69" w:rsidRDefault="00127A69" w:rsidP="00127A69">
      <w:pPr>
        <w:rPr>
          <w:sz w:val="24"/>
          <w:szCs w:val="24"/>
        </w:rPr>
      </w:pPr>
    </w:p>
    <w:p w14:paraId="13402FC6" w14:textId="77777777" w:rsidR="00127A69" w:rsidRPr="006C7E38" w:rsidRDefault="00127A69" w:rsidP="00127A69">
      <w:pPr>
        <w:rPr>
          <w:sz w:val="10"/>
          <w:szCs w:val="10"/>
        </w:rPr>
      </w:pPr>
    </w:p>
    <w:p w14:paraId="20757DCC" w14:textId="65FB12D4" w:rsidR="00127A69" w:rsidRDefault="00127A69" w:rsidP="00127A69">
      <w:pPr>
        <w:rPr>
          <w:sz w:val="24"/>
          <w:szCs w:val="24"/>
        </w:rPr>
      </w:pPr>
      <w:r>
        <w:rPr>
          <w:sz w:val="24"/>
          <w:szCs w:val="24"/>
        </w:rPr>
        <w:t>Current Date</w:t>
      </w:r>
      <w:del w:id="16" w:author="Hewes Angie" w:date="2020-02-10T09:04:00Z">
        <w:r w:rsidDel="00703961">
          <w:rPr>
            <w:sz w:val="24"/>
            <w:szCs w:val="24"/>
          </w:rPr>
          <w:delText xml:space="preserve"> (May 1, 2020)</w:delText>
        </w:r>
      </w:del>
    </w:p>
    <w:p w14:paraId="5667BDCB" w14:textId="77777777" w:rsidR="00127A69" w:rsidRDefault="00127A69" w:rsidP="00127A69">
      <w:pPr>
        <w:rPr>
          <w:sz w:val="24"/>
          <w:szCs w:val="24"/>
        </w:rPr>
      </w:pPr>
    </w:p>
    <w:p w14:paraId="64E907E9" w14:textId="77777777" w:rsidR="00127A69" w:rsidRDefault="00127A69" w:rsidP="00127A69">
      <w:pPr>
        <w:rPr>
          <w:sz w:val="24"/>
          <w:szCs w:val="24"/>
        </w:rPr>
      </w:pPr>
    </w:p>
    <w:p w14:paraId="5AE15673" w14:textId="77777777" w:rsidR="00127A69" w:rsidRDefault="00127A69" w:rsidP="00127A69">
      <w:pPr>
        <w:rPr>
          <w:sz w:val="24"/>
          <w:szCs w:val="24"/>
        </w:rPr>
      </w:pPr>
    </w:p>
    <w:p w14:paraId="11BE6DB2" w14:textId="77777777" w:rsidR="00127A69" w:rsidRDefault="00127A69" w:rsidP="00127A69">
      <w:pPr>
        <w:rPr>
          <w:sz w:val="24"/>
          <w:szCs w:val="24"/>
        </w:rPr>
      </w:pPr>
      <w:r w:rsidRPr="007C1AF9">
        <w:rPr>
          <w:noProof/>
          <w:sz w:val="24"/>
          <w:szCs w:val="24"/>
        </w:rPr>
        <w:t>Mr.</w:t>
      </w:r>
      <w:r>
        <w:rPr>
          <w:sz w:val="24"/>
          <w:szCs w:val="24"/>
        </w:rPr>
        <w:t xml:space="preserve"> </w:t>
      </w:r>
      <w:r w:rsidRPr="007C1AF9">
        <w:rPr>
          <w:noProof/>
          <w:sz w:val="24"/>
          <w:szCs w:val="24"/>
        </w:rPr>
        <w:t>Carter</w:t>
      </w:r>
      <w:r>
        <w:rPr>
          <w:sz w:val="24"/>
          <w:szCs w:val="24"/>
        </w:rPr>
        <w:t xml:space="preserve"> </w:t>
      </w:r>
      <w:r w:rsidRPr="007C1AF9">
        <w:rPr>
          <w:noProof/>
          <w:sz w:val="24"/>
          <w:szCs w:val="24"/>
        </w:rPr>
        <w:t>Wright</w:t>
      </w:r>
    </w:p>
    <w:p w14:paraId="5182F910" w14:textId="77777777" w:rsidR="00127A69" w:rsidRDefault="00127A69" w:rsidP="00127A69">
      <w:pPr>
        <w:rPr>
          <w:sz w:val="24"/>
          <w:szCs w:val="24"/>
        </w:rPr>
      </w:pPr>
      <w:r w:rsidRPr="007C1AF9">
        <w:rPr>
          <w:noProof/>
          <w:sz w:val="24"/>
          <w:szCs w:val="24"/>
        </w:rPr>
        <w:t>4436 Orange Road</w:t>
      </w:r>
    </w:p>
    <w:p w14:paraId="2899CBE2" w14:textId="77777777" w:rsidR="00127A69" w:rsidRDefault="00127A69" w:rsidP="00127A69">
      <w:pPr>
        <w:rPr>
          <w:sz w:val="24"/>
          <w:szCs w:val="24"/>
        </w:rPr>
      </w:pPr>
      <w:r w:rsidRPr="007C1AF9">
        <w:rPr>
          <w:noProof/>
          <w:sz w:val="24"/>
          <w:szCs w:val="24"/>
        </w:rPr>
        <w:t>Tampa</w:t>
      </w:r>
      <w:r>
        <w:rPr>
          <w:sz w:val="24"/>
          <w:szCs w:val="24"/>
        </w:rPr>
        <w:t xml:space="preserve">, </w:t>
      </w:r>
      <w:r w:rsidRPr="007C1AF9">
        <w:rPr>
          <w:noProof/>
          <w:sz w:val="24"/>
          <w:szCs w:val="24"/>
        </w:rPr>
        <w:t>FL</w:t>
      </w:r>
      <w:r>
        <w:rPr>
          <w:sz w:val="24"/>
          <w:szCs w:val="24"/>
        </w:rPr>
        <w:t xml:space="preserve">  </w:t>
      </w:r>
      <w:r w:rsidRPr="007C1AF9">
        <w:rPr>
          <w:noProof/>
          <w:sz w:val="24"/>
          <w:szCs w:val="24"/>
        </w:rPr>
        <w:t>33601</w:t>
      </w:r>
    </w:p>
    <w:p w14:paraId="2F2F5440" w14:textId="77777777" w:rsidR="00127A69" w:rsidRDefault="00127A69" w:rsidP="00127A69">
      <w:pPr>
        <w:rPr>
          <w:sz w:val="24"/>
          <w:szCs w:val="24"/>
        </w:rPr>
      </w:pPr>
    </w:p>
    <w:p w14:paraId="45BFE91A" w14:textId="77777777" w:rsidR="00127A69" w:rsidRDefault="00127A69" w:rsidP="00127A69">
      <w:pPr>
        <w:rPr>
          <w:sz w:val="24"/>
          <w:szCs w:val="24"/>
        </w:rPr>
      </w:pPr>
      <w:r>
        <w:rPr>
          <w:sz w:val="24"/>
          <w:szCs w:val="24"/>
        </w:rPr>
        <w:t xml:space="preserve">Dear </w:t>
      </w:r>
      <w:r w:rsidRPr="007C1AF9">
        <w:rPr>
          <w:noProof/>
          <w:sz w:val="24"/>
          <w:szCs w:val="24"/>
        </w:rPr>
        <w:t>Mr.</w:t>
      </w:r>
      <w:r>
        <w:rPr>
          <w:sz w:val="24"/>
          <w:szCs w:val="24"/>
        </w:rPr>
        <w:t xml:space="preserve"> </w:t>
      </w:r>
      <w:r w:rsidRPr="007C1AF9">
        <w:rPr>
          <w:noProof/>
          <w:sz w:val="24"/>
          <w:szCs w:val="24"/>
        </w:rPr>
        <w:t>Wright</w:t>
      </w:r>
    </w:p>
    <w:p w14:paraId="6E5E59B8" w14:textId="77777777" w:rsidR="00127A69" w:rsidRDefault="00127A69" w:rsidP="00127A69">
      <w:pPr>
        <w:rPr>
          <w:sz w:val="24"/>
          <w:szCs w:val="24"/>
        </w:rPr>
      </w:pPr>
    </w:p>
    <w:p w14:paraId="34A4C86D" w14:textId="77777777" w:rsidR="00127A69" w:rsidRDefault="00127A69" w:rsidP="00127A69">
      <w:pPr>
        <w:rPr>
          <w:sz w:val="24"/>
          <w:szCs w:val="24"/>
        </w:rPr>
      </w:pPr>
      <w:r>
        <w:rPr>
          <w:sz w:val="24"/>
          <w:szCs w:val="24"/>
        </w:rPr>
        <w:t xml:space="preserve">Congratulations on being chosen to participate in the </w:t>
      </w:r>
      <w:r w:rsidRPr="00CD3E59">
        <w:rPr>
          <w:sz w:val="24"/>
          <w:szCs w:val="24"/>
        </w:rPr>
        <w:t>2020 Professional Leadership Grant Program.  Upon your successful completion of the leadership training sessions, you will be awarded your leadership grant of $1000.  Professional Business Associates is excited to kick</w:t>
      </w:r>
      <w:r>
        <w:rPr>
          <w:sz w:val="24"/>
          <w:szCs w:val="24"/>
        </w:rPr>
        <w:t>-off its first-ever leadership program.  Through this program we hope to enhance your leadership skills while enriching your communities.</w:t>
      </w:r>
    </w:p>
    <w:p w14:paraId="30A9DCAF" w14:textId="77777777" w:rsidR="00127A69" w:rsidRDefault="00127A69" w:rsidP="00127A69">
      <w:pPr>
        <w:rPr>
          <w:sz w:val="24"/>
          <w:szCs w:val="24"/>
        </w:rPr>
      </w:pPr>
    </w:p>
    <w:p w14:paraId="7F83EC4E" w14:textId="77777777" w:rsidR="00127A69" w:rsidRDefault="00127A69" w:rsidP="00127A69">
      <w:pPr>
        <w:rPr>
          <w:sz w:val="24"/>
          <w:szCs w:val="24"/>
        </w:rPr>
      </w:pPr>
      <w:r>
        <w:rPr>
          <w:sz w:val="24"/>
          <w:szCs w:val="24"/>
        </w:rPr>
        <w:t xml:space="preserve">The first leadership session is on Thursday, July 23, 2020, from 7:00 p.m. to 10:00 p.m. at Professional Business Associates.  You are welcome to wear casual and comfortable attire.  The remaining sessions will take place through Saturday evening, with Sunday being the final day.  Sunday will be a fun-filled day at the Big Splash amusement park to end our time together.  </w:t>
      </w:r>
    </w:p>
    <w:p w14:paraId="030D5829" w14:textId="77777777" w:rsidR="00127A69" w:rsidRDefault="00127A69" w:rsidP="00127A69">
      <w:pPr>
        <w:rPr>
          <w:sz w:val="24"/>
          <w:szCs w:val="24"/>
        </w:rPr>
      </w:pPr>
    </w:p>
    <w:p w14:paraId="31FBDF0F" w14:textId="77777777" w:rsidR="00127A69" w:rsidRDefault="00127A69" w:rsidP="00127A69">
      <w:pPr>
        <w:rPr>
          <w:sz w:val="24"/>
          <w:szCs w:val="24"/>
        </w:rPr>
      </w:pPr>
      <w:r>
        <w:rPr>
          <w:sz w:val="24"/>
          <w:szCs w:val="24"/>
        </w:rPr>
        <w:t xml:space="preserve">A final itinerary will be sent out to all of you in middle May.  It is our expectation that you attend all sessions – leadership education is a large part of the Leadership Grant Program.  Transportation arrangements will be made individually in the next few weeks.  We ask that you plan to arrive in Columbus on Wednesday, July 22, 2020.  </w:t>
      </w:r>
    </w:p>
    <w:p w14:paraId="26A904D7" w14:textId="77777777" w:rsidR="00127A69" w:rsidRDefault="00127A69" w:rsidP="00127A69">
      <w:pPr>
        <w:rPr>
          <w:sz w:val="24"/>
          <w:szCs w:val="24"/>
        </w:rPr>
      </w:pPr>
    </w:p>
    <w:p w14:paraId="3D2B740A" w14:textId="77777777" w:rsidR="00127A69" w:rsidRDefault="00127A69" w:rsidP="00127A69">
      <w:pPr>
        <w:rPr>
          <w:sz w:val="24"/>
          <w:szCs w:val="24"/>
        </w:rPr>
      </w:pPr>
      <w:r>
        <w:rPr>
          <w:sz w:val="24"/>
          <w:szCs w:val="24"/>
        </w:rPr>
        <w:t>We are excited to meet our first class of leadership grant recipients.  In preparation, please return the enclosed information sheet and photo release by May 22, 2020.  Also, call or text Julie Smith at (614-555-5558) if you have any questions.  We look forward to seeing you on July 22, 2020.</w:t>
      </w:r>
    </w:p>
    <w:p w14:paraId="470F657F" w14:textId="77777777" w:rsidR="00127A69" w:rsidRDefault="00127A69" w:rsidP="00127A69">
      <w:pPr>
        <w:rPr>
          <w:sz w:val="24"/>
          <w:szCs w:val="24"/>
        </w:rPr>
      </w:pPr>
    </w:p>
    <w:p w14:paraId="34B58604" w14:textId="77777777" w:rsidR="00127A69" w:rsidRDefault="00127A69" w:rsidP="00127A69">
      <w:pPr>
        <w:rPr>
          <w:sz w:val="24"/>
          <w:szCs w:val="24"/>
        </w:rPr>
      </w:pPr>
      <w:r>
        <w:rPr>
          <w:sz w:val="24"/>
          <w:szCs w:val="24"/>
        </w:rPr>
        <w:t>Sincerely</w:t>
      </w:r>
    </w:p>
    <w:p w14:paraId="32E308DE" w14:textId="77777777" w:rsidR="00127A69" w:rsidRDefault="00127A69" w:rsidP="00127A69">
      <w:pPr>
        <w:rPr>
          <w:sz w:val="24"/>
          <w:szCs w:val="24"/>
        </w:rPr>
      </w:pPr>
    </w:p>
    <w:p w14:paraId="4AD7F614" w14:textId="77777777" w:rsidR="00127A69" w:rsidRDefault="00127A69" w:rsidP="00127A69">
      <w:pPr>
        <w:rPr>
          <w:sz w:val="24"/>
          <w:szCs w:val="24"/>
        </w:rPr>
      </w:pPr>
    </w:p>
    <w:p w14:paraId="5A083767" w14:textId="77777777" w:rsidR="00127A69" w:rsidRDefault="00127A69" w:rsidP="00127A69">
      <w:pPr>
        <w:rPr>
          <w:sz w:val="24"/>
          <w:szCs w:val="24"/>
        </w:rPr>
      </w:pPr>
    </w:p>
    <w:p w14:paraId="084257F8" w14:textId="77777777" w:rsidR="00127A69" w:rsidRDefault="00127A69" w:rsidP="00127A69">
      <w:pPr>
        <w:rPr>
          <w:sz w:val="24"/>
          <w:szCs w:val="24"/>
        </w:rPr>
      </w:pPr>
      <w:r>
        <w:rPr>
          <w:sz w:val="24"/>
          <w:szCs w:val="24"/>
        </w:rPr>
        <w:t>Julie Smith</w:t>
      </w:r>
    </w:p>
    <w:p w14:paraId="743567A2" w14:textId="77777777" w:rsidR="00127A69" w:rsidRDefault="00127A69" w:rsidP="00127A69">
      <w:pPr>
        <w:rPr>
          <w:sz w:val="24"/>
          <w:szCs w:val="24"/>
        </w:rPr>
      </w:pPr>
      <w:r>
        <w:rPr>
          <w:sz w:val="24"/>
          <w:szCs w:val="24"/>
        </w:rPr>
        <w:t>Human Resources Manager</w:t>
      </w:r>
    </w:p>
    <w:p w14:paraId="3FD5A7F0" w14:textId="77777777" w:rsidR="00127A69" w:rsidRDefault="00127A69" w:rsidP="00127A69">
      <w:pPr>
        <w:rPr>
          <w:sz w:val="24"/>
          <w:szCs w:val="24"/>
        </w:rPr>
      </w:pPr>
    </w:p>
    <w:p w14:paraId="02988639" w14:textId="5A284AB3" w:rsidR="00127A69" w:rsidRDefault="00F825E4" w:rsidP="00127A69">
      <w:pPr>
        <w:rPr>
          <w:sz w:val="24"/>
          <w:szCs w:val="24"/>
        </w:rPr>
      </w:pPr>
      <w:r>
        <w:rPr>
          <w:sz w:val="24"/>
          <w:szCs w:val="24"/>
        </w:rPr>
        <w:t>Contestant #</w:t>
      </w:r>
    </w:p>
    <w:p w14:paraId="3061D8A1" w14:textId="77777777" w:rsidR="00127A69" w:rsidRDefault="00127A69" w:rsidP="00127A69">
      <w:pPr>
        <w:rPr>
          <w:sz w:val="24"/>
          <w:szCs w:val="24"/>
        </w:rPr>
      </w:pPr>
    </w:p>
    <w:p w14:paraId="34C05A81" w14:textId="1F051FD9" w:rsidR="00127A69" w:rsidRDefault="00127A69" w:rsidP="00127A69">
      <w:pPr>
        <w:rPr>
          <w:sz w:val="24"/>
          <w:szCs w:val="24"/>
        </w:rPr>
      </w:pPr>
      <w:r>
        <w:rPr>
          <w:sz w:val="24"/>
          <w:szCs w:val="24"/>
        </w:rPr>
        <w:t>Enclosures</w:t>
      </w:r>
    </w:p>
    <w:p w14:paraId="525CD251" w14:textId="2272934F" w:rsidR="00127A69" w:rsidRDefault="00127A69" w:rsidP="00127A69">
      <w:pPr>
        <w:rPr>
          <w:sz w:val="24"/>
          <w:szCs w:val="24"/>
        </w:rPr>
      </w:pPr>
    </w:p>
    <w:p w14:paraId="7671B11F" w14:textId="5F73ECEE" w:rsidR="008D60E9" w:rsidRDefault="008D60E9" w:rsidP="00127A69">
      <w:pPr>
        <w:rPr>
          <w:sz w:val="24"/>
          <w:szCs w:val="24"/>
        </w:rPr>
        <w:sectPr w:rsidR="008D60E9" w:rsidSect="00A06A4E">
          <w:headerReference w:type="first" r:id="rId16"/>
          <w:pgSz w:w="12240" w:h="15840" w:code="1"/>
          <w:pgMar w:top="1166" w:right="1296" w:bottom="1080" w:left="1296" w:header="432" w:footer="432" w:gutter="0"/>
          <w:cols w:space="720"/>
          <w:docGrid w:linePitch="360"/>
        </w:sectPr>
      </w:pPr>
      <w:r>
        <w:rPr>
          <w:noProof/>
          <w:sz w:val="22"/>
          <w:szCs w:val="22"/>
        </w:rPr>
        <mc:AlternateContent>
          <mc:Choice Requires="wps">
            <w:drawing>
              <wp:anchor distT="0" distB="0" distL="114300" distR="114300" simplePos="0" relativeHeight="251677184" behindDoc="0" locked="0" layoutInCell="1" allowOverlap="1" wp14:anchorId="3E01330B" wp14:editId="24B83A14">
                <wp:simplePos x="0" y="0"/>
                <wp:positionH relativeFrom="margin">
                  <wp:posOffset>-106045</wp:posOffset>
                </wp:positionH>
                <wp:positionV relativeFrom="paragraph">
                  <wp:posOffset>402507</wp:posOffset>
                </wp:positionV>
                <wp:extent cx="2609850" cy="65722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609850" cy="657225"/>
                        </a:xfrm>
                        <a:prstGeom prst="rect">
                          <a:avLst/>
                        </a:prstGeom>
                        <a:noFill/>
                        <a:ln w="6350">
                          <a:noFill/>
                        </a:ln>
                      </wps:spPr>
                      <wps:txbx>
                        <w:txbxContent>
                          <w:p w14:paraId="6AE5D841" w14:textId="1BC81C49" w:rsidR="001B66FD" w:rsidRDefault="001B66FD" w:rsidP="00127A69">
                            <w:pPr>
                              <w:rPr>
                                <w:sz w:val="24"/>
                                <w:szCs w:val="24"/>
                              </w:rPr>
                            </w:pPr>
                            <w:r>
                              <w:rPr>
                                <w:sz w:val="24"/>
                                <w:szCs w:val="24"/>
                              </w:rPr>
                              <w:t xml:space="preserve">Contestant </w:t>
                            </w:r>
                            <w:r w:rsidR="00F825E4">
                              <w:rPr>
                                <w:sz w:val="24"/>
                                <w:szCs w:val="24"/>
                              </w:rPr>
                              <w:t>#</w:t>
                            </w:r>
                          </w:p>
                          <w:p w14:paraId="0EA6379E" w14:textId="77777777" w:rsidR="001B66FD" w:rsidRPr="00BC3586" w:rsidRDefault="001B66FD" w:rsidP="00127A69">
                            <w:pPr>
                              <w:rPr>
                                <w:sz w:val="24"/>
                                <w:szCs w:val="24"/>
                              </w:rPr>
                            </w:pPr>
                            <w:r>
                              <w:rPr>
                                <w:sz w:val="24"/>
                                <w:szCs w:val="24"/>
                              </w:rPr>
                              <w:t>Job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E01330B" id="Text Box 12" o:spid="_x0000_s1041" type="#_x0000_t202" style="position:absolute;margin-left:-8.35pt;margin-top:31.7pt;width:205.5pt;height:51.75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" filled="f" stroked="f" strokeweight=".5pt">
                <v:textbox>
                  <w:txbxContent>
                    <w:p w14:paraId="6AE5D841" w14:textId="1BC81C49" w:rsidR="001B66FD" w:rsidRDefault="001B66FD" w:rsidP="00127A69">
                      <w:pPr>
                        <w:rPr>
                          <w:sz w:val="24"/>
                          <w:szCs w:val="24"/>
                        </w:rPr>
                      </w:pPr>
                      <w:r>
                        <w:rPr>
                          <w:sz w:val="24"/>
                          <w:szCs w:val="24"/>
                        </w:rPr>
                        <w:t xml:space="preserve">Contestant </w:t>
                      </w:r>
                      <w:r w:rsidR="00F825E4">
                        <w:rPr>
                          <w:sz w:val="24"/>
                          <w:szCs w:val="24"/>
                        </w:rPr>
                        <w:t>#</w:t>
                      </w:r>
                    </w:p>
                    <w:p w14:paraId="0EA6379E" w14:textId="77777777" w:rsidR="001B66FD" w:rsidRPr="00BC3586" w:rsidRDefault="001B66FD" w:rsidP="00127A69">
                      <w:pPr>
                        <w:rPr>
                          <w:sz w:val="24"/>
                          <w:szCs w:val="24"/>
                        </w:rPr>
                      </w:pPr>
                      <w:r>
                        <w:rPr>
                          <w:sz w:val="24"/>
                          <w:szCs w:val="24"/>
                        </w:rPr>
                        <w:t>Job 1</w:t>
                      </w:r>
                    </w:p>
                  </w:txbxContent>
                </v:textbox>
                <w10:wrap anchorx="margin"/>
              </v:shape>
            </w:pict>
          </mc:Fallback>
        </mc:AlternateContent>
      </w:r>
      <w:r w:rsidR="00127A69">
        <w:rPr>
          <w:sz w:val="24"/>
          <w:szCs w:val="24"/>
        </w:rPr>
        <w:t>c  Roger Meyer</w:t>
      </w:r>
    </w:p>
    <w:commentRangeStart w:id="17"/>
    <w:p w14:paraId="46920904" w14:textId="2CA8ED29" w:rsidR="00A450C8" w:rsidRDefault="00A450C8" w:rsidP="00127A69">
      <w:r>
        <w:rPr>
          <w:noProof/>
          <w:sz w:val="22"/>
          <w:szCs w:val="22"/>
        </w:rPr>
        <mc:AlternateContent>
          <mc:Choice Requires="wps">
            <w:drawing>
              <wp:anchor distT="0" distB="0" distL="114300" distR="114300" simplePos="0" relativeHeight="251679232" behindDoc="0" locked="0" layoutInCell="1" allowOverlap="1" wp14:anchorId="68CB61DD" wp14:editId="1D40F9D6">
                <wp:simplePos x="0" y="0"/>
                <wp:positionH relativeFrom="page">
                  <wp:posOffset>4700711</wp:posOffset>
                </wp:positionH>
                <wp:positionV relativeFrom="paragraph">
                  <wp:posOffset>-92462</wp:posOffset>
                </wp:positionV>
                <wp:extent cx="2595008" cy="776176"/>
                <wp:effectExtent l="0" t="0" r="0" b="5080"/>
                <wp:wrapNone/>
                <wp:docPr id="30" name="Text Box 30"/>
                <wp:cNvGraphicFramePr/>
                <a:graphic xmlns:a="http://schemas.openxmlformats.org/drawingml/2006/main">
                  <a:graphicData uri="http://schemas.microsoft.com/office/word/2010/wordprocessingShape">
                    <wps:wsp>
                      <wps:cNvSpPr txBox="1"/>
                      <wps:spPr>
                        <a:xfrm>
                          <a:off x="0" y="0"/>
                          <a:ext cx="2595008" cy="776176"/>
                        </a:xfrm>
                        <a:prstGeom prst="rect">
                          <a:avLst/>
                        </a:prstGeom>
                        <a:noFill/>
                        <a:ln w="6350">
                          <a:noFill/>
                        </a:ln>
                      </wps:spPr>
                      <wps:txbx>
                        <w:txbxContent>
                          <w:p w14:paraId="447EE1D4" w14:textId="131FCE64" w:rsidR="001B66FD" w:rsidRDefault="001B66FD" w:rsidP="00A450C8">
                            <w:pPr>
                              <w:jc w:val="right"/>
                              <w:rPr>
                                <w:b/>
                                <w:sz w:val="28"/>
                                <w:szCs w:val="28"/>
                              </w:rPr>
                            </w:pPr>
                            <w:r w:rsidRPr="00BC3586">
                              <w:rPr>
                                <w:b/>
                                <w:sz w:val="28"/>
                                <w:szCs w:val="28"/>
                              </w:rPr>
                              <w:t xml:space="preserve">Job </w:t>
                            </w:r>
                            <w:r>
                              <w:rPr>
                                <w:b/>
                                <w:sz w:val="28"/>
                                <w:szCs w:val="28"/>
                              </w:rPr>
                              <w:t>2</w:t>
                            </w:r>
                            <w:r w:rsidRPr="00BC3586">
                              <w:rPr>
                                <w:b/>
                                <w:sz w:val="28"/>
                                <w:szCs w:val="28"/>
                              </w:rPr>
                              <w:t xml:space="preserve"> </w:t>
                            </w:r>
                            <w:r>
                              <w:rPr>
                                <w:b/>
                                <w:sz w:val="28"/>
                                <w:szCs w:val="28"/>
                              </w:rPr>
                              <w:t>–</w:t>
                            </w:r>
                            <w:r w:rsidRPr="00BC3586">
                              <w:rPr>
                                <w:b/>
                                <w:sz w:val="28"/>
                                <w:szCs w:val="28"/>
                              </w:rPr>
                              <w:t xml:space="preserve"> </w:t>
                            </w:r>
                            <w:r>
                              <w:rPr>
                                <w:b/>
                                <w:sz w:val="28"/>
                                <w:szCs w:val="28"/>
                              </w:rPr>
                              <w:t>Labels</w:t>
                            </w:r>
                          </w:p>
                          <w:p w14:paraId="6CB530AD" w14:textId="5270D93F" w:rsidR="001B66FD" w:rsidRDefault="001B66FD" w:rsidP="00A450C8">
                            <w:pPr>
                              <w:jc w:val="right"/>
                              <w:rPr>
                                <w:b/>
                                <w:sz w:val="28"/>
                                <w:szCs w:val="28"/>
                              </w:rPr>
                            </w:pPr>
                            <w:r>
                              <w:rPr>
                                <w:b/>
                                <w:sz w:val="28"/>
                                <w:szCs w:val="28"/>
                              </w:rPr>
                              <w:t>Print 1 – Merge Fields</w:t>
                            </w:r>
                          </w:p>
                          <w:p w14:paraId="7E195182" w14:textId="3E1E2162" w:rsidR="001B66FD" w:rsidRPr="00A450C8" w:rsidRDefault="001B66FD" w:rsidP="00A450C8">
                            <w:pPr>
                              <w:jc w:val="right"/>
                              <w:rPr>
                                <w:sz w:val="28"/>
                                <w:szCs w:val="28"/>
                              </w:rPr>
                            </w:pPr>
                            <w:r>
                              <w:rPr>
                                <w:sz w:val="28"/>
                                <w:szCs w:val="28"/>
                              </w:rPr>
                              <w:t>(could use Address 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8CB61DD" id="Text Box 30" o:spid="_x0000_s1042" type="#_x0000_t202" style="position:absolute;margin-left:370.15pt;margin-top:-7.3pt;width:204.35pt;height:61.1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" filled="f" stroked="f" strokeweight=".5pt">
                <v:textbox>
                  <w:txbxContent>
                    <w:p w14:paraId="447EE1D4" w14:textId="131FCE64" w:rsidR="001B66FD" w:rsidRDefault="001B66FD" w:rsidP="00A450C8">
                      <w:pPr>
                        <w:jc w:val="right"/>
                        <w:rPr>
                          <w:b/>
                          <w:sz w:val="28"/>
                          <w:szCs w:val="28"/>
                        </w:rPr>
                      </w:pPr>
                      <w:r w:rsidRPr="00BC3586">
                        <w:rPr>
                          <w:b/>
                          <w:sz w:val="28"/>
                          <w:szCs w:val="28"/>
                        </w:rPr>
                        <w:t xml:space="preserve">Job </w:t>
                      </w:r>
                      <w:r>
                        <w:rPr>
                          <w:b/>
                          <w:sz w:val="28"/>
                          <w:szCs w:val="28"/>
                        </w:rPr>
                        <w:t>2</w:t>
                      </w:r>
                      <w:r w:rsidRPr="00BC3586">
                        <w:rPr>
                          <w:b/>
                          <w:sz w:val="28"/>
                          <w:szCs w:val="28"/>
                        </w:rPr>
                        <w:t xml:space="preserve"> </w:t>
                      </w:r>
                      <w:r>
                        <w:rPr>
                          <w:b/>
                          <w:sz w:val="28"/>
                          <w:szCs w:val="28"/>
                        </w:rPr>
                        <w:t>–</w:t>
                      </w:r>
                      <w:r w:rsidRPr="00BC3586">
                        <w:rPr>
                          <w:b/>
                          <w:sz w:val="28"/>
                          <w:szCs w:val="28"/>
                        </w:rPr>
                        <w:t xml:space="preserve"> </w:t>
                      </w:r>
                      <w:r>
                        <w:rPr>
                          <w:b/>
                          <w:sz w:val="28"/>
                          <w:szCs w:val="28"/>
                        </w:rPr>
                        <w:t>Labels</w:t>
                      </w:r>
                    </w:p>
                    <w:p w14:paraId="6CB530AD" w14:textId="5270D93F" w:rsidR="001B66FD" w:rsidRDefault="001B66FD" w:rsidP="00A450C8">
                      <w:pPr>
                        <w:jc w:val="right"/>
                        <w:rPr>
                          <w:b/>
                          <w:sz w:val="28"/>
                          <w:szCs w:val="28"/>
                        </w:rPr>
                      </w:pPr>
                      <w:r>
                        <w:rPr>
                          <w:b/>
                          <w:sz w:val="28"/>
                          <w:szCs w:val="28"/>
                        </w:rPr>
                        <w:t>Print 1 – Merge Fields</w:t>
                      </w:r>
                    </w:p>
                    <w:p w14:paraId="7E195182" w14:textId="3E1E2162" w:rsidR="001B66FD" w:rsidRPr="00A450C8" w:rsidRDefault="001B66FD" w:rsidP="00A450C8">
                      <w:pPr>
                        <w:jc w:val="right"/>
                        <w:rPr>
                          <w:sz w:val="28"/>
                          <w:szCs w:val="28"/>
                        </w:rPr>
                      </w:pPr>
                      <w:r>
                        <w:rPr>
                          <w:sz w:val="28"/>
                          <w:szCs w:val="28"/>
                        </w:rPr>
                        <w:t>(could use Address Block)</w:t>
                      </w:r>
                    </w:p>
                  </w:txbxContent>
                </v:textbox>
                <w10:wrap anchorx="page"/>
              </v:shape>
            </w:pict>
          </mc:Fallback>
        </mc:AlternateContent>
      </w:r>
      <w:commentRangeEnd w:id="17"/>
      <w:r w:rsidR="00703961">
        <w:rPr>
          <w:rStyle w:val="CommentReference"/>
        </w:rPr>
        <w:commentReference w:id="17"/>
      </w:r>
    </w:p>
    <w:p w14:paraId="4DFD43E4" w14:textId="34F4C150" w:rsidR="00127A69" w:rsidRPr="005440FF" w:rsidRDefault="00127A69" w:rsidP="00127A69"/>
    <w:p w14:paraId="08227333" w14:textId="77F6E3F4" w:rsidR="00127A69" w:rsidRDefault="00127A69" w:rsidP="00127A69"/>
    <w:p w14:paraId="55941002" w14:textId="01822ED4" w:rsidR="000B0E3A" w:rsidRDefault="000B0E3A" w:rsidP="00127A69"/>
    <w:p w14:paraId="7A4B3A2D" w14:textId="0F9AB90F" w:rsidR="000B0E3A" w:rsidRDefault="000B0E3A" w:rsidP="00127A69"/>
    <w:p w14:paraId="70802C44" w14:textId="5EE56606" w:rsidR="00A450C8" w:rsidRDefault="00A450C8" w:rsidP="00127A69"/>
    <w:p w14:paraId="7530988E" w14:textId="7F9DF7C9" w:rsidR="00A450C8" w:rsidRDefault="00A450C8" w:rsidP="00127A69"/>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3787"/>
        <w:gridCol w:w="173"/>
        <w:gridCol w:w="3787"/>
        <w:gridCol w:w="173"/>
        <w:gridCol w:w="3787"/>
      </w:tblGrid>
      <w:tr w:rsidR="00A450C8" w14:paraId="7F9D8946" w14:textId="77777777" w:rsidTr="00A450C8">
        <w:trPr>
          <w:cantSplit/>
          <w:trHeight w:hRule="exact" w:val="1440"/>
          <w:jc w:val="center"/>
        </w:trPr>
        <w:tc>
          <w:tcPr>
            <w:tcW w:w="3787" w:type="dxa"/>
          </w:tcPr>
          <w:p w14:paraId="54A5D1E8" w14:textId="77777777" w:rsidR="00A450C8" w:rsidRDefault="009A67A0" w:rsidP="001B66FD">
            <w:pPr>
              <w:spacing w:before="111"/>
              <w:ind w:left="95" w:right="95"/>
            </w:pPr>
            <w:fldSimple w:instr=" MERGEFIELD Title ">
              <w:r w:rsidR="00A450C8">
                <w:rPr>
                  <w:noProof/>
                </w:rPr>
                <w:t>«Title»</w:t>
              </w:r>
            </w:fldSimple>
            <w:r w:rsidR="00A450C8">
              <w:t xml:space="preserve"> </w:t>
            </w:r>
            <w:fldSimple w:instr=" MERGEFIELD First_Name ">
              <w:r w:rsidR="00A450C8">
                <w:rPr>
                  <w:noProof/>
                </w:rPr>
                <w:t>«First_Name»</w:t>
              </w:r>
            </w:fldSimple>
            <w:r w:rsidR="00A450C8">
              <w:t xml:space="preserve"> </w:t>
            </w:r>
            <w:fldSimple w:instr=" MERGEFIELD Last_Name ">
              <w:r w:rsidR="00A450C8">
                <w:rPr>
                  <w:noProof/>
                </w:rPr>
                <w:t>«Last_Name»</w:t>
              </w:r>
            </w:fldSimple>
          </w:p>
          <w:p w14:paraId="7872819A" w14:textId="77777777" w:rsidR="00A450C8" w:rsidRDefault="009A67A0" w:rsidP="001B66FD">
            <w:pPr>
              <w:spacing w:before="111"/>
              <w:ind w:left="95" w:right="95"/>
            </w:pPr>
            <w:fldSimple w:instr=" MERGEFIELD Address_Line_1 ">
              <w:r w:rsidR="00A450C8">
                <w:rPr>
                  <w:noProof/>
                </w:rPr>
                <w:t>«Address_Line_1»</w:t>
              </w:r>
            </w:fldSimple>
          </w:p>
          <w:p w14:paraId="5BE2E65B" w14:textId="7BE47C53" w:rsidR="00A450C8" w:rsidRDefault="009A67A0" w:rsidP="001B66FD">
            <w:pPr>
              <w:spacing w:before="111"/>
              <w:ind w:left="95" w:right="95"/>
            </w:pPr>
            <w:fldSimple w:instr=" MERGEFIELD City ">
              <w:r w:rsidR="00A450C8">
                <w:rPr>
                  <w:noProof/>
                </w:rPr>
                <w:t>«City»</w:t>
              </w:r>
            </w:fldSimple>
            <w:r w:rsidR="00A450C8">
              <w:t xml:space="preserve">, </w:t>
            </w:r>
            <w:fldSimple w:instr=" MERGEFIELD State ">
              <w:r w:rsidR="00A450C8">
                <w:rPr>
                  <w:noProof/>
                </w:rPr>
                <w:t>«State»</w:t>
              </w:r>
            </w:fldSimple>
            <w:r w:rsidR="00A450C8">
              <w:t xml:space="preserve"> </w:t>
            </w:r>
            <w:fldSimple w:instr=" MERGEFIELD ZIP_Code ">
              <w:r w:rsidR="00A450C8">
                <w:rPr>
                  <w:noProof/>
                </w:rPr>
                <w:t>«ZIP_Code»</w:t>
              </w:r>
            </w:fldSimple>
          </w:p>
          <w:p w14:paraId="2AAC232D" w14:textId="77777777" w:rsidR="00A450C8" w:rsidRDefault="00A450C8" w:rsidP="001B66FD">
            <w:pPr>
              <w:ind w:left="95" w:right="95"/>
            </w:pPr>
          </w:p>
        </w:tc>
        <w:tc>
          <w:tcPr>
            <w:tcW w:w="173" w:type="dxa"/>
          </w:tcPr>
          <w:p w14:paraId="28CE4154" w14:textId="77777777" w:rsidR="00A450C8" w:rsidRDefault="00A450C8" w:rsidP="001B66FD">
            <w:pPr>
              <w:ind w:left="95" w:right="95"/>
            </w:pPr>
          </w:p>
        </w:tc>
        <w:tc>
          <w:tcPr>
            <w:tcW w:w="3787" w:type="dxa"/>
          </w:tcPr>
          <w:p w14:paraId="0BACEE0A" w14:textId="77777777" w:rsidR="00A450C8" w:rsidRDefault="009A67A0" w:rsidP="001B66FD">
            <w:pPr>
              <w:spacing w:before="111"/>
              <w:ind w:left="95" w:right="95"/>
            </w:pPr>
            <w:fldSimple w:instr=" NEXT ">
              <w:r w:rsidR="00A450C8">
                <w:rPr>
                  <w:noProof/>
                </w:rPr>
                <w:t>«Next Record»</w:t>
              </w:r>
            </w:fldSimple>
            <w:fldSimple w:instr=" MERGEFIELD Title ">
              <w:r w:rsidR="00A450C8">
                <w:rPr>
                  <w:noProof/>
                </w:rPr>
                <w:t>«Title»</w:t>
              </w:r>
            </w:fldSimple>
            <w:r w:rsidR="00A450C8">
              <w:t xml:space="preserve"> </w:t>
            </w:r>
            <w:fldSimple w:instr=" MERGEFIELD First_Name ">
              <w:r w:rsidR="00A450C8">
                <w:rPr>
                  <w:noProof/>
                </w:rPr>
                <w:t>«First_Name»</w:t>
              </w:r>
            </w:fldSimple>
            <w:r w:rsidR="00A450C8">
              <w:t xml:space="preserve"> </w:t>
            </w:r>
            <w:fldSimple w:instr=" MERGEFIELD Last_Name ">
              <w:r w:rsidR="00A450C8">
                <w:rPr>
                  <w:noProof/>
                </w:rPr>
                <w:t>«Last_Name»</w:t>
              </w:r>
            </w:fldSimple>
          </w:p>
          <w:p w14:paraId="0434A3CB" w14:textId="77777777" w:rsidR="00A450C8" w:rsidRDefault="009A67A0" w:rsidP="001B66FD">
            <w:pPr>
              <w:spacing w:before="111"/>
              <w:ind w:left="95" w:right="95"/>
            </w:pPr>
            <w:fldSimple w:instr=" MERGEFIELD Address_Line_1 ">
              <w:r w:rsidR="00A450C8">
                <w:rPr>
                  <w:noProof/>
                </w:rPr>
                <w:t>«Address_Line_1»</w:t>
              </w:r>
            </w:fldSimple>
          </w:p>
          <w:p w14:paraId="727C5206" w14:textId="77777777" w:rsidR="00A450C8" w:rsidRDefault="009A67A0" w:rsidP="001B66FD">
            <w:pPr>
              <w:spacing w:before="111"/>
              <w:ind w:left="95" w:right="95"/>
            </w:pPr>
            <w:fldSimple w:instr=" MERGEFIELD City ">
              <w:r w:rsidR="00A450C8">
                <w:rPr>
                  <w:noProof/>
                </w:rPr>
                <w:t>«City»</w:t>
              </w:r>
            </w:fldSimple>
            <w:r w:rsidR="00A450C8">
              <w:t xml:space="preserve">, </w:t>
            </w:r>
            <w:fldSimple w:instr=" MERGEFIELD State ">
              <w:r w:rsidR="00A450C8">
                <w:rPr>
                  <w:noProof/>
                </w:rPr>
                <w:t>«State»</w:t>
              </w:r>
            </w:fldSimple>
            <w:r w:rsidR="00A450C8">
              <w:t xml:space="preserve"> </w:t>
            </w:r>
            <w:fldSimple w:instr=" MERGEFIELD ZIP_Code ">
              <w:r w:rsidR="00A450C8">
                <w:rPr>
                  <w:noProof/>
                </w:rPr>
                <w:t>«ZIP_Code»</w:t>
              </w:r>
            </w:fldSimple>
          </w:p>
          <w:p w14:paraId="2663A19F" w14:textId="77777777" w:rsidR="00A450C8" w:rsidRDefault="00A450C8" w:rsidP="001B66FD">
            <w:pPr>
              <w:ind w:left="95" w:right="95"/>
            </w:pPr>
          </w:p>
        </w:tc>
        <w:tc>
          <w:tcPr>
            <w:tcW w:w="173" w:type="dxa"/>
          </w:tcPr>
          <w:p w14:paraId="573C2AE6" w14:textId="77777777" w:rsidR="00A450C8" w:rsidRDefault="00A450C8" w:rsidP="001B66FD">
            <w:pPr>
              <w:ind w:left="95" w:right="95"/>
            </w:pPr>
          </w:p>
        </w:tc>
        <w:tc>
          <w:tcPr>
            <w:tcW w:w="3787" w:type="dxa"/>
          </w:tcPr>
          <w:p w14:paraId="3A46A71A" w14:textId="77777777" w:rsidR="00A450C8" w:rsidRDefault="009A67A0" w:rsidP="001B66FD">
            <w:pPr>
              <w:spacing w:before="111"/>
              <w:ind w:left="95" w:right="95"/>
            </w:pPr>
            <w:fldSimple w:instr=" NEXT ">
              <w:r w:rsidR="00A450C8">
                <w:rPr>
                  <w:noProof/>
                </w:rPr>
                <w:t>«Next Record»</w:t>
              </w:r>
            </w:fldSimple>
            <w:fldSimple w:instr=" MERGEFIELD Title ">
              <w:r w:rsidR="00A450C8">
                <w:rPr>
                  <w:noProof/>
                </w:rPr>
                <w:t>«Title»</w:t>
              </w:r>
            </w:fldSimple>
            <w:r w:rsidR="00A450C8">
              <w:t xml:space="preserve"> </w:t>
            </w:r>
            <w:fldSimple w:instr=" MERGEFIELD First_Name ">
              <w:r w:rsidR="00A450C8">
                <w:rPr>
                  <w:noProof/>
                </w:rPr>
                <w:t>«First_Name»</w:t>
              </w:r>
            </w:fldSimple>
            <w:r w:rsidR="00A450C8">
              <w:t xml:space="preserve"> </w:t>
            </w:r>
            <w:fldSimple w:instr=" MERGEFIELD Last_Name ">
              <w:r w:rsidR="00A450C8">
                <w:rPr>
                  <w:noProof/>
                </w:rPr>
                <w:t>«Last_Name»</w:t>
              </w:r>
            </w:fldSimple>
          </w:p>
          <w:p w14:paraId="4385595A" w14:textId="77777777" w:rsidR="00A450C8" w:rsidRDefault="009A67A0" w:rsidP="001B66FD">
            <w:pPr>
              <w:spacing w:before="111"/>
              <w:ind w:left="95" w:right="95"/>
            </w:pPr>
            <w:fldSimple w:instr=" MERGEFIELD Address_Line_1 ">
              <w:r w:rsidR="00A450C8">
                <w:rPr>
                  <w:noProof/>
                </w:rPr>
                <w:t>«Address_Line_1»</w:t>
              </w:r>
            </w:fldSimple>
          </w:p>
          <w:p w14:paraId="6DC1A16B" w14:textId="77777777" w:rsidR="00A450C8" w:rsidRDefault="009A67A0" w:rsidP="001B66FD">
            <w:pPr>
              <w:spacing w:before="111"/>
              <w:ind w:left="95" w:right="95"/>
            </w:pPr>
            <w:fldSimple w:instr=" MERGEFIELD City ">
              <w:r w:rsidR="00A450C8">
                <w:rPr>
                  <w:noProof/>
                </w:rPr>
                <w:t>«City»</w:t>
              </w:r>
            </w:fldSimple>
            <w:r w:rsidR="00A450C8">
              <w:t xml:space="preserve">, </w:t>
            </w:r>
            <w:fldSimple w:instr=" MERGEFIELD State ">
              <w:r w:rsidR="00A450C8">
                <w:rPr>
                  <w:noProof/>
                </w:rPr>
                <w:t>«State»</w:t>
              </w:r>
            </w:fldSimple>
            <w:r w:rsidR="00A450C8">
              <w:t xml:space="preserve"> </w:t>
            </w:r>
            <w:fldSimple w:instr=" MERGEFIELD ZIP_Code ">
              <w:r w:rsidR="00A450C8">
                <w:rPr>
                  <w:noProof/>
                </w:rPr>
                <w:t>«ZIP_Code»</w:t>
              </w:r>
            </w:fldSimple>
          </w:p>
          <w:p w14:paraId="385A69E7" w14:textId="77777777" w:rsidR="00A450C8" w:rsidRDefault="00A450C8" w:rsidP="001B66FD">
            <w:pPr>
              <w:ind w:left="95" w:right="95"/>
            </w:pPr>
          </w:p>
        </w:tc>
      </w:tr>
      <w:tr w:rsidR="00A450C8" w14:paraId="21217B51" w14:textId="77777777" w:rsidTr="00A450C8">
        <w:trPr>
          <w:cantSplit/>
          <w:trHeight w:hRule="exact" w:val="1440"/>
          <w:jc w:val="center"/>
        </w:trPr>
        <w:tc>
          <w:tcPr>
            <w:tcW w:w="3787" w:type="dxa"/>
          </w:tcPr>
          <w:p w14:paraId="59A831C6" w14:textId="77777777" w:rsidR="00A450C8" w:rsidRDefault="009A67A0" w:rsidP="001B66FD">
            <w:pPr>
              <w:spacing w:before="111"/>
              <w:ind w:left="95" w:right="95"/>
            </w:pPr>
            <w:fldSimple w:instr=" NEXT ">
              <w:r w:rsidR="00A450C8">
                <w:rPr>
                  <w:noProof/>
                </w:rPr>
                <w:t>«Next Record»</w:t>
              </w:r>
            </w:fldSimple>
            <w:fldSimple w:instr=" MERGEFIELD Title ">
              <w:r w:rsidR="00A450C8">
                <w:rPr>
                  <w:noProof/>
                </w:rPr>
                <w:t>«Title»</w:t>
              </w:r>
            </w:fldSimple>
            <w:r w:rsidR="00A450C8">
              <w:t xml:space="preserve"> </w:t>
            </w:r>
            <w:fldSimple w:instr=" MERGEFIELD First_Name ">
              <w:r w:rsidR="00A450C8">
                <w:rPr>
                  <w:noProof/>
                </w:rPr>
                <w:t>«First_Name»</w:t>
              </w:r>
            </w:fldSimple>
            <w:r w:rsidR="00A450C8">
              <w:t xml:space="preserve"> </w:t>
            </w:r>
            <w:fldSimple w:instr=" MERGEFIELD Last_Name ">
              <w:r w:rsidR="00A450C8">
                <w:rPr>
                  <w:noProof/>
                </w:rPr>
                <w:t>«Last_Name»</w:t>
              </w:r>
            </w:fldSimple>
          </w:p>
          <w:p w14:paraId="248A4FC6" w14:textId="3140EA70" w:rsidR="00A450C8" w:rsidRDefault="009A67A0" w:rsidP="001B66FD">
            <w:pPr>
              <w:spacing w:before="111"/>
              <w:ind w:left="95" w:right="95"/>
            </w:pPr>
            <w:fldSimple w:instr=" MERGEFIELD Address_Line_1 ">
              <w:r w:rsidR="00A450C8">
                <w:rPr>
                  <w:noProof/>
                </w:rPr>
                <w:t>«Address_Line_1»</w:t>
              </w:r>
            </w:fldSimple>
          </w:p>
          <w:p w14:paraId="69232669" w14:textId="77777777" w:rsidR="00A450C8" w:rsidRDefault="009A67A0" w:rsidP="001B66FD">
            <w:pPr>
              <w:spacing w:before="111"/>
              <w:ind w:left="95" w:right="95"/>
            </w:pPr>
            <w:fldSimple w:instr=" MERGEFIELD City ">
              <w:r w:rsidR="00A450C8">
                <w:rPr>
                  <w:noProof/>
                </w:rPr>
                <w:t>«City»</w:t>
              </w:r>
            </w:fldSimple>
            <w:r w:rsidR="00A450C8">
              <w:t xml:space="preserve">, </w:t>
            </w:r>
            <w:fldSimple w:instr=" MERGEFIELD State ">
              <w:r w:rsidR="00A450C8">
                <w:rPr>
                  <w:noProof/>
                </w:rPr>
                <w:t>«State»</w:t>
              </w:r>
            </w:fldSimple>
            <w:r w:rsidR="00A450C8">
              <w:t xml:space="preserve"> </w:t>
            </w:r>
            <w:fldSimple w:instr=" MERGEFIELD ZIP_Code ">
              <w:r w:rsidR="00A450C8">
                <w:rPr>
                  <w:noProof/>
                </w:rPr>
                <w:t>«ZIP_Code»</w:t>
              </w:r>
            </w:fldSimple>
          </w:p>
          <w:p w14:paraId="04856EED" w14:textId="77777777" w:rsidR="00A450C8" w:rsidRDefault="00A450C8" w:rsidP="001B66FD">
            <w:pPr>
              <w:ind w:left="95" w:right="95"/>
            </w:pPr>
          </w:p>
        </w:tc>
        <w:tc>
          <w:tcPr>
            <w:tcW w:w="173" w:type="dxa"/>
          </w:tcPr>
          <w:p w14:paraId="0DFD3957" w14:textId="77777777" w:rsidR="00A450C8" w:rsidRDefault="00A450C8" w:rsidP="001B66FD">
            <w:pPr>
              <w:ind w:left="95" w:right="95"/>
            </w:pPr>
          </w:p>
        </w:tc>
        <w:tc>
          <w:tcPr>
            <w:tcW w:w="3787" w:type="dxa"/>
          </w:tcPr>
          <w:p w14:paraId="468D7DC5" w14:textId="77777777" w:rsidR="00A450C8" w:rsidRDefault="009A67A0" w:rsidP="001B66FD">
            <w:pPr>
              <w:spacing w:before="111"/>
              <w:ind w:left="95" w:right="95"/>
            </w:pPr>
            <w:fldSimple w:instr=" NEXT ">
              <w:r w:rsidR="00A450C8">
                <w:rPr>
                  <w:noProof/>
                </w:rPr>
                <w:t>«Next Record»</w:t>
              </w:r>
            </w:fldSimple>
            <w:fldSimple w:instr=" MERGEFIELD Title ">
              <w:r w:rsidR="00A450C8">
                <w:rPr>
                  <w:noProof/>
                </w:rPr>
                <w:t>«Title»</w:t>
              </w:r>
            </w:fldSimple>
            <w:r w:rsidR="00A450C8">
              <w:t xml:space="preserve"> </w:t>
            </w:r>
            <w:fldSimple w:instr=" MERGEFIELD First_Name ">
              <w:r w:rsidR="00A450C8">
                <w:rPr>
                  <w:noProof/>
                </w:rPr>
                <w:t>«First_Name»</w:t>
              </w:r>
            </w:fldSimple>
            <w:r w:rsidR="00A450C8">
              <w:t xml:space="preserve"> </w:t>
            </w:r>
            <w:fldSimple w:instr=" MERGEFIELD Last_Name ">
              <w:r w:rsidR="00A450C8">
                <w:rPr>
                  <w:noProof/>
                </w:rPr>
                <w:t>«Last_Name»</w:t>
              </w:r>
            </w:fldSimple>
          </w:p>
          <w:p w14:paraId="3D1ECD20" w14:textId="77777777" w:rsidR="00A450C8" w:rsidRDefault="009A67A0" w:rsidP="001B66FD">
            <w:pPr>
              <w:spacing w:before="111"/>
              <w:ind w:left="95" w:right="95"/>
            </w:pPr>
            <w:fldSimple w:instr=" MERGEFIELD Address_Line_1 ">
              <w:r w:rsidR="00A450C8">
                <w:rPr>
                  <w:noProof/>
                </w:rPr>
                <w:t>«Address_Line_1»</w:t>
              </w:r>
            </w:fldSimple>
          </w:p>
          <w:p w14:paraId="61B0274E" w14:textId="77777777" w:rsidR="00A450C8" w:rsidRDefault="009A67A0" w:rsidP="001B66FD">
            <w:pPr>
              <w:spacing w:before="111"/>
              <w:ind w:left="95" w:right="95"/>
            </w:pPr>
            <w:fldSimple w:instr=" MERGEFIELD City ">
              <w:r w:rsidR="00A450C8">
                <w:rPr>
                  <w:noProof/>
                </w:rPr>
                <w:t>«City»</w:t>
              </w:r>
            </w:fldSimple>
            <w:r w:rsidR="00A450C8">
              <w:t xml:space="preserve">, </w:t>
            </w:r>
            <w:fldSimple w:instr=" MERGEFIELD State ">
              <w:r w:rsidR="00A450C8">
                <w:rPr>
                  <w:noProof/>
                </w:rPr>
                <w:t>«State»</w:t>
              </w:r>
            </w:fldSimple>
            <w:r w:rsidR="00A450C8">
              <w:t xml:space="preserve"> </w:t>
            </w:r>
            <w:fldSimple w:instr=" MERGEFIELD ZIP_Code ">
              <w:r w:rsidR="00A450C8">
                <w:rPr>
                  <w:noProof/>
                </w:rPr>
                <w:t>«ZIP_Code»</w:t>
              </w:r>
            </w:fldSimple>
          </w:p>
          <w:p w14:paraId="3DE0BDA4" w14:textId="77777777" w:rsidR="00A450C8" w:rsidRDefault="00A450C8" w:rsidP="001B66FD">
            <w:pPr>
              <w:ind w:left="95" w:right="95"/>
            </w:pPr>
          </w:p>
        </w:tc>
        <w:tc>
          <w:tcPr>
            <w:tcW w:w="173" w:type="dxa"/>
          </w:tcPr>
          <w:p w14:paraId="71D82267" w14:textId="77777777" w:rsidR="00A450C8" w:rsidRDefault="00A450C8" w:rsidP="001B66FD">
            <w:pPr>
              <w:ind w:left="95" w:right="95"/>
            </w:pPr>
          </w:p>
        </w:tc>
        <w:tc>
          <w:tcPr>
            <w:tcW w:w="3787" w:type="dxa"/>
          </w:tcPr>
          <w:p w14:paraId="0BACC3DB" w14:textId="77777777" w:rsidR="00A450C8" w:rsidRDefault="009A67A0" w:rsidP="001B66FD">
            <w:pPr>
              <w:spacing w:before="111"/>
              <w:ind w:left="95" w:right="95"/>
            </w:pPr>
            <w:fldSimple w:instr=" NEXT ">
              <w:r w:rsidR="00A450C8">
                <w:rPr>
                  <w:noProof/>
                </w:rPr>
                <w:t>«Next Record»</w:t>
              </w:r>
            </w:fldSimple>
            <w:fldSimple w:instr=" MERGEFIELD Title ">
              <w:r w:rsidR="00A450C8">
                <w:rPr>
                  <w:noProof/>
                </w:rPr>
                <w:t>«Title»</w:t>
              </w:r>
            </w:fldSimple>
            <w:r w:rsidR="00A450C8">
              <w:t xml:space="preserve"> </w:t>
            </w:r>
            <w:fldSimple w:instr=" MERGEFIELD First_Name ">
              <w:r w:rsidR="00A450C8">
                <w:rPr>
                  <w:noProof/>
                </w:rPr>
                <w:t>«First_Name»</w:t>
              </w:r>
            </w:fldSimple>
            <w:r w:rsidR="00A450C8">
              <w:t xml:space="preserve"> </w:t>
            </w:r>
            <w:fldSimple w:instr=" MERGEFIELD Last_Name ">
              <w:r w:rsidR="00A450C8">
                <w:rPr>
                  <w:noProof/>
                </w:rPr>
                <w:t>«Last_Name»</w:t>
              </w:r>
            </w:fldSimple>
          </w:p>
          <w:p w14:paraId="7DE2548A" w14:textId="77777777" w:rsidR="00A450C8" w:rsidRDefault="009A67A0" w:rsidP="001B66FD">
            <w:pPr>
              <w:spacing w:before="111"/>
              <w:ind w:left="95" w:right="95"/>
            </w:pPr>
            <w:fldSimple w:instr=" MERGEFIELD Address_Line_1 ">
              <w:r w:rsidR="00A450C8">
                <w:rPr>
                  <w:noProof/>
                </w:rPr>
                <w:t>«Address_Line_1»</w:t>
              </w:r>
            </w:fldSimple>
          </w:p>
          <w:p w14:paraId="6ED223DF" w14:textId="77777777" w:rsidR="00A450C8" w:rsidRDefault="009A67A0" w:rsidP="001B66FD">
            <w:pPr>
              <w:spacing w:before="111"/>
              <w:ind w:left="95" w:right="95"/>
            </w:pPr>
            <w:fldSimple w:instr=" MERGEFIELD City ">
              <w:r w:rsidR="00A450C8">
                <w:rPr>
                  <w:noProof/>
                </w:rPr>
                <w:t>«City»</w:t>
              </w:r>
            </w:fldSimple>
            <w:r w:rsidR="00A450C8">
              <w:t xml:space="preserve">, </w:t>
            </w:r>
            <w:fldSimple w:instr=" MERGEFIELD State ">
              <w:r w:rsidR="00A450C8">
                <w:rPr>
                  <w:noProof/>
                </w:rPr>
                <w:t>«State»</w:t>
              </w:r>
            </w:fldSimple>
            <w:r w:rsidR="00A450C8">
              <w:t xml:space="preserve"> </w:t>
            </w:r>
            <w:fldSimple w:instr=" MERGEFIELD ZIP_Code ">
              <w:r w:rsidR="00A450C8">
                <w:rPr>
                  <w:noProof/>
                </w:rPr>
                <w:t>«ZIP_Code»</w:t>
              </w:r>
            </w:fldSimple>
          </w:p>
          <w:p w14:paraId="0EB71807" w14:textId="77777777" w:rsidR="00A450C8" w:rsidRDefault="00A450C8" w:rsidP="001B66FD">
            <w:pPr>
              <w:ind w:left="95" w:right="95"/>
            </w:pPr>
          </w:p>
        </w:tc>
      </w:tr>
    </w:tbl>
    <w:p w14:paraId="6A37DFD7" w14:textId="6E618A48" w:rsidR="00A450C8" w:rsidRDefault="00A450C8" w:rsidP="00127A69"/>
    <w:p w14:paraId="0D87FDAE" w14:textId="31344757" w:rsidR="000B0E3A" w:rsidRDefault="000B0E3A" w:rsidP="00127A69"/>
    <w:p w14:paraId="2E59DFEB" w14:textId="3DBA1B6A" w:rsidR="000B0E3A" w:rsidRDefault="000B0E3A" w:rsidP="00127A69">
      <w:r>
        <w:rPr>
          <w:noProof/>
          <w:sz w:val="22"/>
          <w:szCs w:val="22"/>
        </w:rPr>
        <mc:AlternateContent>
          <mc:Choice Requires="wps">
            <w:drawing>
              <wp:anchor distT="0" distB="0" distL="114300" distR="114300" simplePos="0" relativeHeight="251683328" behindDoc="0" locked="0" layoutInCell="1" allowOverlap="1" wp14:anchorId="6B736F32" wp14:editId="65C1EC99">
                <wp:simplePos x="0" y="0"/>
                <wp:positionH relativeFrom="margin">
                  <wp:posOffset>-564542</wp:posOffset>
                </wp:positionH>
                <wp:positionV relativeFrom="paragraph">
                  <wp:posOffset>159661</wp:posOffset>
                </wp:positionV>
                <wp:extent cx="2609850" cy="65722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2609850" cy="657225"/>
                        </a:xfrm>
                        <a:prstGeom prst="rect">
                          <a:avLst/>
                        </a:prstGeom>
                        <a:noFill/>
                        <a:ln w="6350">
                          <a:noFill/>
                        </a:ln>
                      </wps:spPr>
                      <wps:txbx>
                        <w:txbxContent>
                          <w:p w14:paraId="1429F7D1" w14:textId="67FD59F9" w:rsidR="001B66FD" w:rsidRDefault="001B66FD" w:rsidP="000B0E3A">
                            <w:pPr>
                              <w:rPr>
                                <w:sz w:val="24"/>
                                <w:szCs w:val="24"/>
                              </w:rPr>
                            </w:pPr>
                            <w:r>
                              <w:rPr>
                                <w:sz w:val="24"/>
                                <w:szCs w:val="24"/>
                              </w:rPr>
                              <w:t xml:space="preserve">Contestant </w:t>
                            </w:r>
                            <w:r w:rsidR="00E86C9E">
                              <w:rPr>
                                <w:sz w:val="24"/>
                                <w:szCs w:val="24"/>
                              </w:rPr>
                              <w:t>#</w:t>
                            </w:r>
                          </w:p>
                          <w:p w14:paraId="2914D5AF" w14:textId="76B5CBEC" w:rsidR="001B66FD" w:rsidRPr="00BC3586" w:rsidRDefault="001B66FD" w:rsidP="000B0E3A">
                            <w:pPr>
                              <w:rPr>
                                <w:sz w:val="24"/>
                                <w:szCs w:val="24"/>
                              </w:rPr>
                            </w:pPr>
                            <w:r>
                              <w:rPr>
                                <w:sz w:val="24"/>
                                <w:szCs w:val="24"/>
                              </w:rPr>
                              <w:t>Job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B736F32" id="Text Box 32" o:spid="_x0000_s1043" type="#_x0000_t202" style="position:absolute;margin-left:-44.45pt;margin-top:12.55pt;width:205.5pt;height:51.75pt;z-index:25168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" filled="f" stroked="f" strokeweight=".5pt">
                <v:textbox>
                  <w:txbxContent>
                    <w:p w14:paraId="1429F7D1" w14:textId="67FD59F9" w:rsidR="001B66FD" w:rsidRDefault="001B66FD" w:rsidP="000B0E3A">
                      <w:pPr>
                        <w:rPr>
                          <w:sz w:val="24"/>
                          <w:szCs w:val="24"/>
                        </w:rPr>
                      </w:pPr>
                      <w:r>
                        <w:rPr>
                          <w:sz w:val="24"/>
                          <w:szCs w:val="24"/>
                        </w:rPr>
                        <w:t xml:space="preserve">Contestant </w:t>
                      </w:r>
                      <w:r w:rsidR="00E86C9E">
                        <w:rPr>
                          <w:sz w:val="24"/>
                          <w:szCs w:val="24"/>
                        </w:rPr>
                        <w:t>#</w:t>
                      </w:r>
                    </w:p>
                    <w:p w14:paraId="2914D5AF" w14:textId="76B5CBEC" w:rsidR="001B66FD" w:rsidRPr="00BC3586" w:rsidRDefault="001B66FD" w:rsidP="000B0E3A">
                      <w:pPr>
                        <w:rPr>
                          <w:sz w:val="24"/>
                          <w:szCs w:val="24"/>
                        </w:rPr>
                      </w:pPr>
                      <w:r>
                        <w:rPr>
                          <w:sz w:val="24"/>
                          <w:szCs w:val="24"/>
                        </w:rPr>
                        <w:t>Job 2</w:t>
                      </w:r>
                    </w:p>
                  </w:txbxContent>
                </v:textbox>
                <w10:wrap anchorx="margin"/>
              </v:shape>
            </w:pict>
          </mc:Fallback>
        </mc:AlternateContent>
      </w:r>
    </w:p>
    <w:p w14:paraId="5759D4F0" w14:textId="6A179B70" w:rsidR="000B0E3A" w:rsidRDefault="000B0E3A" w:rsidP="00127A69"/>
    <w:p w14:paraId="73E8F3A7" w14:textId="27C120B7" w:rsidR="000B0E3A" w:rsidRDefault="000B0E3A" w:rsidP="00127A69"/>
    <w:p w14:paraId="3710D743" w14:textId="4696DEB9" w:rsidR="000B0E3A" w:rsidRDefault="000B0E3A" w:rsidP="00127A69"/>
    <w:p w14:paraId="24EB4736" w14:textId="16C3C3D2" w:rsidR="000B0E3A" w:rsidRDefault="000B0E3A" w:rsidP="00127A69"/>
    <w:p w14:paraId="6F3C0323" w14:textId="1D3EBC33" w:rsidR="000B0E3A" w:rsidRDefault="000B0E3A" w:rsidP="00127A69"/>
    <w:p w14:paraId="0AC6C487" w14:textId="77777777" w:rsidR="000B0E3A" w:rsidRDefault="000B0E3A" w:rsidP="00127A69"/>
    <w:p w14:paraId="4DF2F6CD" w14:textId="3DA1A887" w:rsidR="000B0E3A" w:rsidRDefault="000B0E3A" w:rsidP="00127A69">
      <w:r>
        <w:rPr>
          <w:noProof/>
          <w:sz w:val="22"/>
          <w:szCs w:val="22"/>
        </w:rPr>
        <mc:AlternateContent>
          <mc:Choice Requires="wps">
            <w:drawing>
              <wp:anchor distT="0" distB="0" distL="114300" distR="114300" simplePos="0" relativeHeight="251681280" behindDoc="0" locked="0" layoutInCell="1" allowOverlap="1" wp14:anchorId="441542DC" wp14:editId="1F4EFA8E">
                <wp:simplePos x="0" y="0"/>
                <wp:positionH relativeFrom="page">
                  <wp:posOffset>4572000</wp:posOffset>
                </wp:positionH>
                <wp:positionV relativeFrom="paragraph">
                  <wp:posOffset>11651</wp:posOffset>
                </wp:positionV>
                <wp:extent cx="2992175" cy="1017767"/>
                <wp:effectExtent l="0" t="0" r="0" b="0"/>
                <wp:wrapNone/>
                <wp:docPr id="31" name="Text Box 31"/>
                <wp:cNvGraphicFramePr/>
                <a:graphic xmlns:a="http://schemas.openxmlformats.org/drawingml/2006/main">
                  <a:graphicData uri="http://schemas.microsoft.com/office/word/2010/wordprocessingShape">
                    <wps:wsp>
                      <wps:cNvSpPr txBox="1"/>
                      <wps:spPr>
                        <a:xfrm>
                          <a:off x="0" y="0"/>
                          <a:ext cx="2992175" cy="1017767"/>
                        </a:xfrm>
                        <a:prstGeom prst="rect">
                          <a:avLst/>
                        </a:prstGeom>
                        <a:noFill/>
                        <a:ln w="6350">
                          <a:noFill/>
                        </a:ln>
                      </wps:spPr>
                      <wps:txbx>
                        <w:txbxContent>
                          <w:p w14:paraId="257FA9E6" w14:textId="2F620260" w:rsidR="001B66FD" w:rsidRDefault="001B66FD" w:rsidP="000B0E3A">
                            <w:pPr>
                              <w:jc w:val="right"/>
                              <w:rPr>
                                <w:b/>
                                <w:sz w:val="28"/>
                                <w:szCs w:val="28"/>
                              </w:rPr>
                            </w:pPr>
                            <w:r w:rsidRPr="00BC3586">
                              <w:rPr>
                                <w:b/>
                                <w:sz w:val="28"/>
                                <w:szCs w:val="28"/>
                              </w:rPr>
                              <w:t xml:space="preserve">Job </w:t>
                            </w:r>
                            <w:r>
                              <w:rPr>
                                <w:b/>
                                <w:sz w:val="28"/>
                                <w:szCs w:val="28"/>
                              </w:rPr>
                              <w:t>2</w:t>
                            </w:r>
                            <w:r w:rsidRPr="00BC3586">
                              <w:rPr>
                                <w:b/>
                                <w:sz w:val="28"/>
                                <w:szCs w:val="28"/>
                              </w:rPr>
                              <w:t xml:space="preserve"> </w:t>
                            </w:r>
                            <w:r>
                              <w:rPr>
                                <w:b/>
                                <w:sz w:val="28"/>
                                <w:szCs w:val="28"/>
                              </w:rPr>
                              <w:t>–</w:t>
                            </w:r>
                            <w:r w:rsidRPr="00BC3586">
                              <w:rPr>
                                <w:b/>
                                <w:sz w:val="28"/>
                                <w:szCs w:val="28"/>
                              </w:rPr>
                              <w:t xml:space="preserve"> </w:t>
                            </w:r>
                            <w:r>
                              <w:rPr>
                                <w:b/>
                                <w:sz w:val="28"/>
                                <w:szCs w:val="28"/>
                              </w:rPr>
                              <w:t>Labels</w:t>
                            </w:r>
                          </w:p>
                          <w:p w14:paraId="2DA5A443" w14:textId="15109DAF" w:rsidR="001B66FD" w:rsidRDefault="001B66FD" w:rsidP="000B0E3A">
                            <w:pPr>
                              <w:jc w:val="right"/>
                              <w:rPr>
                                <w:b/>
                                <w:sz w:val="28"/>
                                <w:szCs w:val="28"/>
                              </w:rPr>
                            </w:pPr>
                            <w:r>
                              <w:rPr>
                                <w:b/>
                                <w:sz w:val="28"/>
                                <w:szCs w:val="28"/>
                              </w:rPr>
                              <w:t>Print 2 – Merged Labels</w:t>
                            </w:r>
                          </w:p>
                          <w:p w14:paraId="397E00EA" w14:textId="236C307A" w:rsidR="001B66FD" w:rsidRDefault="001B66FD" w:rsidP="000B0E3A">
                            <w:pPr>
                              <w:jc w:val="right"/>
                              <w:rPr>
                                <w:b/>
                                <w:sz w:val="28"/>
                                <w:szCs w:val="28"/>
                              </w:rPr>
                            </w:pPr>
                          </w:p>
                          <w:p w14:paraId="088C75FD" w14:textId="2EABDE46" w:rsidR="001B66FD" w:rsidRDefault="001B66FD" w:rsidP="000B0E3A">
                            <w:pPr>
                              <w:jc w:val="right"/>
                              <w:rPr>
                                <w:b/>
                                <w:sz w:val="28"/>
                                <w:szCs w:val="28"/>
                              </w:rPr>
                            </w:pPr>
                            <w:r>
                              <w:rPr>
                                <w:b/>
                                <w:sz w:val="28"/>
                                <w:szCs w:val="28"/>
                              </w:rPr>
                              <w:t>In Descending Order – Last Name</w:t>
                            </w:r>
                          </w:p>
                          <w:p w14:paraId="469B71A9" w14:textId="76771AAE" w:rsidR="001B66FD" w:rsidRPr="00A450C8" w:rsidRDefault="001B66FD" w:rsidP="000B0E3A">
                            <w:pPr>
                              <w:jc w:val="right"/>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41542DC" id="Text Box 31" o:spid="_x0000_s1044" type="#_x0000_t202" style="position:absolute;margin-left:5in;margin-top:.9pt;width:235.6pt;height:80.1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" filled="f" stroked="f" strokeweight=".5pt">
                <v:textbox>
                  <w:txbxContent>
                    <w:p w14:paraId="257FA9E6" w14:textId="2F620260" w:rsidR="001B66FD" w:rsidRDefault="001B66FD" w:rsidP="000B0E3A">
                      <w:pPr>
                        <w:jc w:val="right"/>
                        <w:rPr>
                          <w:b/>
                          <w:sz w:val="28"/>
                          <w:szCs w:val="28"/>
                        </w:rPr>
                      </w:pPr>
                      <w:r w:rsidRPr="00BC3586">
                        <w:rPr>
                          <w:b/>
                          <w:sz w:val="28"/>
                          <w:szCs w:val="28"/>
                        </w:rPr>
                        <w:t xml:space="preserve">Job </w:t>
                      </w:r>
                      <w:r>
                        <w:rPr>
                          <w:b/>
                          <w:sz w:val="28"/>
                          <w:szCs w:val="28"/>
                        </w:rPr>
                        <w:t>2</w:t>
                      </w:r>
                      <w:r w:rsidRPr="00BC3586">
                        <w:rPr>
                          <w:b/>
                          <w:sz w:val="28"/>
                          <w:szCs w:val="28"/>
                        </w:rPr>
                        <w:t xml:space="preserve"> </w:t>
                      </w:r>
                      <w:r>
                        <w:rPr>
                          <w:b/>
                          <w:sz w:val="28"/>
                          <w:szCs w:val="28"/>
                        </w:rPr>
                        <w:t>–</w:t>
                      </w:r>
                      <w:r w:rsidRPr="00BC3586">
                        <w:rPr>
                          <w:b/>
                          <w:sz w:val="28"/>
                          <w:szCs w:val="28"/>
                        </w:rPr>
                        <w:t xml:space="preserve"> </w:t>
                      </w:r>
                      <w:r>
                        <w:rPr>
                          <w:b/>
                          <w:sz w:val="28"/>
                          <w:szCs w:val="28"/>
                        </w:rPr>
                        <w:t>Labels</w:t>
                      </w:r>
                    </w:p>
                    <w:p w14:paraId="2DA5A443" w14:textId="15109DAF" w:rsidR="001B66FD" w:rsidRDefault="001B66FD" w:rsidP="000B0E3A">
                      <w:pPr>
                        <w:jc w:val="right"/>
                        <w:rPr>
                          <w:b/>
                          <w:sz w:val="28"/>
                          <w:szCs w:val="28"/>
                        </w:rPr>
                      </w:pPr>
                      <w:r>
                        <w:rPr>
                          <w:b/>
                          <w:sz w:val="28"/>
                          <w:szCs w:val="28"/>
                        </w:rPr>
                        <w:t>Print 2 – Merged Labels</w:t>
                      </w:r>
                    </w:p>
                    <w:p w14:paraId="397E00EA" w14:textId="236C307A" w:rsidR="001B66FD" w:rsidRDefault="001B66FD" w:rsidP="000B0E3A">
                      <w:pPr>
                        <w:jc w:val="right"/>
                        <w:rPr>
                          <w:b/>
                          <w:sz w:val="28"/>
                          <w:szCs w:val="28"/>
                        </w:rPr>
                      </w:pPr>
                    </w:p>
                    <w:p w14:paraId="088C75FD" w14:textId="2EABDE46" w:rsidR="001B66FD" w:rsidRDefault="001B66FD" w:rsidP="000B0E3A">
                      <w:pPr>
                        <w:jc w:val="right"/>
                        <w:rPr>
                          <w:b/>
                          <w:sz w:val="28"/>
                          <w:szCs w:val="28"/>
                        </w:rPr>
                      </w:pPr>
                      <w:r>
                        <w:rPr>
                          <w:b/>
                          <w:sz w:val="28"/>
                          <w:szCs w:val="28"/>
                        </w:rPr>
                        <w:t>In Descending Order – Last Name</w:t>
                      </w:r>
                    </w:p>
                    <w:p w14:paraId="469B71A9" w14:textId="76771AAE" w:rsidR="001B66FD" w:rsidRPr="00A450C8" w:rsidRDefault="001B66FD" w:rsidP="000B0E3A">
                      <w:pPr>
                        <w:jc w:val="right"/>
                        <w:rPr>
                          <w:sz w:val="28"/>
                          <w:szCs w:val="28"/>
                        </w:rPr>
                      </w:pPr>
                    </w:p>
                  </w:txbxContent>
                </v:textbox>
                <w10:wrap anchorx="page"/>
              </v:shape>
            </w:pict>
          </mc:Fallback>
        </mc:AlternateContent>
      </w:r>
    </w:p>
    <w:p w14:paraId="7E627C2F" w14:textId="3FFA8EBD" w:rsidR="000B0E3A" w:rsidRDefault="000B0E3A" w:rsidP="00127A69"/>
    <w:p w14:paraId="1DC70862" w14:textId="74386E6C" w:rsidR="000B0E3A" w:rsidRDefault="000B0E3A" w:rsidP="00127A69"/>
    <w:p w14:paraId="5B05E1F8" w14:textId="74C1C27A" w:rsidR="000B0E3A" w:rsidRDefault="000B0E3A" w:rsidP="00127A69"/>
    <w:p w14:paraId="484EAD3E" w14:textId="17631100" w:rsidR="000B0E3A" w:rsidRDefault="000B0E3A" w:rsidP="00127A69"/>
    <w:p w14:paraId="4E8FFE5F" w14:textId="77777777" w:rsidR="000B0E3A" w:rsidRDefault="000B0E3A" w:rsidP="00127A69"/>
    <w:p w14:paraId="48D60C8E" w14:textId="77777777" w:rsidR="000B0E3A" w:rsidRDefault="000B0E3A" w:rsidP="00127A69"/>
    <w:p w14:paraId="3BC6F401" w14:textId="7D538575" w:rsidR="000B0E3A" w:rsidRDefault="000B0E3A" w:rsidP="00127A69"/>
    <w:tbl>
      <w:tblPr>
        <w:tblStyle w:val="TableGrid"/>
        <w:tblW w:w="117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3787"/>
        <w:gridCol w:w="173"/>
        <w:gridCol w:w="3787"/>
        <w:gridCol w:w="173"/>
        <w:gridCol w:w="3787"/>
      </w:tblGrid>
      <w:tr w:rsidR="000B0E3A" w14:paraId="5D06B488" w14:textId="77777777" w:rsidTr="000B0E3A">
        <w:trPr>
          <w:cantSplit/>
          <w:trHeight w:hRule="exact" w:val="1440"/>
          <w:jc w:val="center"/>
        </w:trPr>
        <w:tc>
          <w:tcPr>
            <w:tcW w:w="3787" w:type="dxa"/>
          </w:tcPr>
          <w:p w14:paraId="6CE0A3D6" w14:textId="77777777" w:rsidR="000B0E3A" w:rsidRDefault="000B0E3A" w:rsidP="001B66FD">
            <w:pPr>
              <w:spacing w:before="111"/>
              <w:ind w:left="95" w:right="95"/>
            </w:pPr>
            <w:r>
              <w:rPr>
                <w:noProof/>
              </w:rPr>
              <w:t>Mr.</w:t>
            </w:r>
            <w:r>
              <w:t xml:space="preserve"> </w:t>
            </w:r>
            <w:r>
              <w:rPr>
                <w:noProof/>
              </w:rPr>
              <w:t>Carter</w:t>
            </w:r>
            <w:r>
              <w:t xml:space="preserve"> </w:t>
            </w:r>
            <w:r>
              <w:rPr>
                <w:noProof/>
              </w:rPr>
              <w:t>Wright</w:t>
            </w:r>
          </w:p>
          <w:p w14:paraId="00FA316C" w14:textId="77777777" w:rsidR="000B0E3A" w:rsidRDefault="000B0E3A" w:rsidP="001B66FD">
            <w:pPr>
              <w:spacing w:before="111"/>
              <w:ind w:left="95" w:right="95"/>
            </w:pPr>
            <w:r>
              <w:rPr>
                <w:noProof/>
              </w:rPr>
              <w:t>4436 Orange Road</w:t>
            </w:r>
          </w:p>
          <w:p w14:paraId="1946A646" w14:textId="77777777" w:rsidR="000B0E3A" w:rsidRDefault="000B0E3A" w:rsidP="001B66FD">
            <w:pPr>
              <w:spacing w:before="111"/>
              <w:ind w:left="95" w:right="95"/>
            </w:pPr>
            <w:r>
              <w:rPr>
                <w:noProof/>
              </w:rPr>
              <w:t>Tampa</w:t>
            </w:r>
            <w:r>
              <w:t xml:space="preserve">, </w:t>
            </w:r>
            <w:r>
              <w:rPr>
                <w:noProof/>
              </w:rPr>
              <w:t>FL</w:t>
            </w:r>
            <w:r>
              <w:t xml:space="preserve"> </w:t>
            </w:r>
            <w:r>
              <w:rPr>
                <w:noProof/>
              </w:rPr>
              <w:t>33601</w:t>
            </w:r>
          </w:p>
          <w:p w14:paraId="46657B16" w14:textId="77777777" w:rsidR="000B0E3A" w:rsidRDefault="000B0E3A" w:rsidP="001B66FD">
            <w:pPr>
              <w:ind w:left="95" w:right="95"/>
            </w:pPr>
          </w:p>
        </w:tc>
        <w:tc>
          <w:tcPr>
            <w:tcW w:w="173" w:type="dxa"/>
          </w:tcPr>
          <w:p w14:paraId="3E2FCE0D" w14:textId="77777777" w:rsidR="000B0E3A" w:rsidRDefault="000B0E3A" w:rsidP="001B66FD">
            <w:pPr>
              <w:ind w:left="95" w:right="95"/>
            </w:pPr>
          </w:p>
        </w:tc>
        <w:tc>
          <w:tcPr>
            <w:tcW w:w="3787" w:type="dxa"/>
          </w:tcPr>
          <w:p w14:paraId="4B009CCB" w14:textId="77777777" w:rsidR="000B0E3A" w:rsidRDefault="000B0E3A" w:rsidP="001B66FD">
            <w:pPr>
              <w:spacing w:before="111"/>
              <w:ind w:left="95" w:right="95"/>
            </w:pPr>
            <w:r>
              <w:rPr>
                <w:noProof/>
              </w:rPr>
              <w:t>Ms.</w:t>
            </w:r>
            <w:r>
              <w:t xml:space="preserve"> </w:t>
            </w:r>
            <w:r>
              <w:rPr>
                <w:noProof/>
              </w:rPr>
              <w:t>Laura</w:t>
            </w:r>
            <w:r>
              <w:t xml:space="preserve"> </w:t>
            </w:r>
            <w:r>
              <w:rPr>
                <w:noProof/>
              </w:rPr>
              <w:t>Stith</w:t>
            </w:r>
          </w:p>
          <w:p w14:paraId="718BE9F1" w14:textId="77777777" w:rsidR="000B0E3A" w:rsidRDefault="000B0E3A" w:rsidP="001B66FD">
            <w:pPr>
              <w:spacing w:before="111"/>
              <w:ind w:left="95" w:right="95"/>
            </w:pPr>
            <w:r>
              <w:rPr>
                <w:noProof/>
              </w:rPr>
              <w:t>2660 East 53</w:t>
            </w:r>
            <w:r w:rsidRPr="00E86C9E">
              <w:rPr>
                <w:noProof/>
                <w:vertAlign w:val="superscript"/>
              </w:rPr>
              <w:t>rd</w:t>
            </w:r>
            <w:r>
              <w:rPr>
                <w:noProof/>
              </w:rPr>
              <w:t xml:space="preserve"> Street</w:t>
            </w:r>
          </w:p>
          <w:p w14:paraId="1F9AA65C" w14:textId="77777777" w:rsidR="000B0E3A" w:rsidRDefault="000B0E3A" w:rsidP="001B66FD">
            <w:pPr>
              <w:spacing w:before="111"/>
              <w:ind w:left="95" w:right="95"/>
            </w:pPr>
            <w:r>
              <w:rPr>
                <w:noProof/>
              </w:rPr>
              <w:t>Davenport</w:t>
            </w:r>
            <w:r>
              <w:t xml:space="preserve">, </w:t>
            </w:r>
            <w:r>
              <w:rPr>
                <w:noProof/>
              </w:rPr>
              <w:t>IA</w:t>
            </w:r>
            <w:r>
              <w:t xml:space="preserve"> </w:t>
            </w:r>
            <w:r>
              <w:rPr>
                <w:noProof/>
              </w:rPr>
              <w:t>52722</w:t>
            </w:r>
          </w:p>
          <w:p w14:paraId="0AECC8CE" w14:textId="77777777" w:rsidR="000B0E3A" w:rsidRDefault="000B0E3A" w:rsidP="001B66FD">
            <w:pPr>
              <w:ind w:left="95" w:right="95"/>
            </w:pPr>
          </w:p>
        </w:tc>
        <w:tc>
          <w:tcPr>
            <w:tcW w:w="173" w:type="dxa"/>
          </w:tcPr>
          <w:p w14:paraId="38E02ED9" w14:textId="77777777" w:rsidR="000B0E3A" w:rsidRDefault="000B0E3A" w:rsidP="001B66FD">
            <w:pPr>
              <w:ind w:left="95" w:right="95"/>
            </w:pPr>
          </w:p>
        </w:tc>
        <w:tc>
          <w:tcPr>
            <w:tcW w:w="3787" w:type="dxa"/>
          </w:tcPr>
          <w:p w14:paraId="0B721486" w14:textId="77777777" w:rsidR="000B0E3A" w:rsidRDefault="000B0E3A" w:rsidP="001B66FD">
            <w:pPr>
              <w:spacing w:before="111"/>
              <w:ind w:left="95" w:right="95"/>
            </w:pPr>
            <w:r>
              <w:rPr>
                <w:noProof/>
              </w:rPr>
              <w:t>Mr.</w:t>
            </w:r>
            <w:r>
              <w:t xml:space="preserve"> </w:t>
            </w:r>
            <w:r>
              <w:rPr>
                <w:noProof/>
              </w:rPr>
              <w:t>Cale</w:t>
            </w:r>
            <w:r>
              <w:t xml:space="preserve"> </w:t>
            </w:r>
            <w:r>
              <w:rPr>
                <w:noProof/>
              </w:rPr>
              <w:t>Schaefer</w:t>
            </w:r>
          </w:p>
          <w:p w14:paraId="328A1C6A" w14:textId="77777777" w:rsidR="000B0E3A" w:rsidRDefault="000B0E3A" w:rsidP="001B66FD">
            <w:pPr>
              <w:spacing w:before="111"/>
              <w:ind w:left="95" w:right="95"/>
            </w:pPr>
            <w:r>
              <w:rPr>
                <w:noProof/>
              </w:rPr>
              <w:t>1237 Marquette Street</w:t>
            </w:r>
          </w:p>
          <w:p w14:paraId="7770F023" w14:textId="77777777" w:rsidR="000B0E3A" w:rsidRDefault="000B0E3A" w:rsidP="001B66FD">
            <w:pPr>
              <w:spacing w:before="111"/>
              <w:ind w:left="95" w:right="95"/>
            </w:pPr>
            <w:r>
              <w:rPr>
                <w:noProof/>
              </w:rPr>
              <w:t>Dallas</w:t>
            </w:r>
            <w:r>
              <w:t xml:space="preserve">, </w:t>
            </w:r>
            <w:r>
              <w:rPr>
                <w:noProof/>
              </w:rPr>
              <w:t>TX</w:t>
            </w:r>
            <w:r>
              <w:t xml:space="preserve"> </w:t>
            </w:r>
            <w:r>
              <w:rPr>
                <w:noProof/>
              </w:rPr>
              <w:t>75001</w:t>
            </w:r>
          </w:p>
          <w:p w14:paraId="42B9628E" w14:textId="77777777" w:rsidR="000B0E3A" w:rsidRDefault="000B0E3A" w:rsidP="001B66FD">
            <w:pPr>
              <w:ind w:left="95" w:right="95"/>
            </w:pPr>
          </w:p>
        </w:tc>
      </w:tr>
      <w:tr w:rsidR="000B0E3A" w14:paraId="6583174C" w14:textId="77777777" w:rsidTr="000B0E3A">
        <w:trPr>
          <w:cantSplit/>
          <w:trHeight w:hRule="exact" w:val="1440"/>
          <w:jc w:val="center"/>
        </w:trPr>
        <w:tc>
          <w:tcPr>
            <w:tcW w:w="3787" w:type="dxa"/>
          </w:tcPr>
          <w:p w14:paraId="6548A22A" w14:textId="77777777" w:rsidR="000B0E3A" w:rsidRDefault="000B0E3A" w:rsidP="001B66FD">
            <w:pPr>
              <w:spacing w:before="111"/>
              <w:ind w:left="95" w:right="95"/>
            </w:pPr>
            <w:r>
              <w:rPr>
                <w:noProof/>
              </w:rPr>
              <w:t>Mr.</w:t>
            </w:r>
            <w:r>
              <w:t xml:space="preserve"> </w:t>
            </w:r>
            <w:r>
              <w:rPr>
                <w:noProof/>
              </w:rPr>
              <w:t>Brandon</w:t>
            </w:r>
            <w:r>
              <w:t xml:space="preserve"> </w:t>
            </w:r>
            <w:r>
              <w:rPr>
                <w:noProof/>
              </w:rPr>
              <w:t>Hoskins</w:t>
            </w:r>
          </w:p>
          <w:p w14:paraId="2E822084" w14:textId="77777777" w:rsidR="000B0E3A" w:rsidRDefault="000B0E3A" w:rsidP="001B66FD">
            <w:pPr>
              <w:spacing w:before="111"/>
              <w:ind w:left="95" w:right="95"/>
            </w:pPr>
            <w:r>
              <w:rPr>
                <w:noProof/>
              </w:rPr>
              <w:t>935 Maple Lane</w:t>
            </w:r>
          </w:p>
          <w:p w14:paraId="51263A13" w14:textId="77777777" w:rsidR="000B0E3A" w:rsidRDefault="000B0E3A" w:rsidP="001B66FD">
            <w:pPr>
              <w:spacing w:before="111"/>
              <w:ind w:left="95" w:right="95"/>
            </w:pPr>
            <w:r>
              <w:rPr>
                <w:noProof/>
              </w:rPr>
              <w:t>Billings</w:t>
            </w:r>
            <w:r>
              <w:t xml:space="preserve">, </w:t>
            </w:r>
            <w:r>
              <w:rPr>
                <w:noProof/>
              </w:rPr>
              <w:t>MT</w:t>
            </w:r>
            <w:r>
              <w:t xml:space="preserve"> </w:t>
            </w:r>
            <w:r>
              <w:rPr>
                <w:noProof/>
              </w:rPr>
              <w:t>59101</w:t>
            </w:r>
          </w:p>
          <w:p w14:paraId="428EC7BD" w14:textId="77777777" w:rsidR="000B0E3A" w:rsidRDefault="000B0E3A" w:rsidP="001B66FD">
            <w:pPr>
              <w:ind w:left="95" w:right="95"/>
            </w:pPr>
          </w:p>
        </w:tc>
        <w:tc>
          <w:tcPr>
            <w:tcW w:w="173" w:type="dxa"/>
          </w:tcPr>
          <w:p w14:paraId="7A917985" w14:textId="77777777" w:rsidR="000B0E3A" w:rsidRDefault="000B0E3A" w:rsidP="001B66FD">
            <w:pPr>
              <w:ind w:left="95" w:right="95"/>
            </w:pPr>
          </w:p>
        </w:tc>
        <w:tc>
          <w:tcPr>
            <w:tcW w:w="3787" w:type="dxa"/>
          </w:tcPr>
          <w:p w14:paraId="39EFD7AE" w14:textId="77777777" w:rsidR="000B0E3A" w:rsidRDefault="000B0E3A" w:rsidP="001B66FD">
            <w:pPr>
              <w:spacing w:before="111"/>
              <w:ind w:left="95" w:right="95"/>
            </w:pPr>
            <w:r>
              <w:rPr>
                <w:noProof/>
              </w:rPr>
              <w:t>Ms.</w:t>
            </w:r>
            <w:r>
              <w:t xml:space="preserve"> </w:t>
            </w:r>
            <w:r>
              <w:rPr>
                <w:noProof/>
              </w:rPr>
              <w:t>Pennie</w:t>
            </w:r>
            <w:r>
              <w:t xml:space="preserve"> </w:t>
            </w:r>
            <w:r>
              <w:rPr>
                <w:noProof/>
              </w:rPr>
              <w:t>Haggans</w:t>
            </w:r>
          </w:p>
          <w:p w14:paraId="41320B7F" w14:textId="77777777" w:rsidR="000B0E3A" w:rsidRDefault="000B0E3A" w:rsidP="001B66FD">
            <w:pPr>
              <w:spacing w:before="111"/>
              <w:ind w:left="95" w:right="95"/>
            </w:pPr>
            <w:r>
              <w:rPr>
                <w:noProof/>
              </w:rPr>
              <w:t>8108 Carmen Avenue</w:t>
            </w:r>
          </w:p>
          <w:p w14:paraId="37EFE672" w14:textId="77777777" w:rsidR="000B0E3A" w:rsidRDefault="000B0E3A" w:rsidP="001B66FD">
            <w:pPr>
              <w:spacing w:before="111"/>
              <w:ind w:left="95" w:right="95"/>
            </w:pPr>
            <w:r>
              <w:rPr>
                <w:noProof/>
              </w:rPr>
              <w:t>Columbus</w:t>
            </w:r>
            <w:r>
              <w:t xml:space="preserve">, </w:t>
            </w:r>
            <w:r>
              <w:rPr>
                <w:noProof/>
              </w:rPr>
              <w:t>OH</w:t>
            </w:r>
            <w:r>
              <w:t xml:space="preserve"> </w:t>
            </w:r>
            <w:r>
              <w:rPr>
                <w:noProof/>
              </w:rPr>
              <w:t>43231</w:t>
            </w:r>
          </w:p>
          <w:p w14:paraId="09687F0E" w14:textId="77777777" w:rsidR="000B0E3A" w:rsidRDefault="000B0E3A" w:rsidP="001B66FD">
            <w:pPr>
              <w:ind w:left="95" w:right="95"/>
            </w:pPr>
          </w:p>
        </w:tc>
        <w:tc>
          <w:tcPr>
            <w:tcW w:w="173" w:type="dxa"/>
          </w:tcPr>
          <w:p w14:paraId="08DEF52F" w14:textId="77777777" w:rsidR="000B0E3A" w:rsidRDefault="000B0E3A" w:rsidP="001B66FD">
            <w:pPr>
              <w:ind w:left="95" w:right="95"/>
            </w:pPr>
          </w:p>
        </w:tc>
        <w:tc>
          <w:tcPr>
            <w:tcW w:w="3787" w:type="dxa"/>
          </w:tcPr>
          <w:p w14:paraId="6C70CF48" w14:textId="77777777" w:rsidR="000B0E3A" w:rsidRDefault="000B0E3A" w:rsidP="001B66FD">
            <w:pPr>
              <w:spacing w:before="111"/>
              <w:ind w:left="95" w:right="95"/>
            </w:pPr>
            <w:r>
              <w:rPr>
                <w:noProof/>
              </w:rPr>
              <w:t>Ms.</w:t>
            </w:r>
            <w:r>
              <w:t xml:space="preserve"> </w:t>
            </w:r>
            <w:r>
              <w:rPr>
                <w:noProof/>
              </w:rPr>
              <w:t>Deana</w:t>
            </w:r>
            <w:r>
              <w:t xml:space="preserve"> </w:t>
            </w:r>
            <w:r>
              <w:rPr>
                <w:noProof/>
              </w:rPr>
              <w:t>Graber</w:t>
            </w:r>
          </w:p>
          <w:p w14:paraId="3ECCFABD" w14:textId="77777777" w:rsidR="000B0E3A" w:rsidRDefault="000B0E3A" w:rsidP="001B66FD">
            <w:pPr>
              <w:spacing w:before="111"/>
              <w:ind w:left="95" w:right="95"/>
            </w:pPr>
            <w:r>
              <w:rPr>
                <w:noProof/>
              </w:rPr>
              <w:t>2235 Ivy Avenue</w:t>
            </w:r>
          </w:p>
          <w:p w14:paraId="58BBE89E" w14:textId="77777777" w:rsidR="000B0E3A" w:rsidRDefault="000B0E3A" w:rsidP="001B66FD">
            <w:pPr>
              <w:spacing w:before="111"/>
              <w:ind w:left="95" w:right="95"/>
            </w:pPr>
            <w:r>
              <w:rPr>
                <w:noProof/>
              </w:rPr>
              <w:t>Chicago</w:t>
            </w:r>
            <w:r>
              <w:t xml:space="preserve">, </w:t>
            </w:r>
            <w:r>
              <w:rPr>
                <w:noProof/>
              </w:rPr>
              <w:t>IL</w:t>
            </w:r>
            <w:r>
              <w:t xml:space="preserve"> </w:t>
            </w:r>
            <w:r>
              <w:rPr>
                <w:noProof/>
              </w:rPr>
              <w:t>06582</w:t>
            </w:r>
          </w:p>
          <w:p w14:paraId="3BD7EBF0" w14:textId="77777777" w:rsidR="000B0E3A" w:rsidRDefault="000B0E3A" w:rsidP="001B66FD">
            <w:pPr>
              <w:ind w:left="95" w:right="95"/>
            </w:pPr>
          </w:p>
        </w:tc>
      </w:tr>
    </w:tbl>
    <w:p w14:paraId="30AFFA56" w14:textId="19C105E7" w:rsidR="000B0E3A" w:rsidRDefault="000B0E3A" w:rsidP="00127A69">
      <w:pPr>
        <w:sectPr w:rsidR="000B0E3A" w:rsidSect="00A06A4E">
          <w:pgSz w:w="12240" w:h="15840" w:code="1"/>
          <w:pgMar w:top="1166" w:right="1296" w:bottom="1080" w:left="1296" w:header="432" w:footer="432" w:gutter="0"/>
          <w:cols w:space="720"/>
          <w:docGrid w:linePitch="360"/>
        </w:sectPr>
      </w:pPr>
      <w:r>
        <w:rPr>
          <w:noProof/>
          <w:sz w:val="22"/>
          <w:szCs w:val="22"/>
        </w:rPr>
        <mc:AlternateContent>
          <mc:Choice Requires="wps">
            <w:drawing>
              <wp:anchor distT="0" distB="0" distL="114300" distR="114300" simplePos="0" relativeHeight="251685376" behindDoc="0" locked="0" layoutInCell="1" allowOverlap="1" wp14:anchorId="1D0C2744" wp14:editId="45CAFB3A">
                <wp:simplePos x="0" y="0"/>
                <wp:positionH relativeFrom="margin">
                  <wp:posOffset>-564487</wp:posOffset>
                </wp:positionH>
                <wp:positionV relativeFrom="paragraph">
                  <wp:posOffset>1311137</wp:posOffset>
                </wp:positionV>
                <wp:extent cx="2609850" cy="65722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2609850" cy="657225"/>
                        </a:xfrm>
                        <a:prstGeom prst="rect">
                          <a:avLst/>
                        </a:prstGeom>
                        <a:noFill/>
                        <a:ln w="6350">
                          <a:noFill/>
                        </a:ln>
                      </wps:spPr>
                      <wps:txbx>
                        <w:txbxContent>
                          <w:p w14:paraId="5448B623" w14:textId="5B081E4C" w:rsidR="001B66FD" w:rsidRDefault="001B66FD" w:rsidP="000B0E3A">
                            <w:pPr>
                              <w:rPr>
                                <w:sz w:val="24"/>
                                <w:szCs w:val="24"/>
                              </w:rPr>
                            </w:pPr>
                            <w:r>
                              <w:rPr>
                                <w:sz w:val="24"/>
                                <w:szCs w:val="24"/>
                              </w:rPr>
                              <w:t xml:space="preserve">Contestant </w:t>
                            </w:r>
                            <w:r w:rsidR="00E86C9E">
                              <w:rPr>
                                <w:sz w:val="24"/>
                                <w:szCs w:val="24"/>
                              </w:rPr>
                              <w:t>#</w:t>
                            </w:r>
                          </w:p>
                          <w:p w14:paraId="04804D73" w14:textId="507C37CD" w:rsidR="001B66FD" w:rsidRPr="00BC3586" w:rsidRDefault="001B66FD" w:rsidP="000B0E3A">
                            <w:pPr>
                              <w:rPr>
                                <w:sz w:val="24"/>
                                <w:szCs w:val="24"/>
                              </w:rPr>
                            </w:pPr>
                            <w:r>
                              <w:rPr>
                                <w:sz w:val="24"/>
                                <w:szCs w:val="24"/>
                              </w:rPr>
                              <w:t>Job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D0C2744" id="Text Box 33" o:spid="_x0000_s1045" type="#_x0000_t202" style="position:absolute;margin-left:-44.45pt;margin-top:103.25pt;width:205.5pt;height:51.75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" filled="f" stroked="f" strokeweight=".5pt">
                <v:textbox>
                  <w:txbxContent>
                    <w:p w14:paraId="5448B623" w14:textId="5B081E4C" w:rsidR="001B66FD" w:rsidRDefault="001B66FD" w:rsidP="000B0E3A">
                      <w:pPr>
                        <w:rPr>
                          <w:sz w:val="24"/>
                          <w:szCs w:val="24"/>
                        </w:rPr>
                      </w:pPr>
                      <w:r>
                        <w:rPr>
                          <w:sz w:val="24"/>
                          <w:szCs w:val="24"/>
                        </w:rPr>
                        <w:t xml:space="preserve">Contestant </w:t>
                      </w:r>
                      <w:r w:rsidR="00E86C9E">
                        <w:rPr>
                          <w:sz w:val="24"/>
                          <w:szCs w:val="24"/>
                        </w:rPr>
                        <w:t>#</w:t>
                      </w:r>
                    </w:p>
                    <w:p w14:paraId="04804D73" w14:textId="507C37CD" w:rsidR="001B66FD" w:rsidRPr="00BC3586" w:rsidRDefault="001B66FD" w:rsidP="000B0E3A">
                      <w:pPr>
                        <w:rPr>
                          <w:sz w:val="24"/>
                          <w:szCs w:val="24"/>
                        </w:rPr>
                      </w:pPr>
                      <w:r>
                        <w:rPr>
                          <w:sz w:val="24"/>
                          <w:szCs w:val="24"/>
                        </w:rPr>
                        <w:t>Job 2</w:t>
                      </w:r>
                    </w:p>
                  </w:txbxContent>
                </v:textbox>
                <w10:wrap anchorx="margin"/>
              </v:shape>
            </w:pict>
          </mc:Fallback>
        </mc:AlternateContent>
      </w:r>
    </w:p>
    <w:p w14:paraId="3622DD2B" w14:textId="502DD76C" w:rsidR="00A404DC" w:rsidRDefault="00A404DC" w:rsidP="00127A69"/>
    <w:p w14:paraId="6A160DE0" w14:textId="09AE30F7" w:rsidR="00127A69" w:rsidRPr="0071771A" w:rsidRDefault="001C3E99" w:rsidP="0071771A">
      <w:pPr>
        <w:jc w:val="center"/>
        <w:rPr>
          <w:b/>
          <w:sz w:val="24"/>
          <w:szCs w:val="24"/>
        </w:rPr>
      </w:pPr>
      <w:r>
        <w:rPr>
          <w:noProof/>
          <w:sz w:val="22"/>
          <w:szCs w:val="22"/>
        </w:rPr>
        <mc:AlternateContent>
          <mc:Choice Requires="wps">
            <w:drawing>
              <wp:anchor distT="0" distB="0" distL="114300" distR="114300" simplePos="0" relativeHeight="251689472" behindDoc="0" locked="0" layoutInCell="1" allowOverlap="1" wp14:anchorId="17E9ED51" wp14:editId="4649206F">
                <wp:simplePos x="0" y="0"/>
                <wp:positionH relativeFrom="page">
                  <wp:posOffset>5350814</wp:posOffset>
                </wp:positionH>
                <wp:positionV relativeFrom="paragraph">
                  <wp:posOffset>4693</wp:posOffset>
                </wp:positionV>
                <wp:extent cx="2069768" cy="333955"/>
                <wp:effectExtent l="0" t="0" r="26035" b="28575"/>
                <wp:wrapNone/>
                <wp:docPr id="35" name="Text Box 35"/>
                <wp:cNvGraphicFramePr/>
                <a:graphic xmlns:a="http://schemas.openxmlformats.org/drawingml/2006/main">
                  <a:graphicData uri="http://schemas.microsoft.com/office/word/2010/wordprocessingShape">
                    <wps:wsp>
                      <wps:cNvSpPr txBox="1"/>
                      <wps:spPr>
                        <a:xfrm>
                          <a:off x="0" y="0"/>
                          <a:ext cx="2069768" cy="333955"/>
                        </a:xfrm>
                        <a:prstGeom prst="rect">
                          <a:avLst/>
                        </a:prstGeom>
                        <a:noFill/>
                        <a:ln w="6350">
                          <a:solidFill>
                            <a:schemeClr val="accent1"/>
                          </a:solidFill>
                        </a:ln>
                      </wps:spPr>
                      <wps:txbx>
                        <w:txbxContent>
                          <w:p w14:paraId="51814392" w14:textId="448E4D3E" w:rsidR="001B66FD" w:rsidRDefault="001B66FD" w:rsidP="001C3E99">
                            <w:pPr>
                              <w:jc w:val="right"/>
                              <w:rPr>
                                <w:b/>
                                <w:sz w:val="28"/>
                                <w:szCs w:val="28"/>
                              </w:rPr>
                            </w:pPr>
                            <w:r w:rsidRPr="00BC3586">
                              <w:rPr>
                                <w:b/>
                                <w:sz w:val="28"/>
                                <w:szCs w:val="28"/>
                              </w:rPr>
                              <w:t xml:space="preserve">Job </w:t>
                            </w:r>
                            <w:r>
                              <w:rPr>
                                <w:b/>
                                <w:sz w:val="28"/>
                                <w:szCs w:val="28"/>
                              </w:rPr>
                              <w:t>3</w:t>
                            </w:r>
                            <w:r w:rsidRPr="00BC3586">
                              <w:rPr>
                                <w:b/>
                                <w:sz w:val="28"/>
                                <w:szCs w:val="28"/>
                              </w:rPr>
                              <w:t xml:space="preserve"> </w:t>
                            </w:r>
                            <w:r>
                              <w:rPr>
                                <w:b/>
                                <w:sz w:val="28"/>
                                <w:szCs w:val="28"/>
                              </w:rPr>
                              <w:t>–</w:t>
                            </w:r>
                            <w:r w:rsidRPr="00BC3586">
                              <w:rPr>
                                <w:b/>
                                <w:sz w:val="28"/>
                                <w:szCs w:val="28"/>
                              </w:rPr>
                              <w:t xml:space="preserve"> </w:t>
                            </w:r>
                            <w:r>
                              <w:rPr>
                                <w:b/>
                                <w:sz w:val="28"/>
                                <w:szCs w:val="28"/>
                              </w:rPr>
                              <w:t>ITINERARY</w:t>
                            </w:r>
                          </w:p>
                          <w:p w14:paraId="0884F49A" w14:textId="77777777" w:rsidR="001B66FD" w:rsidRDefault="001B66FD" w:rsidP="001C3E99">
                            <w:pPr>
                              <w:jc w:val="right"/>
                              <w:rPr>
                                <w:b/>
                                <w:sz w:val="28"/>
                                <w:szCs w:val="28"/>
                              </w:rPr>
                            </w:pPr>
                          </w:p>
                          <w:p w14:paraId="2DF6BFD6" w14:textId="77777777" w:rsidR="001B66FD" w:rsidRPr="00A450C8" w:rsidRDefault="001B66FD" w:rsidP="001C3E99">
                            <w:pPr>
                              <w:jc w:val="right"/>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7E9ED51" id="Text Box 35" o:spid="_x0000_s1046" type="#_x0000_t202" style="position:absolute;left:0;text-align:left;margin-left:421.3pt;margin-top:.35pt;width:162.95pt;height:26.3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" filled="f" strokecolor="#5b9bd5 [3204]" strokeweight=".5pt">
                <v:textbox>
                  <w:txbxContent>
                    <w:p w14:paraId="51814392" w14:textId="448E4D3E" w:rsidR="001B66FD" w:rsidRDefault="001B66FD" w:rsidP="001C3E99">
                      <w:pPr>
                        <w:jc w:val="right"/>
                        <w:rPr>
                          <w:b/>
                          <w:sz w:val="28"/>
                          <w:szCs w:val="28"/>
                        </w:rPr>
                      </w:pPr>
                      <w:r w:rsidRPr="00BC3586">
                        <w:rPr>
                          <w:b/>
                          <w:sz w:val="28"/>
                          <w:szCs w:val="28"/>
                        </w:rPr>
                        <w:t xml:space="preserve">Job </w:t>
                      </w:r>
                      <w:r>
                        <w:rPr>
                          <w:b/>
                          <w:sz w:val="28"/>
                          <w:szCs w:val="28"/>
                        </w:rPr>
                        <w:t>3</w:t>
                      </w:r>
                      <w:r w:rsidRPr="00BC3586">
                        <w:rPr>
                          <w:b/>
                          <w:sz w:val="28"/>
                          <w:szCs w:val="28"/>
                        </w:rPr>
                        <w:t xml:space="preserve"> </w:t>
                      </w:r>
                      <w:r>
                        <w:rPr>
                          <w:b/>
                          <w:sz w:val="28"/>
                          <w:szCs w:val="28"/>
                        </w:rPr>
                        <w:t>–</w:t>
                      </w:r>
                      <w:r w:rsidRPr="00BC3586">
                        <w:rPr>
                          <w:b/>
                          <w:sz w:val="28"/>
                          <w:szCs w:val="28"/>
                        </w:rPr>
                        <w:t xml:space="preserve"> </w:t>
                      </w:r>
                      <w:r>
                        <w:rPr>
                          <w:b/>
                          <w:sz w:val="28"/>
                          <w:szCs w:val="28"/>
                        </w:rPr>
                        <w:t>ITINERARY</w:t>
                      </w:r>
                    </w:p>
                    <w:p w14:paraId="0884F49A" w14:textId="77777777" w:rsidR="001B66FD" w:rsidRDefault="001B66FD" w:rsidP="001C3E99">
                      <w:pPr>
                        <w:jc w:val="right"/>
                        <w:rPr>
                          <w:b/>
                          <w:sz w:val="28"/>
                          <w:szCs w:val="28"/>
                        </w:rPr>
                      </w:pPr>
                    </w:p>
                    <w:p w14:paraId="2DF6BFD6" w14:textId="77777777" w:rsidR="001B66FD" w:rsidRPr="00A450C8" w:rsidRDefault="001B66FD" w:rsidP="001C3E99">
                      <w:pPr>
                        <w:jc w:val="right"/>
                        <w:rPr>
                          <w:sz w:val="28"/>
                          <w:szCs w:val="28"/>
                        </w:rPr>
                      </w:pPr>
                    </w:p>
                  </w:txbxContent>
                </v:textbox>
                <w10:wrap anchorx="page"/>
              </v:shape>
            </w:pict>
          </mc:Fallback>
        </mc:AlternateContent>
      </w:r>
      <w:r w:rsidR="000B0E3A" w:rsidRPr="0071771A">
        <w:rPr>
          <w:b/>
          <w:sz w:val="24"/>
          <w:szCs w:val="24"/>
        </w:rPr>
        <w:t>ITINERARY</w:t>
      </w:r>
    </w:p>
    <w:p w14:paraId="09FC0D41" w14:textId="5CD4CD86" w:rsidR="000B0E3A" w:rsidDel="00703961" w:rsidRDefault="003D15AF" w:rsidP="0071771A">
      <w:pPr>
        <w:jc w:val="center"/>
        <w:rPr>
          <w:del w:id="18" w:author="Hewes Angie" w:date="2020-02-10T09:04:00Z"/>
          <w:b/>
          <w:sz w:val="24"/>
          <w:szCs w:val="24"/>
        </w:rPr>
      </w:pPr>
      <w:del w:id="19" w:author="Hewes Angie" w:date="2020-02-10T09:04:00Z">
        <w:r w:rsidDel="00703961">
          <w:rPr>
            <w:b/>
            <w:sz w:val="24"/>
            <w:szCs w:val="24"/>
          </w:rPr>
          <w:delText>(DS)</w:delText>
        </w:r>
      </w:del>
    </w:p>
    <w:p w14:paraId="6ADD74B4" w14:textId="77777777" w:rsidR="00703961" w:rsidRPr="0071771A" w:rsidRDefault="00703961" w:rsidP="0071771A">
      <w:pPr>
        <w:jc w:val="center"/>
        <w:rPr>
          <w:ins w:id="20" w:author="Hewes Angie" w:date="2020-02-10T09:04:00Z"/>
          <w:b/>
          <w:sz w:val="24"/>
          <w:szCs w:val="24"/>
        </w:rPr>
      </w:pPr>
    </w:p>
    <w:p w14:paraId="17490DE0" w14:textId="7D4B10E5" w:rsidR="000B0E3A" w:rsidRPr="0071771A" w:rsidRDefault="000B0E3A" w:rsidP="0071771A">
      <w:pPr>
        <w:jc w:val="center"/>
        <w:rPr>
          <w:b/>
          <w:sz w:val="24"/>
          <w:szCs w:val="24"/>
        </w:rPr>
      </w:pPr>
      <w:r w:rsidRPr="0071771A">
        <w:rPr>
          <w:b/>
          <w:sz w:val="24"/>
          <w:szCs w:val="24"/>
        </w:rPr>
        <w:t>2020 Leadership Program</w:t>
      </w:r>
    </w:p>
    <w:p w14:paraId="3FC2151D" w14:textId="4BF51258" w:rsidR="000B0E3A" w:rsidRPr="0071771A" w:rsidRDefault="003D15AF" w:rsidP="0071771A">
      <w:pPr>
        <w:jc w:val="center"/>
        <w:rPr>
          <w:b/>
          <w:sz w:val="24"/>
          <w:szCs w:val="24"/>
        </w:rPr>
      </w:pPr>
      <w:del w:id="21" w:author="Hewes Angie" w:date="2020-02-10T09:04:00Z">
        <w:r w:rsidDel="00703961">
          <w:rPr>
            <w:b/>
            <w:sz w:val="24"/>
            <w:szCs w:val="24"/>
          </w:rPr>
          <w:delText>(DS)</w:delText>
        </w:r>
      </w:del>
    </w:p>
    <w:p w14:paraId="5C604B43" w14:textId="1C56DCCA" w:rsidR="000B0E3A" w:rsidRPr="0071771A" w:rsidRDefault="000B0E3A" w:rsidP="0071771A">
      <w:pPr>
        <w:jc w:val="center"/>
        <w:rPr>
          <w:b/>
          <w:sz w:val="24"/>
          <w:szCs w:val="24"/>
        </w:rPr>
      </w:pPr>
      <w:r w:rsidRPr="0071771A">
        <w:rPr>
          <w:b/>
          <w:sz w:val="24"/>
          <w:szCs w:val="24"/>
        </w:rPr>
        <w:t>July 22-27, 2020</w:t>
      </w:r>
    </w:p>
    <w:p w14:paraId="4B60EA67" w14:textId="5E56ABD5" w:rsidR="000B0E3A" w:rsidRPr="00A404DC" w:rsidDel="00703961" w:rsidRDefault="000B0E3A" w:rsidP="00127A69">
      <w:pPr>
        <w:rPr>
          <w:del w:id="22" w:author="Hewes Angie" w:date="2020-02-10T09:04:00Z"/>
          <w:sz w:val="24"/>
          <w:szCs w:val="24"/>
        </w:rPr>
      </w:pPr>
    </w:p>
    <w:p w14:paraId="7E1133BE" w14:textId="2AAFA374" w:rsidR="000B0E3A" w:rsidRPr="003D15AF" w:rsidRDefault="003D15AF" w:rsidP="003D15AF">
      <w:pPr>
        <w:jc w:val="center"/>
        <w:rPr>
          <w:b/>
          <w:bCs/>
          <w:sz w:val="24"/>
          <w:szCs w:val="24"/>
        </w:rPr>
      </w:pPr>
      <w:del w:id="23" w:author="Hewes Angie" w:date="2020-02-10T09:04:00Z">
        <w:r w:rsidRPr="003D15AF" w:rsidDel="00703961">
          <w:rPr>
            <w:b/>
            <w:bCs/>
            <w:sz w:val="24"/>
            <w:szCs w:val="24"/>
          </w:rPr>
          <w:delText>(DS</w:delText>
        </w:r>
      </w:del>
      <w:del w:id="24" w:author="Hewes Angie" w:date="2020-02-10T09:05:00Z">
        <w:r w:rsidRPr="003D15AF" w:rsidDel="00703961">
          <w:rPr>
            <w:b/>
            <w:bCs/>
            <w:sz w:val="24"/>
            <w:szCs w:val="24"/>
          </w:rPr>
          <w:delText>)</w:delText>
        </w:r>
      </w:del>
    </w:p>
    <w:p w14:paraId="5D658A6C" w14:textId="77777777" w:rsidR="000B0E3A" w:rsidRPr="00A404DC" w:rsidRDefault="000B0E3A" w:rsidP="00127A69">
      <w:pPr>
        <w:rPr>
          <w:sz w:val="24"/>
          <w:szCs w:val="24"/>
        </w:rPr>
      </w:pPr>
    </w:p>
    <w:p w14:paraId="30A5628E" w14:textId="1825F61C" w:rsidR="000B0E3A" w:rsidRDefault="000B0E3A" w:rsidP="000B0E3A">
      <w:pPr>
        <w:rPr>
          <w:sz w:val="24"/>
          <w:szCs w:val="24"/>
        </w:rPr>
      </w:pPr>
      <w:r>
        <w:rPr>
          <w:sz w:val="24"/>
          <w:szCs w:val="24"/>
        </w:rPr>
        <w:t>Wednes</w:t>
      </w:r>
      <w:r w:rsidRPr="00C5323F">
        <w:rPr>
          <w:sz w:val="24"/>
          <w:szCs w:val="24"/>
        </w:rPr>
        <w:t xml:space="preserve">day, </w:t>
      </w:r>
      <w:r>
        <w:rPr>
          <w:sz w:val="24"/>
          <w:szCs w:val="24"/>
        </w:rPr>
        <w:t>July 22</w:t>
      </w:r>
    </w:p>
    <w:p w14:paraId="035F56E9" w14:textId="77777777" w:rsidR="0071771A" w:rsidRPr="00C5323F" w:rsidRDefault="0071771A" w:rsidP="000B0E3A">
      <w:pPr>
        <w:rPr>
          <w:sz w:val="24"/>
          <w:szCs w:val="24"/>
        </w:rPr>
      </w:pPr>
    </w:p>
    <w:p w14:paraId="53C2AB9D" w14:textId="30D7AF9F" w:rsidR="000B0E3A" w:rsidRDefault="000B0E3A" w:rsidP="0071771A">
      <w:pPr>
        <w:tabs>
          <w:tab w:val="left" w:pos="2160"/>
        </w:tabs>
        <w:ind w:left="2160" w:hanging="1440"/>
        <w:rPr>
          <w:sz w:val="24"/>
          <w:szCs w:val="24"/>
        </w:rPr>
      </w:pPr>
      <w:r>
        <w:rPr>
          <w:sz w:val="24"/>
          <w:szCs w:val="24"/>
        </w:rPr>
        <w:t xml:space="preserve">8:00 a.m. </w:t>
      </w:r>
      <w:r w:rsidR="0071771A">
        <w:rPr>
          <w:sz w:val="24"/>
          <w:szCs w:val="24"/>
        </w:rPr>
        <w:tab/>
      </w:r>
      <w:r w:rsidRPr="00C5323F">
        <w:rPr>
          <w:sz w:val="24"/>
          <w:szCs w:val="24"/>
        </w:rPr>
        <w:t xml:space="preserve">Depart </w:t>
      </w:r>
      <w:r>
        <w:rPr>
          <w:sz w:val="24"/>
          <w:szCs w:val="24"/>
        </w:rPr>
        <w:t xml:space="preserve">your home airport to arrive at Columbus, </w:t>
      </w:r>
      <w:r w:rsidRPr="00C5323F">
        <w:rPr>
          <w:sz w:val="24"/>
          <w:szCs w:val="24"/>
        </w:rPr>
        <w:t xml:space="preserve">John Glenn Columbus International Airport (CMH) </w:t>
      </w:r>
    </w:p>
    <w:p w14:paraId="1974AF19" w14:textId="77777777" w:rsidR="0071771A" w:rsidRDefault="0071771A" w:rsidP="0071771A">
      <w:pPr>
        <w:tabs>
          <w:tab w:val="left" w:pos="2160"/>
        </w:tabs>
        <w:ind w:left="2160" w:hanging="1440"/>
        <w:rPr>
          <w:sz w:val="24"/>
          <w:szCs w:val="24"/>
        </w:rPr>
      </w:pPr>
    </w:p>
    <w:p w14:paraId="6E3E918E" w14:textId="7020128D" w:rsidR="000B0E3A" w:rsidRDefault="000B0E3A" w:rsidP="0071771A">
      <w:pPr>
        <w:tabs>
          <w:tab w:val="left" w:pos="2160"/>
        </w:tabs>
        <w:ind w:left="2160" w:hanging="1440"/>
        <w:rPr>
          <w:sz w:val="24"/>
          <w:szCs w:val="24"/>
        </w:rPr>
      </w:pPr>
      <w:r>
        <w:rPr>
          <w:sz w:val="24"/>
          <w:szCs w:val="24"/>
        </w:rPr>
        <w:t xml:space="preserve">4:00 p.m. </w:t>
      </w:r>
      <w:r w:rsidR="0071771A">
        <w:rPr>
          <w:sz w:val="24"/>
          <w:szCs w:val="24"/>
        </w:rPr>
        <w:tab/>
      </w:r>
      <w:r w:rsidRPr="00C5323F">
        <w:rPr>
          <w:sz w:val="24"/>
          <w:szCs w:val="24"/>
        </w:rPr>
        <w:t>Arrive Columbus, OH</w:t>
      </w:r>
      <w:r>
        <w:rPr>
          <w:sz w:val="24"/>
          <w:szCs w:val="24"/>
        </w:rPr>
        <w:t>,</w:t>
      </w:r>
      <w:r w:rsidRPr="00C5323F">
        <w:rPr>
          <w:sz w:val="24"/>
          <w:szCs w:val="24"/>
        </w:rPr>
        <w:t xml:space="preserve"> John Glenn Columbus International Airport (CMH) </w:t>
      </w:r>
      <w:r>
        <w:rPr>
          <w:sz w:val="24"/>
          <w:szCs w:val="24"/>
        </w:rPr>
        <w:t>– plan to arrive by this time</w:t>
      </w:r>
    </w:p>
    <w:p w14:paraId="4220EBEA" w14:textId="77777777" w:rsidR="0071771A" w:rsidRDefault="0071771A" w:rsidP="0071771A">
      <w:pPr>
        <w:tabs>
          <w:tab w:val="left" w:pos="2160"/>
        </w:tabs>
        <w:ind w:left="2160" w:hanging="1440"/>
        <w:rPr>
          <w:sz w:val="24"/>
          <w:szCs w:val="24"/>
        </w:rPr>
      </w:pPr>
    </w:p>
    <w:p w14:paraId="7162E786" w14:textId="49AB0D10" w:rsidR="000B0E3A" w:rsidRPr="00C5323F" w:rsidRDefault="000B0E3A" w:rsidP="0071771A">
      <w:pPr>
        <w:tabs>
          <w:tab w:val="left" w:pos="2160"/>
        </w:tabs>
        <w:ind w:left="2160" w:hanging="1440"/>
        <w:rPr>
          <w:sz w:val="24"/>
          <w:szCs w:val="24"/>
        </w:rPr>
      </w:pPr>
      <w:r>
        <w:rPr>
          <w:sz w:val="24"/>
          <w:szCs w:val="24"/>
        </w:rPr>
        <w:t xml:space="preserve">5:00 p.m. </w:t>
      </w:r>
      <w:r w:rsidR="0071771A">
        <w:rPr>
          <w:sz w:val="24"/>
          <w:szCs w:val="24"/>
        </w:rPr>
        <w:tab/>
      </w:r>
      <w:r w:rsidRPr="00C5323F">
        <w:rPr>
          <w:sz w:val="24"/>
          <w:szCs w:val="24"/>
        </w:rPr>
        <w:t>Collect baggage and take Super Shuttle to</w:t>
      </w:r>
      <w:r>
        <w:rPr>
          <w:sz w:val="24"/>
          <w:szCs w:val="24"/>
        </w:rPr>
        <w:t xml:space="preserve"> airport (your reservation number has been emailed)</w:t>
      </w:r>
    </w:p>
    <w:p w14:paraId="4FC36270" w14:textId="77777777" w:rsidR="0071771A" w:rsidRDefault="0071771A" w:rsidP="0071771A">
      <w:pPr>
        <w:tabs>
          <w:tab w:val="left" w:pos="2160"/>
        </w:tabs>
        <w:ind w:left="2160" w:hanging="1440"/>
        <w:rPr>
          <w:sz w:val="24"/>
          <w:szCs w:val="24"/>
        </w:rPr>
      </w:pPr>
    </w:p>
    <w:p w14:paraId="433905A2" w14:textId="3EC4E994" w:rsidR="00B30AA4" w:rsidRDefault="000B0E3A" w:rsidP="00B30AA4">
      <w:pPr>
        <w:tabs>
          <w:tab w:val="left" w:pos="2160"/>
        </w:tabs>
        <w:ind w:left="2160" w:hanging="1440"/>
        <w:rPr>
          <w:sz w:val="24"/>
          <w:szCs w:val="24"/>
        </w:rPr>
      </w:pPr>
      <w:r>
        <w:rPr>
          <w:sz w:val="24"/>
          <w:szCs w:val="24"/>
        </w:rPr>
        <w:t xml:space="preserve">6:30 p.m. </w:t>
      </w:r>
      <w:r w:rsidR="0071771A">
        <w:rPr>
          <w:sz w:val="24"/>
          <w:szCs w:val="24"/>
        </w:rPr>
        <w:tab/>
      </w:r>
      <w:r w:rsidRPr="00C5323F">
        <w:rPr>
          <w:sz w:val="24"/>
          <w:szCs w:val="24"/>
        </w:rPr>
        <w:t xml:space="preserve">Arrive at the </w:t>
      </w:r>
      <w:r>
        <w:rPr>
          <w:sz w:val="24"/>
          <w:szCs w:val="24"/>
        </w:rPr>
        <w:t>Renaissance Columbus Downtown</w:t>
      </w:r>
      <w:r w:rsidR="00B30AA4">
        <w:rPr>
          <w:sz w:val="24"/>
          <w:szCs w:val="24"/>
        </w:rPr>
        <w:t xml:space="preserve"> Hotel</w:t>
      </w:r>
      <w:r>
        <w:rPr>
          <w:sz w:val="24"/>
          <w:szCs w:val="24"/>
        </w:rPr>
        <w:t>, 50 North 3</w:t>
      </w:r>
      <w:r w:rsidRPr="003D15AF">
        <w:rPr>
          <w:sz w:val="24"/>
          <w:szCs w:val="24"/>
          <w:vertAlign w:val="superscript"/>
        </w:rPr>
        <w:t>rd</w:t>
      </w:r>
      <w:r w:rsidR="00B30AA4">
        <w:rPr>
          <w:sz w:val="24"/>
          <w:szCs w:val="24"/>
        </w:rPr>
        <w:t xml:space="preserve"> Street, Columbus, OH </w:t>
      </w:r>
    </w:p>
    <w:p w14:paraId="414C6AA5" w14:textId="4169698F" w:rsidR="000B0E3A" w:rsidRDefault="00B30AA4" w:rsidP="00B30AA4">
      <w:pPr>
        <w:tabs>
          <w:tab w:val="left" w:pos="2160"/>
        </w:tabs>
        <w:ind w:left="2160" w:hanging="1440"/>
        <w:rPr>
          <w:sz w:val="24"/>
          <w:szCs w:val="24"/>
        </w:rPr>
      </w:pPr>
      <w:r>
        <w:rPr>
          <w:sz w:val="24"/>
          <w:szCs w:val="24"/>
        </w:rPr>
        <w:tab/>
      </w:r>
      <w:r w:rsidR="000B0E3A" w:rsidRPr="00C5323F">
        <w:rPr>
          <w:sz w:val="24"/>
          <w:szCs w:val="24"/>
        </w:rPr>
        <w:t xml:space="preserve">Telephone: </w:t>
      </w:r>
      <w:r w:rsidR="000B0E3A">
        <w:rPr>
          <w:sz w:val="24"/>
          <w:szCs w:val="24"/>
        </w:rPr>
        <w:t>123</w:t>
      </w:r>
      <w:r w:rsidR="000B0E3A" w:rsidRPr="00C5323F">
        <w:rPr>
          <w:sz w:val="24"/>
          <w:szCs w:val="24"/>
        </w:rPr>
        <w:t>-</w:t>
      </w:r>
      <w:r w:rsidR="000B0E3A">
        <w:rPr>
          <w:sz w:val="24"/>
          <w:szCs w:val="24"/>
        </w:rPr>
        <w:t>567</w:t>
      </w:r>
      <w:r w:rsidR="000B0E3A" w:rsidRPr="00C5323F">
        <w:rPr>
          <w:sz w:val="24"/>
          <w:szCs w:val="24"/>
        </w:rPr>
        <w:t>-</w:t>
      </w:r>
      <w:r w:rsidR="000B0E3A">
        <w:rPr>
          <w:sz w:val="24"/>
          <w:szCs w:val="24"/>
        </w:rPr>
        <w:t>9874</w:t>
      </w:r>
    </w:p>
    <w:p w14:paraId="363F5C89" w14:textId="77777777" w:rsidR="0071771A" w:rsidRDefault="0071771A" w:rsidP="0071771A">
      <w:pPr>
        <w:tabs>
          <w:tab w:val="left" w:pos="2160"/>
        </w:tabs>
        <w:ind w:left="2160" w:hanging="1440"/>
        <w:rPr>
          <w:sz w:val="24"/>
          <w:szCs w:val="24"/>
        </w:rPr>
      </w:pPr>
    </w:p>
    <w:p w14:paraId="2BA41362" w14:textId="5CC2BFA7" w:rsidR="000B0E3A" w:rsidRDefault="000B0E3A" w:rsidP="0071771A">
      <w:pPr>
        <w:tabs>
          <w:tab w:val="left" w:pos="2160"/>
        </w:tabs>
        <w:ind w:left="2160" w:hanging="1440"/>
        <w:rPr>
          <w:sz w:val="24"/>
          <w:szCs w:val="24"/>
        </w:rPr>
      </w:pPr>
      <w:r>
        <w:rPr>
          <w:sz w:val="24"/>
          <w:szCs w:val="24"/>
        </w:rPr>
        <w:t xml:space="preserve">8:00 p.m. </w:t>
      </w:r>
      <w:r w:rsidR="0071771A">
        <w:rPr>
          <w:sz w:val="24"/>
          <w:szCs w:val="24"/>
        </w:rPr>
        <w:tab/>
      </w:r>
      <w:r w:rsidRPr="00C5323F">
        <w:rPr>
          <w:sz w:val="24"/>
          <w:szCs w:val="24"/>
        </w:rPr>
        <w:t xml:space="preserve">Dinner reservations </w:t>
      </w:r>
      <w:r>
        <w:rPr>
          <w:sz w:val="24"/>
          <w:szCs w:val="24"/>
        </w:rPr>
        <w:t xml:space="preserve">with all Leadership Program participants </w:t>
      </w:r>
      <w:r w:rsidRPr="00C5323F">
        <w:rPr>
          <w:sz w:val="24"/>
          <w:szCs w:val="24"/>
        </w:rPr>
        <w:t xml:space="preserve">at hotel restaurant </w:t>
      </w:r>
    </w:p>
    <w:p w14:paraId="74229BC8" w14:textId="77777777" w:rsidR="00B30AA4" w:rsidRDefault="00B30AA4" w:rsidP="00B30AA4">
      <w:pPr>
        <w:tabs>
          <w:tab w:val="left" w:pos="2160"/>
        </w:tabs>
        <w:ind w:left="2160" w:hanging="1440"/>
        <w:rPr>
          <w:sz w:val="24"/>
          <w:szCs w:val="24"/>
        </w:rPr>
      </w:pPr>
    </w:p>
    <w:p w14:paraId="0C6EE21A" w14:textId="0987EE12" w:rsidR="00B30AA4" w:rsidRDefault="00B30AA4" w:rsidP="00B30AA4">
      <w:pPr>
        <w:tabs>
          <w:tab w:val="left" w:pos="2160"/>
        </w:tabs>
        <w:ind w:left="2160" w:hanging="1440"/>
        <w:rPr>
          <w:sz w:val="24"/>
          <w:szCs w:val="24"/>
        </w:rPr>
      </w:pPr>
      <w:r>
        <w:rPr>
          <w:sz w:val="24"/>
          <w:szCs w:val="24"/>
        </w:rPr>
        <w:t xml:space="preserve">12:00 </w:t>
      </w:r>
      <w:r w:rsidR="003D15AF">
        <w:rPr>
          <w:sz w:val="24"/>
          <w:szCs w:val="24"/>
        </w:rPr>
        <w:t>a</w:t>
      </w:r>
      <w:r>
        <w:rPr>
          <w:sz w:val="24"/>
          <w:szCs w:val="24"/>
        </w:rPr>
        <w:t xml:space="preserve">.m. </w:t>
      </w:r>
      <w:r>
        <w:rPr>
          <w:sz w:val="24"/>
          <w:szCs w:val="24"/>
        </w:rPr>
        <w:tab/>
        <w:t>Curfew</w:t>
      </w:r>
    </w:p>
    <w:p w14:paraId="3C8F2A16" w14:textId="77777777" w:rsidR="00B30AA4" w:rsidRPr="00C5323F" w:rsidRDefault="00B30AA4" w:rsidP="000B0E3A">
      <w:pPr>
        <w:rPr>
          <w:sz w:val="24"/>
          <w:szCs w:val="24"/>
        </w:rPr>
      </w:pPr>
    </w:p>
    <w:p w14:paraId="4BB3E204" w14:textId="77777777" w:rsidR="000B0E3A" w:rsidRPr="00C5323F" w:rsidRDefault="000B0E3A" w:rsidP="000B0E3A">
      <w:pPr>
        <w:rPr>
          <w:sz w:val="24"/>
          <w:szCs w:val="24"/>
        </w:rPr>
      </w:pPr>
      <w:r>
        <w:rPr>
          <w:sz w:val="24"/>
          <w:szCs w:val="24"/>
        </w:rPr>
        <w:t>Thurs</w:t>
      </w:r>
      <w:r w:rsidRPr="00C5323F">
        <w:rPr>
          <w:sz w:val="24"/>
          <w:szCs w:val="24"/>
        </w:rPr>
        <w:t xml:space="preserve">day, </w:t>
      </w:r>
      <w:r>
        <w:rPr>
          <w:sz w:val="24"/>
          <w:szCs w:val="24"/>
        </w:rPr>
        <w:t>July</w:t>
      </w:r>
      <w:r w:rsidRPr="00C5323F">
        <w:rPr>
          <w:sz w:val="24"/>
          <w:szCs w:val="24"/>
        </w:rPr>
        <w:t xml:space="preserve"> 2</w:t>
      </w:r>
      <w:r>
        <w:rPr>
          <w:sz w:val="24"/>
          <w:szCs w:val="24"/>
        </w:rPr>
        <w:t>3</w:t>
      </w:r>
    </w:p>
    <w:p w14:paraId="421D4D8F" w14:textId="77777777" w:rsidR="0071771A" w:rsidRDefault="0071771A" w:rsidP="0071771A">
      <w:pPr>
        <w:tabs>
          <w:tab w:val="left" w:pos="2160"/>
        </w:tabs>
        <w:ind w:left="2160" w:hanging="1440"/>
        <w:rPr>
          <w:sz w:val="24"/>
          <w:szCs w:val="24"/>
        </w:rPr>
      </w:pPr>
    </w:p>
    <w:p w14:paraId="4EF2A32C" w14:textId="7DAB6550" w:rsidR="000B0E3A" w:rsidRDefault="000B0E3A" w:rsidP="0071771A">
      <w:pPr>
        <w:tabs>
          <w:tab w:val="left" w:pos="2160"/>
        </w:tabs>
        <w:ind w:left="2160" w:hanging="1440"/>
        <w:rPr>
          <w:sz w:val="24"/>
          <w:szCs w:val="24"/>
        </w:rPr>
      </w:pPr>
      <w:r>
        <w:rPr>
          <w:sz w:val="24"/>
          <w:szCs w:val="24"/>
        </w:rPr>
        <w:t xml:space="preserve">9:00 a.m. </w:t>
      </w:r>
      <w:r w:rsidR="0071771A">
        <w:rPr>
          <w:sz w:val="24"/>
          <w:szCs w:val="24"/>
        </w:rPr>
        <w:tab/>
      </w:r>
      <w:r w:rsidRPr="00C5323F">
        <w:rPr>
          <w:sz w:val="24"/>
          <w:szCs w:val="24"/>
        </w:rPr>
        <w:t xml:space="preserve">Breakfast </w:t>
      </w:r>
      <w:r>
        <w:rPr>
          <w:sz w:val="24"/>
          <w:szCs w:val="24"/>
        </w:rPr>
        <w:t>in hotel with leadership class members</w:t>
      </w:r>
    </w:p>
    <w:p w14:paraId="38380E67" w14:textId="77777777" w:rsidR="0071771A" w:rsidRDefault="0071771A" w:rsidP="0071771A">
      <w:pPr>
        <w:tabs>
          <w:tab w:val="left" w:pos="2160"/>
        </w:tabs>
        <w:ind w:left="2160" w:hanging="1440"/>
        <w:rPr>
          <w:sz w:val="24"/>
          <w:szCs w:val="24"/>
        </w:rPr>
      </w:pPr>
    </w:p>
    <w:p w14:paraId="4D6AA227" w14:textId="7D4C58E7" w:rsidR="000B0E3A" w:rsidRPr="00C5323F" w:rsidRDefault="000B0E3A" w:rsidP="0071771A">
      <w:pPr>
        <w:tabs>
          <w:tab w:val="left" w:pos="2160"/>
        </w:tabs>
        <w:ind w:left="2160" w:hanging="1440"/>
        <w:rPr>
          <w:sz w:val="24"/>
          <w:szCs w:val="24"/>
        </w:rPr>
      </w:pPr>
      <w:r>
        <w:rPr>
          <w:sz w:val="24"/>
          <w:szCs w:val="24"/>
        </w:rPr>
        <w:t xml:space="preserve">10:00 a.m. </w:t>
      </w:r>
      <w:r w:rsidR="0071771A">
        <w:rPr>
          <w:sz w:val="24"/>
          <w:szCs w:val="24"/>
        </w:rPr>
        <w:tab/>
      </w:r>
      <w:r>
        <w:rPr>
          <w:sz w:val="24"/>
          <w:szCs w:val="24"/>
        </w:rPr>
        <w:t>Free time to explore the area and spend time in the pool</w:t>
      </w:r>
    </w:p>
    <w:p w14:paraId="25FA1726" w14:textId="77777777" w:rsidR="0071771A" w:rsidRDefault="0071771A" w:rsidP="0071771A">
      <w:pPr>
        <w:tabs>
          <w:tab w:val="left" w:pos="2160"/>
        </w:tabs>
        <w:ind w:left="2160" w:hanging="1440"/>
        <w:rPr>
          <w:sz w:val="24"/>
          <w:szCs w:val="24"/>
        </w:rPr>
      </w:pPr>
    </w:p>
    <w:p w14:paraId="0EDBA3D6" w14:textId="5CC3214D" w:rsidR="000B0E3A" w:rsidRDefault="000B0E3A" w:rsidP="0071771A">
      <w:pPr>
        <w:tabs>
          <w:tab w:val="left" w:pos="2160"/>
        </w:tabs>
        <w:ind w:left="2160" w:hanging="1440"/>
        <w:rPr>
          <w:sz w:val="24"/>
          <w:szCs w:val="24"/>
        </w:rPr>
      </w:pPr>
      <w:r>
        <w:rPr>
          <w:sz w:val="24"/>
          <w:szCs w:val="24"/>
        </w:rPr>
        <w:t xml:space="preserve">5:00 p.m. </w:t>
      </w:r>
      <w:r w:rsidR="0071771A">
        <w:rPr>
          <w:sz w:val="24"/>
          <w:szCs w:val="24"/>
        </w:rPr>
        <w:tab/>
      </w:r>
      <w:r>
        <w:rPr>
          <w:sz w:val="24"/>
          <w:szCs w:val="24"/>
        </w:rPr>
        <w:t>Meet in hotel lobby for meeting shuttle</w:t>
      </w:r>
    </w:p>
    <w:p w14:paraId="0FB274AF" w14:textId="77777777" w:rsidR="0071771A" w:rsidRDefault="0071771A" w:rsidP="0071771A">
      <w:pPr>
        <w:tabs>
          <w:tab w:val="left" w:pos="2160"/>
        </w:tabs>
        <w:ind w:left="2160" w:hanging="1440"/>
        <w:rPr>
          <w:sz w:val="24"/>
          <w:szCs w:val="24"/>
        </w:rPr>
      </w:pPr>
    </w:p>
    <w:p w14:paraId="1B291146" w14:textId="0E8C7585" w:rsidR="000B0E3A" w:rsidRDefault="000B0E3A" w:rsidP="0071771A">
      <w:pPr>
        <w:tabs>
          <w:tab w:val="left" w:pos="2160"/>
        </w:tabs>
        <w:ind w:left="2160" w:hanging="1440"/>
        <w:rPr>
          <w:sz w:val="24"/>
          <w:szCs w:val="24"/>
        </w:rPr>
      </w:pPr>
      <w:r>
        <w:rPr>
          <w:sz w:val="24"/>
          <w:szCs w:val="24"/>
        </w:rPr>
        <w:t xml:space="preserve">5:15 p.m. </w:t>
      </w:r>
      <w:r w:rsidR="0071771A">
        <w:rPr>
          <w:sz w:val="24"/>
          <w:szCs w:val="24"/>
        </w:rPr>
        <w:tab/>
      </w:r>
      <w:r>
        <w:rPr>
          <w:sz w:val="24"/>
          <w:szCs w:val="24"/>
        </w:rPr>
        <w:t>Shuttle to Leadership Program Meeting 1 at Professional Business Associates Headquarters, 5454 Cleveland Avenue, Columbus, OH 43231</w:t>
      </w:r>
    </w:p>
    <w:p w14:paraId="6D9BFF13" w14:textId="77777777" w:rsidR="0071771A" w:rsidRDefault="0071771A" w:rsidP="0071771A">
      <w:pPr>
        <w:tabs>
          <w:tab w:val="left" w:pos="2160"/>
        </w:tabs>
        <w:ind w:left="2160" w:hanging="1440"/>
        <w:rPr>
          <w:sz w:val="24"/>
          <w:szCs w:val="24"/>
        </w:rPr>
      </w:pPr>
    </w:p>
    <w:p w14:paraId="11887DAE" w14:textId="42B9D4B0" w:rsidR="000B0E3A" w:rsidRDefault="000B0E3A" w:rsidP="0071771A">
      <w:pPr>
        <w:tabs>
          <w:tab w:val="left" w:pos="2160"/>
        </w:tabs>
        <w:ind w:left="2160" w:hanging="1440"/>
        <w:rPr>
          <w:sz w:val="24"/>
          <w:szCs w:val="24"/>
        </w:rPr>
      </w:pPr>
      <w:r>
        <w:rPr>
          <w:sz w:val="24"/>
          <w:szCs w:val="24"/>
        </w:rPr>
        <w:t xml:space="preserve">5:30 p.m. </w:t>
      </w:r>
      <w:r w:rsidR="0071771A">
        <w:rPr>
          <w:sz w:val="24"/>
          <w:szCs w:val="24"/>
        </w:rPr>
        <w:tab/>
      </w:r>
      <w:r w:rsidR="003D15AF">
        <w:rPr>
          <w:sz w:val="24"/>
          <w:szCs w:val="24"/>
        </w:rPr>
        <w:t>Dinn</w:t>
      </w:r>
      <w:r>
        <w:rPr>
          <w:sz w:val="24"/>
          <w:szCs w:val="24"/>
        </w:rPr>
        <w:t>er with Professional Business Associates</w:t>
      </w:r>
    </w:p>
    <w:p w14:paraId="1B25B6AB" w14:textId="77777777" w:rsidR="0071771A" w:rsidRDefault="0071771A" w:rsidP="0071771A">
      <w:pPr>
        <w:tabs>
          <w:tab w:val="left" w:pos="2160"/>
        </w:tabs>
        <w:ind w:left="2160" w:hanging="1440"/>
        <w:rPr>
          <w:sz w:val="24"/>
          <w:szCs w:val="24"/>
        </w:rPr>
      </w:pPr>
    </w:p>
    <w:p w14:paraId="3C4A281F" w14:textId="2F7F4761" w:rsidR="000B0E3A" w:rsidRDefault="000B0E3A" w:rsidP="0071771A">
      <w:pPr>
        <w:tabs>
          <w:tab w:val="left" w:pos="2160"/>
        </w:tabs>
        <w:ind w:left="2160" w:hanging="1440"/>
        <w:rPr>
          <w:sz w:val="24"/>
          <w:szCs w:val="24"/>
        </w:rPr>
      </w:pPr>
      <w:r>
        <w:rPr>
          <w:sz w:val="24"/>
          <w:szCs w:val="24"/>
        </w:rPr>
        <w:t xml:space="preserve">7:00 p.m. </w:t>
      </w:r>
      <w:r w:rsidR="0071771A">
        <w:rPr>
          <w:sz w:val="24"/>
          <w:szCs w:val="24"/>
        </w:rPr>
        <w:tab/>
      </w:r>
      <w:r>
        <w:rPr>
          <w:sz w:val="24"/>
          <w:szCs w:val="24"/>
        </w:rPr>
        <w:t>Leadership Program Meeting 1</w:t>
      </w:r>
    </w:p>
    <w:p w14:paraId="58AC04DB" w14:textId="77777777" w:rsidR="0071771A" w:rsidRDefault="0071771A" w:rsidP="0071771A">
      <w:pPr>
        <w:tabs>
          <w:tab w:val="left" w:pos="2160"/>
        </w:tabs>
        <w:ind w:left="2160" w:hanging="1440"/>
        <w:rPr>
          <w:sz w:val="24"/>
          <w:szCs w:val="24"/>
        </w:rPr>
      </w:pPr>
    </w:p>
    <w:p w14:paraId="03F1F1AD" w14:textId="08C2D069" w:rsidR="000B0E3A" w:rsidRDefault="000B0E3A" w:rsidP="0071771A">
      <w:pPr>
        <w:tabs>
          <w:tab w:val="left" w:pos="2160"/>
        </w:tabs>
        <w:ind w:left="2160" w:hanging="1440"/>
        <w:rPr>
          <w:sz w:val="24"/>
          <w:szCs w:val="24"/>
        </w:rPr>
      </w:pPr>
      <w:r>
        <w:rPr>
          <w:sz w:val="24"/>
          <w:szCs w:val="24"/>
        </w:rPr>
        <w:t xml:space="preserve">10:30 p.m. </w:t>
      </w:r>
      <w:r w:rsidR="0071771A">
        <w:rPr>
          <w:sz w:val="24"/>
          <w:szCs w:val="24"/>
        </w:rPr>
        <w:tab/>
      </w:r>
      <w:r>
        <w:rPr>
          <w:sz w:val="24"/>
          <w:szCs w:val="24"/>
        </w:rPr>
        <w:t>Shuttle to Renaissance Columbus Downtown</w:t>
      </w:r>
    </w:p>
    <w:p w14:paraId="4A94DCDE" w14:textId="77777777" w:rsidR="0071771A" w:rsidRDefault="0071771A" w:rsidP="0071771A">
      <w:pPr>
        <w:tabs>
          <w:tab w:val="left" w:pos="2160"/>
        </w:tabs>
        <w:ind w:left="2160" w:hanging="1440"/>
        <w:rPr>
          <w:sz w:val="24"/>
          <w:szCs w:val="24"/>
        </w:rPr>
      </w:pPr>
    </w:p>
    <w:p w14:paraId="73D1271A" w14:textId="771B55A3" w:rsidR="000B0E3A" w:rsidRDefault="00703961" w:rsidP="0071771A">
      <w:pPr>
        <w:tabs>
          <w:tab w:val="left" w:pos="2160"/>
        </w:tabs>
        <w:ind w:left="2160" w:hanging="1440"/>
        <w:rPr>
          <w:sz w:val="24"/>
          <w:szCs w:val="24"/>
        </w:rPr>
      </w:pPr>
      <w:r>
        <w:rPr>
          <w:noProof/>
          <w:sz w:val="22"/>
          <w:szCs w:val="22"/>
        </w:rPr>
        <mc:AlternateContent>
          <mc:Choice Requires="wps">
            <w:drawing>
              <wp:anchor distT="0" distB="0" distL="114300" distR="114300" simplePos="0" relativeHeight="251687424" behindDoc="0" locked="0" layoutInCell="1" allowOverlap="1" wp14:anchorId="3E5D5042" wp14:editId="67EDF521">
                <wp:simplePos x="0" y="0"/>
                <wp:positionH relativeFrom="margin">
                  <wp:posOffset>-39687</wp:posOffset>
                </wp:positionH>
                <wp:positionV relativeFrom="paragraph">
                  <wp:posOffset>408940</wp:posOffset>
                </wp:positionV>
                <wp:extent cx="2609850" cy="65722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2609850" cy="657225"/>
                        </a:xfrm>
                        <a:prstGeom prst="rect">
                          <a:avLst/>
                        </a:prstGeom>
                        <a:noFill/>
                        <a:ln w="6350">
                          <a:noFill/>
                        </a:ln>
                      </wps:spPr>
                      <wps:txbx>
                        <w:txbxContent>
                          <w:p w14:paraId="45A4BA64" w14:textId="672C5F02" w:rsidR="001B66FD" w:rsidRDefault="001B66FD" w:rsidP="001C3E99">
                            <w:pPr>
                              <w:rPr>
                                <w:sz w:val="24"/>
                                <w:szCs w:val="24"/>
                              </w:rPr>
                            </w:pPr>
                            <w:r>
                              <w:rPr>
                                <w:sz w:val="24"/>
                                <w:szCs w:val="24"/>
                              </w:rPr>
                              <w:t xml:space="preserve">Contestant </w:t>
                            </w:r>
                            <w:r w:rsidR="003D15AF">
                              <w:rPr>
                                <w:sz w:val="24"/>
                                <w:szCs w:val="24"/>
                              </w:rPr>
                              <w:t>#</w:t>
                            </w:r>
                          </w:p>
                          <w:p w14:paraId="5B8F5DC0" w14:textId="21C818BC" w:rsidR="001B66FD" w:rsidRPr="00BC3586" w:rsidRDefault="001B66FD" w:rsidP="001C3E99">
                            <w:pPr>
                              <w:rPr>
                                <w:sz w:val="24"/>
                                <w:szCs w:val="24"/>
                              </w:rPr>
                            </w:pPr>
                            <w:r>
                              <w:rPr>
                                <w:sz w:val="24"/>
                                <w:szCs w:val="24"/>
                              </w:rPr>
                              <w:t>Job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D5042" id="Text Box 34" o:spid="_x0000_s1047" type="#_x0000_t202" style="position:absolute;left:0;text-align:left;margin-left:-3.1pt;margin-top:32.2pt;width:205.5pt;height:51.75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" filled="f" stroked="f" strokeweight=".5pt">
                <v:textbox>
                  <w:txbxContent>
                    <w:p w14:paraId="45A4BA64" w14:textId="672C5F02" w:rsidR="001B66FD" w:rsidRDefault="001B66FD" w:rsidP="001C3E99">
                      <w:pPr>
                        <w:rPr>
                          <w:sz w:val="24"/>
                          <w:szCs w:val="24"/>
                        </w:rPr>
                      </w:pPr>
                      <w:r>
                        <w:rPr>
                          <w:sz w:val="24"/>
                          <w:szCs w:val="24"/>
                        </w:rPr>
                        <w:t xml:space="preserve">Contestant </w:t>
                      </w:r>
                      <w:r w:rsidR="003D15AF">
                        <w:rPr>
                          <w:sz w:val="24"/>
                          <w:szCs w:val="24"/>
                        </w:rPr>
                        <w:t>#</w:t>
                      </w:r>
                    </w:p>
                    <w:p w14:paraId="5B8F5DC0" w14:textId="21C818BC" w:rsidR="001B66FD" w:rsidRPr="00BC3586" w:rsidRDefault="001B66FD" w:rsidP="001C3E99">
                      <w:pPr>
                        <w:rPr>
                          <w:sz w:val="24"/>
                          <w:szCs w:val="24"/>
                        </w:rPr>
                      </w:pPr>
                      <w:r>
                        <w:rPr>
                          <w:sz w:val="24"/>
                          <w:szCs w:val="24"/>
                        </w:rPr>
                        <w:t>Job 3</w:t>
                      </w:r>
                    </w:p>
                  </w:txbxContent>
                </v:textbox>
                <w10:wrap anchorx="margin"/>
              </v:shape>
            </w:pict>
          </mc:Fallback>
        </mc:AlternateContent>
      </w:r>
      <w:r w:rsidR="000B0E3A">
        <w:rPr>
          <w:sz w:val="24"/>
          <w:szCs w:val="24"/>
        </w:rPr>
        <w:t xml:space="preserve">12:00 p.m. </w:t>
      </w:r>
      <w:r w:rsidR="0071771A">
        <w:rPr>
          <w:sz w:val="24"/>
          <w:szCs w:val="24"/>
        </w:rPr>
        <w:tab/>
      </w:r>
      <w:r w:rsidR="000B0E3A">
        <w:rPr>
          <w:sz w:val="24"/>
          <w:szCs w:val="24"/>
        </w:rPr>
        <w:t>Curfew</w:t>
      </w:r>
    </w:p>
    <w:p w14:paraId="180537AF" w14:textId="3FE31CFC" w:rsidR="00B30AA4" w:rsidRDefault="00703961" w:rsidP="000B0E3A">
      <w:pPr>
        <w:rPr>
          <w:sz w:val="24"/>
          <w:szCs w:val="24"/>
        </w:rPr>
      </w:pPr>
      <w:r>
        <w:rPr>
          <w:noProof/>
          <w:sz w:val="22"/>
          <w:szCs w:val="22"/>
        </w:rPr>
        <mc:AlternateContent>
          <mc:Choice Requires="wps">
            <w:drawing>
              <wp:anchor distT="0" distB="0" distL="114300" distR="114300" simplePos="0" relativeHeight="251693568" behindDoc="0" locked="0" layoutInCell="1" allowOverlap="1" wp14:anchorId="01A49DE3" wp14:editId="018B4C84">
                <wp:simplePos x="0" y="0"/>
                <wp:positionH relativeFrom="page">
                  <wp:posOffset>6076632</wp:posOffset>
                </wp:positionH>
                <wp:positionV relativeFrom="paragraph">
                  <wp:posOffset>54928</wp:posOffset>
                </wp:positionV>
                <wp:extent cx="1582171" cy="452617"/>
                <wp:effectExtent l="0" t="0" r="18415" b="24130"/>
                <wp:wrapNone/>
                <wp:docPr id="37" name="Text Box 37"/>
                <wp:cNvGraphicFramePr/>
                <a:graphic xmlns:a="http://schemas.openxmlformats.org/drawingml/2006/main">
                  <a:graphicData uri="http://schemas.microsoft.com/office/word/2010/wordprocessingShape">
                    <wps:wsp>
                      <wps:cNvSpPr txBox="1"/>
                      <wps:spPr>
                        <a:xfrm>
                          <a:off x="0" y="0"/>
                          <a:ext cx="1582171" cy="452617"/>
                        </a:xfrm>
                        <a:prstGeom prst="rect">
                          <a:avLst/>
                        </a:prstGeom>
                        <a:noFill/>
                        <a:ln w="6350">
                          <a:solidFill>
                            <a:schemeClr val="accent1"/>
                          </a:solidFill>
                        </a:ln>
                      </wps:spPr>
                      <wps:txbx>
                        <w:txbxContent>
                          <w:p w14:paraId="5EA797B3" w14:textId="54FF050A" w:rsidR="001B66FD" w:rsidRPr="00B30AA4" w:rsidRDefault="001B66FD" w:rsidP="00B30AA4">
                            <w:pPr>
                              <w:jc w:val="right"/>
                              <w:rPr>
                                <w:sz w:val="24"/>
                                <w:szCs w:val="24"/>
                              </w:rPr>
                            </w:pPr>
                            <w:r>
                              <w:rPr>
                                <w:sz w:val="24"/>
                                <w:szCs w:val="24"/>
                              </w:rPr>
                              <w:t>Above should be in the header @ right</w:t>
                            </w:r>
                          </w:p>
                          <w:p w14:paraId="5E73950D" w14:textId="77777777" w:rsidR="001B66FD" w:rsidRDefault="001B66FD" w:rsidP="00B30AA4">
                            <w:pPr>
                              <w:jc w:val="right"/>
                              <w:rPr>
                                <w:b/>
                                <w:sz w:val="28"/>
                                <w:szCs w:val="28"/>
                              </w:rPr>
                            </w:pPr>
                          </w:p>
                          <w:p w14:paraId="132A0A90" w14:textId="77777777" w:rsidR="001B66FD" w:rsidRPr="00A450C8" w:rsidRDefault="001B66FD" w:rsidP="00B30AA4">
                            <w:pPr>
                              <w:jc w:val="right"/>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49DE3" id="Text Box 37" o:spid="_x0000_s1048" type="#_x0000_t202" style="position:absolute;margin-left:478.45pt;margin-top:4.35pt;width:124.6pt;height:35.65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" filled="f" strokecolor="#5b9bd5 [3204]" strokeweight=".5pt">
                <v:textbox>
                  <w:txbxContent>
                    <w:p w14:paraId="5EA797B3" w14:textId="54FF050A" w:rsidR="001B66FD" w:rsidRPr="00B30AA4" w:rsidRDefault="001B66FD" w:rsidP="00B30AA4">
                      <w:pPr>
                        <w:jc w:val="right"/>
                        <w:rPr>
                          <w:sz w:val="24"/>
                          <w:szCs w:val="24"/>
                        </w:rPr>
                      </w:pPr>
                      <w:bookmarkStart w:id="20" w:name="_GoBack"/>
                      <w:r>
                        <w:rPr>
                          <w:sz w:val="24"/>
                          <w:szCs w:val="24"/>
                        </w:rPr>
                        <w:t>Above should be in the header @ right</w:t>
                      </w:r>
                    </w:p>
                    <w:p w14:paraId="5E73950D" w14:textId="77777777" w:rsidR="001B66FD" w:rsidRDefault="001B66FD" w:rsidP="00B30AA4">
                      <w:pPr>
                        <w:jc w:val="right"/>
                        <w:rPr>
                          <w:b/>
                          <w:sz w:val="28"/>
                          <w:szCs w:val="28"/>
                        </w:rPr>
                      </w:pPr>
                    </w:p>
                    <w:bookmarkEnd w:id="20"/>
                    <w:p w14:paraId="132A0A90" w14:textId="77777777" w:rsidR="001B66FD" w:rsidRPr="00A450C8" w:rsidRDefault="001B66FD" w:rsidP="00B30AA4">
                      <w:pPr>
                        <w:jc w:val="right"/>
                        <w:rPr>
                          <w:sz w:val="28"/>
                          <w:szCs w:val="28"/>
                        </w:rPr>
                      </w:pPr>
                    </w:p>
                  </w:txbxContent>
                </v:textbox>
                <w10:wrap anchorx="page"/>
              </v:shape>
            </w:pict>
          </mc:Fallback>
        </mc:AlternateContent>
      </w:r>
      <w:r>
        <w:rPr>
          <w:noProof/>
          <w:sz w:val="22"/>
          <w:szCs w:val="22"/>
        </w:rPr>
        <mc:AlternateContent>
          <mc:Choice Requires="wps">
            <w:drawing>
              <wp:anchor distT="0" distB="0" distL="114300" distR="114300" simplePos="0" relativeHeight="251691520" behindDoc="0" locked="0" layoutInCell="1" allowOverlap="1" wp14:anchorId="23F12029" wp14:editId="266799A2">
                <wp:simplePos x="0" y="0"/>
                <wp:positionH relativeFrom="page">
                  <wp:posOffset>4050347</wp:posOffset>
                </wp:positionH>
                <wp:positionV relativeFrom="paragraph">
                  <wp:posOffset>-515303</wp:posOffset>
                </wp:positionV>
                <wp:extent cx="3611577" cy="532737"/>
                <wp:effectExtent l="0" t="0" r="0" b="1270"/>
                <wp:wrapNone/>
                <wp:docPr id="36" name="Text Box 36"/>
                <wp:cNvGraphicFramePr/>
                <a:graphic xmlns:a="http://schemas.openxmlformats.org/drawingml/2006/main">
                  <a:graphicData uri="http://schemas.microsoft.com/office/word/2010/wordprocessingShape">
                    <wps:wsp>
                      <wps:cNvSpPr txBox="1"/>
                      <wps:spPr>
                        <a:xfrm>
                          <a:off x="0" y="0"/>
                          <a:ext cx="3611577" cy="532737"/>
                        </a:xfrm>
                        <a:prstGeom prst="rect">
                          <a:avLst/>
                        </a:prstGeom>
                        <a:noFill/>
                        <a:ln w="6350">
                          <a:noFill/>
                        </a:ln>
                      </wps:spPr>
                      <wps:txbx>
                        <w:txbxContent>
                          <w:p w14:paraId="3D1996EB" w14:textId="5C03B0BD" w:rsidR="001B66FD" w:rsidRDefault="001B66FD" w:rsidP="00B30AA4">
                            <w:pPr>
                              <w:jc w:val="right"/>
                              <w:rPr>
                                <w:sz w:val="24"/>
                                <w:szCs w:val="24"/>
                              </w:rPr>
                            </w:pPr>
                            <w:r>
                              <w:rPr>
                                <w:sz w:val="24"/>
                                <w:szCs w:val="24"/>
                              </w:rPr>
                              <w:t>Itinerary of 2020 Summer Leadership Program</w:t>
                            </w:r>
                          </w:p>
                          <w:p w14:paraId="14A02B30" w14:textId="2F4A5CC8" w:rsidR="001B66FD" w:rsidRPr="00B30AA4" w:rsidRDefault="001B66FD" w:rsidP="00B30AA4">
                            <w:pPr>
                              <w:jc w:val="right"/>
                              <w:rPr>
                                <w:sz w:val="24"/>
                                <w:szCs w:val="24"/>
                              </w:rPr>
                            </w:pPr>
                            <w:r>
                              <w:rPr>
                                <w:sz w:val="24"/>
                                <w:szCs w:val="24"/>
                              </w:rPr>
                              <w:t>Page 2</w:t>
                            </w:r>
                          </w:p>
                          <w:p w14:paraId="19BF88FE" w14:textId="77777777" w:rsidR="001B66FD" w:rsidRDefault="001B66FD" w:rsidP="00B30AA4">
                            <w:pPr>
                              <w:jc w:val="right"/>
                              <w:rPr>
                                <w:b/>
                                <w:sz w:val="28"/>
                                <w:szCs w:val="28"/>
                              </w:rPr>
                            </w:pPr>
                          </w:p>
                          <w:p w14:paraId="63F74705" w14:textId="77777777" w:rsidR="001B66FD" w:rsidRPr="00A450C8" w:rsidRDefault="001B66FD" w:rsidP="00B30AA4">
                            <w:pPr>
                              <w:jc w:val="right"/>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12029" id="Text Box 36" o:spid="_x0000_s1049" type="#_x0000_t202" style="position:absolute;margin-left:318.9pt;margin-top:-40.6pt;width:284.4pt;height:41.95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" filled="f" stroked="f" strokeweight=".5pt">
                <v:textbox>
                  <w:txbxContent>
                    <w:p w14:paraId="3D1996EB" w14:textId="5C03B0BD" w:rsidR="001B66FD" w:rsidRDefault="001B66FD" w:rsidP="00B30AA4">
                      <w:pPr>
                        <w:jc w:val="right"/>
                        <w:rPr>
                          <w:sz w:val="24"/>
                          <w:szCs w:val="24"/>
                        </w:rPr>
                      </w:pPr>
                      <w:r>
                        <w:rPr>
                          <w:sz w:val="24"/>
                          <w:szCs w:val="24"/>
                        </w:rPr>
                        <w:t>Itinerary of 2020 Summer Leadership Program</w:t>
                      </w:r>
                    </w:p>
                    <w:p w14:paraId="14A02B30" w14:textId="2F4A5CC8" w:rsidR="001B66FD" w:rsidRPr="00B30AA4" w:rsidRDefault="001B66FD" w:rsidP="00B30AA4">
                      <w:pPr>
                        <w:jc w:val="right"/>
                        <w:rPr>
                          <w:sz w:val="24"/>
                          <w:szCs w:val="24"/>
                        </w:rPr>
                      </w:pPr>
                      <w:r>
                        <w:rPr>
                          <w:sz w:val="24"/>
                          <w:szCs w:val="24"/>
                        </w:rPr>
                        <w:t>Page 2</w:t>
                      </w:r>
                    </w:p>
                    <w:p w14:paraId="19BF88FE" w14:textId="77777777" w:rsidR="001B66FD" w:rsidRDefault="001B66FD" w:rsidP="00B30AA4">
                      <w:pPr>
                        <w:jc w:val="right"/>
                        <w:rPr>
                          <w:b/>
                          <w:sz w:val="28"/>
                          <w:szCs w:val="28"/>
                        </w:rPr>
                      </w:pPr>
                    </w:p>
                    <w:p w14:paraId="63F74705" w14:textId="77777777" w:rsidR="001B66FD" w:rsidRPr="00A450C8" w:rsidRDefault="001B66FD" w:rsidP="00B30AA4">
                      <w:pPr>
                        <w:jc w:val="right"/>
                        <w:rPr>
                          <w:sz w:val="28"/>
                          <w:szCs w:val="28"/>
                        </w:rPr>
                      </w:pPr>
                    </w:p>
                  </w:txbxContent>
                </v:textbox>
                <w10:wrap anchorx="page"/>
              </v:shape>
            </w:pict>
          </mc:Fallback>
        </mc:AlternateContent>
      </w:r>
    </w:p>
    <w:p w14:paraId="45E5B995" w14:textId="7F8F0AAD" w:rsidR="00B30AA4" w:rsidRPr="00B30AA4" w:rsidRDefault="00B30AA4" w:rsidP="000B0E3A">
      <w:pPr>
        <w:rPr>
          <w:sz w:val="12"/>
          <w:szCs w:val="12"/>
        </w:rPr>
      </w:pPr>
    </w:p>
    <w:p w14:paraId="62D96891" w14:textId="3EB35255" w:rsidR="00B30AA4" w:rsidRPr="00B30AA4" w:rsidRDefault="00B30AA4" w:rsidP="000B0E3A">
      <w:pPr>
        <w:rPr>
          <w:sz w:val="16"/>
          <w:szCs w:val="16"/>
        </w:rPr>
      </w:pPr>
    </w:p>
    <w:p w14:paraId="62A01531" w14:textId="5BE6CA13" w:rsidR="000B0E3A" w:rsidRDefault="000B0E3A" w:rsidP="000B0E3A">
      <w:pPr>
        <w:rPr>
          <w:sz w:val="24"/>
          <w:szCs w:val="24"/>
        </w:rPr>
      </w:pPr>
      <w:r>
        <w:rPr>
          <w:sz w:val="24"/>
          <w:szCs w:val="24"/>
        </w:rPr>
        <w:t>Fri</w:t>
      </w:r>
      <w:r w:rsidRPr="00C5323F">
        <w:rPr>
          <w:sz w:val="24"/>
          <w:szCs w:val="24"/>
        </w:rPr>
        <w:t xml:space="preserve">day, </w:t>
      </w:r>
      <w:r>
        <w:rPr>
          <w:sz w:val="24"/>
          <w:szCs w:val="24"/>
        </w:rPr>
        <w:t>July 24</w:t>
      </w:r>
    </w:p>
    <w:p w14:paraId="22FB07F7" w14:textId="3EB67898" w:rsidR="00B30AA4" w:rsidRPr="00C5323F" w:rsidRDefault="00B30AA4" w:rsidP="000B0E3A">
      <w:pPr>
        <w:rPr>
          <w:sz w:val="24"/>
          <w:szCs w:val="24"/>
        </w:rPr>
      </w:pPr>
    </w:p>
    <w:p w14:paraId="3259D543" w14:textId="3F6C8876" w:rsidR="000B0E3A" w:rsidRPr="00C5323F" w:rsidRDefault="000B0E3A" w:rsidP="0071771A">
      <w:pPr>
        <w:tabs>
          <w:tab w:val="left" w:pos="2160"/>
        </w:tabs>
        <w:ind w:left="2160" w:hanging="1440"/>
        <w:rPr>
          <w:sz w:val="24"/>
          <w:szCs w:val="24"/>
        </w:rPr>
      </w:pPr>
      <w:r>
        <w:rPr>
          <w:sz w:val="24"/>
          <w:szCs w:val="24"/>
        </w:rPr>
        <w:t xml:space="preserve">8:30 a.m. </w:t>
      </w:r>
      <w:r w:rsidR="00B30AA4">
        <w:rPr>
          <w:sz w:val="24"/>
          <w:szCs w:val="24"/>
        </w:rPr>
        <w:tab/>
      </w:r>
      <w:r w:rsidRPr="00C5323F">
        <w:rPr>
          <w:sz w:val="24"/>
          <w:szCs w:val="24"/>
        </w:rPr>
        <w:t xml:space="preserve">Breakfast </w:t>
      </w:r>
      <w:r>
        <w:rPr>
          <w:sz w:val="24"/>
          <w:szCs w:val="24"/>
        </w:rPr>
        <w:t>in hotel with leadership class members</w:t>
      </w:r>
    </w:p>
    <w:p w14:paraId="436927B7" w14:textId="7713EF75" w:rsidR="00B30AA4" w:rsidRDefault="00B30AA4" w:rsidP="0071771A">
      <w:pPr>
        <w:tabs>
          <w:tab w:val="left" w:pos="2160"/>
        </w:tabs>
        <w:ind w:left="2160" w:hanging="1440"/>
        <w:rPr>
          <w:sz w:val="24"/>
          <w:szCs w:val="24"/>
        </w:rPr>
      </w:pPr>
    </w:p>
    <w:p w14:paraId="3B574AB9" w14:textId="3D309F1A" w:rsidR="000B0E3A" w:rsidRDefault="000B0E3A" w:rsidP="0071771A">
      <w:pPr>
        <w:tabs>
          <w:tab w:val="left" w:pos="2160"/>
        </w:tabs>
        <w:ind w:left="2160" w:hanging="1440"/>
        <w:rPr>
          <w:sz w:val="24"/>
          <w:szCs w:val="24"/>
        </w:rPr>
      </w:pPr>
      <w:r>
        <w:rPr>
          <w:sz w:val="24"/>
          <w:szCs w:val="24"/>
        </w:rPr>
        <w:t xml:space="preserve">9:30 a.m. </w:t>
      </w:r>
      <w:r w:rsidR="00B30AA4">
        <w:rPr>
          <w:sz w:val="24"/>
          <w:szCs w:val="24"/>
        </w:rPr>
        <w:tab/>
      </w:r>
      <w:r>
        <w:rPr>
          <w:sz w:val="24"/>
          <w:szCs w:val="24"/>
        </w:rPr>
        <w:t>Shuttle to Leadership Program Meeting 2 at Professional Business Associates Headquarters, 5454 Cleveland Avenue, Columbus, OH 43231</w:t>
      </w:r>
    </w:p>
    <w:p w14:paraId="1B930253" w14:textId="77777777" w:rsidR="00B30AA4" w:rsidRDefault="00B30AA4" w:rsidP="0071771A">
      <w:pPr>
        <w:tabs>
          <w:tab w:val="left" w:pos="2160"/>
        </w:tabs>
        <w:ind w:left="2160" w:hanging="1440"/>
        <w:rPr>
          <w:sz w:val="24"/>
          <w:szCs w:val="24"/>
        </w:rPr>
      </w:pPr>
    </w:p>
    <w:p w14:paraId="1EDA7DD1" w14:textId="71C679B6" w:rsidR="000B0E3A" w:rsidRDefault="000B0E3A" w:rsidP="0071771A">
      <w:pPr>
        <w:tabs>
          <w:tab w:val="left" w:pos="2160"/>
        </w:tabs>
        <w:ind w:left="2160" w:hanging="1440"/>
        <w:rPr>
          <w:sz w:val="24"/>
          <w:szCs w:val="24"/>
        </w:rPr>
      </w:pPr>
      <w:r>
        <w:rPr>
          <w:sz w:val="24"/>
          <w:szCs w:val="24"/>
        </w:rPr>
        <w:t xml:space="preserve">10:00 a.m. </w:t>
      </w:r>
      <w:r w:rsidR="00B30AA4">
        <w:rPr>
          <w:sz w:val="24"/>
          <w:szCs w:val="24"/>
        </w:rPr>
        <w:tab/>
      </w:r>
      <w:r>
        <w:rPr>
          <w:sz w:val="24"/>
          <w:szCs w:val="24"/>
        </w:rPr>
        <w:t>Tour Professional Business Associates Headquarters</w:t>
      </w:r>
      <w:r w:rsidR="00564FC5">
        <w:rPr>
          <w:sz w:val="24"/>
          <w:szCs w:val="24"/>
        </w:rPr>
        <w:t>.  Leadership Meeting 2 with working lunch</w:t>
      </w:r>
    </w:p>
    <w:p w14:paraId="522FAE9D" w14:textId="77777777" w:rsidR="00564FC5" w:rsidRDefault="00564FC5" w:rsidP="0071771A">
      <w:pPr>
        <w:tabs>
          <w:tab w:val="left" w:pos="2160"/>
        </w:tabs>
        <w:ind w:left="2160" w:hanging="1440"/>
        <w:rPr>
          <w:sz w:val="24"/>
          <w:szCs w:val="24"/>
        </w:rPr>
      </w:pPr>
    </w:p>
    <w:p w14:paraId="4DE6B481" w14:textId="0693E6A6" w:rsidR="000B0E3A" w:rsidRDefault="000B0E3A" w:rsidP="0071771A">
      <w:pPr>
        <w:tabs>
          <w:tab w:val="left" w:pos="2160"/>
        </w:tabs>
        <w:ind w:left="2160" w:hanging="1440"/>
        <w:rPr>
          <w:sz w:val="24"/>
          <w:szCs w:val="24"/>
        </w:rPr>
      </w:pPr>
      <w:r>
        <w:rPr>
          <w:sz w:val="24"/>
          <w:szCs w:val="24"/>
        </w:rPr>
        <w:t xml:space="preserve">5:00 p.m. </w:t>
      </w:r>
      <w:r w:rsidR="00B30AA4">
        <w:rPr>
          <w:sz w:val="24"/>
          <w:szCs w:val="24"/>
        </w:rPr>
        <w:tab/>
      </w:r>
      <w:r>
        <w:rPr>
          <w:sz w:val="24"/>
          <w:szCs w:val="24"/>
        </w:rPr>
        <w:t xml:space="preserve">Shuttle to </w:t>
      </w:r>
      <w:r w:rsidR="00BE6C8D">
        <w:rPr>
          <w:sz w:val="24"/>
          <w:szCs w:val="24"/>
        </w:rPr>
        <w:t>Renaissance Columbus Downtown</w:t>
      </w:r>
    </w:p>
    <w:p w14:paraId="6E240679" w14:textId="77777777" w:rsidR="00B30AA4" w:rsidRDefault="00B30AA4" w:rsidP="0071771A">
      <w:pPr>
        <w:tabs>
          <w:tab w:val="left" w:pos="2160"/>
        </w:tabs>
        <w:ind w:left="2160" w:hanging="1440"/>
        <w:rPr>
          <w:sz w:val="24"/>
          <w:szCs w:val="24"/>
        </w:rPr>
      </w:pPr>
    </w:p>
    <w:p w14:paraId="26A78C8F" w14:textId="79910DED" w:rsidR="000B0E3A" w:rsidRDefault="000B0E3A" w:rsidP="0071771A">
      <w:pPr>
        <w:tabs>
          <w:tab w:val="left" w:pos="2160"/>
        </w:tabs>
        <w:ind w:left="2160" w:hanging="1440"/>
        <w:rPr>
          <w:sz w:val="24"/>
          <w:szCs w:val="24"/>
        </w:rPr>
      </w:pPr>
      <w:r>
        <w:rPr>
          <w:sz w:val="24"/>
          <w:szCs w:val="24"/>
        </w:rPr>
        <w:t xml:space="preserve">8:00 p.m. </w:t>
      </w:r>
      <w:r w:rsidR="00B30AA4">
        <w:rPr>
          <w:sz w:val="24"/>
          <w:szCs w:val="24"/>
        </w:rPr>
        <w:tab/>
      </w:r>
      <w:r>
        <w:rPr>
          <w:sz w:val="24"/>
          <w:szCs w:val="24"/>
        </w:rPr>
        <w:t xml:space="preserve">Meet in hotel lobby to leave for </w:t>
      </w:r>
      <w:r w:rsidR="003D15AF">
        <w:rPr>
          <w:sz w:val="24"/>
          <w:szCs w:val="24"/>
        </w:rPr>
        <w:t>dinner</w:t>
      </w:r>
      <w:r>
        <w:rPr>
          <w:sz w:val="24"/>
          <w:szCs w:val="24"/>
        </w:rPr>
        <w:t xml:space="preserve"> meeting</w:t>
      </w:r>
    </w:p>
    <w:p w14:paraId="75330235" w14:textId="77777777" w:rsidR="00B30AA4" w:rsidRDefault="00B30AA4" w:rsidP="0071771A">
      <w:pPr>
        <w:tabs>
          <w:tab w:val="left" w:pos="2160"/>
        </w:tabs>
        <w:ind w:left="2160" w:hanging="1440"/>
        <w:rPr>
          <w:sz w:val="24"/>
          <w:szCs w:val="24"/>
        </w:rPr>
      </w:pPr>
    </w:p>
    <w:p w14:paraId="4DFA087D" w14:textId="77777777" w:rsidR="000B0E3A" w:rsidRPr="00C5323F" w:rsidRDefault="000B0E3A" w:rsidP="000B0E3A">
      <w:pPr>
        <w:rPr>
          <w:sz w:val="24"/>
          <w:szCs w:val="24"/>
        </w:rPr>
      </w:pPr>
      <w:r>
        <w:rPr>
          <w:sz w:val="24"/>
          <w:szCs w:val="24"/>
        </w:rPr>
        <w:t>Satur</w:t>
      </w:r>
      <w:r w:rsidRPr="00C5323F">
        <w:rPr>
          <w:sz w:val="24"/>
          <w:szCs w:val="24"/>
        </w:rPr>
        <w:t xml:space="preserve">day, </w:t>
      </w:r>
      <w:r>
        <w:rPr>
          <w:sz w:val="24"/>
          <w:szCs w:val="24"/>
        </w:rPr>
        <w:t>July 25</w:t>
      </w:r>
    </w:p>
    <w:p w14:paraId="5B1EF210" w14:textId="77777777" w:rsidR="00B30AA4" w:rsidRDefault="00B30AA4" w:rsidP="0071771A">
      <w:pPr>
        <w:tabs>
          <w:tab w:val="left" w:pos="2160"/>
        </w:tabs>
        <w:ind w:left="2160" w:hanging="1440"/>
        <w:rPr>
          <w:sz w:val="24"/>
          <w:szCs w:val="24"/>
        </w:rPr>
      </w:pPr>
    </w:p>
    <w:p w14:paraId="0C248366" w14:textId="7AF207D3" w:rsidR="000B0E3A" w:rsidRPr="00C5323F" w:rsidRDefault="00B30AA4" w:rsidP="0071771A">
      <w:pPr>
        <w:tabs>
          <w:tab w:val="left" w:pos="2160"/>
        </w:tabs>
        <w:ind w:left="2160" w:hanging="1440"/>
        <w:rPr>
          <w:sz w:val="24"/>
          <w:szCs w:val="24"/>
        </w:rPr>
      </w:pPr>
      <w:r>
        <w:rPr>
          <w:sz w:val="24"/>
          <w:szCs w:val="24"/>
        </w:rPr>
        <w:t>8:30 a.m.</w:t>
      </w:r>
      <w:r>
        <w:rPr>
          <w:sz w:val="24"/>
          <w:szCs w:val="24"/>
        </w:rPr>
        <w:tab/>
      </w:r>
      <w:r w:rsidR="000B0E3A" w:rsidRPr="00C5323F">
        <w:rPr>
          <w:sz w:val="24"/>
          <w:szCs w:val="24"/>
        </w:rPr>
        <w:t xml:space="preserve">Breakfast </w:t>
      </w:r>
      <w:r w:rsidR="000B0E3A">
        <w:rPr>
          <w:sz w:val="24"/>
          <w:szCs w:val="24"/>
        </w:rPr>
        <w:t>in hotel with leadership class members</w:t>
      </w:r>
    </w:p>
    <w:p w14:paraId="211AD8FE" w14:textId="77777777" w:rsidR="00B30AA4" w:rsidRDefault="00B30AA4" w:rsidP="0071771A">
      <w:pPr>
        <w:tabs>
          <w:tab w:val="left" w:pos="2160"/>
        </w:tabs>
        <w:ind w:left="2160" w:hanging="1440"/>
        <w:rPr>
          <w:sz w:val="24"/>
          <w:szCs w:val="24"/>
        </w:rPr>
      </w:pPr>
    </w:p>
    <w:p w14:paraId="6FD18751" w14:textId="16F0708F" w:rsidR="000B0E3A" w:rsidRDefault="00B30AA4" w:rsidP="0071771A">
      <w:pPr>
        <w:tabs>
          <w:tab w:val="left" w:pos="2160"/>
        </w:tabs>
        <w:ind w:left="2160" w:hanging="1440"/>
        <w:rPr>
          <w:sz w:val="24"/>
          <w:szCs w:val="24"/>
        </w:rPr>
      </w:pPr>
      <w:r>
        <w:rPr>
          <w:sz w:val="24"/>
          <w:szCs w:val="24"/>
        </w:rPr>
        <w:t>9:30 a.m.</w:t>
      </w:r>
      <w:r>
        <w:rPr>
          <w:sz w:val="24"/>
          <w:szCs w:val="24"/>
        </w:rPr>
        <w:tab/>
      </w:r>
      <w:r w:rsidR="000B0E3A">
        <w:rPr>
          <w:sz w:val="24"/>
          <w:szCs w:val="24"/>
        </w:rPr>
        <w:t>Shuttle to Leadership Program Meeting 3 at Professional Business Associates Headquarters, 5454 Cleveland Avenue, Columbus, OH 43231</w:t>
      </w:r>
    </w:p>
    <w:p w14:paraId="05F8EB04" w14:textId="77777777" w:rsidR="00B30AA4" w:rsidRDefault="00B30AA4" w:rsidP="0071771A">
      <w:pPr>
        <w:tabs>
          <w:tab w:val="left" w:pos="2160"/>
        </w:tabs>
        <w:ind w:left="2160" w:hanging="1440"/>
        <w:rPr>
          <w:sz w:val="24"/>
          <w:szCs w:val="24"/>
        </w:rPr>
      </w:pPr>
    </w:p>
    <w:p w14:paraId="54410F28" w14:textId="28B36A12" w:rsidR="000B0E3A" w:rsidRDefault="000B0E3A" w:rsidP="0071771A">
      <w:pPr>
        <w:tabs>
          <w:tab w:val="left" w:pos="2160"/>
        </w:tabs>
        <w:ind w:left="2160" w:hanging="1440"/>
        <w:rPr>
          <w:sz w:val="24"/>
          <w:szCs w:val="24"/>
        </w:rPr>
      </w:pPr>
      <w:r>
        <w:rPr>
          <w:sz w:val="24"/>
          <w:szCs w:val="24"/>
        </w:rPr>
        <w:t xml:space="preserve">10:00 a.m. </w:t>
      </w:r>
      <w:r w:rsidR="00B30AA4">
        <w:rPr>
          <w:sz w:val="24"/>
          <w:szCs w:val="24"/>
        </w:rPr>
        <w:tab/>
      </w:r>
      <w:r>
        <w:rPr>
          <w:sz w:val="24"/>
          <w:szCs w:val="24"/>
        </w:rPr>
        <w:t>Leadership team building events</w:t>
      </w:r>
    </w:p>
    <w:p w14:paraId="6C062171" w14:textId="77777777" w:rsidR="00B30AA4" w:rsidRDefault="00B30AA4" w:rsidP="0071771A">
      <w:pPr>
        <w:tabs>
          <w:tab w:val="left" w:pos="2160"/>
        </w:tabs>
        <w:ind w:left="2160" w:hanging="1440"/>
        <w:rPr>
          <w:sz w:val="24"/>
          <w:szCs w:val="24"/>
        </w:rPr>
      </w:pPr>
    </w:p>
    <w:p w14:paraId="5EEF5E8D" w14:textId="31E86697" w:rsidR="000B0E3A" w:rsidRDefault="000B0E3A" w:rsidP="0071771A">
      <w:pPr>
        <w:tabs>
          <w:tab w:val="left" w:pos="2160"/>
        </w:tabs>
        <w:ind w:left="2160" w:hanging="1440"/>
        <w:rPr>
          <w:sz w:val="24"/>
          <w:szCs w:val="24"/>
        </w:rPr>
      </w:pPr>
      <w:r>
        <w:rPr>
          <w:sz w:val="24"/>
          <w:szCs w:val="24"/>
        </w:rPr>
        <w:t xml:space="preserve">5:00 p.m. </w:t>
      </w:r>
      <w:r w:rsidR="00B30AA4">
        <w:rPr>
          <w:sz w:val="24"/>
          <w:szCs w:val="24"/>
        </w:rPr>
        <w:tab/>
      </w:r>
      <w:r>
        <w:rPr>
          <w:sz w:val="24"/>
          <w:szCs w:val="24"/>
        </w:rPr>
        <w:t xml:space="preserve">Shuttle to </w:t>
      </w:r>
      <w:r w:rsidR="00955968">
        <w:rPr>
          <w:sz w:val="24"/>
          <w:szCs w:val="24"/>
        </w:rPr>
        <w:t>Renaissance Columbus Downtown</w:t>
      </w:r>
    </w:p>
    <w:p w14:paraId="053FAD23" w14:textId="77777777" w:rsidR="00B30AA4" w:rsidRDefault="00B30AA4" w:rsidP="0071771A">
      <w:pPr>
        <w:tabs>
          <w:tab w:val="left" w:pos="2160"/>
        </w:tabs>
        <w:ind w:left="2160" w:hanging="1440"/>
        <w:rPr>
          <w:sz w:val="24"/>
          <w:szCs w:val="24"/>
        </w:rPr>
      </w:pPr>
    </w:p>
    <w:p w14:paraId="200B2C14" w14:textId="00484CAB" w:rsidR="000B0E3A" w:rsidRDefault="000B0E3A" w:rsidP="0071771A">
      <w:pPr>
        <w:tabs>
          <w:tab w:val="left" w:pos="2160"/>
        </w:tabs>
        <w:ind w:left="2160" w:hanging="1440"/>
        <w:rPr>
          <w:sz w:val="24"/>
          <w:szCs w:val="24"/>
        </w:rPr>
      </w:pPr>
      <w:r>
        <w:rPr>
          <w:sz w:val="24"/>
          <w:szCs w:val="24"/>
        </w:rPr>
        <w:t xml:space="preserve">8:00 p.m. </w:t>
      </w:r>
      <w:r w:rsidR="00B30AA4">
        <w:rPr>
          <w:sz w:val="24"/>
          <w:szCs w:val="24"/>
        </w:rPr>
        <w:tab/>
      </w:r>
      <w:r>
        <w:rPr>
          <w:sz w:val="24"/>
          <w:szCs w:val="24"/>
        </w:rPr>
        <w:t xml:space="preserve">Meet in hotel lobby to leave for </w:t>
      </w:r>
      <w:r w:rsidR="003D15AF">
        <w:rPr>
          <w:sz w:val="24"/>
          <w:szCs w:val="24"/>
        </w:rPr>
        <w:t>dinn</w:t>
      </w:r>
      <w:r>
        <w:rPr>
          <w:sz w:val="24"/>
          <w:szCs w:val="24"/>
        </w:rPr>
        <w:t>er meeting</w:t>
      </w:r>
    </w:p>
    <w:p w14:paraId="713AA142" w14:textId="77777777" w:rsidR="00B30AA4" w:rsidRDefault="00B30AA4" w:rsidP="0071771A">
      <w:pPr>
        <w:tabs>
          <w:tab w:val="left" w:pos="2160"/>
        </w:tabs>
        <w:ind w:left="2160" w:hanging="1440"/>
        <w:rPr>
          <w:sz w:val="24"/>
          <w:szCs w:val="24"/>
        </w:rPr>
      </w:pPr>
    </w:p>
    <w:p w14:paraId="0D3B6EB9" w14:textId="77777777" w:rsidR="000B0E3A" w:rsidRPr="00C5323F" w:rsidRDefault="000B0E3A" w:rsidP="000B0E3A">
      <w:pPr>
        <w:rPr>
          <w:sz w:val="24"/>
          <w:szCs w:val="24"/>
        </w:rPr>
      </w:pPr>
      <w:r>
        <w:rPr>
          <w:sz w:val="24"/>
          <w:szCs w:val="24"/>
        </w:rPr>
        <w:t>Sun</w:t>
      </w:r>
      <w:r w:rsidRPr="00C5323F">
        <w:rPr>
          <w:sz w:val="24"/>
          <w:szCs w:val="24"/>
        </w:rPr>
        <w:t xml:space="preserve">day, </w:t>
      </w:r>
      <w:r>
        <w:rPr>
          <w:sz w:val="24"/>
          <w:szCs w:val="24"/>
        </w:rPr>
        <w:t>July 26</w:t>
      </w:r>
    </w:p>
    <w:p w14:paraId="5227BDB2" w14:textId="77777777" w:rsidR="00B30AA4" w:rsidRDefault="00B30AA4" w:rsidP="0071771A">
      <w:pPr>
        <w:tabs>
          <w:tab w:val="left" w:pos="2160"/>
        </w:tabs>
        <w:ind w:left="2160" w:hanging="1440"/>
        <w:rPr>
          <w:sz w:val="24"/>
          <w:szCs w:val="24"/>
        </w:rPr>
      </w:pPr>
    </w:p>
    <w:p w14:paraId="3C136801" w14:textId="06638CAE" w:rsidR="000B0E3A" w:rsidRPr="00C5323F" w:rsidRDefault="000B0E3A" w:rsidP="0071771A">
      <w:pPr>
        <w:tabs>
          <w:tab w:val="left" w:pos="2160"/>
        </w:tabs>
        <w:ind w:left="2160" w:hanging="1440"/>
        <w:rPr>
          <w:sz w:val="24"/>
          <w:szCs w:val="24"/>
        </w:rPr>
      </w:pPr>
      <w:r>
        <w:rPr>
          <w:sz w:val="24"/>
          <w:szCs w:val="24"/>
        </w:rPr>
        <w:t xml:space="preserve">7:00 a.m. </w:t>
      </w:r>
      <w:r w:rsidR="00E632CD">
        <w:rPr>
          <w:sz w:val="24"/>
          <w:szCs w:val="24"/>
        </w:rPr>
        <w:tab/>
      </w:r>
      <w:r w:rsidRPr="00C5323F">
        <w:rPr>
          <w:sz w:val="24"/>
          <w:szCs w:val="24"/>
        </w:rPr>
        <w:t xml:space="preserve">Breakfast </w:t>
      </w:r>
      <w:r>
        <w:rPr>
          <w:sz w:val="24"/>
          <w:szCs w:val="24"/>
        </w:rPr>
        <w:t>in hotel with leadership class members</w:t>
      </w:r>
    </w:p>
    <w:p w14:paraId="41999A64" w14:textId="77777777" w:rsidR="00B30AA4" w:rsidRDefault="00B30AA4" w:rsidP="0071771A">
      <w:pPr>
        <w:tabs>
          <w:tab w:val="left" w:pos="2160"/>
        </w:tabs>
        <w:ind w:left="2160" w:hanging="1440"/>
        <w:rPr>
          <w:sz w:val="24"/>
          <w:szCs w:val="24"/>
        </w:rPr>
      </w:pPr>
    </w:p>
    <w:p w14:paraId="4F89BC10" w14:textId="34A22E97" w:rsidR="000B0E3A" w:rsidRDefault="000B0E3A" w:rsidP="0071771A">
      <w:pPr>
        <w:tabs>
          <w:tab w:val="left" w:pos="2160"/>
        </w:tabs>
        <w:ind w:left="2160" w:hanging="1440"/>
        <w:rPr>
          <w:sz w:val="24"/>
          <w:szCs w:val="24"/>
        </w:rPr>
      </w:pPr>
      <w:r>
        <w:rPr>
          <w:sz w:val="24"/>
          <w:szCs w:val="24"/>
        </w:rPr>
        <w:t xml:space="preserve">9:00 a.m. </w:t>
      </w:r>
      <w:r w:rsidR="00E632CD">
        <w:rPr>
          <w:sz w:val="24"/>
          <w:szCs w:val="24"/>
        </w:rPr>
        <w:tab/>
      </w:r>
      <w:r>
        <w:rPr>
          <w:sz w:val="24"/>
          <w:szCs w:val="24"/>
        </w:rPr>
        <w:t>Shuttle to Big Splash Amusement Park</w:t>
      </w:r>
    </w:p>
    <w:p w14:paraId="12FECEB3" w14:textId="77777777" w:rsidR="00B30AA4" w:rsidRDefault="00B30AA4" w:rsidP="0071771A">
      <w:pPr>
        <w:tabs>
          <w:tab w:val="left" w:pos="2160"/>
        </w:tabs>
        <w:ind w:left="2160" w:hanging="1440"/>
        <w:rPr>
          <w:sz w:val="24"/>
          <w:szCs w:val="24"/>
        </w:rPr>
      </w:pPr>
    </w:p>
    <w:p w14:paraId="72009983" w14:textId="6290A10F" w:rsidR="000B0E3A" w:rsidRDefault="000B0E3A" w:rsidP="0071771A">
      <w:pPr>
        <w:tabs>
          <w:tab w:val="left" w:pos="2160"/>
        </w:tabs>
        <w:ind w:left="2160" w:hanging="1440"/>
        <w:rPr>
          <w:sz w:val="24"/>
          <w:szCs w:val="24"/>
        </w:rPr>
      </w:pPr>
      <w:r>
        <w:rPr>
          <w:sz w:val="24"/>
          <w:szCs w:val="24"/>
        </w:rPr>
        <w:t xml:space="preserve">5:00 p.m. </w:t>
      </w:r>
      <w:r w:rsidR="00E632CD">
        <w:rPr>
          <w:sz w:val="24"/>
          <w:szCs w:val="24"/>
        </w:rPr>
        <w:tab/>
      </w:r>
      <w:r>
        <w:rPr>
          <w:sz w:val="24"/>
          <w:szCs w:val="24"/>
        </w:rPr>
        <w:t xml:space="preserve">Shuttle to </w:t>
      </w:r>
      <w:r w:rsidR="006E0CEF">
        <w:rPr>
          <w:sz w:val="24"/>
          <w:szCs w:val="24"/>
        </w:rPr>
        <w:t>Renaissance Columbus Downtown</w:t>
      </w:r>
    </w:p>
    <w:p w14:paraId="70941494" w14:textId="77777777" w:rsidR="00B30AA4" w:rsidRDefault="00B30AA4" w:rsidP="0071771A">
      <w:pPr>
        <w:tabs>
          <w:tab w:val="left" w:pos="2160"/>
        </w:tabs>
        <w:ind w:left="2160" w:hanging="1440"/>
        <w:rPr>
          <w:sz w:val="24"/>
          <w:szCs w:val="24"/>
        </w:rPr>
      </w:pPr>
    </w:p>
    <w:p w14:paraId="1C0E1F6B" w14:textId="68C2689B" w:rsidR="000B0E3A" w:rsidRDefault="000B0E3A" w:rsidP="0071771A">
      <w:pPr>
        <w:tabs>
          <w:tab w:val="left" w:pos="2160"/>
        </w:tabs>
        <w:ind w:left="2160" w:hanging="1440"/>
        <w:rPr>
          <w:sz w:val="24"/>
          <w:szCs w:val="24"/>
        </w:rPr>
      </w:pPr>
      <w:r>
        <w:rPr>
          <w:sz w:val="24"/>
          <w:szCs w:val="24"/>
        </w:rPr>
        <w:t xml:space="preserve">7:00 p.m. </w:t>
      </w:r>
      <w:r w:rsidR="00E632CD">
        <w:rPr>
          <w:sz w:val="24"/>
          <w:szCs w:val="24"/>
        </w:rPr>
        <w:tab/>
      </w:r>
      <w:r>
        <w:rPr>
          <w:sz w:val="24"/>
          <w:szCs w:val="24"/>
        </w:rPr>
        <w:t xml:space="preserve">Meet in hotel lobby to leave for final </w:t>
      </w:r>
      <w:r w:rsidR="003D15AF">
        <w:rPr>
          <w:sz w:val="24"/>
          <w:szCs w:val="24"/>
        </w:rPr>
        <w:t>dinn</w:t>
      </w:r>
      <w:r>
        <w:rPr>
          <w:sz w:val="24"/>
          <w:szCs w:val="24"/>
        </w:rPr>
        <w:t>er meeting</w:t>
      </w:r>
    </w:p>
    <w:p w14:paraId="01873124" w14:textId="77777777" w:rsidR="00B30AA4" w:rsidRDefault="00B30AA4" w:rsidP="0071771A">
      <w:pPr>
        <w:tabs>
          <w:tab w:val="left" w:pos="2160"/>
        </w:tabs>
        <w:ind w:left="2160" w:hanging="1440"/>
        <w:rPr>
          <w:sz w:val="24"/>
          <w:szCs w:val="24"/>
        </w:rPr>
      </w:pPr>
    </w:p>
    <w:p w14:paraId="13D89032" w14:textId="77777777" w:rsidR="000B0E3A" w:rsidRPr="00C5323F" w:rsidRDefault="000B0E3A" w:rsidP="000B0E3A">
      <w:pPr>
        <w:rPr>
          <w:sz w:val="24"/>
          <w:szCs w:val="24"/>
        </w:rPr>
      </w:pPr>
      <w:r>
        <w:rPr>
          <w:sz w:val="24"/>
          <w:szCs w:val="24"/>
        </w:rPr>
        <w:t>Mon</w:t>
      </w:r>
      <w:r w:rsidRPr="00C5323F">
        <w:rPr>
          <w:sz w:val="24"/>
          <w:szCs w:val="24"/>
        </w:rPr>
        <w:t xml:space="preserve">day, </w:t>
      </w:r>
      <w:r>
        <w:rPr>
          <w:sz w:val="24"/>
          <w:szCs w:val="24"/>
        </w:rPr>
        <w:t>July 27</w:t>
      </w:r>
    </w:p>
    <w:p w14:paraId="5E725A21" w14:textId="77777777" w:rsidR="00B30AA4" w:rsidRDefault="00B30AA4" w:rsidP="0071771A">
      <w:pPr>
        <w:tabs>
          <w:tab w:val="left" w:pos="2160"/>
        </w:tabs>
        <w:ind w:left="2160" w:hanging="1440"/>
        <w:rPr>
          <w:sz w:val="24"/>
          <w:szCs w:val="24"/>
        </w:rPr>
      </w:pPr>
    </w:p>
    <w:p w14:paraId="76208C80" w14:textId="7D234D76" w:rsidR="000B0E3A" w:rsidRDefault="000B0E3A" w:rsidP="0071771A">
      <w:pPr>
        <w:tabs>
          <w:tab w:val="left" w:pos="2160"/>
        </w:tabs>
        <w:ind w:left="2160" w:hanging="1440"/>
        <w:rPr>
          <w:sz w:val="24"/>
          <w:szCs w:val="24"/>
        </w:rPr>
      </w:pPr>
      <w:r>
        <w:rPr>
          <w:sz w:val="24"/>
          <w:szCs w:val="24"/>
        </w:rPr>
        <w:t xml:space="preserve">10:00 a.m. </w:t>
      </w:r>
      <w:r w:rsidR="00B30AA4">
        <w:rPr>
          <w:sz w:val="24"/>
          <w:szCs w:val="24"/>
        </w:rPr>
        <w:tab/>
      </w:r>
      <w:r w:rsidRPr="00C5323F">
        <w:rPr>
          <w:sz w:val="24"/>
          <w:szCs w:val="24"/>
        </w:rPr>
        <w:t xml:space="preserve">Depart </w:t>
      </w:r>
      <w:r>
        <w:rPr>
          <w:sz w:val="24"/>
          <w:szCs w:val="24"/>
        </w:rPr>
        <w:t xml:space="preserve">Renaissance Columbus Downtown for John Glenn Columbus International Airport (CMH)  </w:t>
      </w:r>
    </w:p>
    <w:p w14:paraId="60C9EB0D" w14:textId="77777777" w:rsidR="00B30AA4" w:rsidRDefault="00B30AA4" w:rsidP="0071771A">
      <w:pPr>
        <w:tabs>
          <w:tab w:val="left" w:pos="2160"/>
        </w:tabs>
        <w:ind w:left="2160" w:hanging="1440"/>
        <w:rPr>
          <w:sz w:val="24"/>
          <w:szCs w:val="24"/>
        </w:rPr>
      </w:pPr>
    </w:p>
    <w:p w14:paraId="52C17FAE" w14:textId="7150CD51" w:rsidR="00A2320B" w:rsidRPr="00C62343" w:rsidRDefault="00A2320B" w:rsidP="00C62343">
      <w:pPr>
        <w:tabs>
          <w:tab w:val="left" w:pos="2160"/>
        </w:tabs>
        <w:ind w:left="2160" w:hanging="1440"/>
        <w:rPr>
          <w:sz w:val="24"/>
          <w:szCs w:val="24"/>
        </w:rPr>
        <w:sectPr w:rsidR="00A2320B" w:rsidRPr="00C62343" w:rsidSect="006941F6">
          <w:headerReference w:type="default" r:id="rId19"/>
          <w:headerReference w:type="first" r:id="rId20"/>
          <w:pgSz w:w="12240" w:h="15840" w:code="1"/>
          <w:pgMar w:top="1166" w:right="1296" w:bottom="1080" w:left="1296" w:header="432" w:footer="432" w:gutter="0"/>
          <w:cols w:space="720"/>
          <w:docGrid w:linePitch="360"/>
        </w:sectPr>
      </w:pPr>
      <w:r>
        <w:rPr>
          <w:noProof/>
          <w:sz w:val="22"/>
          <w:szCs w:val="22"/>
        </w:rPr>
        <mc:AlternateContent>
          <mc:Choice Requires="wps">
            <w:drawing>
              <wp:anchor distT="0" distB="0" distL="114300" distR="114300" simplePos="0" relativeHeight="251695616" behindDoc="0" locked="0" layoutInCell="1" allowOverlap="1" wp14:anchorId="13A7331B" wp14:editId="49C6255D">
                <wp:simplePos x="0" y="0"/>
                <wp:positionH relativeFrom="margin">
                  <wp:posOffset>-127220</wp:posOffset>
                </wp:positionH>
                <wp:positionV relativeFrom="paragraph">
                  <wp:posOffset>1025415</wp:posOffset>
                </wp:positionV>
                <wp:extent cx="2609850" cy="657225"/>
                <wp:effectExtent l="0" t="0" r="0" b="0"/>
                <wp:wrapNone/>
                <wp:docPr id="38" name="Text Box 38"/>
                <wp:cNvGraphicFramePr/>
                <a:graphic xmlns:a="http://schemas.openxmlformats.org/drawingml/2006/main">
                  <a:graphicData uri="http://schemas.microsoft.com/office/word/2010/wordprocessingShape">
                    <wps:wsp>
                      <wps:cNvSpPr txBox="1"/>
                      <wps:spPr>
                        <a:xfrm>
                          <a:off x="0" y="0"/>
                          <a:ext cx="2609850" cy="657225"/>
                        </a:xfrm>
                        <a:prstGeom prst="rect">
                          <a:avLst/>
                        </a:prstGeom>
                        <a:noFill/>
                        <a:ln w="6350">
                          <a:noFill/>
                        </a:ln>
                      </wps:spPr>
                      <wps:txbx>
                        <w:txbxContent>
                          <w:p w14:paraId="7530DD5B" w14:textId="47C0E1F2" w:rsidR="001B66FD" w:rsidRDefault="001B66FD" w:rsidP="00A2320B">
                            <w:pPr>
                              <w:rPr>
                                <w:sz w:val="24"/>
                                <w:szCs w:val="24"/>
                              </w:rPr>
                            </w:pPr>
                            <w:r>
                              <w:rPr>
                                <w:sz w:val="24"/>
                                <w:szCs w:val="24"/>
                              </w:rPr>
                              <w:t xml:space="preserve">Contestant </w:t>
                            </w:r>
                            <w:r w:rsidR="003D15AF">
                              <w:rPr>
                                <w:sz w:val="24"/>
                                <w:szCs w:val="24"/>
                              </w:rPr>
                              <w:t>#</w:t>
                            </w:r>
                          </w:p>
                          <w:p w14:paraId="6EA8DFE5" w14:textId="704E37FF" w:rsidR="001B66FD" w:rsidRPr="00BC3586" w:rsidRDefault="001B66FD" w:rsidP="00A2320B">
                            <w:pPr>
                              <w:rPr>
                                <w:sz w:val="24"/>
                                <w:szCs w:val="24"/>
                              </w:rPr>
                            </w:pPr>
                            <w:r>
                              <w:rPr>
                                <w:sz w:val="24"/>
                                <w:szCs w:val="24"/>
                              </w:rPr>
                              <w:t>Job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3A7331B" id="Text Box 38" o:spid="_x0000_s1050" type="#_x0000_t202" style="position:absolute;left:0;text-align:left;margin-left:-10pt;margin-top:80.75pt;width:205.5pt;height:51.75pt;z-index:25169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" filled="f" stroked="f" strokeweight=".5pt">
                <v:textbox>
                  <w:txbxContent>
                    <w:p w14:paraId="7530DD5B" w14:textId="47C0E1F2" w:rsidR="001B66FD" w:rsidRDefault="001B66FD" w:rsidP="00A2320B">
                      <w:pPr>
                        <w:rPr>
                          <w:sz w:val="24"/>
                          <w:szCs w:val="24"/>
                        </w:rPr>
                      </w:pPr>
                      <w:r>
                        <w:rPr>
                          <w:sz w:val="24"/>
                          <w:szCs w:val="24"/>
                        </w:rPr>
                        <w:t xml:space="preserve">Contestant </w:t>
                      </w:r>
                      <w:r w:rsidR="003D15AF">
                        <w:rPr>
                          <w:sz w:val="24"/>
                          <w:szCs w:val="24"/>
                        </w:rPr>
                        <w:t>#</w:t>
                      </w:r>
                    </w:p>
                    <w:p w14:paraId="6EA8DFE5" w14:textId="704E37FF" w:rsidR="001B66FD" w:rsidRPr="00BC3586" w:rsidRDefault="001B66FD" w:rsidP="00A2320B">
                      <w:pPr>
                        <w:rPr>
                          <w:sz w:val="24"/>
                          <w:szCs w:val="24"/>
                        </w:rPr>
                      </w:pPr>
                      <w:r>
                        <w:rPr>
                          <w:sz w:val="24"/>
                          <w:szCs w:val="24"/>
                        </w:rPr>
                        <w:t>Job 3</w:t>
                      </w:r>
                    </w:p>
                  </w:txbxContent>
                </v:textbox>
                <w10:wrap anchorx="margin"/>
              </v:shape>
            </w:pict>
          </mc:Fallback>
        </mc:AlternateContent>
      </w:r>
      <w:r w:rsidR="000B0E3A">
        <w:rPr>
          <w:sz w:val="24"/>
          <w:szCs w:val="24"/>
        </w:rPr>
        <w:t xml:space="preserve">1:00 p.m. </w:t>
      </w:r>
      <w:r w:rsidR="00B30AA4">
        <w:rPr>
          <w:sz w:val="24"/>
          <w:szCs w:val="24"/>
        </w:rPr>
        <w:tab/>
      </w:r>
      <w:r w:rsidR="000B0E3A">
        <w:rPr>
          <w:sz w:val="24"/>
          <w:szCs w:val="24"/>
        </w:rPr>
        <w:t xml:space="preserve">Depart </w:t>
      </w:r>
      <w:r w:rsidR="000B0E3A" w:rsidRPr="00C5323F">
        <w:rPr>
          <w:sz w:val="24"/>
          <w:szCs w:val="24"/>
        </w:rPr>
        <w:t>Columbus, OH</w:t>
      </w:r>
      <w:r w:rsidR="000B0E3A">
        <w:rPr>
          <w:sz w:val="24"/>
          <w:szCs w:val="24"/>
        </w:rPr>
        <w:t>,</w:t>
      </w:r>
      <w:r w:rsidR="000B0E3A" w:rsidRPr="00C5323F">
        <w:rPr>
          <w:sz w:val="24"/>
          <w:szCs w:val="24"/>
        </w:rPr>
        <w:t xml:space="preserve"> John Glenn Columbus International Airport (CMH) </w:t>
      </w:r>
      <w:r w:rsidR="000B0E3A">
        <w:rPr>
          <w:sz w:val="24"/>
          <w:szCs w:val="24"/>
        </w:rPr>
        <w:t>to return home</w:t>
      </w:r>
    </w:p>
    <w:p w14:paraId="18473D85" w14:textId="7BEF346F" w:rsidR="00CC0E64" w:rsidRDefault="00CC0E64" w:rsidP="00114EFF">
      <w:pPr>
        <w:pStyle w:val="Heading1"/>
        <w:spacing w:before="0"/>
        <w:rPr>
          <w:sz w:val="22"/>
          <w:szCs w:val="22"/>
        </w:rPr>
      </w:pPr>
    </w:p>
    <w:p w14:paraId="410B54CA" w14:textId="6AE86055" w:rsidR="00C62343" w:rsidRDefault="0037307C" w:rsidP="00A85ACF">
      <w:pPr>
        <w:rPr>
          <w:b/>
          <w:sz w:val="24"/>
          <w:szCs w:val="24"/>
        </w:rPr>
      </w:pPr>
      <w:r>
        <w:rPr>
          <w:noProof/>
          <w:sz w:val="22"/>
          <w:szCs w:val="22"/>
        </w:rPr>
        <mc:AlternateContent>
          <mc:Choice Requires="wps">
            <w:drawing>
              <wp:anchor distT="0" distB="0" distL="114300" distR="114300" simplePos="0" relativeHeight="251699712" behindDoc="0" locked="0" layoutInCell="1" allowOverlap="1" wp14:anchorId="49C1286A" wp14:editId="775C0A41">
                <wp:simplePos x="0" y="0"/>
                <wp:positionH relativeFrom="page">
                  <wp:posOffset>4341412</wp:posOffset>
                </wp:positionH>
                <wp:positionV relativeFrom="paragraph">
                  <wp:posOffset>11320</wp:posOffset>
                </wp:positionV>
                <wp:extent cx="2872547" cy="333955"/>
                <wp:effectExtent l="0" t="0" r="23495" b="28575"/>
                <wp:wrapNone/>
                <wp:docPr id="40" name="Text Box 40"/>
                <wp:cNvGraphicFramePr/>
                <a:graphic xmlns:a="http://schemas.openxmlformats.org/drawingml/2006/main">
                  <a:graphicData uri="http://schemas.microsoft.com/office/word/2010/wordprocessingShape">
                    <wps:wsp>
                      <wps:cNvSpPr txBox="1"/>
                      <wps:spPr>
                        <a:xfrm>
                          <a:off x="0" y="0"/>
                          <a:ext cx="2872547" cy="333955"/>
                        </a:xfrm>
                        <a:prstGeom prst="rect">
                          <a:avLst/>
                        </a:prstGeom>
                        <a:noFill/>
                        <a:ln w="6350">
                          <a:solidFill>
                            <a:schemeClr val="accent1"/>
                          </a:solidFill>
                        </a:ln>
                      </wps:spPr>
                      <wps:txbx>
                        <w:txbxContent>
                          <w:p w14:paraId="7C9678BD" w14:textId="5A896E7C" w:rsidR="001B66FD" w:rsidRDefault="001B66FD" w:rsidP="0037307C">
                            <w:pPr>
                              <w:jc w:val="right"/>
                              <w:rPr>
                                <w:b/>
                                <w:sz w:val="28"/>
                                <w:szCs w:val="28"/>
                              </w:rPr>
                            </w:pPr>
                            <w:r w:rsidRPr="00BC3586">
                              <w:rPr>
                                <w:b/>
                                <w:sz w:val="28"/>
                                <w:szCs w:val="28"/>
                              </w:rPr>
                              <w:t xml:space="preserve">Job </w:t>
                            </w:r>
                            <w:r>
                              <w:rPr>
                                <w:b/>
                                <w:sz w:val="28"/>
                                <w:szCs w:val="28"/>
                              </w:rPr>
                              <w:t>4</w:t>
                            </w:r>
                            <w:r w:rsidRPr="00BC3586">
                              <w:rPr>
                                <w:b/>
                                <w:sz w:val="28"/>
                                <w:szCs w:val="28"/>
                              </w:rPr>
                              <w:t xml:space="preserve"> </w:t>
                            </w:r>
                            <w:r>
                              <w:rPr>
                                <w:b/>
                                <w:sz w:val="28"/>
                                <w:szCs w:val="28"/>
                              </w:rPr>
                              <w:t>–</w:t>
                            </w:r>
                            <w:r w:rsidRPr="00BC3586">
                              <w:rPr>
                                <w:b/>
                                <w:sz w:val="28"/>
                                <w:szCs w:val="28"/>
                              </w:rPr>
                              <w:t xml:space="preserve"> </w:t>
                            </w:r>
                            <w:r>
                              <w:rPr>
                                <w:b/>
                                <w:sz w:val="28"/>
                                <w:szCs w:val="28"/>
                              </w:rPr>
                              <w:t>TABLE OF CONETENTS</w:t>
                            </w:r>
                          </w:p>
                          <w:p w14:paraId="33A2F641" w14:textId="77777777" w:rsidR="001B66FD" w:rsidRDefault="001B66FD" w:rsidP="0037307C">
                            <w:pPr>
                              <w:jc w:val="right"/>
                              <w:rPr>
                                <w:b/>
                                <w:sz w:val="28"/>
                                <w:szCs w:val="28"/>
                              </w:rPr>
                            </w:pPr>
                          </w:p>
                          <w:p w14:paraId="0DCDDE61" w14:textId="77777777" w:rsidR="001B66FD" w:rsidRPr="00A450C8" w:rsidRDefault="001B66FD" w:rsidP="0037307C">
                            <w:pPr>
                              <w:jc w:val="right"/>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9C1286A" id="Text Box 40" o:spid="_x0000_s1051" type="#_x0000_t202" style="position:absolute;margin-left:341.85pt;margin-top:.9pt;width:226.2pt;height:26.3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" filled="f" strokecolor="#5b9bd5 [3204]" strokeweight=".5pt">
                <v:textbox>
                  <w:txbxContent>
                    <w:p w14:paraId="7C9678BD" w14:textId="5A896E7C" w:rsidR="001B66FD" w:rsidRDefault="001B66FD" w:rsidP="0037307C">
                      <w:pPr>
                        <w:jc w:val="right"/>
                        <w:rPr>
                          <w:b/>
                          <w:sz w:val="28"/>
                          <w:szCs w:val="28"/>
                        </w:rPr>
                      </w:pPr>
                      <w:r w:rsidRPr="00BC3586">
                        <w:rPr>
                          <w:b/>
                          <w:sz w:val="28"/>
                          <w:szCs w:val="28"/>
                        </w:rPr>
                        <w:t xml:space="preserve">Job </w:t>
                      </w:r>
                      <w:r>
                        <w:rPr>
                          <w:b/>
                          <w:sz w:val="28"/>
                          <w:szCs w:val="28"/>
                        </w:rPr>
                        <w:t>4</w:t>
                      </w:r>
                      <w:r w:rsidRPr="00BC3586">
                        <w:rPr>
                          <w:b/>
                          <w:sz w:val="28"/>
                          <w:szCs w:val="28"/>
                        </w:rPr>
                        <w:t xml:space="preserve"> </w:t>
                      </w:r>
                      <w:r>
                        <w:rPr>
                          <w:b/>
                          <w:sz w:val="28"/>
                          <w:szCs w:val="28"/>
                        </w:rPr>
                        <w:t>–</w:t>
                      </w:r>
                      <w:r w:rsidRPr="00BC3586">
                        <w:rPr>
                          <w:b/>
                          <w:sz w:val="28"/>
                          <w:szCs w:val="28"/>
                        </w:rPr>
                        <w:t xml:space="preserve"> </w:t>
                      </w:r>
                      <w:r>
                        <w:rPr>
                          <w:b/>
                          <w:sz w:val="28"/>
                          <w:szCs w:val="28"/>
                        </w:rPr>
                        <w:t>TABLE OF CONETENTS</w:t>
                      </w:r>
                    </w:p>
                    <w:p w14:paraId="33A2F641" w14:textId="77777777" w:rsidR="001B66FD" w:rsidRDefault="001B66FD" w:rsidP="0037307C">
                      <w:pPr>
                        <w:jc w:val="right"/>
                        <w:rPr>
                          <w:b/>
                          <w:sz w:val="28"/>
                          <w:szCs w:val="28"/>
                        </w:rPr>
                      </w:pPr>
                    </w:p>
                    <w:p w14:paraId="0DCDDE61" w14:textId="77777777" w:rsidR="001B66FD" w:rsidRPr="00A450C8" w:rsidRDefault="001B66FD" w:rsidP="0037307C">
                      <w:pPr>
                        <w:jc w:val="right"/>
                        <w:rPr>
                          <w:sz w:val="28"/>
                          <w:szCs w:val="28"/>
                        </w:rPr>
                      </w:pPr>
                    </w:p>
                  </w:txbxContent>
                </v:textbox>
                <w10:wrap anchorx="page"/>
              </v:shape>
            </w:pict>
          </mc:Fallback>
        </mc:AlternateContent>
      </w:r>
    </w:p>
    <w:p w14:paraId="7E23E831" w14:textId="73464C41" w:rsidR="00C62343" w:rsidRDefault="00C62343" w:rsidP="00A85ACF">
      <w:pPr>
        <w:rPr>
          <w:b/>
          <w:sz w:val="24"/>
          <w:szCs w:val="24"/>
        </w:rPr>
      </w:pPr>
    </w:p>
    <w:p w14:paraId="5D502FA1" w14:textId="394ECDD8" w:rsidR="00C62343" w:rsidRDefault="000B1EDC" w:rsidP="00A85ACF">
      <w:pPr>
        <w:rPr>
          <w:b/>
          <w:sz w:val="24"/>
          <w:szCs w:val="24"/>
        </w:rPr>
      </w:pPr>
      <w:r>
        <w:rPr>
          <w:noProof/>
          <w:sz w:val="22"/>
          <w:szCs w:val="22"/>
        </w:rPr>
        <mc:AlternateContent>
          <mc:Choice Requires="wps">
            <w:drawing>
              <wp:anchor distT="0" distB="0" distL="114300" distR="114300" simplePos="0" relativeHeight="251701760" behindDoc="0" locked="0" layoutInCell="1" allowOverlap="1" wp14:anchorId="05C30C98" wp14:editId="42287142">
                <wp:simplePos x="0" y="0"/>
                <wp:positionH relativeFrom="page">
                  <wp:posOffset>5314950</wp:posOffset>
                </wp:positionH>
                <wp:positionV relativeFrom="paragraph">
                  <wp:posOffset>46355</wp:posOffset>
                </wp:positionV>
                <wp:extent cx="1942244" cy="1162050"/>
                <wp:effectExtent l="0" t="0" r="20320" b="19050"/>
                <wp:wrapNone/>
                <wp:docPr id="41" name="Text Box 41"/>
                <wp:cNvGraphicFramePr/>
                <a:graphic xmlns:a="http://schemas.openxmlformats.org/drawingml/2006/main">
                  <a:graphicData uri="http://schemas.microsoft.com/office/word/2010/wordprocessingShape">
                    <wps:wsp>
                      <wps:cNvSpPr txBox="1"/>
                      <wps:spPr>
                        <a:xfrm>
                          <a:off x="0" y="0"/>
                          <a:ext cx="1942244" cy="1162050"/>
                        </a:xfrm>
                        <a:prstGeom prst="rect">
                          <a:avLst/>
                        </a:prstGeom>
                        <a:noFill/>
                        <a:ln w="6350">
                          <a:solidFill>
                            <a:schemeClr val="accent1"/>
                          </a:solidFill>
                        </a:ln>
                      </wps:spPr>
                      <wps:txbx>
                        <w:txbxContent>
                          <w:p w14:paraId="533CA39E" w14:textId="7315330F" w:rsidR="001B66FD" w:rsidRDefault="001B66FD" w:rsidP="000B1EDC">
                            <w:pPr>
                              <w:jc w:val="right"/>
                              <w:rPr>
                                <w:sz w:val="24"/>
                                <w:szCs w:val="24"/>
                              </w:rPr>
                            </w:pPr>
                            <w:r>
                              <w:rPr>
                                <w:sz w:val="24"/>
                                <w:szCs w:val="24"/>
                              </w:rPr>
                              <w:t>Roman Numerals could be a little different.  They can line up at left or right.</w:t>
                            </w:r>
                          </w:p>
                          <w:p w14:paraId="0B33096B" w14:textId="77777777" w:rsidR="001B66FD" w:rsidRDefault="001B66FD" w:rsidP="000B1EDC">
                            <w:pPr>
                              <w:jc w:val="right"/>
                              <w:rPr>
                                <w:sz w:val="24"/>
                                <w:szCs w:val="24"/>
                              </w:rPr>
                            </w:pPr>
                          </w:p>
                          <w:p w14:paraId="0F54C11C" w14:textId="5A3C9DA4" w:rsidR="001B66FD" w:rsidRPr="000B1EDC" w:rsidRDefault="001B66FD" w:rsidP="000B1EDC">
                            <w:pPr>
                              <w:jc w:val="right"/>
                              <w:rPr>
                                <w:sz w:val="24"/>
                                <w:szCs w:val="24"/>
                              </w:rPr>
                            </w:pPr>
                            <w:r>
                              <w:rPr>
                                <w:sz w:val="24"/>
                                <w:szCs w:val="24"/>
                              </w:rPr>
                              <w:t>Tabs for items should line up with headings</w:t>
                            </w:r>
                          </w:p>
                          <w:p w14:paraId="585DB552" w14:textId="77777777" w:rsidR="001B66FD" w:rsidRDefault="001B66FD" w:rsidP="000B1EDC">
                            <w:pPr>
                              <w:jc w:val="right"/>
                              <w:rPr>
                                <w:b/>
                                <w:sz w:val="28"/>
                                <w:szCs w:val="28"/>
                              </w:rPr>
                            </w:pPr>
                          </w:p>
                          <w:p w14:paraId="1E01EB39" w14:textId="77777777" w:rsidR="001B66FD" w:rsidRPr="00A450C8" w:rsidRDefault="001B66FD" w:rsidP="000B1EDC">
                            <w:pPr>
                              <w:jc w:val="right"/>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5C30C98" id="Text Box 41" o:spid="_x0000_s1052" type="#_x0000_t202" style="position:absolute;margin-left:418.5pt;margin-top:3.65pt;width:152.95pt;height:91.5pt;z-index:25170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" filled="f" strokecolor="#5b9bd5 [3204]" strokeweight=".5pt">
                <v:textbox>
                  <w:txbxContent>
                    <w:p w14:paraId="533CA39E" w14:textId="7315330F" w:rsidR="001B66FD" w:rsidRDefault="001B66FD" w:rsidP="000B1EDC">
                      <w:pPr>
                        <w:jc w:val="right"/>
                        <w:rPr>
                          <w:sz w:val="24"/>
                          <w:szCs w:val="24"/>
                        </w:rPr>
                      </w:pPr>
                      <w:r>
                        <w:rPr>
                          <w:sz w:val="24"/>
                          <w:szCs w:val="24"/>
                        </w:rPr>
                        <w:t>Roman Numerals could be a little different.  They can line up at left or right.</w:t>
                      </w:r>
                    </w:p>
                    <w:p w14:paraId="0B33096B" w14:textId="77777777" w:rsidR="001B66FD" w:rsidRDefault="001B66FD" w:rsidP="000B1EDC">
                      <w:pPr>
                        <w:jc w:val="right"/>
                        <w:rPr>
                          <w:sz w:val="24"/>
                          <w:szCs w:val="24"/>
                        </w:rPr>
                      </w:pPr>
                    </w:p>
                    <w:p w14:paraId="0F54C11C" w14:textId="5A3C9DA4" w:rsidR="001B66FD" w:rsidRPr="000B1EDC" w:rsidRDefault="001B66FD" w:rsidP="000B1EDC">
                      <w:pPr>
                        <w:jc w:val="right"/>
                        <w:rPr>
                          <w:sz w:val="24"/>
                          <w:szCs w:val="24"/>
                        </w:rPr>
                      </w:pPr>
                      <w:r>
                        <w:rPr>
                          <w:sz w:val="24"/>
                          <w:szCs w:val="24"/>
                        </w:rPr>
                        <w:t>Tabs for items should line up with headings</w:t>
                      </w:r>
                    </w:p>
                    <w:p w14:paraId="585DB552" w14:textId="77777777" w:rsidR="001B66FD" w:rsidRDefault="001B66FD" w:rsidP="000B1EDC">
                      <w:pPr>
                        <w:jc w:val="right"/>
                        <w:rPr>
                          <w:b/>
                          <w:sz w:val="28"/>
                          <w:szCs w:val="28"/>
                        </w:rPr>
                      </w:pPr>
                    </w:p>
                    <w:p w14:paraId="1E01EB39" w14:textId="77777777" w:rsidR="001B66FD" w:rsidRPr="00A450C8" w:rsidRDefault="001B66FD" w:rsidP="000B1EDC">
                      <w:pPr>
                        <w:jc w:val="right"/>
                        <w:rPr>
                          <w:sz w:val="28"/>
                          <w:szCs w:val="28"/>
                        </w:rPr>
                      </w:pPr>
                    </w:p>
                  </w:txbxContent>
                </v:textbox>
                <w10:wrap anchorx="page"/>
              </v:shape>
            </w:pict>
          </mc:Fallback>
        </mc:AlternateContent>
      </w:r>
    </w:p>
    <w:p w14:paraId="49EFD295" w14:textId="350C70C4" w:rsidR="00C62343" w:rsidRDefault="00C62343" w:rsidP="00A85ACF">
      <w:pPr>
        <w:rPr>
          <w:b/>
          <w:sz w:val="24"/>
          <w:szCs w:val="24"/>
        </w:rPr>
      </w:pPr>
    </w:p>
    <w:p w14:paraId="783421F1" w14:textId="2A62FD82" w:rsidR="00C62343" w:rsidRDefault="00C62343" w:rsidP="00A85ACF">
      <w:pPr>
        <w:rPr>
          <w:b/>
          <w:sz w:val="24"/>
          <w:szCs w:val="24"/>
        </w:rPr>
      </w:pPr>
    </w:p>
    <w:p w14:paraId="5ADD2328" w14:textId="47B68AD9" w:rsidR="00A85ACF" w:rsidRDefault="00C62343" w:rsidP="00C62343">
      <w:pPr>
        <w:jc w:val="center"/>
        <w:rPr>
          <w:ins w:id="25" w:author="Hewes Angie" w:date="2020-02-10T09:34:00Z"/>
          <w:b/>
          <w:sz w:val="24"/>
          <w:szCs w:val="24"/>
        </w:rPr>
      </w:pPr>
      <w:r w:rsidRPr="00C62343">
        <w:rPr>
          <w:b/>
          <w:sz w:val="24"/>
          <w:szCs w:val="24"/>
        </w:rPr>
        <w:t>TABLE OF CONTENTS</w:t>
      </w:r>
    </w:p>
    <w:p w14:paraId="40F986AA" w14:textId="04765F17" w:rsidR="00703961" w:rsidRDefault="00703961" w:rsidP="00C62343">
      <w:pPr>
        <w:jc w:val="center"/>
        <w:rPr>
          <w:ins w:id="26" w:author="Hewes Angie" w:date="2020-02-10T09:34:00Z"/>
          <w:b/>
          <w:sz w:val="24"/>
          <w:szCs w:val="24"/>
        </w:rPr>
      </w:pPr>
    </w:p>
    <w:p w14:paraId="4C2AB292" w14:textId="6F46FA06" w:rsidR="00703961" w:rsidRDefault="00703961" w:rsidP="00C62343">
      <w:pPr>
        <w:jc w:val="center"/>
        <w:rPr>
          <w:ins w:id="27" w:author="Hewes Angie" w:date="2020-02-10T09:34:00Z"/>
          <w:b/>
          <w:sz w:val="24"/>
          <w:szCs w:val="24"/>
        </w:rPr>
      </w:pPr>
    </w:p>
    <w:p w14:paraId="10F2BC5B" w14:textId="23CD835E" w:rsidR="00703961" w:rsidRPr="00C62343" w:rsidDel="00703961" w:rsidRDefault="00703961" w:rsidP="00C62343">
      <w:pPr>
        <w:jc w:val="center"/>
        <w:rPr>
          <w:del w:id="28" w:author="Hewes Angie" w:date="2020-02-10T09:34:00Z"/>
          <w:b/>
          <w:sz w:val="24"/>
          <w:szCs w:val="24"/>
        </w:rPr>
      </w:pPr>
    </w:p>
    <w:p w14:paraId="74D96D99" w14:textId="29C5602C" w:rsidR="00C62343" w:rsidDel="00703961" w:rsidRDefault="00C62343" w:rsidP="00A85ACF">
      <w:pPr>
        <w:rPr>
          <w:del w:id="29" w:author="Hewes Angie" w:date="2020-02-10T09:34:00Z"/>
        </w:rPr>
      </w:pPr>
    </w:p>
    <w:p w14:paraId="053E8D0B" w14:textId="4568147A" w:rsidR="00C62343" w:rsidRPr="00CA51CF" w:rsidDel="00703961" w:rsidRDefault="00CA51CF" w:rsidP="00CA51CF">
      <w:pPr>
        <w:jc w:val="center"/>
        <w:rPr>
          <w:del w:id="30" w:author="Hewes Angie" w:date="2020-02-10T09:34:00Z"/>
          <w:b/>
          <w:bCs/>
          <w:sz w:val="24"/>
          <w:szCs w:val="24"/>
        </w:rPr>
      </w:pPr>
      <w:del w:id="31" w:author="Hewes Angie" w:date="2020-02-10T09:34:00Z">
        <w:r w:rsidRPr="00CA51CF" w:rsidDel="00703961">
          <w:rPr>
            <w:b/>
            <w:bCs/>
            <w:sz w:val="24"/>
            <w:szCs w:val="24"/>
          </w:rPr>
          <w:delText>(QS)</w:delText>
        </w:r>
      </w:del>
    </w:p>
    <w:p w14:paraId="156CAFA5" w14:textId="197D7230" w:rsidR="00C62343" w:rsidDel="00703961" w:rsidRDefault="00C62343">
      <w:pPr>
        <w:jc w:val="center"/>
        <w:rPr>
          <w:del w:id="32" w:author="Hewes Angie" w:date="2020-02-10T09:34:00Z"/>
        </w:rPr>
        <w:pPrChange w:id="33" w:author="Hewes Angie" w:date="2020-02-10T09:34:00Z">
          <w:pPr/>
        </w:pPrChange>
      </w:pPr>
    </w:p>
    <w:p w14:paraId="4D70F7A8" w14:textId="2027E2E8" w:rsidR="00C62343" w:rsidRDefault="00A85ACF" w:rsidP="00C62343">
      <w:pPr>
        <w:pStyle w:val="ListParagraph"/>
        <w:numPr>
          <w:ilvl w:val="0"/>
          <w:numId w:val="17"/>
        </w:numPr>
        <w:ind w:left="720" w:hanging="540"/>
        <w:rPr>
          <w:sz w:val="24"/>
          <w:szCs w:val="24"/>
        </w:rPr>
      </w:pPr>
      <w:r w:rsidRPr="00C62343">
        <w:rPr>
          <w:sz w:val="24"/>
          <w:szCs w:val="24"/>
        </w:rPr>
        <w:t xml:space="preserve">Introduction </w:t>
      </w:r>
    </w:p>
    <w:p w14:paraId="3538A3AA" w14:textId="77777777" w:rsidR="00C62343" w:rsidRPr="00C62343" w:rsidRDefault="00C62343" w:rsidP="00C62343">
      <w:pPr>
        <w:rPr>
          <w:sz w:val="24"/>
          <w:szCs w:val="24"/>
        </w:rPr>
      </w:pPr>
    </w:p>
    <w:p w14:paraId="7FE549BA" w14:textId="1AAEEC0E" w:rsidR="00A85ACF" w:rsidRPr="00C62343" w:rsidRDefault="00C62343" w:rsidP="00C62343">
      <w:pPr>
        <w:tabs>
          <w:tab w:val="left" w:pos="720"/>
          <w:tab w:val="right" w:leader="dot" w:pos="9630"/>
        </w:tabs>
        <w:rPr>
          <w:sz w:val="24"/>
          <w:szCs w:val="24"/>
        </w:rPr>
      </w:pPr>
      <w:r>
        <w:rPr>
          <w:sz w:val="24"/>
          <w:szCs w:val="24"/>
        </w:rPr>
        <w:tab/>
        <w:t xml:space="preserve">Purpose and Philosophies </w:t>
      </w:r>
      <w:r>
        <w:rPr>
          <w:sz w:val="24"/>
          <w:szCs w:val="24"/>
        </w:rPr>
        <w:tab/>
      </w:r>
      <w:r w:rsidR="00A85ACF" w:rsidRPr="00C62343">
        <w:rPr>
          <w:sz w:val="24"/>
          <w:szCs w:val="24"/>
        </w:rPr>
        <w:t>2</w:t>
      </w:r>
    </w:p>
    <w:p w14:paraId="1A4A557D" w14:textId="242FD5D1" w:rsidR="00A85ACF" w:rsidRPr="00A85ACF" w:rsidRDefault="00C62343" w:rsidP="00C62343">
      <w:pPr>
        <w:tabs>
          <w:tab w:val="left" w:pos="720"/>
          <w:tab w:val="right" w:leader="dot" w:pos="9630"/>
        </w:tabs>
        <w:rPr>
          <w:sz w:val="24"/>
          <w:szCs w:val="24"/>
        </w:rPr>
      </w:pPr>
      <w:r>
        <w:rPr>
          <w:sz w:val="24"/>
          <w:szCs w:val="24"/>
        </w:rPr>
        <w:tab/>
      </w:r>
      <w:r w:rsidR="00A85ACF" w:rsidRPr="00A85ACF">
        <w:rPr>
          <w:sz w:val="24"/>
          <w:szCs w:val="24"/>
        </w:rPr>
        <w:t>Definitions</w:t>
      </w:r>
      <w:r>
        <w:rPr>
          <w:sz w:val="24"/>
          <w:szCs w:val="24"/>
        </w:rPr>
        <w:tab/>
      </w:r>
      <w:r w:rsidR="00A85ACF" w:rsidRPr="00A85ACF">
        <w:rPr>
          <w:sz w:val="24"/>
          <w:szCs w:val="24"/>
        </w:rPr>
        <w:t>3</w:t>
      </w:r>
    </w:p>
    <w:p w14:paraId="30BE6C0F" w14:textId="5BA6F3E0" w:rsidR="00A85ACF" w:rsidRPr="00A85ACF" w:rsidRDefault="00C62343" w:rsidP="00C62343">
      <w:pPr>
        <w:tabs>
          <w:tab w:val="left" w:pos="720"/>
          <w:tab w:val="right" w:leader="dot" w:pos="9630"/>
        </w:tabs>
        <w:rPr>
          <w:sz w:val="24"/>
          <w:szCs w:val="24"/>
        </w:rPr>
      </w:pPr>
      <w:r>
        <w:rPr>
          <w:sz w:val="24"/>
          <w:szCs w:val="24"/>
        </w:rPr>
        <w:tab/>
      </w:r>
      <w:r w:rsidR="00A85ACF" w:rsidRPr="00A85ACF">
        <w:rPr>
          <w:sz w:val="24"/>
          <w:szCs w:val="24"/>
        </w:rPr>
        <w:t>Principles of Leadership</w:t>
      </w:r>
      <w:r>
        <w:rPr>
          <w:sz w:val="24"/>
          <w:szCs w:val="24"/>
        </w:rPr>
        <w:tab/>
      </w:r>
      <w:r w:rsidR="00A85ACF" w:rsidRPr="00A85ACF">
        <w:rPr>
          <w:sz w:val="24"/>
          <w:szCs w:val="24"/>
        </w:rPr>
        <w:t>4</w:t>
      </w:r>
    </w:p>
    <w:p w14:paraId="5E5915EC" w14:textId="77777777" w:rsidR="00C62343" w:rsidRDefault="00C62343" w:rsidP="00A85ACF">
      <w:pPr>
        <w:rPr>
          <w:rStyle w:val="Strong"/>
          <w:color w:val="000000"/>
          <w:sz w:val="24"/>
          <w:szCs w:val="24"/>
        </w:rPr>
      </w:pPr>
    </w:p>
    <w:p w14:paraId="7EAFCEEF" w14:textId="77777777" w:rsidR="00C62343" w:rsidRDefault="00A85ACF" w:rsidP="00C62343">
      <w:pPr>
        <w:pStyle w:val="ListParagraph"/>
        <w:numPr>
          <w:ilvl w:val="0"/>
          <w:numId w:val="17"/>
        </w:numPr>
        <w:tabs>
          <w:tab w:val="left" w:pos="720"/>
          <w:tab w:val="right" w:leader="dot" w:pos="9630"/>
        </w:tabs>
        <w:ind w:left="720" w:hanging="540"/>
        <w:rPr>
          <w:sz w:val="24"/>
          <w:szCs w:val="24"/>
        </w:rPr>
      </w:pPr>
      <w:r w:rsidRPr="00C62343">
        <w:rPr>
          <w:sz w:val="24"/>
          <w:szCs w:val="24"/>
        </w:rPr>
        <w:t>Guiding Principles</w:t>
      </w:r>
      <w:r w:rsidRPr="00C62343">
        <w:rPr>
          <w:sz w:val="24"/>
          <w:szCs w:val="24"/>
        </w:rPr>
        <w:br/>
      </w:r>
    </w:p>
    <w:p w14:paraId="1D9AADED" w14:textId="77777777" w:rsidR="00C62343" w:rsidRDefault="00C62343" w:rsidP="00C62343">
      <w:pPr>
        <w:tabs>
          <w:tab w:val="left" w:pos="720"/>
          <w:tab w:val="right" w:leader="dot" w:pos="9630"/>
        </w:tabs>
        <w:ind w:firstLine="180"/>
        <w:rPr>
          <w:sz w:val="24"/>
          <w:szCs w:val="24"/>
        </w:rPr>
      </w:pPr>
      <w:r>
        <w:rPr>
          <w:sz w:val="24"/>
          <w:szCs w:val="24"/>
        </w:rPr>
        <w:tab/>
      </w:r>
      <w:r w:rsidR="00A85ACF" w:rsidRPr="00A85ACF">
        <w:rPr>
          <w:sz w:val="24"/>
          <w:szCs w:val="24"/>
        </w:rPr>
        <w:t>Earn Their Respect</w:t>
      </w:r>
      <w:r>
        <w:rPr>
          <w:sz w:val="24"/>
          <w:szCs w:val="24"/>
        </w:rPr>
        <w:tab/>
      </w:r>
      <w:r w:rsidR="00A85ACF" w:rsidRPr="00A85ACF">
        <w:rPr>
          <w:sz w:val="24"/>
          <w:szCs w:val="24"/>
        </w:rPr>
        <w:t>8</w:t>
      </w:r>
    </w:p>
    <w:p w14:paraId="3D9AFA2E" w14:textId="6B871EEB" w:rsidR="00C62343" w:rsidRDefault="00C62343" w:rsidP="00C62343">
      <w:pPr>
        <w:tabs>
          <w:tab w:val="left" w:pos="720"/>
          <w:tab w:val="right" w:leader="dot" w:pos="9630"/>
        </w:tabs>
        <w:ind w:firstLine="180"/>
        <w:rPr>
          <w:sz w:val="24"/>
          <w:szCs w:val="24"/>
        </w:rPr>
      </w:pPr>
      <w:r>
        <w:rPr>
          <w:sz w:val="24"/>
          <w:szCs w:val="24"/>
        </w:rPr>
        <w:tab/>
      </w:r>
      <w:r w:rsidR="00A85ACF" w:rsidRPr="00A85ACF">
        <w:rPr>
          <w:sz w:val="24"/>
          <w:szCs w:val="24"/>
        </w:rPr>
        <w:t>Thou Shalt Not Lie</w:t>
      </w:r>
      <w:r>
        <w:rPr>
          <w:sz w:val="24"/>
          <w:szCs w:val="24"/>
        </w:rPr>
        <w:tab/>
      </w:r>
      <w:r w:rsidR="00A85ACF" w:rsidRPr="00A85ACF">
        <w:rPr>
          <w:sz w:val="24"/>
          <w:szCs w:val="24"/>
        </w:rPr>
        <w:t>9</w:t>
      </w:r>
    </w:p>
    <w:p w14:paraId="045BDDDE" w14:textId="77777777" w:rsidR="00C62343" w:rsidRDefault="00C62343" w:rsidP="00C62343">
      <w:pPr>
        <w:tabs>
          <w:tab w:val="left" w:pos="720"/>
          <w:tab w:val="right" w:leader="dot" w:pos="9630"/>
        </w:tabs>
        <w:ind w:firstLine="180"/>
        <w:rPr>
          <w:sz w:val="24"/>
          <w:szCs w:val="24"/>
        </w:rPr>
      </w:pPr>
      <w:r>
        <w:rPr>
          <w:sz w:val="24"/>
          <w:szCs w:val="24"/>
        </w:rPr>
        <w:tab/>
      </w:r>
      <w:r w:rsidR="00A85ACF" w:rsidRPr="00A85ACF">
        <w:rPr>
          <w:sz w:val="24"/>
          <w:szCs w:val="24"/>
        </w:rPr>
        <w:t>Let Them Fail</w:t>
      </w:r>
      <w:r>
        <w:rPr>
          <w:sz w:val="24"/>
          <w:szCs w:val="24"/>
        </w:rPr>
        <w:tab/>
        <w:t>10</w:t>
      </w:r>
    </w:p>
    <w:p w14:paraId="201364B1" w14:textId="77777777" w:rsidR="00C62343" w:rsidRDefault="00C62343" w:rsidP="00C62343">
      <w:pPr>
        <w:tabs>
          <w:tab w:val="left" w:pos="720"/>
          <w:tab w:val="right" w:leader="dot" w:pos="9630"/>
        </w:tabs>
        <w:ind w:firstLine="180"/>
        <w:rPr>
          <w:sz w:val="24"/>
          <w:szCs w:val="24"/>
        </w:rPr>
      </w:pPr>
      <w:r>
        <w:rPr>
          <w:sz w:val="24"/>
          <w:szCs w:val="24"/>
        </w:rPr>
        <w:tab/>
      </w:r>
      <w:r w:rsidR="00A85ACF" w:rsidRPr="00A85ACF">
        <w:rPr>
          <w:sz w:val="24"/>
          <w:szCs w:val="24"/>
        </w:rPr>
        <w:t>Find Ways to Say Yes</w:t>
      </w:r>
      <w:r>
        <w:rPr>
          <w:sz w:val="24"/>
          <w:szCs w:val="24"/>
        </w:rPr>
        <w:tab/>
      </w:r>
      <w:r w:rsidR="00A85ACF" w:rsidRPr="00A85ACF">
        <w:rPr>
          <w:sz w:val="24"/>
          <w:szCs w:val="24"/>
        </w:rPr>
        <w:t>10</w:t>
      </w:r>
    </w:p>
    <w:p w14:paraId="02045F00" w14:textId="7BCEB8BE" w:rsidR="00C62343" w:rsidRDefault="00C62343" w:rsidP="00C62343">
      <w:pPr>
        <w:tabs>
          <w:tab w:val="left" w:pos="720"/>
          <w:tab w:val="right" w:leader="dot" w:pos="9630"/>
        </w:tabs>
        <w:ind w:firstLine="180"/>
        <w:rPr>
          <w:sz w:val="24"/>
          <w:szCs w:val="24"/>
        </w:rPr>
      </w:pPr>
      <w:r>
        <w:rPr>
          <w:sz w:val="24"/>
          <w:szCs w:val="24"/>
        </w:rPr>
        <w:tab/>
      </w:r>
      <w:r w:rsidR="00A85ACF" w:rsidRPr="00A85ACF">
        <w:rPr>
          <w:sz w:val="24"/>
          <w:szCs w:val="24"/>
        </w:rPr>
        <w:t>Apologize For Your Mistakes</w:t>
      </w:r>
      <w:r>
        <w:rPr>
          <w:sz w:val="24"/>
          <w:szCs w:val="24"/>
        </w:rPr>
        <w:tab/>
      </w:r>
      <w:r w:rsidR="00A85ACF" w:rsidRPr="00A85ACF">
        <w:rPr>
          <w:sz w:val="24"/>
          <w:szCs w:val="24"/>
        </w:rPr>
        <w:t>12</w:t>
      </w:r>
    </w:p>
    <w:p w14:paraId="70610377" w14:textId="77777777" w:rsidR="00C62343" w:rsidRDefault="00C62343" w:rsidP="00C62343">
      <w:pPr>
        <w:tabs>
          <w:tab w:val="left" w:pos="720"/>
          <w:tab w:val="right" w:leader="dot" w:pos="9630"/>
        </w:tabs>
        <w:ind w:firstLine="180"/>
        <w:rPr>
          <w:sz w:val="24"/>
          <w:szCs w:val="24"/>
        </w:rPr>
      </w:pPr>
      <w:r>
        <w:rPr>
          <w:sz w:val="24"/>
          <w:szCs w:val="24"/>
        </w:rPr>
        <w:tab/>
      </w:r>
      <w:r w:rsidR="00A85ACF" w:rsidRPr="00A85ACF">
        <w:rPr>
          <w:sz w:val="24"/>
          <w:szCs w:val="24"/>
        </w:rPr>
        <w:t>Set High Expectations</w:t>
      </w:r>
      <w:r>
        <w:rPr>
          <w:sz w:val="24"/>
          <w:szCs w:val="24"/>
        </w:rPr>
        <w:tab/>
      </w:r>
      <w:r w:rsidR="00A85ACF" w:rsidRPr="00A85ACF">
        <w:rPr>
          <w:sz w:val="24"/>
          <w:szCs w:val="24"/>
        </w:rPr>
        <w:t>13</w:t>
      </w:r>
    </w:p>
    <w:p w14:paraId="444AFE3E" w14:textId="77777777" w:rsidR="00C62343" w:rsidRDefault="00C62343" w:rsidP="00C62343">
      <w:pPr>
        <w:tabs>
          <w:tab w:val="left" w:pos="720"/>
          <w:tab w:val="right" w:leader="dot" w:pos="9630"/>
        </w:tabs>
        <w:rPr>
          <w:sz w:val="24"/>
          <w:szCs w:val="24"/>
        </w:rPr>
      </w:pPr>
      <w:r>
        <w:rPr>
          <w:sz w:val="24"/>
          <w:szCs w:val="24"/>
        </w:rPr>
        <w:tab/>
      </w:r>
      <w:r w:rsidR="00A85ACF" w:rsidRPr="00A85ACF">
        <w:rPr>
          <w:sz w:val="24"/>
          <w:szCs w:val="24"/>
        </w:rPr>
        <w:t>Trust</w:t>
      </w:r>
      <w:r>
        <w:rPr>
          <w:sz w:val="24"/>
          <w:szCs w:val="24"/>
        </w:rPr>
        <w:tab/>
      </w:r>
      <w:r w:rsidR="00A85ACF" w:rsidRPr="00A85ACF">
        <w:rPr>
          <w:sz w:val="24"/>
          <w:szCs w:val="24"/>
        </w:rPr>
        <w:t>15</w:t>
      </w:r>
    </w:p>
    <w:p w14:paraId="77402FAA" w14:textId="77777777" w:rsidR="00C62343" w:rsidRDefault="00C62343" w:rsidP="00C62343">
      <w:pPr>
        <w:tabs>
          <w:tab w:val="left" w:pos="720"/>
          <w:tab w:val="right" w:leader="dot" w:pos="9630"/>
        </w:tabs>
        <w:rPr>
          <w:rStyle w:val="Strong"/>
          <w:color w:val="000000"/>
          <w:sz w:val="24"/>
          <w:szCs w:val="24"/>
        </w:rPr>
      </w:pPr>
    </w:p>
    <w:p w14:paraId="60719D76" w14:textId="77777777" w:rsidR="00C62343" w:rsidRPr="00C62343" w:rsidRDefault="00A85ACF" w:rsidP="00C62343">
      <w:pPr>
        <w:pStyle w:val="ListParagraph"/>
        <w:numPr>
          <w:ilvl w:val="0"/>
          <w:numId w:val="17"/>
        </w:numPr>
        <w:tabs>
          <w:tab w:val="left" w:pos="720"/>
          <w:tab w:val="right" w:leader="dot" w:pos="9630"/>
        </w:tabs>
        <w:ind w:left="720" w:hanging="540"/>
        <w:rPr>
          <w:b/>
          <w:bCs/>
          <w:color w:val="000000"/>
          <w:sz w:val="24"/>
          <w:szCs w:val="24"/>
        </w:rPr>
      </w:pPr>
      <w:r w:rsidRPr="00C62343">
        <w:rPr>
          <w:sz w:val="24"/>
          <w:szCs w:val="24"/>
        </w:rPr>
        <w:t>Techniques</w:t>
      </w:r>
    </w:p>
    <w:p w14:paraId="3D54FC3D" w14:textId="77777777" w:rsidR="00C62343" w:rsidRDefault="00C62343" w:rsidP="00C62343">
      <w:pPr>
        <w:pStyle w:val="ListParagraph"/>
        <w:tabs>
          <w:tab w:val="left" w:pos="720"/>
          <w:tab w:val="right" w:leader="dot" w:pos="9630"/>
        </w:tabs>
        <w:ind w:left="1080"/>
        <w:rPr>
          <w:sz w:val="24"/>
          <w:szCs w:val="24"/>
        </w:rPr>
      </w:pPr>
    </w:p>
    <w:p w14:paraId="198C004A" w14:textId="77777777" w:rsidR="00C62343" w:rsidRDefault="00C62343" w:rsidP="00C62343">
      <w:pPr>
        <w:tabs>
          <w:tab w:val="left" w:pos="720"/>
          <w:tab w:val="right" w:leader="dot" w:pos="9630"/>
        </w:tabs>
        <w:rPr>
          <w:sz w:val="24"/>
          <w:szCs w:val="24"/>
        </w:rPr>
      </w:pPr>
      <w:r>
        <w:rPr>
          <w:sz w:val="24"/>
          <w:szCs w:val="24"/>
        </w:rPr>
        <w:tab/>
      </w:r>
      <w:r w:rsidR="00A85ACF" w:rsidRPr="00C62343">
        <w:rPr>
          <w:sz w:val="24"/>
          <w:szCs w:val="24"/>
        </w:rPr>
        <w:t>Positive-Negative-Positive</w:t>
      </w:r>
      <w:r>
        <w:rPr>
          <w:sz w:val="24"/>
          <w:szCs w:val="24"/>
        </w:rPr>
        <w:tab/>
      </w:r>
      <w:r w:rsidR="00A85ACF" w:rsidRPr="00C62343">
        <w:rPr>
          <w:sz w:val="24"/>
          <w:szCs w:val="24"/>
        </w:rPr>
        <w:t>16</w:t>
      </w:r>
    </w:p>
    <w:p w14:paraId="21D1872B" w14:textId="77777777" w:rsidR="00C62343" w:rsidRDefault="00C62343" w:rsidP="00C62343">
      <w:pPr>
        <w:tabs>
          <w:tab w:val="left" w:pos="720"/>
          <w:tab w:val="right" w:leader="dot" w:pos="9630"/>
        </w:tabs>
        <w:rPr>
          <w:sz w:val="24"/>
          <w:szCs w:val="24"/>
        </w:rPr>
      </w:pPr>
      <w:r>
        <w:rPr>
          <w:sz w:val="24"/>
          <w:szCs w:val="24"/>
        </w:rPr>
        <w:tab/>
      </w:r>
      <w:r w:rsidR="00A85ACF" w:rsidRPr="00C62343">
        <w:rPr>
          <w:sz w:val="24"/>
          <w:szCs w:val="24"/>
        </w:rPr>
        <w:t>Sticks and Stones</w:t>
      </w:r>
      <w:r>
        <w:rPr>
          <w:sz w:val="24"/>
          <w:szCs w:val="24"/>
        </w:rPr>
        <w:tab/>
      </w:r>
      <w:r w:rsidR="00A85ACF" w:rsidRPr="00C62343">
        <w:rPr>
          <w:sz w:val="24"/>
          <w:szCs w:val="24"/>
        </w:rPr>
        <w:t>17</w:t>
      </w:r>
    </w:p>
    <w:p w14:paraId="2F6E129F" w14:textId="77777777" w:rsidR="00C62343" w:rsidRDefault="00C62343" w:rsidP="00C62343">
      <w:pPr>
        <w:tabs>
          <w:tab w:val="left" w:pos="720"/>
          <w:tab w:val="right" w:leader="dot" w:pos="9630"/>
        </w:tabs>
        <w:rPr>
          <w:sz w:val="24"/>
          <w:szCs w:val="24"/>
        </w:rPr>
      </w:pPr>
      <w:r>
        <w:rPr>
          <w:sz w:val="24"/>
          <w:szCs w:val="24"/>
        </w:rPr>
        <w:tab/>
      </w:r>
      <w:r w:rsidR="00A85ACF" w:rsidRPr="00C62343">
        <w:rPr>
          <w:sz w:val="24"/>
          <w:szCs w:val="24"/>
        </w:rPr>
        <w:t>Don’t Be the Boss</w:t>
      </w:r>
      <w:r>
        <w:rPr>
          <w:sz w:val="24"/>
          <w:szCs w:val="24"/>
        </w:rPr>
        <w:tab/>
        <w:t>18</w:t>
      </w:r>
    </w:p>
    <w:p w14:paraId="0A1A6D59" w14:textId="77777777" w:rsidR="00C62343" w:rsidRDefault="00C62343" w:rsidP="00C62343">
      <w:pPr>
        <w:tabs>
          <w:tab w:val="left" w:pos="720"/>
          <w:tab w:val="right" w:leader="dot" w:pos="9630"/>
        </w:tabs>
        <w:rPr>
          <w:sz w:val="24"/>
          <w:szCs w:val="24"/>
        </w:rPr>
      </w:pPr>
      <w:r>
        <w:rPr>
          <w:sz w:val="24"/>
          <w:szCs w:val="24"/>
        </w:rPr>
        <w:tab/>
      </w:r>
      <w:r w:rsidR="00A85ACF" w:rsidRPr="00C62343">
        <w:rPr>
          <w:sz w:val="24"/>
          <w:szCs w:val="24"/>
        </w:rPr>
        <w:t>Listening</w:t>
      </w:r>
      <w:r>
        <w:rPr>
          <w:sz w:val="24"/>
          <w:szCs w:val="24"/>
        </w:rPr>
        <w:tab/>
      </w:r>
      <w:r w:rsidR="00A85ACF" w:rsidRPr="00C62343">
        <w:rPr>
          <w:sz w:val="24"/>
          <w:szCs w:val="24"/>
        </w:rPr>
        <w:t>19</w:t>
      </w:r>
    </w:p>
    <w:p w14:paraId="74155A92" w14:textId="77777777" w:rsidR="00C62343" w:rsidRDefault="00C62343" w:rsidP="00C62343">
      <w:pPr>
        <w:tabs>
          <w:tab w:val="left" w:pos="720"/>
          <w:tab w:val="right" w:leader="dot" w:pos="9630"/>
        </w:tabs>
        <w:rPr>
          <w:sz w:val="24"/>
          <w:szCs w:val="24"/>
        </w:rPr>
      </w:pPr>
      <w:r>
        <w:rPr>
          <w:sz w:val="24"/>
          <w:szCs w:val="24"/>
        </w:rPr>
        <w:tab/>
      </w:r>
      <w:r w:rsidR="00A85ACF" w:rsidRPr="00C62343">
        <w:rPr>
          <w:sz w:val="24"/>
          <w:szCs w:val="24"/>
        </w:rPr>
        <w:t>Don’t Yell</w:t>
      </w:r>
      <w:r>
        <w:rPr>
          <w:sz w:val="24"/>
          <w:szCs w:val="24"/>
        </w:rPr>
        <w:tab/>
      </w:r>
      <w:r w:rsidR="00A85ACF" w:rsidRPr="00C62343">
        <w:rPr>
          <w:sz w:val="24"/>
          <w:szCs w:val="24"/>
        </w:rPr>
        <w:t>20</w:t>
      </w:r>
    </w:p>
    <w:p w14:paraId="53829348" w14:textId="77777777" w:rsidR="00C62343" w:rsidRDefault="00C62343" w:rsidP="00C62343">
      <w:pPr>
        <w:tabs>
          <w:tab w:val="left" w:pos="720"/>
          <w:tab w:val="right" w:leader="dot" w:pos="9630"/>
        </w:tabs>
        <w:rPr>
          <w:sz w:val="24"/>
          <w:szCs w:val="24"/>
        </w:rPr>
      </w:pPr>
      <w:r>
        <w:rPr>
          <w:sz w:val="24"/>
          <w:szCs w:val="24"/>
        </w:rPr>
        <w:tab/>
      </w:r>
      <w:r w:rsidR="00A85ACF" w:rsidRPr="00C62343">
        <w:rPr>
          <w:sz w:val="24"/>
          <w:szCs w:val="24"/>
        </w:rPr>
        <w:t>Mistakes and Failures</w:t>
      </w:r>
      <w:r>
        <w:rPr>
          <w:sz w:val="24"/>
          <w:szCs w:val="24"/>
        </w:rPr>
        <w:tab/>
      </w:r>
      <w:r w:rsidR="00A85ACF" w:rsidRPr="00C62343">
        <w:rPr>
          <w:sz w:val="24"/>
          <w:szCs w:val="24"/>
        </w:rPr>
        <w:t>21</w:t>
      </w:r>
    </w:p>
    <w:p w14:paraId="6CC9649D" w14:textId="77777777" w:rsidR="00C62343" w:rsidRDefault="00C62343" w:rsidP="00C62343">
      <w:pPr>
        <w:tabs>
          <w:tab w:val="left" w:pos="720"/>
          <w:tab w:val="right" w:leader="dot" w:pos="9630"/>
        </w:tabs>
        <w:rPr>
          <w:sz w:val="24"/>
          <w:szCs w:val="24"/>
        </w:rPr>
      </w:pPr>
      <w:r>
        <w:rPr>
          <w:sz w:val="24"/>
          <w:szCs w:val="24"/>
        </w:rPr>
        <w:tab/>
      </w:r>
      <w:r w:rsidR="00A85ACF" w:rsidRPr="00C62343">
        <w:rPr>
          <w:sz w:val="24"/>
          <w:szCs w:val="24"/>
        </w:rPr>
        <w:t>Group Problem Solving</w:t>
      </w:r>
      <w:r>
        <w:rPr>
          <w:sz w:val="24"/>
          <w:szCs w:val="24"/>
        </w:rPr>
        <w:tab/>
      </w:r>
      <w:r w:rsidR="00A85ACF" w:rsidRPr="00C62343">
        <w:rPr>
          <w:sz w:val="24"/>
          <w:szCs w:val="24"/>
        </w:rPr>
        <w:t>22</w:t>
      </w:r>
    </w:p>
    <w:p w14:paraId="5A461772" w14:textId="77777777" w:rsidR="00C62343" w:rsidRDefault="00C62343" w:rsidP="00C62343">
      <w:pPr>
        <w:tabs>
          <w:tab w:val="left" w:pos="720"/>
          <w:tab w:val="right" w:leader="dot" w:pos="9630"/>
        </w:tabs>
        <w:rPr>
          <w:sz w:val="24"/>
          <w:szCs w:val="24"/>
        </w:rPr>
      </w:pPr>
    </w:p>
    <w:p w14:paraId="3ABA7FA4" w14:textId="329AC47B" w:rsidR="00A85ACF" w:rsidRPr="004273AE" w:rsidRDefault="00A85ACF" w:rsidP="004273AE">
      <w:pPr>
        <w:pStyle w:val="ListParagraph"/>
        <w:numPr>
          <w:ilvl w:val="0"/>
          <w:numId w:val="17"/>
        </w:numPr>
        <w:tabs>
          <w:tab w:val="left" w:pos="720"/>
          <w:tab w:val="right" w:leader="dot" w:pos="9630"/>
        </w:tabs>
        <w:ind w:left="720" w:hanging="540"/>
        <w:rPr>
          <w:bCs/>
          <w:sz w:val="24"/>
          <w:szCs w:val="24"/>
        </w:rPr>
      </w:pPr>
      <w:r w:rsidRPr="004273AE">
        <w:rPr>
          <w:bCs/>
          <w:sz w:val="24"/>
          <w:szCs w:val="24"/>
        </w:rPr>
        <w:t>Programs and Activities</w:t>
      </w:r>
    </w:p>
    <w:p w14:paraId="571DAD27" w14:textId="77777777" w:rsidR="00C62343" w:rsidRDefault="00C62343" w:rsidP="00A85ACF">
      <w:pPr>
        <w:rPr>
          <w:sz w:val="24"/>
          <w:szCs w:val="24"/>
        </w:rPr>
      </w:pPr>
    </w:p>
    <w:p w14:paraId="1FBF82DC" w14:textId="4BC28129" w:rsidR="00A85ACF" w:rsidRPr="00A85ACF" w:rsidRDefault="00A85ACF" w:rsidP="000F5C41">
      <w:pPr>
        <w:tabs>
          <w:tab w:val="left" w:pos="720"/>
          <w:tab w:val="right" w:leader="dot" w:pos="9630"/>
        </w:tabs>
        <w:ind w:left="720"/>
        <w:rPr>
          <w:sz w:val="24"/>
          <w:szCs w:val="24"/>
        </w:rPr>
      </w:pPr>
      <w:r w:rsidRPr="00A85ACF">
        <w:rPr>
          <w:sz w:val="24"/>
          <w:szCs w:val="24"/>
        </w:rPr>
        <w:t>Programs</w:t>
      </w:r>
      <w:r w:rsidR="000F5C41">
        <w:rPr>
          <w:sz w:val="24"/>
          <w:szCs w:val="24"/>
        </w:rPr>
        <w:tab/>
      </w:r>
      <w:r w:rsidRPr="00A85ACF">
        <w:rPr>
          <w:sz w:val="24"/>
          <w:szCs w:val="24"/>
        </w:rPr>
        <w:t>24</w:t>
      </w:r>
    </w:p>
    <w:p w14:paraId="64E1A769" w14:textId="3A798CB3" w:rsidR="000F5C41" w:rsidRDefault="000F5C41" w:rsidP="000F5C41">
      <w:pPr>
        <w:tabs>
          <w:tab w:val="left" w:pos="720"/>
          <w:tab w:val="right" w:leader="dot" w:pos="9630"/>
        </w:tabs>
        <w:rPr>
          <w:sz w:val="24"/>
          <w:szCs w:val="24"/>
        </w:rPr>
      </w:pPr>
      <w:r>
        <w:rPr>
          <w:noProof/>
          <w:sz w:val="22"/>
          <w:szCs w:val="22"/>
        </w:rPr>
        <mc:AlternateContent>
          <mc:Choice Requires="wps">
            <w:drawing>
              <wp:anchor distT="0" distB="0" distL="114300" distR="114300" simplePos="0" relativeHeight="251697664" behindDoc="0" locked="0" layoutInCell="1" allowOverlap="1" wp14:anchorId="1C1079E6" wp14:editId="36C1CCE1">
                <wp:simplePos x="0" y="0"/>
                <wp:positionH relativeFrom="margin">
                  <wp:posOffset>-275907</wp:posOffset>
                </wp:positionH>
                <wp:positionV relativeFrom="paragraph">
                  <wp:posOffset>1174750</wp:posOffset>
                </wp:positionV>
                <wp:extent cx="2609850" cy="65722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609850" cy="657225"/>
                        </a:xfrm>
                        <a:prstGeom prst="rect">
                          <a:avLst/>
                        </a:prstGeom>
                        <a:noFill/>
                        <a:ln w="6350">
                          <a:noFill/>
                        </a:ln>
                      </wps:spPr>
                      <wps:txbx>
                        <w:txbxContent>
                          <w:p w14:paraId="4EC5DF78" w14:textId="66CBD72A" w:rsidR="001B66FD" w:rsidRDefault="001B66FD" w:rsidP="000F5C41">
                            <w:pPr>
                              <w:rPr>
                                <w:sz w:val="24"/>
                                <w:szCs w:val="24"/>
                              </w:rPr>
                            </w:pPr>
                            <w:r>
                              <w:rPr>
                                <w:sz w:val="24"/>
                                <w:szCs w:val="24"/>
                              </w:rPr>
                              <w:t xml:space="preserve">Contestant </w:t>
                            </w:r>
                            <w:r w:rsidR="00CD34E1">
                              <w:rPr>
                                <w:sz w:val="24"/>
                                <w:szCs w:val="24"/>
                              </w:rPr>
                              <w:t>#</w:t>
                            </w:r>
                          </w:p>
                          <w:p w14:paraId="181AD118" w14:textId="76AF78DE" w:rsidR="001B66FD" w:rsidRPr="00BC3586" w:rsidRDefault="001B66FD" w:rsidP="000F5C41">
                            <w:pPr>
                              <w:rPr>
                                <w:sz w:val="24"/>
                                <w:szCs w:val="24"/>
                              </w:rPr>
                            </w:pPr>
                            <w:r>
                              <w:rPr>
                                <w:sz w:val="24"/>
                                <w:szCs w:val="24"/>
                              </w:rPr>
                              <w:t>Job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079E6" id="Text Box 39" o:spid="_x0000_s1053" type="#_x0000_t202" style="position:absolute;margin-left:-21.7pt;margin-top:92.5pt;width:205.5pt;height:51.75pt;z-index:25169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" filled="f" stroked="f" strokeweight=".5pt">
                <v:textbox>
                  <w:txbxContent>
                    <w:p w14:paraId="4EC5DF78" w14:textId="66CBD72A" w:rsidR="001B66FD" w:rsidRDefault="001B66FD" w:rsidP="000F5C41">
                      <w:pPr>
                        <w:rPr>
                          <w:sz w:val="24"/>
                          <w:szCs w:val="24"/>
                        </w:rPr>
                      </w:pPr>
                      <w:r>
                        <w:rPr>
                          <w:sz w:val="24"/>
                          <w:szCs w:val="24"/>
                        </w:rPr>
                        <w:t xml:space="preserve">Contestant </w:t>
                      </w:r>
                      <w:r w:rsidR="00CD34E1">
                        <w:rPr>
                          <w:sz w:val="24"/>
                          <w:szCs w:val="24"/>
                        </w:rPr>
                        <w:t>#</w:t>
                      </w:r>
                    </w:p>
                    <w:p w14:paraId="181AD118" w14:textId="76AF78DE" w:rsidR="001B66FD" w:rsidRPr="00BC3586" w:rsidRDefault="001B66FD" w:rsidP="000F5C41">
                      <w:pPr>
                        <w:rPr>
                          <w:sz w:val="24"/>
                          <w:szCs w:val="24"/>
                        </w:rPr>
                      </w:pPr>
                      <w:r>
                        <w:rPr>
                          <w:sz w:val="24"/>
                          <w:szCs w:val="24"/>
                        </w:rPr>
                        <w:t>Job 4</w:t>
                      </w:r>
                    </w:p>
                  </w:txbxContent>
                </v:textbox>
                <w10:wrap anchorx="margin"/>
              </v:shape>
            </w:pict>
          </mc:Fallback>
        </mc:AlternateContent>
      </w:r>
      <w:r>
        <w:rPr>
          <w:sz w:val="24"/>
          <w:szCs w:val="24"/>
        </w:rPr>
        <w:tab/>
      </w:r>
      <w:r w:rsidR="00A85ACF" w:rsidRPr="00A85ACF">
        <w:rPr>
          <w:sz w:val="24"/>
          <w:szCs w:val="24"/>
        </w:rPr>
        <w:t>Activities</w:t>
      </w:r>
      <w:r>
        <w:rPr>
          <w:sz w:val="24"/>
          <w:szCs w:val="24"/>
        </w:rPr>
        <w:tab/>
      </w:r>
      <w:r w:rsidR="00A85ACF" w:rsidRPr="00A85ACF">
        <w:rPr>
          <w:sz w:val="24"/>
          <w:szCs w:val="24"/>
        </w:rPr>
        <w:t>33</w:t>
      </w:r>
    </w:p>
    <w:sectPr w:rsidR="000F5C41" w:rsidSect="006941F6">
      <w:pgSz w:w="12240" w:h="15840" w:code="1"/>
      <w:pgMar w:top="1166" w:right="1296" w:bottom="1080" w:left="1296" w:header="432"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7" w:author="Hewes Angie" w:date="2020-02-10T09:04:00Z" w:initials="HA">
    <w:p w14:paraId="58A9E900" w14:textId="14005CCF" w:rsidR="00703961" w:rsidRDefault="00703961">
      <w:pPr>
        <w:pStyle w:val="CommentText"/>
      </w:pPr>
      <w:r>
        <w:rPr>
          <w:rStyle w:val="CommentReference"/>
        </w:rPr>
        <w:annotationRef/>
      </w:r>
      <w:r>
        <w:t>See my note on the test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8A9E900"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14A6CF" w14:textId="77777777" w:rsidR="00936E25" w:rsidRDefault="00936E25" w:rsidP="00F1245D">
      <w:r>
        <w:separator/>
      </w:r>
    </w:p>
  </w:endnote>
  <w:endnote w:type="continuationSeparator" w:id="0">
    <w:p w14:paraId="6624048A" w14:textId="77777777" w:rsidR="00936E25" w:rsidRDefault="00936E25"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775080" w14:textId="77777777" w:rsidR="00936E25" w:rsidRDefault="00936E25" w:rsidP="00F1245D">
      <w:r>
        <w:separator/>
      </w:r>
    </w:p>
  </w:footnote>
  <w:footnote w:type="continuationSeparator" w:id="0">
    <w:p w14:paraId="3E4E976B" w14:textId="77777777" w:rsidR="00936E25" w:rsidRDefault="00936E25"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FC9C5E" w14:textId="6A590CB8" w:rsidR="001B66FD" w:rsidRPr="00671FF6" w:rsidRDefault="001B66FD" w:rsidP="008D60E9">
    <w:pPr>
      <w:pStyle w:val="Header"/>
      <w:rPr>
        <w:b/>
        <w:bCs/>
      </w:rPr>
    </w:pPr>
    <w:r>
      <w:rPr>
        <w:b/>
        <w:noProof/>
      </w:rPr>
      <w:t>ADVANCED WORD PROCESSING</w:t>
    </w:r>
    <w:r w:rsidRPr="00671FF6">
      <w:rPr>
        <w:b/>
        <w:bCs/>
      </w:rPr>
      <w:t xml:space="preserve"> - </w:t>
    </w:r>
    <w:r>
      <w:rPr>
        <w:b/>
        <w:bCs/>
      </w:rPr>
      <w:t>NATIONAL</w:t>
    </w:r>
    <w:r w:rsidRPr="00671FF6">
      <w:rPr>
        <w:b/>
        <w:bCs/>
      </w:rPr>
      <w:t xml:space="preserve"> 20</w:t>
    </w:r>
    <w:r>
      <w:rPr>
        <w:b/>
        <w:bCs/>
      </w:rPr>
      <w:t>20</w:t>
    </w:r>
    <w:r>
      <w:rPr>
        <w:b/>
        <w:bCs/>
      </w:rPr>
      <w:tab/>
    </w:r>
    <w:r>
      <w:rPr>
        <w:b/>
        <w:bCs/>
      </w:rPr>
      <w:tab/>
      <w:t xml:space="preserve"> </w:t>
    </w:r>
  </w:p>
  <w:p w14:paraId="6C07B802" w14:textId="77777777" w:rsidR="001B66FD" w:rsidRDefault="001B66FD" w:rsidP="008D60E9">
    <w:pPr>
      <w:rPr>
        <w:b/>
        <w:bCs/>
      </w:rPr>
    </w:pPr>
    <w:r>
      <w:rPr>
        <w:b/>
        <w:bCs/>
      </w:rPr>
      <w:t>ANSWER KEY</w:t>
    </w:r>
  </w:p>
  <w:p w14:paraId="6EE5A085" w14:textId="4DDC4624" w:rsidR="001B66FD" w:rsidRPr="008D60E9" w:rsidRDefault="00A06A4E" w:rsidP="008D60E9">
    <w:pPr>
      <w:rPr>
        <w:b/>
      </w:rPr>
    </w:pPr>
    <w:r w:rsidRPr="00A06A4E">
      <w:rPr>
        <w:b/>
      </w:rPr>
      <w:t xml:space="preserve">Page </w:t>
    </w:r>
    <w:r w:rsidRPr="00A06A4E">
      <w:rPr>
        <w:b/>
        <w:bCs/>
      </w:rPr>
      <w:fldChar w:fldCharType="begin"/>
    </w:r>
    <w:r w:rsidRPr="00A06A4E">
      <w:rPr>
        <w:b/>
        <w:bCs/>
      </w:rPr>
      <w:instrText xml:space="preserve"> PAGE  \* Arabic  \* MERGEFORMAT </w:instrText>
    </w:r>
    <w:r w:rsidRPr="00A06A4E">
      <w:rPr>
        <w:b/>
        <w:bCs/>
      </w:rPr>
      <w:fldChar w:fldCharType="separate"/>
    </w:r>
    <w:r w:rsidR="00F55A40">
      <w:rPr>
        <w:b/>
        <w:bCs/>
        <w:noProof/>
      </w:rPr>
      <w:t>9</w:t>
    </w:r>
    <w:r w:rsidRPr="00A06A4E">
      <w:rPr>
        <w:b/>
        <w:bCs/>
      </w:rPr>
      <w:fldChar w:fldCharType="end"/>
    </w:r>
    <w:r w:rsidRPr="00A06A4E">
      <w:rPr>
        <w:b/>
      </w:rPr>
      <w:t xml:space="preserve"> of </w:t>
    </w:r>
    <w:r w:rsidRPr="00A06A4E">
      <w:rPr>
        <w:b/>
        <w:bCs/>
      </w:rPr>
      <w:fldChar w:fldCharType="begin"/>
    </w:r>
    <w:r w:rsidRPr="00A06A4E">
      <w:rPr>
        <w:b/>
        <w:bCs/>
      </w:rPr>
      <w:instrText xml:space="preserve"> NUMPAGES  \* Arabic  \* MERGEFORMAT </w:instrText>
    </w:r>
    <w:r w:rsidRPr="00A06A4E">
      <w:rPr>
        <w:b/>
        <w:bCs/>
      </w:rPr>
      <w:fldChar w:fldCharType="separate"/>
    </w:r>
    <w:r w:rsidR="00F55A40">
      <w:rPr>
        <w:b/>
        <w:bCs/>
        <w:noProof/>
      </w:rPr>
      <w:t>12</w:t>
    </w:r>
    <w:r w:rsidRPr="00A06A4E">
      <w:rPr>
        <w:b/>
        <w:bC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1B7E64" w14:textId="0FC5599E" w:rsidR="001B66FD" w:rsidRDefault="001B66FD" w:rsidP="00A55285">
    <w:pPr>
      <w:tabs>
        <w:tab w:val="right" w:pos="9450"/>
      </w:tabs>
      <w:spacing w:before="120" w:after="120"/>
    </w:pPr>
    <w:r>
      <w:t xml:space="preserve"> </w:t>
    </w:r>
  </w:p>
  <w:p w14:paraId="08CC8385" w14:textId="77777777" w:rsidR="001B66FD" w:rsidRDefault="001B66FD" w:rsidP="00F1245D">
    <w:pPr>
      <w:pStyle w:val="Header"/>
      <w:tabs>
        <w:tab w:val="clear" w:pos="8640"/>
        <w:tab w:val="right" w:pos="9540"/>
      </w:tabs>
      <w:ind w:right="-9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5DD39B" w14:textId="77777777" w:rsidR="001B66FD" w:rsidRPr="009A1D2B" w:rsidRDefault="001B66FD" w:rsidP="006838D7">
    <w:pPr>
      <w:tabs>
        <w:tab w:val="right" w:pos="9450"/>
      </w:tabs>
      <w:spacing w:before="120" w:after="120"/>
      <w:rPr>
        <w:rFonts w:ascii="Arial" w:hAnsi="Arial"/>
      </w:rPr>
    </w:pPr>
    <w:r>
      <w:t xml:space="preserve"> </w:t>
    </w:r>
    <w:r>
      <w:rPr>
        <w:rFonts w:ascii="Arial" w:hAnsi="Arial"/>
      </w:rPr>
      <w:t>8 Pages</w:t>
    </w:r>
    <w:r>
      <w:rPr>
        <w:rFonts w:ascii="Arial" w:hAnsi="Arial"/>
      </w:rPr>
      <w:tab/>
    </w:r>
    <w:r w:rsidRPr="009A1D2B">
      <w:rPr>
        <w:rFonts w:ascii="Arial" w:hAnsi="Arial"/>
      </w:rPr>
      <w:t>Contestant Number____________</w:t>
    </w:r>
  </w:p>
  <w:p w14:paraId="5A8BCDBB" w14:textId="77777777" w:rsidR="001B66FD" w:rsidRPr="009A1D2B" w:rsidRDefault="001B66FD" w:rsidP="006838D7">
    <w:pPr>
      <w:pStyle w:val="Heading5"/>
      <w:rPr>
        <w:rFonts w:ascii="Arial" w:hAnsi="Arial"/>
        <w:sz w:val="20"/>
      </w:rPr>
    </w:pPr>
    <w:r w:rsidRPr="009A1D2B">
      <w:rPr>
        <w:rFonts w:ascii="Arial" w:hAnsi="Arial"/>
        <w:sz w:val="20"/>
      </w:rPr>
      <w:tab/>
      <w:t>Time____________</w:t>
    </w:r>
  </w:p>
  <w:p w14:paraId="4060527B" w14:textId="77777777" w:rsidR="001B66FD" w:rsidRDefault="001B66FD" w:rsidP="006838D7">
    <w:pPr>
      <w:pStyle w:val="Header"/>
      <w:tabs>
        <w:tab w:val="clear" w:pos="8640"/>
        <w:tab w:val="right" w:pos="9450"/>
      </w:tabs>
      <w:ind w:right="-90"/>
    </w:pPr>
    <w:r w:rsidRPr="009A1D2B">
      <w:rPr>
        <w:rFonts w:ascii="Arial" w:hAnsi="Arial"/>
      </w:rPr>
      <w:tab/>
    </w:r>
    <w:r>
      <w:rPr>
        <w:rFonts w:ascii="Arial" w:hAnsi="Arial"/>
      </w:rPr>
      <w:t xml:space="preserve">                                                           </w:t>
    </w:r>
    <w:r>
      <w:rPr>
        <w:rFonts w:ascii="Arial" w:hAnsi="Arial"/>
      </w:rPr>
      <w:tab/>
      <w:t>R</w:t>
    </w:r>
    <w:r w:rsidRPr="009A1D2B">
      <w:rPr>
        <w:rFonts w:ascii="Arial" w:hAnsi="Arial"/>
      </w:rPr>
      <w:t>ank____________</w:t>
    </w:r>
  </w:p>
  <w:p w14:paraId="4A490077" w14:textId="77777777" w:rsidR="001B66FD" w:rsidRDefault="001B66FD" w:rsidP="00F1245D">
    <w:pPr>
      <w:pStyle w:val="Header"/>
      <w:tabs>
        <w:tab w:val="clear" w:pos="8640"/>
        <w:tab w:val="right" w:pos="9540"/>
      </w:tabs>
      <w:ind w:right="-9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91566F" w14:textId="77777777" w:rsidR="001B66FD" w:rsidRPr="009A1D2B" w:rsidRDefault="001B66FD" w:rsidP="006838D7">
    <w:pPr>
      <w:tabs>
        <w:tab w:val="right" w:pos="9450"/>
      </w:tabs>
      <w:spacing w:before="120" w:after="120"/>
      <w:rPr>
        <w:rFonts w:ascii="Arial" w:hAnsi="Arial"/>
      </w:rPr>
    </w:pPr>
    <w:r>
      <w:t xml:space="preserve"> </w:t>
    </w:r>
    <w:r>
      <w:rPr>
        <w:rFonts w:ascii="Arial" w:hAnsi="Arial"/>
      </w:rPr>
      <w:t>8 Pages</w:t>
    </w:r>
    <w:r>
      <w:rPr>
        <w:rFonts w:ascii="Arial" w:hAnsi="Arial"/>
      </w:rPr>
      <w:tab/>
    </w:r>
    <w:r w:rsidRPr="009A1D2B">
      <w:rPr>
        <w:rFonts w:ascii="Arial" w:hAnsi="Arial"/>
      </w:rPr>
      <w:t>Contestant Number____________</w:t>
    </w:r>
  </w:p>
  <w:p w14:paraId="51ADC75A" w14:textId="77777777" w:rsidR="001B66FD" w:rsidRPr="009A1D2B" w:rsidRDefault="001B66FD" w:rsidP="006838D7">
    <w:pPr>
      <w:pStyle w:val="Heading5"/>
      <w:rPr>
        <w:rFonts w:ascii="Arial" w:hAnsi="Arial"/>
        <w:sz w:val="20"/>
      </w:rPr>
    </w:pPr>
    <w:r w:rsidRPr="009A1D2B">
      <w:rPr>
        <w:rFonts w:ascii="Arial" w:hAnsi="Arial"/>
        <w:sz w:val="20"/>
      </w:rPr>
      <w:tab/>
      <w:t>Time____________</w:t>
    </w:r>
  </w:p>
  <w:p w14:paraId="12C5982C" w14:textId="77777777" w:rsidR="001B66FD" w:rsidRDefault="001B66FD" w:rsidP="006838D7">
    <w:pPr>
      <w:pStyle w:val="Header"/>
      <w:tabs>
        <w:tab w:val="clear" w:pos="8640"/>
        <w:tab w:val="right" w:pos="9450"/>
      </w:tabs>
      <w:ind w:right="-90"/>
    </w:pPr>
    <w:r w:rsidRPr="009A1D2B">
      <w:rPr>
        <w:rFonts w:ascii="Arial" w:hAnsi="Arial"/>
      </w:rPr>
      <w:tab/>
    </w:r>
    <w:r>
      <w:rPr>
        <w:rFonts w:ascii="Arial" w:hAnsi="Arial"/>
      </w:rPr>
      <w:t xml:space="preserve">                                                           </w:t>
    </w:r>
    <w:r>
      <w:rPr>
        <w:rFonts w:ascii="Arial" w:hAnsi="Arial"/>
      </w:rPr>
      <w:tab/>
      <w:t>R</w:t>
    </w:r>
    <w:r w:rsidRPr="009A1D2B">
      <w:rPr>
        <w:rFonts w:ascii="Arial" w:hAnsi="Arial"/>
      </w:rPr>
      <w:t>ank____________</w:t>
    </w:r>
  </w:p>
  <w:p w14:paraId="416B869B" w14:textId="77777777" w:rsidR="001B66FD" w:rsidRDefault="001B66FD" w:rsidP="00F1245D">
    <w:pPr>
      <w:pStyle w:val="Header"/>
      <w:tabs>
        <w:tab w:val="clear" w:pos="8640"/>
        <w:tab w:val="right" w:pos="9540"/>
      </w:tabs>
      <w:ind w:right="-9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E441EF" w14:textId="77777777" w:rsidR="001B66FD" w:rsidRPr="009A1D2B" w:rsidRDefault="001B66FD" w:rsidP="006838D7">
    <w:pPr>
      <w:tabs>
        <w:tab w:val="right" w:pos="9450"/>
      </w:tabs>
      <w:spacing w:before="120" w:after="120"/>
      <w:rPr>
        <w:rFonts w:ascii="Arial" w:hAnsi="Arial"/>
      </w:rPr>
    </w:pPr>
    <w:r>
      <w:t xml:space="preserve"> </w:t>
    </w:r>
    <w:r>
      <w:rPr>
        <w:rFonts w:ascii="Arial" w:hAnsi="Arial"/>
      </w:rPr>
      <w:t>8 Pages</w:t>
    </w:r>
    <w:r>
      <w:rPr>
        <w:rFonts w:ascii="Arial" w:hAnsi="Arial"/>
      </w:rPr>
      <w:tab/>
    </w:r>
    <w:r w:rsidRPr="009A1D2B">
      <w:rPr>
        <w:rFonts w:ascii="Arial" w:hAnsi="Arial"/>
      </w:rPr>
      <w:t>Contestant Number____________</w:t>
    </w:r>
  </w:p>
  <w:p w14:paraId="08C2256D" w14:textId="77777777" w:rsidR="001B66FD" w:rsidRPr="009A1D2B" w:rsidRDefault="001B66FD" w:rsidP="006838D7">
    <w:pPr>
      <w:pStyle w:val="Heading5"/>
      <w:rPr>
        <w:rFonts w:ascii="Arial" w:hAnsi="Arial"/>
        <w:sz w:val="20"/>
      </w:rPr>
    </w:pPr>
    <w:r w:rsidRPr="009A1D2B">
      <w:rPr>
        <w:rFonts w:ascii="Arial" w:hAnsi="Arial"/>
        <w:sz w:val="20"/>
      </w:rPr>
      <w:tab/>
      <w:t>Time____________</w:t>
    </w:r>
  </w:p>
  <w:p w14:paraId="1B227189" w14:textId="77777777" w:rsidR="001B66FD" w:rsidRDefault="001B66FD" w:rsidP="006838D7">
    <w:pPr>
      <w:pStyle w:val="Header"/>
      <w:tabs>
        <w:tab w:val="clear" w:pos="8640"/>
        <w:tab w:val="right" w:pos="9450"/>
      </w:tabs>
      <w:ind w:right="-90"/>
    </w:pPr>
    <w:r w:rsidRPr="009A1D2B">
      <w:rPr>
        <w:rFonts w:ascii="Arial" w:hAnsi="Arial"/>
      </w:rPr>
      <w:tab/>
    </w:r>
    <w:r>
      <w:rPr>
        <w:rFonts w:ascii="Arial" w:hAnsi="Arial"/>
      </w:rPr>
      <w:t xml:space="preserve">                                                           </w:t>
    </w:r>
    <w:r>
      <w:rPr>
        <w:rFonts w:ascii="Arial" w:hAnsi="Arial"/>
      </w:rPr>
      <w:tab/>
      <w:t>R</w:t>
    </w:r>
    <w:r w:rsidRPr="009A1D2B">
      <w:rPr>
        <w:rFonts w:ascii="Arial" w:hAnsi="Arial"/>
      </w:rPr>
      <w:t>ank____________</w:t>
    </w:r>
  </w:p>
  <w:p w14:paraId="136A4B52" w14:textId="77777777" w:rsidR="001B66FD" w:rsidRDefault="001B66FD" w:rsidP="00F1245D">
    <w:pPr>
      <w:pStyle w:val="Header"/>
      <w:tabs>
        <w:tab w:val="clear" w:pos="8640"/>
        <w:tab w:val="right" w:pos="9540"/>
      </w:tabs>
      <w:ind w:right="-9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E5BEDB" w14:textId="77777777" w:rsidR="001B66FD" w:rsidRPr="009A1D2B" w:rsidRDefault="001B66FD" w:rsidP="006838D7">
    <w:pPr>
      <w:tabs>
        <w:tab w:val="right" w:pos="9450"/>
      </w:tabs>
      <w:spacing w:before="120" w:after="120"/>
      <w:rPr>
        <w:rFonts w:ascii="Arial" w:hAnsi="Arial"/>
      </w:rPr>
    </w:pPr>
    <w:r>
      <w:t xml:space="preserve"> </w:t>
    </w:r>
    <w:r>
      <w:rPr>
        <w:rFonts w:ascii="Arial" w:hAnsi="Arial"/>
      </w:rPr>
      <w:t>8 Pages</w:t>
    </w:r>
    <w:r>
      <w:rPr>
        <w:rFonts w:ascii="Arial" w:hAnsi="Arial"/>
      </w:rPr>
      <w:tab/>
    </w:r>
    <w:r w:rsidRPr="009A1D2B">
      <w:rPr>
        <w:rFonts w:ascii="Arial" w:hAnsi="Arial"/>
      </w:rPr>
      <w:t>Contestant Number____________</w:t>
    </w:r>
  </w:p>
  <w:p w14:paraId="46D7B54B" w14:textId="77777777" w:rsidR="001B66FD" w:rsidRPr="009A1D2B" w:rsidRDefault="001B66FD" w:rsidP="006838D7">
    <w:pPr>
      <w:pStyle w:val="Heading5"/>
      <w:rPr>
        <w:rFonts w:ascii="Arial" w:hAnsi="Arial"/>
        <w:sz w:val="20"/>
      </w:rPr>
    </w:pPr>
    <w:r w:rsidRPr="009A1D2B">
      <w:rPr>
        <w:rFonts w:ascii="Arial" w:hAnsi="Arial"/>
        <w:sz w:val="20"/>
      </w:rPr>
      <w:tab/>
      <w:t>Time____________</w:t>
    </w:r>
  </w:p>
  <w:p w14:paraId="5C52E100" w14:textId="77777777" w:rsidR="001B66FD" w:rsidRDefault="001B66FD" w:rsidP="006838D7">
    <w:pPr>
      <w:pStyle w:val="Header"/>
      <w:tabs>
        <w:tab w:val="clear" w:pos="8640"/>
        <w:tab w:val="right" w:pos="9450"/>
      </w:tabs>
      <w:ind w:right="-90"/>
    </w:pPr>
    <w:r w:rsidRPr="009A1D2B">
      <w:rPr>
        <w:rFonts w:ascii="Arial" w:hAnsi="Arial"/>
      </w:rPr>
      <w:tab/>
    </w:r>
    <w:r>
      <w:rPr>
        <w:rFonts w:ascii="Arial" w:hAnsi="Arial"/>
      </w:rPr>
      <w:t xml:space="preserve">                                                           </w:t>
    </w:r>
    <w:r>
      <w:rPr>
        <w:rFonts w:ascii="Arial" w:hAnsi="Arial"/>
      </w:rPr>
      <w:tab/>
      <w:t>R</w:t>
    </w:r>
    <w:r w:rsidRPr="009A1D2B">
      <w:rPr>
        <w:rFonts w:ascii="Arial" w:hAnsi="Arial"/>
      </w:rPr>
      <w:t>ank____________</w:t>
    </w:r>
  </w:p>
  <w:p w14:paraId="728EA646" w14:textId="77777777" w:rsidR="001B66FD" w:rsidRDefault="001B66FD" w:rsidP="00F1245D">
    <w:pPr>
      <w:pStyle w:val="Header"/>
      <w:tabs>
        <w:tab w:val="clear" w:pos="8640"/>
        <w:tab w:val="right" w:pos="9540"/>
      </w:tabs>
      <w:ind w:right="-90"/>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37EC2A" w14:textId="77777777" w:rsidR="001B66FD" w:rsidRPr="009A1D2B" w:rsidRDefault="001B66FD" w:rsidP="006838D7">
    <w:pPr>
      <w:tabs>
        <w:tab w:val="right" w:pos="9450"/>
      </w:tabs>
      <w:spacing w:before="120" w:after="120"/>
      <w:rPr>
        <w:rFonts w:ascii="Arial" w:hAnsi="Arial"/>
      </w:rPr>
    </w:pPr>
    <w:r>
      <w:t xml:space="preserve"> </w:t>
    </w:r>
    <w:r>
      <w:rPr>
        <w:rFonts w:ascii="Arial" w:hAnsi="Arial"/>
      </w:rPr>
      <w:t>8 Pages</w:t>
    </w:r>
    <w:r>
      <w:rPr>
        <w:rFonts w:ascii="Arial" w:hAnsi="Arial"/>
      </w:rPr>
      <w:tab/>
    </w:r>
    <w:r w:rsidRPr="009A1D2B">
      <w:rPr>
        <w:rFonts w:ascii="Arial" w:hAnsi="Arial"/>
      </w:rPr>
      <w:t>Contestant Number____________</w:t>
    </w:r>
  </w:p>
  <w:p w14:paraId="076BAF93" w14:textId="77777777" w:rsidR="001B66FD" w:rsidRPr="009A1D2B" w:rsidRDefault="001B66FD" w:rsidP="006838D7">
    <w:pPr>
      <w:pStyle w:val="Heading5"/>
      <w:rPr>
        <w:rFonts w:ascii="Arial" w:hAnsi="Arial"/>
        <w:sz w:val="20"/>
      </w:rPr>
    </w:pPr>
    <w:r w:rsidRPr="009A1D2B">
      <w:rPr>
        <w:rFonts w:ascii="Arial" w:hAnsi="Arial"/>
        <w:sz w:val="20"/>
      </w:rPr>
      <w:tab/>
      <w:t>Time____________</w:t>
    </w:r>
  </w:p>
  <w:p w14:paraId="493B433D" w14:textId="77777777" w:rsidR="001B66FD" w:rsidRDefault="001B66FD" w:rsidP="006838D7">
    <w:pPr>
      <w:pStyle w:val="Header"/>
      <w:tabs>
        <w:tab w:val="clear" w:pos="8640"/>
        <w:tab w:val="right" w:pos="9450"/>
      </w:tabs>
      <w:ind w:right="-90"/>
    </w:pPr>
    <w:r w:rsidRPr="009A1D2B">
      <w:rPr>
        <w:rFonts w:ascii="Arial" w:hAnsi="Arial"/>
      </w:rPr>
      <w:tab/>
    </w:r>
    <w:r>
      <w:rPr>
        <w:rFonts w:ascii="Arial" w:hAnsi="Arial"/>
      </w:rPr>
      <w:t xml:space="preserve">                                                           </w:t>
    </w:r>
    <w:r>
      <w:rPr>
        <w:rFonts w:ascii="Arial" w:hAnsi="Arial"/>
      </w:rPr>
      <w:tab/>
      <w:t>R</w:t>
    </w:r>
    <w:r w:rsidRPr="009A1D2B">
      <w:rPr>
        <w:rFonts w:ascii="Arial" w:hAnsi="Arial"/>
      </w:rPr>
      <w:t>ank____________</w:t>
    </w:r>
  </w:p>
  <w:p w14:paraId="018F54C7" w14:textId="77777777" w:rsidR="001B66FD" w:rsidRDefault="001B66FD" w:rsidP="00F1245D">
    <w:pPr>
      <w:pStyle w:val="Header"/>
      <w:tabs>
        <w:tab w:val="clear" w:pos="8640"/>
        <w:tab w:val="right" w:pos="9540"/>
      </w:tabs>
      <w:ind w:right="-90"/>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E24D31" w14:textId="70EA815C" w:rsidR="001B66FD" w:rsidRDefault="001B66FD" w:rsidP="006941F6">
    <w:pPr>
      <w:pStyle w:val="Header"/>
      <w:rPr>
        <w:b/>
        <w:noProof/>
      </w:rPr>
    </w:pPr>
  </w:p>
  <w:p w14:paraId="33DD2C8C" w14:textId="08714C84" w:rsidR="001B66FD" w:rsidRPr="00671FF6" w:rsidRDefault="001B66FD" w:rsidP="006941F6">
    <w:pPr>
      <w:pStyle w:val="Header"/>
      <w:rPr>
        <w:b/>
        <w:bCs/>
      </w:rPr>
    </w:pPr>
    <w:r>
      <w:rPr>
        <w:b/>
        <w:noProof/>
      </w:rPr>
      <w:t>ADVANCED WORD PROCESSING</w:t>
    </w:r>
    <w:r>
      <w:rPr>
        <w:b/>
        <w:bCs/>
      </w:rPr>
      <w:t xml:space="preserve"> – NATIONAL</w:t>
    </w:r>
    <w:r w:rsidRPr="00671FF6">
      <w:rPr>
        <w:b/>
        <w:bCs/>
      </w:rPr>
      <w:t xml:space="preserve"> 20</w:t>
    </w:r>
    <w:r>
      <w:rPr>
        <w:b/>
        <w:bCs/>
      </w:rPr>
      <w:t>20</w:t>
    </w:r>
    <w:r>
      <w:rPr>
        <w:b/>
        <w:bCs/>
      </w:rPr>
      <w:tab/>
    </w:r>
    <w:r>
      <w:rPr>
        <w:b/>
        <w:bCs/>
      </w:rPr>
      <w:tab/>
      <w:t xml:space="preserve"> </w:t>
    </w:r>
  </w:p>
  <w:p w14:paraId="4702BE44" w14:textId="77777777" w:rsidR="001B66FD" w:rsidRDefault="001B66FD" w:rsidP="009507EC">
    <w:pPr>
      <w:rPr>
        <w:b/>
        <w:bCs/>
      </w:rPr>
    </w:pPr>
    <w:r>
      <w:rPr>
        <w:b/>
        <w:bCs/>
      </w:rPr>
      <w:t>ANSWER KEY</w:t>
    </w:r>
  </w:p>
  <w:p w14:paraId="5DAA6C86" w14:textId="17C7A392" w:rsidR="001B66FD" w:rsidRDefault="001B66FD">
    <w:r w:rsidRPr="001962B9">
      <w:rPr>
        <w:b/>
        <w:bCs/>
      </w:rPr>
      <w:t xml:space="preserve">Page </w:t>
    </w:r>
    <w:r w:rsidRPr="001962B9">
      <w:rPr>
        <w:b/>
        <w:bCs/>
      </w:rPr>
      <w:fldChar w:fldCharType="begin"/>
    </w:r>
    <w:r w:rsidRPr="001962B9">
      <w:rPr>
        <w:b/>
        <w:bCs/>
      </w:rPr>
      <w:instrText xml:space="preserve"> PAGE   \* MERGEFORMAT </w:instrText>
    </w:r>
    <w:r w:rsidRPr="001962B9">
      <w:rPr>
        <w:b/>
        <w:bCs/>
      </w:rPr>
      <w:fldChar w:fldCharType="separate"/>
    </w:r>
    <w:r w:rsidR="00F55A40">
      <w:rPr>
        <w:b/>
        <w:bCs/>
        <w:noProof/>
      </w:rPr>
      <w:t>12</w:t>
    </w:r>
    <w:r w:rsidRPr="001962B9">
      <w:rPr>
        <w:b/>
        <w:bCs/>
      </w:rPr>
      <w:fldChar w:fldCharType="end"/>
    </w:r>
    <w:r w:rsidRPr="001962B9">
      <w:rPr>
        <w:b/>
        <w:bCs/>
      </w:rPr>
      <w:t xml:space="preserve"> of </w:t>
    </w:r>
    <w:r w:rsidRPr="001962B9">
      <w:rPr>
        <w:b/>
      </w:rPr>
      <w:fldChar w:fldCharType="begin"/>
    </w:r>
    <w:r w:rsidRPr="001962B9">
      <w:rPr>
        <w:b/>
      </w:rPr>
      <w:instrText xml:space="preserve"> NUMPAGES  </w:instrText>
    </w:r>
    <w:r w:rsidRPr="001962B9">
      <w:rPr>
        <w:b/>
      </w:rPr>
      <w:fldChar w:fldCharType="separate"/>
    </w:r>
    <w:r w:rsidR="00F55A40">
      <w:rPr>
        <w:b/>
        <w:noProof/>
      </w:rPr>
      <w:t>12</w:t>
    </w:r>
    <w:r w:rsidRPr="001962B9">
      <w:rPr>
        <w:b/>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7B1538" w14:textId="77777777" w:rsidR="001B66FD" w:rsidRPr="009A1D2B" w:rsidRDefault="001B66FD" w:rsidP="006838D7">
    <w:pPr>
      <w:tabs>
        <w:tab w:val="right" w:pos="9450"/>
      </w:tabs>
      <w:spacing w:before="120" w:after="120"/>
      <w:rPr>
        <w:rFonts w:ascii="Arial" w:hAnsi="Arial"/>
      </w:rPr>
    </w:pPr>
    <w:r>
      <w:t xml:space="preserve"> </w:t>
    </w:r>
    <w:r>
      <w:rPr>
        <w:rFonts w:ascii="Arial" w:hAnsi="Arial"/>
      </w:rPr>
      <w:t>8 Pages</w:t>
    </w:r>
    <w:r>
      <w:rPr>
        <w:rFonts w:ascii="Arial" w:hAnsi="Arial"/>
      </w:rPr>
      <w:tab/>
    </w:r>
    <w:r w:rsidRPr="009A1D2B">
      <w:rPr>
        <w:rFonts w:ascii="Arial" w:hAnsi="Arial"/>
      </w:rPr>
      <w:t>Contestant Number____________</w:t>
    </w:r>
  </w:p>
  <w:p w14:paraId="14E9C111" w14:textId="77777777" w:rsidR="001B66FD" w:rsidRPr="009A1D2B" w:rsidRDefault="001B66FD" w:rsidP="006838D7">
    <w:pPr>
      <w:pStyle w:val="Heading5"/>
      <w:rPr>
        <w:rFonts w:ascii="Arial" w:hAnsi="Arial"/>
        <w:sz w:val="20"/>
      </w:rPr>
    </w:pPr>
    <w:r w:rsidRPr="009A1D2B">
      <w:rPr>
        <w:rFonts w:ascii="Arial" w:hAnsi="Arial"/>
        <w:sz w:val="20"/>
      </w:rPr>
      <w:tab/>
      <w:t>Time____________</w:t>
    </w:r>
  </w:p>
  <w:p w14:paraId="66A053BC" w14:textId="77777777" w:rsidR="001B66FD" w:rsidRDefault="001B66FD" w:rsidP="006838D7">
    <w:pPr>
      <w:pStyle w:val="Header"/>
      <w:tabs>
        <w:tab w:val="clear" w:pos="8640"/>
        <w:tab w:val="right" w:pos="9450"/>
      </w:tabs>
      <w:ind w:right="-90"/>
    </w:pPr>
    <w:r w:rsidRPr="009A1D2B">
      <w:rPr>
        <w:rFonts w:ascii="Arial" w:hAnsi="Arial"/>
      </w:rPr>
      <w:tab/>
    </w:r>
    <w:r>
      <w:rPr>
        <w:rFonts w:ascii="Arial" w:hAnsi="Arial"/>
      </w:rPr>
      <w:t xml:space="preserve">                                                           </w:t>
    </w:r>
    <w:r>
      <w:rPr>
        <w:rFonts w:ascii="Arial" w:hAnsi="Arial"/>
      </w:rPr>
      <w:tab/>
      <w:t>R</w:t>
    </w:r>
    <w:r w:rsidRPr="009A1D2B">
      <w:rPr>
        <w:rFonts w:ascii="Arial" w:hAnsi="Arial"/>
      </w:rPr>
      <w:t>ank____________</w:t>
    </w:r>
  </w:p>
  <w:p w14:paraId="2FB933BB" w14:textId="77777777" w:rsidR="001B66FD" w:rsidRDefault="001B66FD"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30D19"/>
    <w:multiLevelType w:val="hybridMultilevel"/>
    <w:tmpl w:val="7382B48A"/>
    <w:lvl w:ilvl="0" w:tplc="BCDCEC94">
      <w:start w:val="1"/>
      <w:numFmt w:val="upperRoman"/>
      <w:lvlText w:val="%1."/>
      <w:lvlJc w:val="right"/>
      <w:pPr>
        <w:ind w:left="360" w:hanging="360"/>
      </w:pPr>
      <w:rPr>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06D66AC3"/>
    <w:multiLevelType w:val="hybridMultilevel"/>
    <w:tmpl w:val="01300D3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39F73A1"/>
    <w:multiLevelType w:val="multilevel"/>
    <w:tmpl w:val="EA0431EA"/>
    <w:lvl w:ilvl="0">
      <w:start w:val="1"/>
      <w:numFmt w:val="decimal"/>
      <w:lvlText w:val="%1."/>
      <w:lvlJc w:val="left"/>
      <w:pPr>
        <w:tabs>
          <w:tab w:val="num" w:pos="5760"/>
        </w:tabs>
        <w:ind w:left="5760" w:hanging="720"/>
      </w:pPr>
      <w:rPr>
        <w:rFonts w:hint="default"/>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6"/>
  </w:num>
  <w:num w:numId="2">
    <w:abstractNumId w:val="9"/>
  </w:num>
  <w:num w:numId="3">
    <w:abstractNumId w:val="8"/>
  </w:num>
  <w:num w:numId="4">
    <w:abstractNumId w:val="12"/>
  </w:num>
  <w:num w:numId="5">
    <w:abstractNumId w:val="5"/>
  </w:num>
  <w:num w:numId="6">
    <w:abstractNumId w:val="3"/>
  </w:num>
  <w:num w:numId="7">
    <w:abstractNumId w:val="6"/>
  </w:num>
  <w:num w:numId="8">
    <w:abstractNumId w:val="1"/>
  </w:num>
  <w:num w:numId="9">
    <w:abstractNumId w:val="7"/>
  </w:num>
  <w:num w:numId="10">
    <w:abstractNumId w:val="13"/>
  </w:num>
  <w:num w:numId="11">
    <w:abstractNumId w:val="14"/>
  </w:num>
  <w:num w:numId="12">
    <w:abstractNumId w:val="4"/>
  </w:num>
  <w:num w:numId="13">
    <w:abstractNumId w:val="15"/>
  </w:num>
  <w:num w:numId="14">
    <w:abstractNumId w:val="11"/>
  </w:num>
  <w:num w:numId="15">
    <w:abstractNumId w:val="10"/>
  </w:num>
  <w:num w:numId="16">
    <w:abstractNumId w:val="2"/>
  </w:num>
  <w:num w:numId="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cNew, Amber">
    <w15:presenceInfo w15:providerId="None" w15:userId="McNew, Amber"/>
  </w15:person>
  <w15:person w15:author="Hewes Angie">
    <w15:presenceInfo w15:providerId="AD" w15:userId="S-1-5-21-739180723-1232289346-1601665820-16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markup="0"/>
  <w:trackRevisions/>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531A"/>
    <w:rsid w:val="0001536A"/>
    <w:rsid w:val="00025D29"/>
    <w:rsid w:val="0004087C"/>
    <w:rsid w:val="0005099D"/>
    <w:rsid w:val="000725D1"/>
    <w:rsid w:val="00091841"/>
    <w:rsid w:val="0009681C"/>
    <w:rsid w:val="00096C05"/>
    <w:rsid w:val="000B0E3A"/>
    <w:rsid w:val="000B1EDC"/>
    <w:rsid w:val="000C6604"/>
    <w:rsid w:val="000D56FC"/>
    <w:rsid w:val="000E1BD5"/>
    <w:rsid w:val="000E2945"/>
    <w:rsid w:val="000F251E"/>
    <w:rsid w:val="000F5C41"/>
    <w:rsid w:val="00100E4A"/>
    <w:rsid w:val="00103DB8"/>
    <w:rsid w:val="0010665F"/>
    <w:rsid w:val="00114EFF"/>
    <w:rsid w:val="001233AE"/>
    <w:rsid w:val="00124B64"/>
    <w:rsid w:val="00127A69"/>
    <w:rsid w:val="00135207"/>
    <w:rsid w:val="00143A1C"/>
    <w:rsid w:val="00146D32"/>
    <w:rsid w:val="00155172"/>
    <w:rsid w:val="0018488C"/>
    <w:rsid w:val="00195022"/>
    <w:rsid w:val="001962B9"/>
    <w:rsid w:val="001A6172"/>
    <w:rsid w:val="001B3D7F"/>
    <w:rsid w:val="001B5FD2"/>
    <w:rsid w:val="001B66FD"/>
    <w:rsid w:val="001C3E99"/>
    <w:rsid w:val="001C4797"/>
    <w:rsid w:val="001C78AB"/>
    <w:rsid w:val="001E1578"/>
    <w:rsid w:val="001E2B18"/>
    <w:rsid w:val="001E746C"/>
    <w:rsid w:val="001E7B05"/>
    <w:rsid w:val="001F4339"/>
    <w:rsid w:val="00203734"/>
    <w:rsid w:val="002356BD"/>
    <w:rsid w:val="00244804"/>
    <w:rsid w:val="00246A9F"/>
    <w:rsid w:val="00251877"/>
    <w:rsid w:val="00255AD1"/>
    <w:rsid w:val="00263A8D"/>
    <w:rsid w:val="002658BD"/>
    <w:rsid w:val="00270C01"/>
    <w:rsid w:val="00271D98"/>
    <w:rsid w:val="00276ACB"/>
    <w:rsid w:val="00284D39"/>
    <w:rsid w:val="00292785"/>
    <w:rsid w:val="002A0D6A"/>
    <w:rsid w:val="002B0596"/>
    <w:rsid w:val="002C0006"/>
    <w:rsid w:val="002C4BF3"/>
    <w:rsid w:val="002C6CEC"/>
    <w:rsid w:val="002F46CB"/>
    <w:rsid w:val="003003AB"/>
    <w:rsid w:val="003012E1"/>
    <w:rsid w:val="00322433"/>
    <w:rsid w:val="00330557"/>
    <w:rsid w:val="003525D8"/>
    <w:rsid w:val="00352A11"/>
    <w:rsid w:val="00367B08"/>
    <w:rsid w:val="0037307C"/>
    <w:rsid w:val="00376011"/>
    <w:rsid w:val="00376B09"/>
    <w:rsid w:val="003834D4"/>
    <w:rsid w:val="00392C9F"/>
    <w:rsid w:val="00397B8C"/>
    <w:rsid w:val="003A1BDD"/>
    <w:rsid w:val="003A3238"/>
    <w:rsid w:val="003B26F2"/>
    <w:rsid w:val="003C62B5"/>
    <w:rsid w:val="003D15AF"/>
    <w:rsid w:val="00420CB8"/>
    <w:rsid w:val="004273AE"/>
    <w:rsid w:val="00431F3D"/>
    <w:rsid w:val="0043409A"/>
    <w:rsid w:val="004341A5"/>
    <w:rsid w:val="00436929"/>
    <w:rsid w:val="004429D3"/>
    <w:rsid w:val="00442A81"/>
    <w:rsid w:val="00450503"/>
    <w:rsid w:val="00451020"/>
    <w:rsid w:val="004510FE"/>
    <w:rsid w:val="00453986"/>
    <w:rsid w:val="00477AC3"/>
    <w:rsid w:val="00481371"/>
    <w:rsid w:val="00494DD1"/>
    <w:rsid w:val="00495A40"/>
    <w:rsid w:val="004B0E9D"/>
    <w:rsid w:val="004C65BC"/>
    <w:rsid w:val="004C6A24"/>
    <w:rsid w:val="004D22C7"/>
    <w:rsid w:val="004E5846"/>
    <w:rsid w:val="0051264C"/>
    <w:rsid w:val="00515CE6"/>
    <w:rsid w:val="00520B21"/>
    <w:rsid w:val="0052244F"/>
    <w:rsid w:val="00536671"/>
    <w:rsid w:val="00536F84"/>
    <w:rsid w:val="005440FF"/>
    <w:rsid w:val="00564FC5"/>
    <w:rsid w:val="005816EA"/>
    <w:rsid w:val="00582255"/>
    <w:rsid w:val="00583A7A"/>
    <w:rsid w:val="005945AC"/>
    <w:rsid w:val="00596E45"/>
    <w:rsid w:val="005A0EA4"/>
    <w:rsid w:val="005A39FB"/>
    <w:rsid w:val="005B368D"/>
    <w:rsid w:val="005D5DD9"/>
    <w:rsid w:val="005E1E5E"/>
    <w:rsid w:val="00611968"/>
    <w:rsid w:val="00613D4B"/>
    <w:rsid w:val="00615146"/>
    <w:rsid w:val="00656AE0"/>
    <w:rsid w:val="0066323A"/>
    <w:rsid w:val="0067063A"/>
    <w:rsid w:val="00670E74"/>
    <w:rsid w:val="00671FF6"/>
    <w:rsid w:val="00682B04"/>
    <w:rsid w:val="00683334"/>
    <w:rsid w:val="006838D7"/>
    <w:rsid w:val="0068463D"/>
    <w:rsid w:val="006941F6"/>
    <w:rsid w:val="006B046F"/>
    <w:rsid w:val="006B3C67"/>
    <w:rsid w:val="006D53F5"/>
    <w:rsid w:val="006D6443"/>
    <w:rsid w:val="006E0CEF"/>
    <w:rsid w:val="006E3FA0"/>
    <w:rsid w:val="00703961"/>
    <w:rsid w:val="00703BB5"/>
    <w:rsid w:val="0071771A"/>
    <w:rsid w:val="0072015B"/>
    <w:rsid w:val="00724536"/>
    <w:rsid w:val="00725674"/>
    <w:rsid w:val="007405F1"/>
    <w:rsid w:val="007541F5"/>
    <w:rsid w:val="007557D5"/>
    <w:rsid w:val="007609DB"/>
    <w:rsid w:val="0076620B"/>
    <w:rsid w:val="00772077"/>
    <w:rsid w:val="00773C66"/>
    <w:rsid w:val="0077466C"/>
    <w:rsid w:val="00784BF1"/>
    <w:rsid w:val="00787588"/>
    <w:rsid w:val="0080645B"/>
    <w:rsid w:val="00811A93"/>
    <w:rsid w:val="00811E91"/>
    <w:rsid w:val="0081454A"/>
    <w:rsid w:val="008404A3"/>
    <w:rsid w:val="00842593"/>
    <w:rsid w:val="0085188B"/>
    <w:rsid w:val="008662B2"/>
    <w:rsid w:val="00877D2D"/>
    <w:rsid w:val="0089625E"/>
    <w:rsid w:val="008A1FCB"/>
    <w:rsid w:val="008B0BC3"/>
    <w:rsid w:val="008C013C"/>
    <w:rsid w:val="008C3EFC"/>
    <w:rsid w:val="008C7E00"/>
    <w:rsid w:val="008D0806"/>
    <w:rsid w:val="008D4E1C"/>
    <w:rsid w:val="008D60E9"/>
    <w:rsid w:val="008F0383"/>
    <w:rsid w:val="008F07A0"/>
    <w:rsid w:val="00903B27"/>
    <w:rsid w:val="00911900"/>
    <w:rsid w:val="0092206F"/>
    <w:rsid w:val="009368A6"/>
    <w:rsid w:val="00936E25"/>
    <w:rsid w:val="00940BED"/>
    <w:rsid w:val="009507EC"/>
    <w:rsid w:val="00955968"/>
    <w:rsid w:val="00966451"/>
    <w:rsid w:val="009A67A0"/>
    <w:rsid w:val="009B17FB"/>
    <w:rsid w:val="009B3A4F"/>
    <w:rsid w:val="009C030D"/>
    <w:rsid w:val="009D45B7"/>
    <w:rsid w:val="009D5B71"/>
    <w:rsid w:val="009F3B30"/>
    <w:rsid w:val="009F6AB1"/>
    <w:rsid w:val="00A0059C"/>
    <w:rsid w:val="00A03819"/>
    <w:rsid w:val="00A06A4E"/>
    <w:rsid w:val="00A2222D"/>
    <w:rsid w:val="00A2320B"/>
    <w:rsid w:val="00A253BE"/>
    <w:rsid w:val="00A31992"/>
    <w:rsid w:val="00A404DC"/>
    <w:rsid w:val="00A450C8"/>
    <w:rsid w:val="00A47A70"/>
    <w:rsid w:val="00A51EF1"/>
    <w:rsid w:val="00A55285"/>
    <w:rsid w:val="00A56CA0"/>
    <w:rsid w:val="00A85ACF"/>
    <w:rsid w:val="00AB2DF4"/>
    <w:rsid w:val="00AB4113"/>
    <w:rsid w:val="00AD7FC6"/>
    <w:rsid w:val="00AE5DD4"/>
    <w:rsid w:val="00AF1788"/>
    <w:rsid w:val="00B07639"/>
    <w:rsid w:val="00B12A84"/>
    <w:rsid w:val="00B21752"/>
    <w:rsid w:val="00B21B79"/>
    <w:rsid w:val="00B2455E"/>
    <w:rsid w:val="00B24B81"/>
    <w:rsid w:val="00B30AA4"/>
    <w:rsid w:val="00B6046D"/>
    <w:rsid w:val="00B916DD"/>
    <w:rsid w:val="00B96AB4"/>
    <w:rsid w:val="00B97DB0"/>
    <w:rsid w:val="00BE0424"/>
    <w:rsid w:val="00BE6C8D"/>
    <w:rsid w:val="00BE79F6"/>
    <w:rsid w:val="00BF612A"/>
    <w:rsid w:val="00C06B40"/>
    <w:rsid w:val="00C10884"/>
    <w:rsid w:val="00C12A28"/>
    <w:rsid w:val="00C25F93"/>
    <w:rsid w:val="00C32E00"/>
    <w:rsid w:val="00C5029D"/>
    <w:rsid w:val="00C55CAE"/>
    <w:rsid w:val="00C5746D"/>
    <w:rsid w:val="00C61B47"/>
    <w:rsid w:val="00C62343"/>
    <w:rsid w:val="00C872C2"/>
    <w:rsid w:val="00C92A93"/>
    <w:rsid w:val="00CA4673"/>
    <w:rsid w:val="00CA51CF"/>
    <w:rsid w:val="00CA6A94"/>
    <w:rsid w:val="00CB03C3"/>
    <w:rsid w:val="00CB12A5"/>
    <w:rsid w:val="00CC0E64"/>
    <w:rsid w:val="00CC279C"/>
    <w:rsid w:val="00CC2C7D"/>
    <w:rsid w:val="00CC68B4"/>
    <w:rsid w:val="00CD34E1"/>
    <w:rsid w:val="00CD6C67"/>
    <w:rsid w:val="00CE4158"/>
    <w:rsid w:val="00D04DF5"/>
    <w:rsid w:val="00D17AE5"/>
    <w:rsid w:val="00D17C28"/>
    <w:rsid w:val="00D26648"/>
    <w:rsid w:val="00D269FD"/>
    <w:rsid w:val="00D30854"/>
    <w:rsid w:val="00D371AC"/>
    <w:rsid w:val="00D50AAC"/>
    <w:rsid w:val="00D53DFB"/>
    <w:rsid w:val="00D55A03"/>
    <w:rsid w:val="00D56E9F"/>
    <w:rsid w:val="00D61261"/>
    <w:rsid w:val="00D65CE5"/>
    <w:rsid w:val="00D74CCC"/>
    <w:rsid w:val="00D75666"/>
    <w:rsid w:val="00D81C07"/>
    <w:rsid w:val="00D86359"/>
    <w:rsid w:val="00D934EC"/>
    <w:rsid w:val="00DC01DA"/>
    <w:rsid w:val="00DC3815"/>
    <w:rsid w:val="00DC6170"/>
    <w:rsid w:val="00DE0B2B"/>
    <w:rsid w:val="00DE2D7E"/>
    <w:rsid w:val="00DE5ECB"/>
    <w:rsid w:val="00DF1D50"/>
    <w:rsid w:val="00E10BC5"/>
    <w:rsid w:val="00E27CC7"/>
    <w:rsid w:val="00E305C0"/>
    <w:rsid w:val="00E41CA4"/>
    <w:rsid w:val="00E44C8A"/>
    <w:rsid w:val="00E5567F"/>
    <w:rsid w:val="00E632CD"/>
    <w:rsid w:val="00E65046"/>
    <w:rsid w:val="00E72025"/>
    <w:rsid w:val="00E77B79"/>
    <w:rsid w:val="00E817AF"/>
    <w:rsid w:val="00E86C9E"/>
    <w:rsid w:val="00EA03F2"/>
    <w:rsid w:val="00EA5D62"/>
    <w:rsid w:val="00EC7ED2"/>
    <w:rsid w:val="00ED0161"/>
    <w:rsid w:val="00ED2565"/>
    <w:rsid w:val="00EF12A2"/>
    <w:rsid w:val="00EF543D"/>
    <w:rsid w:val="00F011CE"/>
    <w:rsid w:val="00F1245D"/>
    <w:rsid w:val="00F2101F"/>
    <w:rsid w:val="00F249C9"/>
    <w:rsid w:val="00F3666E"/>
    <w:rsid w:val="00F42C43"/>
    <w:rsid w:val="00F52F9B"/>
    <w:rsid w:val="00F55A40"/>
    <w:rsid w:val="00F55ED1"/>
    <w:rsid w:val="00F635A7"/>
    <w:rsid w:val="00F71962"/>
    <w:rsid w:val="00F72508"/>
    <w:rsid w:val="00F74F30"/>
    <w:rsid w:val="00F825E4"/>
    <w:rsid w:val="00F93AB9"/>
    <w:rsid w:val="00FA1F2C"/>
    <w:rsid w:val="00FC7C51"/>
    <w:rsid w:val="00FD72BB"/>
    <w:rsid w:val="00FE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49E469"/>
  <w15:chartTrackingRefBased/>
  <w15:docId w15:val="{8C27D547-1AFE-4211-9107-C0574985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uiPriority w:val="39"/>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character" w:styleId="Strong">
    <w:name w:val="Strong"/>
    <w:basedOn w:val="DefaultParagraphFont"/>
    <w:uiPriority w:val="22"/>
    <w:qFormat/>
    <w:rsid w:val="00A85ACF"/>
    <w:rPr>
      <w:b/>
      <w:bCs/>
    </w:rPr>
  </w:style>
  <w:style w:type="paragraph" w:styleId="ListParagraph">
    <w:name w:val="List Paragraph"/>
    <w:basedOn w:val="Normal"/>
    <w:uiPriority w:val="34"/>
    <w:qFormat/>
    <w:rsid w:val="00C62343"/>
    <w:pPr>
      <w:ind w:left="720"/>
      <w:contextualSpacing/>
    </w:pPr>
  </w:style>
  <w:style w:type="character" w:styleId="CommentReference">
    <w:name w:val="annotation reference"/>
    <w:basedOn w:val="DefaultParagraphFont"/>
    <w:uiPriority w:val="99"/>
    <w:semiHidden/>
    <w:unhideWhenUsed/>
    <w:rsid w:val="00703961"/>
    <w:rPr>
      <w:sz w:val="16"/>
      <w:szCs w:val="16"/>
    </w:rPr>
  </w:style>
  <w:style w:type="paragraph" w:styleId="CommentText">
    <w:name w:val="annotation text"/>
    <w:basedOn w:val="Normal"/>
    <w:link w:val="CommentTextChar"/>
    <w:uiPriority w:val="99"/>
    <w:semiHidden/>
    <w:unhideWhenUsed/>
    <w:rsid w:val="00703961"/>
  </w:style>
  <w:style w:type="character" w:customStyle="1" w:styleId="CommentTextChar">
    <w:name w:val="Comment Text Char"/>
    <w:basedOn w:val="DefaultParagraphFont"/>
    <w:link w:val="CommentText"/>
    <w:uiPriority w:val="99"/>
    <w:semiHidden/>
    <w:rsid w:val="0070396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703961"/>
    <w:rPr>
      <w:b/>
      <w:bCs/>
    </w:rPr>
  </w:style>
  <w:style w:type="character" w:customStyle="1" w:styleId="CommentSubjectChar">
    <w:name w:val="Comment Subject Char"/>
    <w:basedOn w:val="CommentTextChar"/>
    <w:link w:val="CommentSubject"/>
    <w:uiPriority w:val="99"/>
    <w:semiHidden/>
    <w:rsid w:val="00703961"/>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934290725">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5.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5531F-9CEA-4883-982B-26030676F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2585</Words>
  <Characters>14737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WITC Rice Lake</Company>
  <LinksUpToDate>false</LinksUpToDate>
  <CharactersWithSpaces>17288</CharactersWithSpaces>
  <SharedDoc>false</SharedDoc>
  <HLinks>
    <vt:vector size="6" baseType="variant">
      <vt:variant>
        <vt:i4>6553639</vt:i4>
      </vt:variant>
      <vt:variant>
        <vt:i4>-1</vt:i4>
      </vt:variant>
      <vt:variant>
        <vt:i4>2055</vt:i4>
      </vt:variant>
      <vt:variant>
        <vt:i4>1</vt:i4>
      </vt:variant>
      <vt:variant>
        <vt:lpwstr>http://www.clker.com/cliparts/f/O/f/X/U/r/check-mark-button-md.png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Dunkle</dc:creator>
  <cp:keywords/>
  <cp:lastModifiedBy>McNew, Amber</cp:lastModifiedBy>
  <cp:revision>3</cp:revision>
  <cp:lastPrinted>2016-05-24T18:04:00Z</cp:lastPrinted>
  <dcterms:created xsi:type="dcterms:W3CDTF">2020-03-04T14:50:00Z</dcterms:created>
  <dcterms:modified xsi:type="dcterms:W3CDTF">2020-03-04T14:51:00Z</dcterms:modified>
</cp:coreProperties>
</file>