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1948DA" w14:textId="243FDA79" w:rsidR="00E70F52" w:rsidRDefault="00E70F52" w:rsidP="00F1245D">
      <w:pPr>
        <w:pStyle w:val="BodyText2"/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3872" behindDoc="1" locked="0" layoutInCell="1" allowOverlap="1" wp14:anchorId="40AD12AC" wp14:editId="2CAE07ED">
            <wp:simplePos x="0" y="0"/>
            <wp:positionH relativeFrom="margin">
              <wp:posOffset>1676400</wp:posOffset>
            </wp:positionH>
            <wp:positionV relativeFrom="paragraph">
              <wp:posOffset>46990</wp:posOffset>
            </wp:positionV>
            <wp:extent cx="2839720" cy="8547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EEB"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A60DF1" wp14:editId="12418D2C">
                <wp:simplePos x="0" y="0"/>
                <wp:positionH relativeFrom="column">
                  <wp:posOffset>4050665</wp:posOffset>
                </wp:positionH>
                <wp:positionV relativeFrom="paragraph">
                  <wp:posOffset>-577850</wp:posOffset>
                </wp:positionV>
                <wp:extent cx="2651125" cy="9715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6C42874B" w14:textId="77777777" w:rsidR="00C37062" w:rsidRPr="00E70F52" w:rsidRDefault="00C37062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F4D30EC" w14:textId="77777777" w:rsidR="00C37062" w:rsidRPr="00E70F52" w:rsidRDefault="00C37062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F5A9E21" w14:textId="77777777" w:rsidR="00C37062" w:rsidRPr="00E70F52" w:rsidRDefault="00C37062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E70F52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A60D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8.95pt;margin-top:-45.5pt;width:208.75pt;height:7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" filled="f" stroked="f">
                <v:textbox>
                  <w:txbxContent>
                    <w:p w14:paraId="6C42874B" w14:textId="77777777" w:rsidR="00C37062" w:rsidRPr="00E70F52" w:rsidRDefault="00C37062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E70F52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E70F5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4F4D30EC" w14:textId="77777777" w:rsidR="00C37062" w:rsidRPr="00E70F52" w:rsidRDefault="00C37062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E70F52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E70F5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F5A9E21" w14:textId="77777777" w:rsidR="00C37062" w:rsidRPr="00E70F52" w:rsidRDefault="00C37062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E70F52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E70F52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174B6">
        <w:t xml:space="preserve"> </w:t>
      </w:r>
    </w:p>
    <w:p w14:paraId="26296710" w14:textId="6B26A874" w:rsidR="00F1245D" w:rsidRPr="004510FE" w:rsidRDefault="00772077" w:rsidP="00F1245D">
      <w:pPr>
        <w:pStyle w:val="BodyText2"/>
      </w:pPr>
      <w:r w:rsidRPr="004510FE">
        <w:tab/>
      </w:r>
    </w:p>
    <w:p w14:paraId="1D63A7DD" w14:textId="084AC4E0" w:rsidR="009770E8" w:rsidRPr="002C7CCF" w:rsidRDefault="00930AEB" w:rsidP="003F74BB">
      <w:pPr>
        <w:pStyle w:val="TestTitle"/>
      </w:pPr>
      <w:r>
        <w:t xml:space="preserve">FUNDAMENTAL </w:t>
      </w:r>
      <w:r w:rsidR="009770E8" w:rsidRPr="002C7CCF">
        <w:t>SPREADSHEET APPLICATIONS</w:t>
      </w:r>
    </w:p>
    <w:p w14:paraId="132B872E" w14:textId="77777777" w:rsidR="00F1245D" w:rsidRPr="004510FE" w:rsidRDefault="00F1245D" w:rsidP="003F74BB">
      <w:pPr>
        <w:pStyle w:val="TestTitle"/>
      </w:pPr>
      <w:r w:rsidRPr="004510FE">
        <w:t>(</w:t>
      </w:r>
      <w:r w:rsidR="009770E8">
        <w:t>230</w:t>
      </w:r>
      <w:r w:rsidRPr="004510FE">
        <w:t>)</w:t>
      </w:r>
    </w:p>
    <w:p w14:paraId="42CDF7C8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72A78F97" w14:textId="1B9DC554" w:rsidR="00F1245D" w:rsidRPr="00E70F52" w:rsidRDefault="000F5D4A" w:rsidP="003F74BB">
      <w:pPr>
        <w:pStyle w:val="LevelYear"/>
        <w:rPr>
          <w:color w:val="C00000"/>
        </w:rPr>
      </w:pPr>
      <w:r w:rsidRPr="00E70F52">
        <w:rPr>
          <w:color w:val="C00000"/>
        </w:rPr>
        <w:t>National</w:t>
      </w:r>
      <w:r w:rsidR="00E70F52">
        <w:rPr>
          <w:color w:val="C00000"/>
        </w:rPr>
        <w:t xml:space="preserve"> </w:t>
      </w:r>
      <w:r w:rsidR="00B574BA" w:rsidRPr="00E70F52">
        <w:rPr>
          <w:color w:val="C00000"/>
        </w:rPr>
        <w:t xml:space="preserve"> 20</w:t>
      </w:r>
      <w:r w:rsidR="00930AEB" w:rsidRPr="00E70F52">
        <w:rPr>
          <w:color w:val="C00000"/>
        </w:rPr>
        <w:t>20</w:t>
      </w:r>
    </w:p>
    <w:p w14:paraId="213C8F31" w14:textId="77777777" w:rsidR="00F1245D" w:rsidRPr="00E70F52" w:rsidRDefault="00F1245D" w:rsidP="00F1245D">
      <w:pPr>
        <w:pStyle w:val="BodyText2"/>
        <w:rPr>
          <w:b w:val="0"/>
          <w:color w:val="C00000"/>
          <w:sz w:val="52"/>
        </w:rPr>
      </w:pPr>
    </w:p>
    <w:p w14:paraId="2B4DFDAE" w14:textId="77777777" w:rsidR="001C4797" w:rsidRPr="004D31FA" w:rsidRDefault="00F55ED1" w:rsidP="002C7CCF">
      <w:pPr>
        <w:jc w:val="both"/>
        <w:rPr>
          <w:b/>
          <w:sz w:val="24"/>
          <w:szCs w:val="24"/>
        </w:rPr>
      </w:pPr>
      <w:r w:rsidRPr="004510FE">
        <w:tab/>
      </w:r>
      <w:r w:rsidR="001C4797" w:rsidRPr="004D31FA">
        <w:rPr>
          <w:b/>
          <w:sz w:val="24"/>
          <w:szCs w:val="24"/>
        </w:rPr>
        <w:t>Production Portion</w:t>
      </w:r>
      <w:r w:rsidRPr="004D31FA">
        <w:rPr>
          <w:b/>
          <w:sz w:val="24"/>
          <w:szCs w:val="24"/>
        </w:rPr>
        <w:t>:</w:t>
      </w:r>
    </w:p>
    <w:p w14:paraId="6A09BC7F" w14:textId="77777777" w:rsidR="00F55ED1" w:rsidRPr="004D31FA" w:rsidRDefault="00F55ED1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4"/>
        </w:rPr>
      </w:pPr>
    </w:p>
    <w:p w14:paraId="12914E7F" w14:textId="4460B0A7" w:rsidR="001C4797" w:rsidRPr="004D31FA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4"/>
          <w:szCs w:val="24"/>
        </w:rPr>
      </w:pPr>
      <w:r w:rsidRPr="004D31FA">
        <w:rPr>
          <w:sz w:val="24"/>
          <w:szCs w:val="24"/>
        </w:rPr>
        <w:t>Job</w:t>
      </w:r>
      <w:r w:rsidR="00940BED" w:rsidRPr="004D31FA">
        <w:rPr>
          <w:sz w:val="24"/>
          <w:szCs w:val="24"/>
        </w:rPr>
        <w:t xml:space="preserve"> 1: </w:t>
      </w:r>
      <w:r w:rsidR="00D174B6">
        <w:rPr>
          <w:sz w:val="24"/>
          <w:szCs w:val="24"/>
        </w:rPr>
        <w:t xml:space="preserve"> </w:t>
      </w:r>
      <w:r w:rsidR="002C7CCF" w:rsidRPr="004D31FA">
        <w:rPr>
          <w:sz w:val="24"/>
          <w:szCs w:val="24"/>
        </w:rPr>
        <w:t>Create Spreadsheet with Formulas</w:t>
      </w:r>
      <w:r w:rsidR="00246A9F" w:rsidRPr="004D31FA">
        <w:rPr>
          <w:sz w:val="24"/>
          <w:szCs w:val="24"/>
        </w:rPr>
        <w:tab/>
      </w:r>
      <w:r w:rsidR="00246A9F" w:rsidRPr="004D31FA">
        <w:rPr>
          <w:sz w:val="24"/>
          <w:szCs w:val="24"/>
        </w:rPr>
        <w:tab/>
        <w:t xml:space="preserve"> (</w:t>
      </w:r>
      <w:r w:rsidR="00940BED" w:rsidRPr="004D31FA">
        <w:rPr>
          <w:sz w:val="24"/>
          <w:szCs w:val="24"/>
        </w:rPr>
        <w:t>1</w:t>
      </w:r>
      <w:r w:rsidR="008F4C90">
        <w:rPr>
          <w:sz w:val="24"/>
          <w:szCs w:val="24"/>
        </w:rPr>
        <w:t>3</w:t>
      </w:r>
      <w:r w:rsidR="008035B0">
        <w:rPr>
          <w:sz w:val="24"/>
          <w:szCs w:val="24"/>
        </w:rPr>
        <w:t>0</w:t>
      </w:r>
      <w:r w:rsidR="001C4797" w:rsidRPr="004D31FA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points</w:t>
      </w:r>
      <w:r w:rsidR="001C4797" w:rsidRPr="004D31FA">
        <w:rPr>
          <w:sz w:val="24"/>
          <w:szCs w:val="24"/>
        </w:rPr>
        <w:t>)</w:t>
      </w:r>
    </w:p>
    <w:p w14:paraId="6B7D295D" w14:textId="0503B7E2" w:rsidR="001C4797" w:rsidRPr="004D31FA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4"/>
          <w:szCs w:val="24"/>
        </w:rPr>
      </w:pPr>
      <w:r w:rsidRPr="004D31FA">
        <w:rPr>
          <w:sz w:val="24"/>
          <w:szCs w:val="24"/>
        </w:rPr>
        <w:t xml:space="preserve">Job </w:t>
      </w:r>
      <w:r w:rsidR="001C4797" w:rsidRPr="004D31FA">
        <w:rPr>
          <w:sz w:val="24"/>
          <w:szCs w:val="24"/>
        </w:rPr>
        <w:t xml:space="preserve">2:  </w:t>
      </w:r>
      <w:r w:rsidR="002C7CCF" w:rsidRPr="004D31FA">
        <w:rPr>
          <w:sz w:val="24"/>
          <w:szCs w:val="24"/>
        </w:rPr>
        <w:t>Format Spreadsheet</w:t>
      </w:r>
      <w:r w:rsidR="00246A9F" w:rsidRPr="004D31FA">
        <w:rPr>
          <w:sz w:val="24"/>
          <w:szCs w:val="24"/>
        </w:rPr>
        <w:tab/>
      </w:r>
      <w:r w:rsidRPr="004D31FA">
        <w:rPr>
          <w:sz w:val="24"/>
          <w:szCs w:val="24"/>
        </w:rPr>
        <w:tab/>
        <w:t xml:space="preserve"> </w:t>
      </w:r>
      <w:r w:rsidR="00BC0A57">
        <w:rPr>
          <w:sz w:val="24"/>
          <w:szCs w:val="24"/>
        </w:rPr>
        <w:t xml:space="preserve">  </w:t>
      </w:r>
      <w:r w:rsidR="00246A9F" w:rsidRPr="004D31FA">
        <w:rPr>
          <w:sz w:val="24"/>
          <w:szCs w:val="24"/>
        </w:rPr>
        <w:t>(</w:t>
      </w:r>
      <w:r w:rsidR="00E006D8">
        <w:rPr>
          <w:sz w:val="24"/>
          <w:szCs w:val="24"/>
        </w:rPr>
        <w:t>9</w:t>
      </w:r>
      <w:r w:rsidR="00BC0A57">
        <w:rPr>
          <w:sz w:val="24"/>
          <w:szCs w:val="24"/>
        </w:rPr>
        <w:t>5</w:t>
      </w:r>
      <w:r w:rsidR="00B07639" w:rsidRPr="004D31FA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points</w:t>
      </w:r>
      <w:r w:rsidR="001C4797" w:rsidRPr="004D31FA">
        <w:rPr>
          <w:sz w:val="24"/>
          <w:szCs w:val="24"/>
        </w:rPr>
        <w:t>)</w:t>
      </w:r>
    </w:p>
    <w:p w14:paraId="3BA8BCB6" w14:textId="45F8A897" w:rsidR="002C7CCF" w:rsidRPr="004D31FA" w:rsidRDefault="002C7CCF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4"/>
          <w:szCs w:val="24"/>
        </w:rPr>
      </w:pPr>
      <w:r w:rsidRPr="004D31FA">
        <w:rPr>
          <w:sz w:val="24"/>
          <w:szCs w:val="24"/>
        </w:rPr>
        <w:t xml:space="preserve">Job 3:  Create </w:t>
      </w:r>
      <w:r w:rsidR="000F5D4A">
        <w:rPr>
          <w:sz w:val="24"/>
          <w:szCs w:val="24"/>
        </w:rPr>
        <w:t>Clustered Column</w:t>
      </w:r>
      <w:r w:rsidR="0009466B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Chart</w:t>
      </w:r>
      <w:r w:rsidRPr="004D31FA">
        <w:rPr>
          <w:sz w:val="24"/>
          <w:szCs w:val="24"/>
        </w:rPr>
        <w:tab/>
      </w:r>
      <w:r w:rsidRPr="004D31FA">
        <w:rPr>
          <w:sz w:val="24"/>
          <w:szCs w:val="24"/>
        </w:rPr>
        <w:tab/>
        <w:t xml:space="preserve">   (</w:t>
      </w:r>
      <w:r w:rsidR="00EF4BD9">
        <w:rPr>
          <w:sz w:val="24"/>
          <w:szCs w:val="24"/>
        </w:rPr>
        <w:t>4</w:t>
      </w:r>
      <w:r w:rsidR="00BC0A57">
        <w:rPr>
          <w:sz w:val="24"/>
          <w:szCs w:val="24"/>
        </w:rPr>
        <w:t>5</w:t>
      </w:r>
      <w:r w:rsidRPr="004D31FA">
        <w:rPr>
          <w:sz w:val="24"/>
          <w:szCs w:val="24"/>
        </w:rPr>
        <w:t xml:space="preserve"> points)</w:t>
      </w:r>
    </w:p>
    <w:p w14:paraId="535C698F" w14:textId="77777777" w:rsidR="004510FE" w:rsidRPr="004D31FA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4D31FA">
        <w:rPr>
          <w:b/>
          <w:i/>
          <w:sz w:val="24"/>
          <w:szCs w:val="24"/>
        </w:rPr>
        <w:tab/>
      </w:r>
    </w:p>
    <w:p w14:paraId="1B4A6BD1" w14:textId="3B601204" w:rsidR="001C4797" w:rsidRPr="004D31FA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4D31FA">
        <w:rPr>
          <w:b/>
          <w:i/>
          <w:sz w:val="24"/>
          <w:szCs w:val="24"/>
        </w:rPr>
        <w:tab/>
      </w:r>
      <w:r w:rsidR="00246A9F" w:rsidRPr="004D31FA">
        <w:rPr>
          <w:b/>
          <w:i/>
          <w:sz w:val="24"/>
          <w:szCs w:val="24"/>
        </w:rPr>
        <w:t>TOTAL POINTS</w:t>
      </w:r>
      <w:r w:rsidR="00246A9F" w:rsidRPr="004D31FA">
        <w:rPr>
          <w:b/>
          <w:i/>
          <w:sz w:val="24"/>
          <w:szCs w:val="24"/>
        </w:rPr>
        <w:tab/>
      </w:r>
      <w:r w:rsidR="00246A9F" w:rsidRPr="004D31FA">
        <w:rPr>
          <w:b/>
          <w:i/>
          <w:sz w:val="24"/>
          <w:szCs w:val="24"/>
        </w:rPr>
        <w:tab/>
        <w:t xml:space="preserve"> </w:t>
      </w:r>
      <w:r w:rsidR="0021792A">
        <w:rPr>
          <w:b/>
          <w:i/>
          <w:sz w:val="24"/>
          <w:szCs w:val="24"/>
        </w:rPr>
        <w:t>(</w:t>
      </w:r>
      <w:r w:rsidR="00EF4BD9">
        <w:rPr>
          <w:b/>
          <w:i/>
          <w:sz w:val="24"/>
          <w:szCs w:val="24"/>
        </w:rPr>
        <w:t>2</w:t>
      </w:r>
      <w:r w:rsidR="00BC0A57">
        <w:rPr>
          <w:b/>
          <w:i/>
          <w:sz w:val="24"/>
          <w:szCs w:val="24"/>
        </w:rPr>
        <w:t>7</w:t>
      </w:r>
      <w:r w:rsidR="00EF3A37">
        <w:rPr>
          <w:b/>
          <w:i/>
          <w:sz w:val="24"/>
          <w:szCs w:val="24"/>
        </w:rPr>
        <w:t>0</w:t>
      </w:r>
      <w:r w:rsidR="00B07639" w:rsidRPr="004D31FA">
        <w:rPr>
          <w:b/>
          <w:i/>
          <w:sz w:val="24"/>
          <w:szCs w:val="24"/>
        </w:rPr>
        <w:t xml:space="preserve"> points</w:t>
      </w:r>
      <w:r w:rsidR="001C4797" w:rsidRPr="004D31FA">
        <w:rPr>
          <w:b/>
          <w:i/>
          <w:sz w:val="24"/>
          <w:szCs w:val="24"/>
        </w:rPr>
        <w:t>)</w:t>
      </w:r>
    </w:p>
    <w:p w14:paraId="1116F4BD" w14:textId="77777777" w:rsidR="00F1245D" w:rsidRPr="004510FE" w:rsidRDefault="00F1245D" w:rsidP="00F1245D">
      <w:pPr>
        <w:jc w:val="both"/>
        <w:rPr>
          <w:sz w:val="18"/>
        </w:rPr>
      </w:pPr>
    </w:p>
    <w:p w14:paraId="38B7B8E6" w14:textId="77777777" w:rsidR="00F55ED1" w:rsidRPr="004510FE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7B3D18E8" w14:textId="77777777" w:rsidR="00F55ED1" w:rsidRPr="004510FE" w:rsidRDefault="00271EEB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171EA8B" wp14:editId="3A3FBFFF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8890" r="9525" b="1016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E8812" w14:textId="77777777" w:rsidR="00C37062" w:rsidRDefault="00C37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1EA8B" id="Text Box 3" o:spid="_x0000_s1027" type="#_x0000_t202" style="position:absolute;margin-left:-6.3pt;margin-top:3.6pt;width:495.75pt;height:108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" fillcolor="#d8d8d8">
                <v:textbox>
                  <w:txbxContent>
                    <w:p w14:paraId="40BE8812" w14:textId="77777777" w:rsidR="00C37062" w:rsidRDefault="00C37062"/>
                  </w:txbxContent>
                </v:textbox>
              </v:shape>
            </w:pict>
          </mc:Fallback>
        </mc:AlternateContent>
      </w:r>
    </w:p>
    <w:p w14:paraId="71F175D0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57419E61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0B65C5C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5A615BA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6404FE63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EA00012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4B2F7FCA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78464CA2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AF7ACE">
        <w:rPr>
          <w:sz w:val="22"/>
          <w:szCs w:val="19"/>
        </w:rPr>
        <w:t>ninety (</w:t>
      </w:r>
      <w:r w:rsidR="0076620B" w:rsidRPr="004510FE">
        <w:rPr>
          <w:sz w:val="22"/>
          <w:szCs w:val="19"/>
        </w:rPr>
        <w:t>9</w:t>
      </w:r>
      <w:r w:rsidRPr="004510FE">
        <w:rPr>
          <w:sz w:val="22"/>
          <w:szCs w:val="19"/>
        </w:rPr>
        <w:t>0</w:t>
      </w:r>
      <w:r w:rsidR="00AF7ACE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3BF6E467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09A51F82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1EB67AC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14:paraId="5990A86A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D99C3FA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6A27AA32" w14:textId="77777777" w:rsidR="0010036C" w:rsidRDefault="0010036C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6"/>
          <w:szCs w:val="26"/>
        </w:rPr>
      </w:pPr>
    </w:p>
    <w:p w14:paraId="58C129A2" w14:textId="33745A9D" w:rsidR="00225C8B" w:rsidRDefault="00225C8B" w:rsidP="00225C8B">
      <w:pPr>
        <w:keepNext/>
        <w:keepLines/>
        <w:tabs>
          <w:tab w:val="center" w:pos="4418"/>
          <w:tab w:val="center" w:pos="6481"/>
        </w:tabs>
        <w:spacing w:before="480"/>
        <w:jc w:val="center"/>
        <w:outlineLvl w:val="0"/>
        <w:rPr>
          <w:rFonts w:ascii="Cambria" w:hAnsi="Cambria"/>
          <w:b/>
          <w:bCs/>
          <w:sz w:val="28"/>
          <w:szCs w:val="28"/>
        </w:rPr>
      </w:pPr>
      <w:r w:rsidRPr="00E70F52">
        <w:rPr>
          <w:rFonts w:ascii="Cambria" w:hAnsi="Cambria"/>
          <w:b/>
          <w:bCs/>
          <w:sz w:val="28"/>
          <w:szCs w:val="28"/>
        </w:rPr>
        <w:t>GENERAL INSTRUCTIONS</w:t>
      </w:r>
    </w:p>
    <w:p w14:paraId="11C50743" w14:textId="77777777" w:rsidR="00E70F52" w:rsidRPr="00E70F52" w:rsidRDefault="00E70F52" w:rsidP="00225C8B">
      <w:pPr>
        <w:keepNext/>
        <w:keepLines/>
        <w:tabs>
          <w:tab w:val="center" w:pos="4418"/>
          <w:tab w:val="center" w:pos="6481"/>
        </w:tabs>
        <w:spacing w:before="480"/>
        <w:jc w:val="center"/>
        <w:outlineLvl w:val="0"/>
        <w:rPr>
          <w:rFonts w:ascii="Cambria" w:hAnsi="Cambria"/>
          <w:b/>
          <w:bCs/>
          <w:sz w:val="4"/>
          <w:szCs w:val="28"/>
        </w:rPr>
      </w:pPr>
    </w:p>
    <w:p w14:paraId="056703D2" w14:textId="77777777" w:rsidR="00225C8B" w:rsidRPr="00225C8B" w:rsidRDefault="00225C8B" w:rsidP="00225C8B">
      <w:pPr>
        <w:numPr>
          <w:ilvl w:val="0"/>
          <w:numId w:val="38"/>
        </w:numPr>
        <w:tabs>
          <w:tab w:val="left" w:pos="-1440"/>
          <w:tab w:val="center" w:pos="4680"/>
          <w:tab w:val="right" w:pos="936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Make certain this test booklet contains Jobs 1-3.</w:t>
      </w:r>
    </w:p>
    <w:p w14:paraId="5C0A4C34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Key all jobs according to the instructions given.</w:t>
      </w:r>
    </w:p>
    <w:p w14:paraId="121A5A95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Correct any obvious keyboarding errors and incorporate any editing notations.</w:t>
      </w:r>
    </w:p>
    <w:p w14:paraId="1811CAFE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 xml:space="preserve">Correct any errors in formatting.  Use formatting shown in the </w:t>
      </w:r>
      <w:r w:rsidRPr="00225C8B">
        <w:rPr>
          <w:rFonts w:eastAsia="MS Mincho"/>
          <w:i/>
          <w:sz w:val="24"/>
          <w:szCs w:val="24"/>
        </w:rPr>
        <w:t>Style &amp; Reference Manual</w:t>
      </w:r>
      <w:r w:rsidRPr="00225C8B">
        <w:rPr>
          <w:rFonts w:eastAsia="MS Mincho"/>
          <w:sz w:val="24"/>
          <w:szCs w:val="24"/>
        </w:rPr>
        <w:t>.</w:t>
      </w:r>
    </w:p>
    <w:p w14:paraId="7DA522F9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b/>
          <w:sz w:val="24"/>
          <w:szCs w:val="24"/>
        </w:rPr>
      </w:pPr>
      <w:r w:rsidRPr="00225C8B">
        <w:rPr>
          <w:rFonts w:eastAsia="MS Mincho"/>
          <w:sz w:val="24"/>
          <w:szCs w:val="24"/>
        </w:rPr>
        <w:t xml:space="preserve">For any problem where you would normally key your reference initials, key your contestant number. Your name or initials should </w:t>
      </w:r>
      <w:r w:rsidRPr="00225C8B">
        <w:rPr>
          <w:rFonts w:eastAsia="MS Mincho"/>
          <w:i/>
          <w:sz w:val="24"/>
          <w:szCs w:val="24"/>
        </w:rPr>
        <w:t>not</w:t>
      </w:r>
      <w:r w:rsidRPr="00225C8B">
        <w:rPr>
          <w:rFonts w:eastAsia="MS Mincho"/>
          <w:sz w:val="24"/>
          <w:szCs w:val="24"/>
        </w:rPr>
        <w:t xml:space="preserve"> appear on any work you submit. </w:t>
      </w:r>
    </w:p>
    <w:p w14:paraId="433BAD35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 xml:space="preserve">Key your contestant number and job number as the footer in the lower left-hand corner of </w:t>
      </w:r>
      <w:r w:rsidRPr="00225C8B">
        <w:rPr>
          <w:rFonts w:eastAsia="MS Mincho"/>
          <w:sz w:val="24"/>
          <w:szCs w:val="24"/>
          <w:u w:val="single"/>
        </w:rPr>
        <w:t>all</w:t>
      </w:r>
      <w:r w:rsidRPr="00225C8B">
        <w:rPr>
          <w:rFonts w:eastAsia="MS Mincho"/>
          <w:sz w:val="24"/>
          <w:szCs w:val="24"/>
        </w:rPr>
        <w:t xml:space="preserve"> work submitted unless otherwise specified.</w:t>
      </w:r>
    </w:p>
    <w:p w14:paraId="6370A2BE" w14:textId="77777777" w:rsidR="00225C8B" w:rsidRPr="00225C8B" w:rsidRDefault="00225C8B" w:rsidP="00225C8B">
      <w:pPr>
        <w:tabs>
          <w:tab w:val="left" w:pos="450"/>
        </w:tabs>
        <w:ind w:left="360"/>
        <w:rPr>
          <w:rFonts w:eastAsia="MS Mincho"/>
          <w:sz w:val="16"/>
          <w:szCs w:val="16"/>
        </w:rPr>
      </w:pPr>
    </w:p>
    <w:tbl>
      <w:tblPr>
        <w:tblpPr w:leftFromText="180" w:rightFromText="180" w:vertAnchor="text" w:horzAnchor="page" w:tblpX="4361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</w:tblGrid>
      <w:tr w:rsidR="00225C8B" w:rsidRPr="00225C8B" w14:paraId="375FA9B0" w14:textId="77777777" w:rsidTr="00EB4AF3">
        <w:trPr>
          <w:cantSplit/>
          <w:trHeight w:val="394"/>
        </w:trPr>
        <w:tc>
          <w:tcPr>
            <w:tcW w:w="2775" w:type="dxa"/>
            <w:shd w:val="clear" w:color="auto" w:fill="auto"/>
            <w:vAlign w:val="bottom"/>
          </w:tcPr>
          <w:p w14:paraId="732040B7" w14:textId="77777777" w:rsidR="00225C8B" w:rsidRPr="00225C8B" w:rsidRDefault="00225C8B" w:rsidP="00225C8B">
            <w:pPr>
              <w:spacing w:after="200" w:line="276" w:lineRule="auto"/>
              <w:rPr>
                <w:rFonts w:eastAsia="MS Mincho"/>
              </w:rPr>
            </w:pPr>
            <w:r w:rsidRPr="00225C8B">
              <w:rPr>
                <w:rFonts w:eastAsia="MS Mincho"/>
                <w:i/>
              </w:rPr>
              <w:t>Example</w:t>
            </w:r>
            <w:r w:rsidRPr="00225C8B">
              <w:rPr>
                <w:rFonts w:eastAsia="MS Mincho"/>
              </w:rPr>
              <w:t>:</w:t>
            </w:r>
          </w:p>
        </w:tc>
      </w:tr>
      <w:tr w:rsidR="00225C8B" w:rsidRPr="00225C8B" w14:paraId="237B1BD5" w14:textId="77777777" w:rsidTr="00EB4AF3">
        <w:trPr>
          <w:trHeight w:val="1353"/>
        </w:trPr>
        <w:tc>
          <w:tcPr>
            <w:tcW w:w="2775" w:type="dxa"/>
            <w:shd w:val="clear" w:color="auto" w:fill="auto"/>
          </w:tcPr>
          <w:p w14:paraId="6BFD8C7E" w14:textId="77777777" w:rsidR="00225C8B" w:rsidRPr="00225C8B" w:rsidRDefault="00225C8B" w:rsidP="00225C8B">
            <w:pPr>
              <w:tabs>
                <w:tab w:val="left" w:pos="450"/>
              </w:tabs>
              <w:spacing w:after="200"/>
              <w:rPr>
                <w:rFonts w:eastAsia="MS Mincho"/>
              </w:rPr>
            </w:pPr>
          </w:p>
          <w:p w14:paraId="7903A984" w14:textId="77777777" w:rsidR="00225C8B" w:rsidRPr="00225C8B" w:rsidRDefault="00225C8B" w:rsidP="00225C8B">
            <w:pPr>
              <w:tabs>
                <w:tab w:val="left" w:pos="450"/>
              </w:tabs>
              <w:ind w:left="360"/>
              <w:rPr>
                <w:rFonts w:eastAsia="Calibri"/>
              </w:rPr>
            </w:pPr>
            <w:r w:rsidRPr="00225C8B">
              <w:rPr>
                <w:rFonts w:eastAsia="Calibri"/>
              </w:rPr>
              <w:t>99-9999-9999</w:t>
            </w:r>
          </w:p>
          <w:p w14:paraId="1C8B34F3" w14:textId="77777777" w:rsidR="00225C8B" w:rsidRPr="00225C8B" w:rsidRDefault="00225C8B" w:rsidP="00225C8B">
            <w:pPr>
              <w:tabs>
                <w:tab w:val="left" w:pos="450"/>
              </w:tabs>
              <w:ind w:left="360"/>
              <w:rPr>
                <w:rFonts w:eastAsia="MS Mincho"/>
                <w:sz w:val="16"/>
                <w:szCs w:val="16"/>
              </w:rPr>
            </w:pPr>
            <w:r w:rsidRPr="00225C8B">
              <w:rPr>
                <w:rFonts w:eastAsia="Calibri"/>
              </w:rPr>
              <w:t>Job 1</w:t>
            </w:r>
            <w:r w:rsidRPr="00225C8B">
              <w:rPr>
                <w:rFonts w:eastAsia="Calibri"/>
              </w:rPr>
              <w:br/>
            </w:r>
          </w:p>
        </w:tc>
      </w:tr>
    </w:tbl>
    <w:p w14:paraId="44E76DC8" w14:textId="77777777" w:rsidR="00225C8B" w:rsidRPr="00225C8B" w:rsidRDefault="00225C8B" w:rsidP="00225C8B">
      <w:pPr>
        <w:tabs>
          <w:tab w:val="left" w:pos="450"/>
        </w:tabs>
        <w:spacing w:after="200"/>
        <w:ind w:left="810"/>
        <w:rPr>
          <w:rFonts w:eastAsia="MS Mincho"/>
        </w:rPr>
      </w:pPr>
    </w:p>
    <w:p w14:paraId="7D6B5C5B" w14:textId="77777777" w:rsidR="00225C8B" w:rsidRPr="00225C8B" w:rsidRDefault="00225C8B" w:rsidP="00225C8B">
      <w:pPr>
        <w:tabs>
          <w:tab w:val="left" w:pos="450"/>
        </w:tabs>
        <w:spacing w:after="200"/>
        <w:ind w:left="810"/>
        <w:rPr>
          <w:rFonts w:eastAsia="MS Mincho"/>
        </w:rPr>
      </w:pPr>
    </w:p>
    <w:p w14:paraId="1AC312EF" w14:textId="77777777" w:rsidR="00225C8B" w:rsidRPr="00225C8B" w:rsidRDefault="00225C8B" w:rsidP="00225C8B">
      <w:pPr>
        <w:tabs>
          <w:tab w:val="left" w:pos="450"/>
        </w:tabs>
        <w:spacing w:after="200"/>
        <w:ind w:left="810"/>
        <w:rPr>
          <w:rFonts w:eastAsia="MS Mincho"/>
        </w:rPr>
      </w:pPr>
    </w:p>
    <w:p w14:paraId="48BA28AD" w14:textId="77777777" w:rsidR="00225C8B" w:rsidRPr="00225C8B" w:rsidRDefault="00225C8B" w:rsidP="00225C8B">
      <w:pPr>
        <w:tabs>
          <w:tab w:val="left" w:pos="450"/>
        </w:tabs>
        <w:spacing w:after="200"/>
        <w:ind w:left="810"/>
        <w:rPr>
          <w:rFonts w:eastAsia="MS Mincho"/>
        </w:rPr>
      </w:pPr>
    </w:p>
    <w:p w14:paraId="28B74420" w14:textId="77777777" w:rsidR="00225C8B" w:rsidRPr="00225C8B" w:rsidRDefault="00225C8B" w:rsidP="00225C8B">
      <w:pPr>
        <w:tabs>
          <w:tab w:val="left" w:pos="450"/>
        </w:tabs>
        <w:spacing w:after="200"/>
        <w:ind w:left="810"/>
        <w:rPr>
          <w:rFonts w:eastAsia="MS Mincho"/>
        </w:rPr>
      </w:pPr>
    </w:p>
    <w:p w14:paraId="19BD39D9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If you finish before the end of the testing time, notify the proctor. Time may be a factor in determining a winner when there is a tie score.</w:t>
      </w:r>
    </w:p>
    <w:p w14:paraId="0B60F27B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When turning in your materials, place your scoring sheet on top of your jobs. The jobs should be arranged in numerical order. Turn in all partial jobs completed</w:t>
      </w:r>
    </w:p>
    <w:p w14:paraId="21431873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sz w:val="24"/>
          <w:szCs w:val="24"/>
        </w:rPr>
      </w:pPr>
      <w:r w:rsidRPr="00225C8B">
        <w:rPr>
          <w:sz w:val="24"/>
          <w:szCs w:val="24"/>
        </w:rPr>
        <w:t>Center all worksheets vertically and horizontally to print on one page.</w:t>
      </w:r>
    </w:p>
    <w:p w14:paraId="260DBD5C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sz w:val="24"/>
          <w:szCs w:val="24"/>
        </w:rPr>
        <w:t xml:space="preserve">Print all worksheets in </w:t>
      </w:r>
      <w:r w:rsidRPr="00225C8B">
        <w:rPr>
          <w:rFonts w:eastAsia="MS Mincho"/>
          <w:sz w:val="24"/>
          <w:szCs w:val="24"/>
        </w:rPr>
        <w:t>Landscape format.</w:t>
      </w:r>
    </w:p>
    <w:p w14:paraId="78263422" w14:textId="77777777" w:rsidR="00225C8B" w:rsidRPr="00225C8B" w:rsidRDefault="00225C8B" w:rsidP="00225C8B">
      <w:pPr>
        <w:numPr>
          <w:ilvl w:val="0"/>
          <w:numId w:val="38"/>
        </w:numPr>
        <w:tabs>
          <w:tab w:val="left" w:pos="450"/>
        </w:tabs>
        <w:spacing w:after="200"/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>Print each chart on a separate sheet.</w:t>
      </w:r>
    </w:p>
    <w:p w14:paraId="6DBBAD49" w14:textId="05B3DF4C" w:rsidR="002A723B" w:rsidRPr="004D31FA" w:rsidRDefault="002A723B" w:rsidP="002A723B">
      <w:pPr>
        <w:rPr>
          <w:sz w:val="24"/>
          <w:szCs w:val="24"/>
        </w:rPr>
      </w:pPr>
    </w:p>
    <w:p w14:paraId="53F3BA70" w14:textId="775C3931" w:rsidR="002A723B" w:rsidRPr="006F6698" w:rsidRDefault="002A723B" w:rsidP="006F6698">
      <w:pPr>
        <w:jc w:val="center"/>
        <w:rPr>
          <w:b/>
          <w:sz w:val="26"/>
          <w:szCs w:val="26"/>
          <w:u w:val="single"/>
        </w:rPr>
      </w:pPr>
      <w:r w:rsidRPr="006F6698">
        <w:rPr>
          <w:b/>
          <w:sz w:val="26"/>
          <w:szCs w:val="26"/>
          <w:u w:val="single"/>
        </w:rPr>
        <w:t>Scenario</w:t>
      </w:r>
    </w:p>
    <w:p w14:paraId="48442A56" w14:textId="4756127A" w:rsidR="002A723B" w:rsidRPr="004D31FA" w:rsidRDefault="002A723B" w:rsidP="002A723B">
      <w:pPr>
        <w:rPr>
          <w:b/>
          <w:sz w:val="24"/>
          <w:szCs w:val="24"/>
          <w:u w:val="single"/>
        </w:rPr>
      </w:pPr>
    </w:p>
    <w:p w14:paraId="7A19024D" w14:textId="3133540D" w:rsidR="002A723B" w:rsidRPr="004D31FA" w:rsidRDefault="00B574BA" w:rsidP="002A723B">
      <w:pPr>
        <w:rPr>
          <w:sz w:val="24"/>
          <w:szCs w:val="24"/>
        </w:rPr>
      </w:pPr>
      <w:del w:id="1" w:author="Hewes Angie" w:date="2020-02-12T17:01:00Z">
        <w:r w:rsidDel="00F71E74">
          <w:rPr>
            <w:sz w:val="24"/>
            <w:szCs w:val="24"/>
          </w:rPr>
          <w:delText xml:space="preserve">Your </w:delText>
        </w:r>
        <w:r w:rsidR="008B2459" w:rsidDel="00F71E74">
          <w:rPr>
            <w:sz w:val="24"/>
            <w:szCs w:val="24"/>
          </w:rPr>
          <w:delText xml:space="preserve">club </w:delText>
        </w:r>
      </w:del>
      <w:r w:rsidR="00930AEB">
        <w:rPr>
          <w:sz w:val="24"/>
          <w:szCs w:val="24"/>
        </w:rPr>
        <w:t>Professional Business Association</w:t>
      </w:r>
      <w:r w:rsidR="008B2459">
        <w:rPr>
          <w:sz w:val="24"/>
          <w:szCs w:val="24"/>
        </w:rPr>
        <w:t xml:space="preserve"> </w:t>
      </w:r>
      <w:r w:rsidR="00D30F58">
        <w:rPr>
          <w:sz w:val="24"/>
          <w:szCs w:val="24"/>
        </w:rPr>
        <w:t>was hired by a local book store to create a spreadsheet for the last five years of book sales.  Please use the data given to complete this spreadsheet.</w:t>
      </w:r>
    </w:p>
    <w:p w14:paraId="2C7A34BE" w14:textId="42D6C2E6" w:rsidR="000A3967" w:rsidRPr="004D31FA" w:rsidRDefault="000A3967" w:rsidP="000A3967">
      <w:pPr>
        <w:rPr>
          <w:sz w:val="24"/>
          <w:szCs w:val="24"/>
        </w:rPr>
      </w:pPr>
    </w:p>
    <w:p w14:paraId="67461EBC" w14:textId="5D5CF0F7" w:rsidR="00743CF0" w:rsidRDefault="00743CF0" w:rsidP="000A3967">
      <w:pPr>
        <w:rPr>
          <w:sz w:val="24"/>
          <w:szCs w:val="24"/>
        </w:rPr>
      </w:pPr>
      <w:r w:rsidRPr="004D31FA">
        <w:rPr>
          <w:sz w:val="24"/>
          <w:szCs w:val="24"/>
        </w:rPr>
        <w:br w:type="page"/>
      </w:r>
    </w:p>
    <w:p w14:paraId="519527F2" w14:textId="00C17939" w:rsidR="006F6698" w:rsidRDefault="006F6698" w:rsidP="000A3967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5429AB" wp14:editId="0A8BC1B4">
                <wp:simplePos x="0" y="0"/>
                <wp:positionH relativeFrom="margin">
                  <wp:align>center</wp:align>
                </wp:positionH>
                <wp:positionV relativeFrom="margin">
                  <wp:posOffset>6985</wp:posOffset>
                </wp:positionV>
                <wp:extent cx="4479925" cy="295910"/>
                <wp:effectExtent l="0" t="0" r="0" b="8890"/>
                <wp:wrapSquare wrapText="bothSides"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99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04E86" w14:textId="77777777" w:rsidR="006F6698" w:rsidRPr="0059457A" w:rsidRDefault="006F6698" w:rsidP="006F669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457A">
                              <w:rPr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>GRADER: points are all or none unless otherwise noted!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429AB" id="Text Box 8" o:spid="_x0000_s1028" type="#_x0000_t202" style="position:absolute;margin-left:0;margin-top:.55pt;width:352.75pt;height:23.3pt;z-index:25166080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" filled="f" stroked="f">
                <v:textbox style="mso-fit-shape-to-text:t">
                  <w:txbxContent>
                    <w:p w14:paraId="47B04E86" w14:textId="77777777" w:rsidR="006F6698" w:rsidRPr="0059457A" w:rsidRDefault="006F6698" w:rsidP="006F669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9457A">
                        <w:rPr>
                          <w:b/>
                          <w:sz w:val="28"/>
                          <w:szCs w:val="28"/>
                          <w:highlight w:val="lightGray"/>
                        </w:rPr>
                        <w:t>GRADER: points are all or none unless otherwise noted!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56033CB" w14:textId="77777777" w:rsidR="006F6698" w:rsidRDefault="006F6698" w:rsidP="000A3967">
      <w:pPr>
        <w:rPr>
          <w:sz w:val="22"/>
          <w:szCs w:val="22"/>
        </w:rPr>
      </w:pPr>
    </w:p>
    <w:p w14:paraId="0E5A5615" w14:textId="77777777" w:rsidR="0059457A" w:rsidRPr="004510FE" w:rsidRDefault="0059457A" w:rsidP="0059457A">
      <w:pPr>
        <w:rPr>
          <w:sz w:val="22"/>
          <w:szCs w:val="22"/>
        </w:rPr>
      </w:pPr>
    </w:p>
    <w:p w14:paraId="3AA52065" w14:textId="77777777" w:rsidR="00743CF0" w:rsidRDefault="00743CF0" w:rsidP="000A3967">
      <w:pPr>
        <w:rPr>
          <w:sz w:val="22"/>
          <w:szCs w:val="22"/>
        </w:rPr>
      </w:pP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17409E" w14:paraId="4361CE47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73F93A48" w14:textId="77777777" w:rsidR="0000346E" w:rsidRPr="00B72329" w:rsidRDefault="0000346E" w:rsidP="00BF7D85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  <w:sz w:val="24"/>
                <w:szCs w:val="28"/>
              </w:rPr>
            </w:pPr>
            <w:r w:rsidRPr="00B72329">
              <w:rPr>
                <w:b/>
                <w:sz w:val="24"/>
                <w:szCs w:val="28"/>
              </w:rPr>
              <w:t>Job 1 (Worksheet with formulas)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3B3DE4FA" w14:textId="77777777" w:rsidR="0000346E" w:rsidRPr="00B72329" w:rsidRDefault="0000346E" w:rsidP="00BF7D85">
            <w:pPr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5086185F" w14:textId="77777777" w:rsidR="0000346E" w:rsidRPr="00B72329" w:rsidRDefault="0000346E" w:rsidP="00BF7D85">
            <w:pPr>
              <w:ind w:firstLine="18"/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Earned</w:t>
            </w:r>
          </w:p>
        </w:tc>
      </w:tr>
      <w:tr w:rsidR="0000346E" w:rsidRPr="0017409E" w14:paraId="5ED324C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A334480" w14:textId="3E9FE275" w:rsidR="0000346E" w:rsidRPr="00B72329" w:rsidRDefault="0000346E" w:rsidP="00B00D8E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 xml:space="preserve">Contestant # and Job # in </w:t>
            </w:r>
            <w:r w:rsidR="00B00D8E">
              <w:rPr>
                <w:sz w:val="22"/>
                <w:szCs w:val="22"/>
              </w:rPr>
              <w:t>left</w:t>
            </w:r>
            <w:r w:rsidRPr="00B72329">
              <w:rPr>
                <w:sz w:val="22"/>
                <w:szCs w:val="22"/>
              </w:rPr>
              <w:t xml:space="preserve"> section of footer</w:t>
            </w:r>
          </w:p>
        </w:tc>
        <w:tc>
          <w:tcPr>
            <w:tcW w:w="1080" w:type="dxa"/>
            <w:vAlign w:val="center"/>
          </w:tcPr>
          <w:p w14:paraId="3BD799A6" w14:textId="3A3F8D43" w:rsidR="0000346E" w:rsidRPr="00B72329" w:rsidRDefault="00225C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92E4327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F96953A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537D36B" w14:textId="4832A956" w:rsidR="0000346E" w:rsidRPr="00B72329" w:rsidRDefault="0000346E" w:rsidP="000F5D4A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1</w:t>
            </w:r>
            <w:r w:rsidR="000F5D4A">
              <w:rPr>
                <w:sz w:val="22"/>
                <w:szCs w:val="22"/>
              </w:rPr>
              <w:t>1</w:t>
            </w:r>
            <w:r w:rsidRPr="00B72329">
              <w:rPr>
                <w:sz w:val="22"/>
                <w:szCs w:val="22"/>
              </w:rPr>
              <w:t xml:space="preserve"> pt. Times New Roman font used for data</w:t>
            </w:r>
          </w:p>
        </w:tc>
        <w:tc>
          <w:tcPr>
            <w:tcW w:w="1080" w:type="dxa"/>
            <w:vAlign w:val="center"/>
          </w:tcPr>
          <w:p w14:paraId="29B68EE2" w14:textId="77777777" w:rsidR="0000346E" w:rsidRPr="00B72329" w:rsidRDefault="0000346E" w:rsidP="00BF7D85">
            <w:pPr>
              <w:contextualSpacing/>
              <w:jc w:val="right"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B9433DD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225C8B" w:rsidRPr="0017409E" w14:paraId="1C0AD35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4316341" w14:textId="7638D08E" w:rsidR="00225C8B" w:rsidRDefault="00225C8B" w:rsidP="000401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Input Data as shown in illustration</w:t>
            </w:r>
          </w:p>
        </w:tc>
        <w:tc>
          <w:tcPr>
            <w:tcW w:w="1080" w:type="dxa"/>
            <w:vAlign w:val="center"/>
          </w:tcPr>
          <w:p w14:paraId="45B970B5" w14:textId="409BAAD4" w:rsidR="00225C8B" w:rsidRDefault="00225C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76259D27" w14:textId="77777777" w:rsidR="00225C8B" w:rsidRPr="00B72329" w:rsidRDefault="00225C8B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2C2085E9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56A23F07" w14:textId="1651CF7A" w:rsidR="0000346E" w:rsidRPr="00B72329" w:rsidRDefault="000F5D4A" w:rsidP="000401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 file inserted into cell A7</w:t>
            </w:r>
          </w:p>
        </w:tc>
        <w:tc>
          <w:tcPr>
            <w:tcW w:w="1080" w:type="dxa"/>
            <w:vAlign w:val="center"/>
          </w:tcPr>
          <w:p w14:paraId="2958DFF0" w14:textId="5FAAEA73" w:rsidR="0000346E" w:rsidRPr="00B72329" w:rsidRDefault="000F5D4A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193BF58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486E4162" w14:textId="77777777" w:rsidTr="0004018B">
        <w:trPr>
          <w:trHeight w:val="458"/>
        </w:trPr>
        <w:tc>
          <w:tcPr>
            <w:tcW w:w="7920" w:type="dxa"/>
            <w:vAlign w:val="center"/>
          </w:tcPr>
          <w:p w14:paraId="76BE078B" w14:textId="53B44C8D" w:rsidR="0000346E" w:rsidRPr="00B72329" w:rsidRDefault="000F5D4A" w:rsidP="000401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A11 and G1 have Total Sales text entered</w:t>
            </w:r>
          </w:p>
        </w:tc>
        <w:tc>
          <w:tcPr>
            <w:tcW w:w="1080" w:type="dxa"/>
            <w:vAlign w:val="center"/>
          </w:tcPr>
          <w:p w14:paraId="73345FC5" w14:textId="49C390B5" w:rsidR="0000346E" w:rsidRPr="00B72329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3B4B0792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F5D4A" w:rsidRPr="0017409E" w14:paraId="29676108" w14:textId="77777777" w:rsidTr="0004018B">
        <w:trPr>
          <w:trHeight w:val="458"/>
        </w:trPr>
        <w:tc>
          <w:tcPr>
            <w:tcW w:w="7920" w:type="dxa"/>
            <w:vAlign w:val="center"/>
          </w:tcPr>
          <w:p w14:paraId="07CDC26B" w14:textId="37868510" w:rsidR="000F5D4A" w:rsidRDefault="000F5D4A" w:rsidP="000401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A12 and H1 have Average Sales text entered</w:t>
            </w:r>
          </w:p>
        </w:tc>
        <w:tc>
          <w:tcPr>
            <w:tcW w:w="1080" w:type="dxa"/>
            <w:vAlign w:val="center"/>
          </w:tcPr>
          <w:p w14:paraId="7BA83585" w14:textId="21DD3084" w:rsidR="000F5D4A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7F1A276C" w14:textId="77777777" w:rsidR="000F5D4A" w:rsidRPr="00B72329" w:rsidRDefault="000F5D4A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766684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3EE4C82" w14:textId="1CC57F65" w:rsidR="0004018B" w:rsidRPr="000F5D4A" w:rsidRDefault="000F5D4A" w:rsidP="000F5D4A">
            <w:pPr>
              <w:contextualSpacing/>
              <w:rPr>
                <w:sz w:val="24"/>
                <w:szCs w:val="24"/>
              </w:rPr>
            </w:pPr>
            <w:r w:rsidRPr="000F5D4A">
              <w:rPr>
                <w:sz w:val="24"/>
                <w:szCs w:val="24"/>
              </w:rPr>
              <w:t>Blank</w:t>
            </w:r>
            <w:r>
              <w:rPr>
                <w:sz w:val="24"/>
                <w:szCs w:val="24"/>
              </w:rPr>
              <w:t xml:space="preserve"> row entered above row 11</w:t>
            </w:r>
          </w:p>
          <w:p w14:paraId="48CF222B" w14:textId="7D020214" w:rsidR="0004018B" w:rsidRPr="0004018B" w:rsidRDefault="0004018B" w:rsidP="0004018B">
            <w:pPr>
              <w:pStyle w:val="ListParagraph"/>
              <w:contextualSpacing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D5EB618" w14:textId="4128C5DB" w:rsidR="0000346E" w:rsidRPr="00B72329" w:rsidRDefault="000F5D4A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57C94D4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ACDB30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EBA33EC" w14:textId="062FD161" w:rsidR="0000346E" w:rsidRPr="00B72329" w:rsidRDefault="000F5D4A" w:rsidP="00BF7D85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B12 function that calculates total sales for year 2014; function filled across to the other years</w:t>
            </w:r>
          </w:p>
        </w:tc>
        <w:tc>
          <w:tcPr>
            <w:tcW w:w="1080" w:type="dxa"/>
            <w:vAlign w:val="center"/>
          </w:tcPr>
          <w:p w14:paraId="1866A1F4" w14:textId="611F3B39" w:rsidR="0000346E" w:rsidRPr="00B72329" w:rsidRDefault="000F5D4A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45FD07A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061B599A" w14:textId="77777777" w:rsidTr="0004018B">
        <w:trPr>
          <w:trHeight w:val="377"/>
        </w:trPr>
        <w:tc>
          <w:tcPr>
            <w:tcW w:w="7920" w:type="dxa"/>
            <w:vAlign w:val="center"/>
          </w:tcPr>
          <w:p w14:paraId="205B1F04" w14:textId="02C4F24C" w:rsidR="0000346E" w:rsidRPr="00B72329" w:rsidRDefault="000F5D4A" w:rsidP="00BF7D85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B13 a formula that calculates the average sales for 2014. Fill formula across for all the years.</w:t>
            </w:r>
          </w:p>
        </w:tc>
        <w:tc>
          <w:tcPr>
            <w:tcW w:w="1080" w:type="dxa"/>
            <w:vAlign w:val="center"/>
          </w:tcPr>
          <w:p w14:paraId="62C1AAC0" w14:textId="552C20E4" w:rsidR="0000346E" w:rsidRPr="00B72329" w:rsidRDefault="000401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AC080D6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061105D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C27407A" w14:textId="4F5E3C1F" w:rsidR="0000346E" w:rsidRPr="00B72329" w:rsidRDefault="000F5D4A" w:rsidP="00BF7D85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G2 create a function that calculates the total sales for the genre.  Fill the function down to the other genres.</w:t>
            </w:r>
          </w:p>
        </w:tc>
        <w:tc>
          <w:tcPr>
            <w:tcW w:w="1080" w:type="dxa"/>
            <w:vAlign w:val="center"/>
          </w:tcPr>
          <w:p w14:paraId="48E15499" w14:textId="328303C2" w:rsidR="0000346E" w:rsidRPr="00B72329" w:rsidRDefault="000401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077747FA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11514A49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5229EAF" w14:textId="6CED1787" w:rsidR="0000346E" w:rsidRPr="00B72329" w:rsidRDefault="000F5D4A" w:rsidP="00225C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H2 create a formula that uses the </w:t>
            </w:r>
            <w:r w:rsidR="00225C8B">
              <w:rPr>
                <w:sz w:val="22"/>
                <w:szCs w:val="22"/>
              </w:rPr>
              <w:t>Total_Sales</w:t>
            </w:r>
            <w:r>
              <w:rPr>
                <w:sz w:val="22"/>
                <w:szCs w:val="22"/>
              </w:rPr>
              <w:t xml:space="preserve"> name</w:t>
            </w:r>
            <w:r w:rsidR="00225C8B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 range that calculates the average sales for the genre.  Fill the formula down for the other genres</w:t>
            </w:r>
            <w:r w:rsidR="00225C8B">
              <w:rPr>
                <w:sz w:val="22"/>
                <w:szCs w:val="22"/>
              </w:rPr>
              <w:t>. (NO POINTS if AVG function used)</w:t>
            </w:r>
          </w:p>
        </w:tc>
        <w:tc>
          <w:tcPr>
            <w:tcW w:w="1080" w:type="dxa"/>
            <w:vAlign w:val="center"/>
          </w:tcPr>
          <w:p w14:paraId="4C2E9ECD" w14:textId="61C37050" w:rsidR="0000346E" w:rsidRPr="00B72329" w:rsidRDefault="000401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38F08CC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62928211" w14:textId="77777777" w:rsidTr="0004018B">
        <w:trPr>
          <w:trHeight w:val="557"/>
        </w:trPr>
        <w:tc>
          <w:tcPr>
            <w:tcW w:w="7920" w:type="dxa"/>
            <w:vAlign w:val="center"/>
          </w:tcPr>
          <w:p w14:paraId="25E6D7EA" w14:textId="656849CB" w:rsidR="0004018B" w:rsidRDefault="000F5D4A" w:rsidP="00BF7D85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G14 place the text Max Sales.</w:t>
            </w:r>
          </w:p>
        </w:tc>
        <w:tc>
          <w:tcPr>
            <w:tcW w:w="1080" w:type="dxa"/>
            <w:vAlign w:val="center"/>
          </w:tcPr>
          <w:p w14:paraId="23F5EB40" w14:textId="7DD94061" w:rsidR="0004018B" w:rsidRDefault="000F5D4A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C4EB56B" w14:textId="77777777" w:rsidR="0004018B" w:rsidRPr="00B72329" w:rsidRDefault="0004018B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5012DA1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A70B197" w14:textId="609D7784" w:rsidR="0004018B" w:rsidRDefault="000F5D4A" w:rsidP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H14 place a function to find the maximum average sales.</w:t>
            </w:r>
            <w:r w:rsidR="0004018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059BB08" w14:textId="33D66481" w:rsidR="0004018B" w:rsidRDefault="000F5D4A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D68FF31" w14:textId="77777777" w:rsidR="0004018B" w:rsidRPr="00B72329" w:rsidRDefault="0004018B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723E0665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00C93E1" w14:textId="00FC3574" w:rsidR="0004018B" w:rsidRDefault="000F5D4A" w:rsidP="000401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Sort the information based on genres in alphabetical order.</w:t>
            </w:r>
          </w:p>
        </w:tc>
        <w:tc>
          <w:tcPr>
            <w:tcW w:w="1080" w:type="dxa"/>
            <w:vAlign w:val="center"/>
          </w:tcPr>
          <w:p w14:paraId="7D91BF54" w14:textId="3EA493C4" w:rsidR="0004018B" w:rsidRDefault="000401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B65FA3E" w14:textId="77777777" w:rsidR="0004018B" w:rsidRPr="00B72329" w:rsidRDefault="0004018B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8035B0" w:rsidRPr="00D61D5A" w14:paraId="66FA1CD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278CAD9" w14:textId="0A861254" w:rsidR="008035B0" w:rsidRDefault="008035B0" w:rsidP="008035B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Column widths adjusted to see information</w:t>
            </w:r>
          </w:p>
        </w:tc>
        <w:tc>
          <w:tcPr>
            <w:tcW w:w="1080" w:type="dxa"/>
            <w:vAlign w:val="center"/>
          </w:tcPr>
          <w:p w14:paraId="5F0AA4A5" w14:textId="7B8A85CC" w:rsidR="008035B0" w:rsidRDefault="008035B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365B4886" w14:textId="77777777" w:rsidR="008035B0" w:rsidRPr="00B72329" w:rsidRDefault="008035B0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8035B0" w:rsidRPr="00D61D5A" w14:paraId="3F5269B2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2C1E6F7" w14:textId="7C0451A4" w:rsidR="008035B0" w:rsidRDefault="008035B0" w:rsidP="008035B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Center vertically and horizontally on one page</w:t>
            </w:r>
          </w:p>
        </w:tc>
        <w:tc>
          <w:tcPr>
            <w:tcW w:w="1080" w:type="dxa"/>
            <w:vAlign w:val="center"/>
          </w:tcPr>
          <w:p w14:paraId="03C64DFA" w14:textId="6FFDD236" w:rsidR="008035B0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69AA24CB" w14:textId="77777777" w:rsidR="008035B0" w:rsidRPr="00B72329" w:rsidRDefault="008035B0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6554167B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69B93A1" w14:textId="77F4E490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Print out is in landscape view with the worksheet centered on the</w:t>
            </w:r>
            <w:r w:rsidR="008F4C90">
              <w:rPr>
                <w:sz w:val="22"/>
                <w:szCs w:val="22"/>
              </w:rPr>
              <w:t xml:space="preserve"> ONE</w:t>
            </w:r>
            <w:r w:rsidRPr="00B72329">
              <w:rPr>
                <w:sz w:val="22"/>
                <w:szCs w:val="22"/>
              </w:rPr>
              <w:t xml:space="preserve"> page</w:t>
            </w:r>
            <w:r w:rsidR="00225C8B">
              <w:rPr>
                <w:sz w:val="22"/>
                <w:szCs w:val="22"/>
              </w:rPr>
              <w:t xml:space="preserve"> with gridlines and headings</w:t>
            </w:r>
          </w:p>
        </w:tc>
        <w:tc>
          <w:tcPr>
            <w:tcW w:w="1080" w:type="dxa"/>
            <w:vAlign w:val="center"/>
          </w:tcPr>
          <w:p w14:paraId="497B81C5" w14:textId="12BED09C" w:rsidR="0000346E" w:rsidRPr="00B72329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22E4D31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46B0CC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5EF6A09" w14:textId="2F9F7FEE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Print out  of formulas in landscape view with the worksheet centered on ONE page</w:t>
            </w:r>
            <w:r w:rsidR="00225C8B">
              <w:rPr>
                <w:sz w:val="22"/>
                <w:szCs w:val="22"/>
              </w:rPr>
              <w:t xml:space="preserve"> with gridlines and headings and ALL formulas fully visible</w:t>
            </w:r>
          </w:p>
        </w:tc>
        <w:tc>
          <w:tcPr>
            <w:tcW w:w="1080" w:type="dxa"/>
            <w:vAlign w:val="center"/>
          </w:tcPr>
          <w:p w14:paraId="2CC3D70D" w14:textId="1A394F76" w:rsidR="0000346E" w:rsidRPr="00B72329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701DEA42" w14:textId="77777777" w:rsidR="0000346E" w:rsidRPr="00B72329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47F31E6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79B9127" w14:textId="77777777" w:rsidR="0000346E" w:rsidRPr="00D61D5A" w:rsidRDefault="0000346E" w:rsidP="00BF7D85">
            <w:pPr>
              <w:ind w:left="720"/>
              <w:contextualSpacing/>
              <w:jc w:val="right"/>
              <w:rPr>
                <w:b/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Subtotal</w:t>
            </w:r>
          </w:p>
        </w:tc>
        <w:tc>
          <w:tcPr>
            <w:tcW w:w="1080" w:type="dxa"/>
            <w:vAlign w:val="center"/>
          </w:tcPr>
          <w:p w14:paraId="761C4873" w14:textId="279D3A2E" w:rsidR="0000346E" w:rsidRPr="00D61D5A" w:rsidRDefault="008F4C90" w:rsidP="00BF7D85">
            <w:pPr>
              <w:contextualSpacing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>
              <w:rPr>
                <w:b/>
                <w:sz w:val="22"/>
                <w:szCs w:val="22"/>
              </w:rPr>
              <w:instrText xml:space="preserve"> =SUM(ABOVE) \# "#,##0"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 w:rsidR="00BC0A57">
              <w:rPr>
                <w:b/>
                <w:noProof/>
                <w:sz w:val="22"/>
                <w:szCs w:val="22"/>
              </w:rPr>
              <w:t xml:space="preserve"> 130</w:t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36146854" w14:textId="77777777" w:rsidR="0000346E" w:rsidRPr="00D61D5A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</w:tbl>
    <w:p w14:paraId="40CACD6E" w14:textId="77777777" w:rsidR="008035B0" w:rsidRDefault="008035B0">
      <w:r>
        <w:br w:type="page"/>
      </w: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D61D5A" w14:paraId="050ED852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54E3397A" w14:textId="473E6C3A" w:rsidR="0000346E" w:rsidRPr="00D61D5A" w:rsidRDefault="0000346E" w:rsidP="00BF7D85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Job</w:t>
            </w:r>
            <w:r w:rsidRPr="00D61D5A">
              <w:rPr>
                <w:b/>
                <w:sz w:val="22"/>
                <w:szCs w:val="22"/>
              </w:rPr>
              <w:t xml:space="preserve"> 2 (Formatted worksheet)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2C20DD28" w14:textId="77777777" w:rsidR="0000346E" w:rsidRPr="00D61D5A" w:rsidRDefault="0000346E" w:rsidP="00BF7D85">
            <w:pPr>
              <w:contextualSpacing/>
              <w:jc w:val="center"/>
              <w:rPr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03D10739" w14:textId="77777777" w:rsidR="0000346E" w:rsidRPr="00D61D5A" w:rsidRDefault="0000346E" w:rsidP="00BF7D85">
            <w:pPr>
              <w:contextualSpacing/>
              <w:jc w:val="center"/>
              <w:rPr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Points Earned</w:t>
            </w:r>
          </w:p>
        </w:tc>
      </w:tr>
      <w:tr w:rsidR="0000346E" w:rsidRPr="00D61D5A" w14:paraId="14A2679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8D87A0" w14:textId="68271228" w:rsidR="0000346E" w:rsidRPr="00707979" w:rsidRDefault="0000346E" w:rsidP="00B00D8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 xml:space="preserve">Contestant # and Job # in </w:t>
            </w:r>
            <w:r w:rsidR="00B00D8E" w:rsidRPr="00707979">
              <w:rPr>
                <w:sz w:val="22"/>
                <w:szCs w:val="22"/>
              </w:rPr>
              <w:t>left</w:t>
            </w:r>
            <w:r w:rsidRPr="00707979">
              <w:rPr>
                <w:sz w:val="22"/>
                <w:szCs w:val="22"/>
              </w:rPr>
              <w:t xml:space="preserve"> section of footer</w:t>
            </w:r>
          </w:p>
        </w:tc>
        <w:tc>
          <w:tcPr>
            <w:tcW w:w="1080" w:type="dxa"/>
            <w:vAlign w:val="center"/>
          </w:tcPr>
          <w:p w14:paraId="4198C3B1" w14:textId="54C47E25" w:rsidR="0000346E" w:rsidRPr="00D61D5A" w:rsidRDefault="00225C8B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1C982A7B" w14:textId="77777777" w:rsidR="0000346E" w:rsidRPr="00D61D5A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71BB462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56D849E" w14:textId="4F536F9E" w:rsidR="0000346E" w:rsidRPr="00A13F6E" w:rsidRDefault="0000346E" w:rsidP="00BF7D85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>Printed in landscape, centered verticall</w:t>
            </w:r>
            <w:r w:rsidRPr="00707979">
              <w:rPr>
                <w:sz w:val="22"/>
                <w:szCs w:val="22"/>
              </w:rPr>
              <w:t>y and horizontally on one sheet</w:t>
            </w:r>
            <w:r w:rsidR="00BC0A57" w:rsidRPr="00707979">
              <w:rPr>
                <w:sz w:val="22"/>
                <w:szCs w:val="22"/>
              </w:rPr>
              <w:t xml:space="preserve"> with all data visible</w:t>
            </w:r>
          </w:p>
        </w:tc>
        <w:tc>
          <w:tcPr>
            <w:tcW w:w="1080" w:type="dxa"/>
            <w:vAlign w:val="center"/>
          </w:tcPr>
          <w:p w14:paraId="45857D09" w14:textId="3DEFF22B" w:rsidR="0000346E" w:rsidRPr="00D61D5A" w:rsidRDefault="00BC0A57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2D1AA1BB" w14:textId="77777777" w:rsidR="0000346E" w:rsidRPr="00D61D5A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16A0A51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87ED0A9" w14:textId="38E32F45" w:rsidR="0000346E" w:rsidRPr="00707979" w:rsidRDefault="008F4C90" w:rsidP="00225C8B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 xml:space="preserve">Format Column G to </w:t>
            </w:r>
            <w:r w:rsidR="00225C8B" w:rsidRPr="00A13F6E">
              <w:rPr>
                <w:sz w:val="22"/>
                <w:szCs w:val="22"/>
              </w:rPr>
              <w:t>11</w:t>
            </w:r>
            <w:r w:rsidRPr="00A13F6E">
              <w:rPr>
                <w:sz w:val="22"/>
                <w:szCs w:val="22"/>
              </w:rPr>
              <w:t xml:space="preserve"> in cell width</w:t>
            </w:r>
          </w:p>
        </w:tc>
        <w:tc>
          <w:tcPr>
            <w:tcW w:w="1080" w:type="dxa"/>
            <w:vAlign w:val="center"/>
          </w:tcPr>
          <w:p w14:paraId="7417A75A" w14:textId="65932EFA" w:rsidR="0000346E" w:rsidRPr="00D61D5A" w:rsidRDefault="008F4C90" w:rsidP="00BF7D85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A7C1E3B" w14:textId="77777777" w:rsidR="0000346E" w:rsidRPr="00D61D5A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15A7C4B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BE9124F" w14:textId="775820DD" w:rsidR="0000346E" w:rsidRPr="00707979" w:rsidRDefault="008F4C90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 xml:space="preserve">Format </w:t>
            </w:r>
            <w:ins w:id="2" w:author="Hewes Angie" w:date="2020-02-27T10:17:00Z">
              <w:r w:rsidR="00A13F6E">
                <w:rPr>
                  <w:sz w:val="22"/>
                  <w:szCs w:val="22"/>
                </w:rPr>
                <w:t>A</w:t>
              </w:r>
            </w:ins>
            <w:del w:id="3" w:author="Hewes Angie" w:date="2020-02-27T10:17:00Z">
              <w:r w:rsidR="00225C8B" w:rsidRPr="00A13F6E" w:rsidDel="00A13F6E">
                <w:rPr>
                  <w:sz w:val="22"/>
                  <w:szCs w:val="22"/>
                </w:rPr>
                <w:delText>G</w:delText>
              </w:r>
            </w:del>
            <w:r w:rsidR="00225C8B" w:rsidRPr="00A13F6E">
              <w:rPr>
                <w:sz w:val="22"/>
                <w:szCs w:val="22"/>
              </w:rPr>
              <w:t>2:H2</w:t>
            </w:r>
            <w:del w:id="4" w:author="Hewes Angie" w:date="2020-02-27T10:18:00Z">
              <w:r w:rsidR="00BC0A57" w:rsidRPr="00A13F6E" w:rsidDel="00A13F6E">
                <w:rPr>
                  <w:sz w:val="22"/>
                  <w:szCs w:val="22"/>
                </w:rPr>
                <w:delText>, A2</w:delText>
              </w:r>
            </w:del>
            <w:del w:id="5" w:author="Hewes Angie" w:date="2020-02-27T10:17:00Z">
              <w:r w:rsidR="00BC0A57" w:rsidRPr="00707979" w:rsidDel="00A13F6E">
                <w:rPr>
                  <w:sz w:val="22"/>
                  <w:szCs w:val="22"/>
                </w:rPr>
                <w:delText>, and A13:14</w:delText>
              </w:r>
              <w:r w:rsidRPr="00707979" w:rsidDel="00A13F6E">
                <w:rPr>
                  <w:sz w:val="22"/>
                  <w:szCs w:val="22"/>
                </w:rPr>
                <w:delText xml:space="preserve"> </w:delText>
              </w:r>
            </w:del>
            <w:ins w:id="6" w:author="Hewes Angie" w:date="2020-02-27T10:17:00Z">
              <w:r w:rsidR="00A13F6E">
                <w:rPr>
                  <w:sz w:val="22"/>
                  <w:szCs w:val="22"/>
                </w:rPr>
                <w:t xml:space="preserve"> </w:t>
              </w:r>
            </w:ins>
            <w:r w:rsidRPr="00A13F6E">
              <w:rPr>
                <w:sz w:val="22"/>
                <w:szCs w:val="22"/>
              </w:rPr>
              <w:t>to wrap text</w:t>
            </w:r>
            <w:r w:rsidR="00BC0A57" w:rsidRPr="00A13F6E">
              <w:rPr>
                <w:sz w:val="22"/>
                <w:szCs w:val="22"/>
              </w:rPr>
              <w:t xml:space="preserve">, Heading </w:t>
            </w:r>
            <w:ins w:id="7" w:author="Hewes Angie" w:date="2020-02-27T10:17:00Z">
              <w:r w:rsidR="00A13F6E">
                <w:rPr>
                  <w:sz w:val="22"/>
                  <w:szCs w:val="22"/>
                </w:rPr>
                <w:t>2</w:t>
              </w:r>
            </w:ins>
            <w:del w:id="8" w:author="Hewes Angie" w:date="2020-02-27T10:17:00Z">
              <w:r w:rsidR="00BC0A57" w:rsidRPr="00A13F6E" w:rsidDel="00A13F6E">
                <w:rPr>
                  <w:sz w:val="22"/>
                  <w:szCs w:val="22"/>
                </w:rPr>
                <w:delText>4</w:delText>
              </w:r>
            </w:del>
            <w:r w:rsidR="00BC0A57" w:rsidRPr="00A13F6E">
              <w:rPr>
                <w:sz w:val="22"/>
                <w:szCs w:val="22"/>
              </w:rPr>
              <w:t xml:space="preserve">, Center, 14 pt </w:t>
            </w:r>
            <w:del w:id="9" w:author="Hewes Angie" w:date="2020-02-27T10:28:00Z">
              <w:r w:rsidR="00BC0A57" w:rsidRPr="00A13F6E" w:rsidDel="00707979">
                <w:rPr>
                  <w:sz w:val="22"/>
                  <w:szCs w:val="22"/>
                </w:rPr>
                <w:delText>(</w:delText>
              </w:r>
            </w:del>
            <w:del w:id="10" w:author="Hewes Angie" w:date="2020-02-27T10:18:00Z">
              <w:r w:rsidR="00BC0A57" w:rsidRPr="00707979" w:rsidDel="00A13F6E">
                <w:rPr>
                  <w:sz w:val="22"/>
                  <w:szCs w:val="22"/>
                </w:rPr>
                <w:delText>5 pts/range)</w:delText>
              </w:r>
            </w:del>
          </w:p>
        </w:tc>
        <w:tc>
          <w:tcPr>
            <w:tcW w:w="1080" w:type="dxa"/>
            <w:vAlign w:val="center"/>
          </w:tcPr>
          <w:p w14:paraId="27701CB8" w14:textId="56A00C1A" w:rsidR="0000346E" w:rsidRPr="00D61D5A" w:rsidRDefault="00BC0A57" w:rsidP="00707979">
            <w:pPr>
              <w:contextualSpacing/>
              <w:jc w:val="right"/>
              <w:rPr>
                <w:sz w:val="22"/>
                <w:szCs w:val="22"/>
              </w:rPr>
            </w:pPr>
            <w:del w:id="11" w:author="Hewes Angie" w:date="2020-02-27T10:18:00Z">
              <w:r w:rsidDel="00A13F6E">
                <w:rPr>
                  <w:sz w:val="22"/>
                  <w:szCs w:val="22"/>
                </w:rPr>
                <w:delText>15</w:delText>
              </w:r>
            </w:del>
            <w:ins w:id="12" w:author="Hewes Angie" w:date="2020-02-27T10:18:00Z">
              <w:r w:rsidR="00A13F6E">
                <w:rPr>
                  <w:sz w:val="22"/>
                  <w:szCs w:val="22"/>
                </w:rPr>
                <w:t>10</w:t>
              </w:r>
            </w:ins>
          </w:p>
        </w:tc>
        <w:tc>
          <w:tcPr>
            <w:tcW w:w="1188" w:type="dxa"/>
            <w:vAlign w:val="center"/>
          </w:tcPr>
          <w:p w14:paraId="130A8548" w14:textId="77777777" w:rsidR="0000346E" w:rsidRPr="00D61D5A" w:rsidRDefault="0000346E" w:rsidP="00BF7D85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69E5D6B1" w14:textId="77777777" w:rsidTr="00BF7D85">
        <w:trPr>
          <w:trHeight w:val="360"/>
          <w:ins w:id="13" w:author="Hewes Angie" w:date="2020-02-27T10:17:00Z"/>
        </w:trPr>
        <w:tc>
          <w:tcPr>
            <w:tcW w:w="7920" w:type="dxa"/>
            <w:vAlign w:val="center"/>
          </w:tcPr>
          <w:p w14:paraId="2953177E" w14:textId="7FF5DC1D" w:rsidR="00A13F6E" w:rsidRPr="00A13F6E" w:rsidRDefault="00A13F6E" w:rsidP="00A13F6E">
            <w:pPr>
              <w:contextualSpacing/>
              <w:rPr>
                <w:ins w:id="14" w:author="Hewes Angie" w:date="2020-02-27T10:17:00Z"/>
                <w:sz w:val="22"/>
                <w:szCs w:val="22"/>
              </w:rPr>
            </w:pPr>
            <w:ins w:id="15" w:author="Hewes Angie" w:date="2020-02-27T10:17:00Z">
              <w:r w:rsidRPr="00A13F6E">
                <w:rPr>
                  <w:sz w:val="22"/>
                  <w:szCs w:val="22"/>
                </w:rPr>
                <w:t>Format A</w:t>
              </w:r>
            </w:ins>
            <w:ins w:id="16" w:author="Hewes Angie" w:date="2020-02-27T10:18:00Z">
              <w:r>
                <w:rPr>
                  <w:sz w:val="22"/>
                  <w:szCs w:val="22"/>
                </w:rPr>
                <w:t>1</w:t>
              </w:r>
            </w:ins>
            <w:ins w:id="17" w:author="Hewes Angie" w:date="2020-02-27T10:17:00Z">
              <w:r w:rsidRPr="00A13F6E">
                <w:rPr>
                  <w:sz w:val="22"/>
                  <w:szCs w:val="22"/>
                </w:rPr>
                <w:t>2:</w:t>
              </w:r>
            </w:ins>
            <w:ins w:id="18" w:author="Hewes Angie" w:date="2020-02-27T10:18:00Z">
              <w:r>
                <w:rPr>
                  <w:sz w:val="22"/>
                  <w:szCs w:val="22"/>
                </w:rPr>
                <w:t>A13</w:t>
              </w:r>
            </w:ins>
            <w:ins w:id="19" w:author="Hewes Angie" w:date="2020-02-27T10:17:00Z">
              <w:r w:rsidRPr="00A13F6E">
                <w:rPr>
                  <w:sz w:val="22"/>
                  <w:szCs w:val="22"/>
                </w:rPr>
                <w:t xml:space="preserve">, </w:t>
              </w:r>
              <w:r>
                <w:rPr>
                  <w:sz w:val="22"/>
                  <w:szCs w:val="22"/>
                </w:rPr>
                <w:t>Heading</w:t>
              </w:r>
            </w:ins>
          </w:p>
        </w:tc>
        <w:tc>
          <w:tcPr>
            <w:tcW w:w="1080" w:type="dxa"/>
            <w:vAlign w:val="center"/>
          </w:tcPr>
          <w:p w14:paraId="73B90527" w14:textId="03DE4883" w:rsidR="00A13F6E" w:rsidRDefault="00A13F6E" w:rsidP="00A13F6E">
            <w:pPr>
              <w:contextualSpacing/>
              <w:jc w:val="right"/>
              <w:rPr>
                <w:ins w:id="20" w:author="Hewes Angie" w:date="2020-02-27T10:17:00Z"/>
                <w:sz w:val="22"/>
                <w:szCs w:val="22"/>
              </w:rPr>
            </w:pPr>
            <w:ins w:id="21" w:author="Hewes Angie" w:date="2020-02-27T10:17:00Z">
              <w:r>
                <w:rPr>
                  <w:sz w:val="22"/>
                  <w:szCs w:val="22"/>
                </w:rPr>
                <w:t>5</w:t>
              </w:r>
            </w:ins>
          </w:p>
        </w:tc>
        <w:tc>
          <w:tcPr>
            <w:tcW w:w="1188" w:type="dxa"/>
            <w:vAlign w:val="center"/>
          </w:tcPr>
          <w:p w14:paraId="1C0794D8" w14:textId="77777777" w:rsidR="00A13F6E" w:rsidRPr="00D61D5A" w:rsidRDefault="00A13F6E" w:rsidP="00A13F6E">
            <w:pPr>
              <w:contextualSpacing/>
              <w:rPr>
                <w:ins w:id="22" w:author="Hewes Angie" w:date="2020-02-27T10:17:00Z"/>
                <w:sz w:val="22"/>
                <w:szCs w:val="22"/>
              </w:rPr>
            </w:pPr>
          </w:p>
        </w:tc>
      </w:tr>
      <w:tr w:rsidR="00A13F6E" w:rsidRPr="00D61D5A" w14:paraId="52B6C61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88428B9" w14:textId="132F3044" w:rsidR="00A13F6E" w:rsidRPr="00A13F6E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  <w:rPrChange w:id="23" w:author="Hewes Angie" w:date="2020-02-27T10:17:00Z">
                  <w:rPr>
                    <w:sz w:val="24"/>
                    <w:szCs w:val="24"/>
                  </w:rPr>
                </w:rPrChange>
              </w:rPr>
              <w:t>Format columns B2 to H13 in currency with 2 decimal places</w:t>
            </w:r>
          </w:p>
        </w:tc>
        <w:tc>
          <w:tcPr>
            <w:tcW w:w="1080" w:type="dxa"/>
            <w:vAlign w:val="center"/>
          </w:tcPr>
          <w:p w14:paraId="711AFF2C" w14:textId="1C2D6F71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3BC1D24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0DC8E1B3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F30E3A7" w14:textId="77777777" w:rsidR="00A13F6E" w:rsidRPr="00A13F6E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>Format the following information:</w:t>
            </w:r>
          </w:p>
          <w:p w14:paraId="2BEE84B0" w14:textId="19586388" w:rsidR="00A13F6E" w:rsidRPr="00707979" w:rsidDel="00A13F6E" w:rsidRDefault="00A13F6E" w:rsidP="00A13F6E">
            <w:pPr>
              <w:pStyle w:val="ListParagraph"/>
              <w:numPr>
                <w:ilvl w:val="0"/>
                <w:numId w:val="35"/>
              </w:numPr>
              <w:rPr>
                <w:del w:id="24" w:author="Hewes Angie" w:date="2020-02-27T10:17:00Z"/>
                <w:sz w:val="22"/>
                <w:szCs w:val="22"/>
              </w:rPr>
            </w:pPr>
            <w:del w:id="25" w:author="Hewes Angie" w:date="2020-02-27T10:17:00Z">
              <w:r w:rsidRPr="00707979" w:rsidDel="00A13F6E">
                <w:rPr>
                  <w:sz w:val="22"/>
                  <w:szCs w:val="22"/>
                </w:rPr>
                <w:delText>B1-F1: Bold and center the text</w:delText>
              </w:r>
            </w:del>
          </w:p>
          <w:p w14:paraId="78650F94" w14:textId="77777777" w:rsidR="00A13F6E" w:rsidRPr="00A13F6E" w:rsidRDefault="00A13F6E" w:rsidP="00A13F6E">
            <w:pPr>
              <w:pStyle w:val="ListParagraph"/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>H14:  currency with 2 decimal places</w:t>
            </w:r>
          </w:p>
          <w:p w14:paraId="48DB5726" w14:textId="16191154" w:rsidR="00A13F6E" w:rsidRPr="00A13F6E" w:rsidRDefault="00A13F6E" w:rsidP="00A13F6E">
            <w:pPr>
              <w:ind w:left="360"/>
              <w:contextualSpacing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21AB1603" w14:textId="11012245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B783653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58AD1BF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CE8FB0E" w14:textId="77777777" w:rsidR="00A13F6E" w:rsidRPr="00A13F6E" w:rsidRDefault="00A13F6E" w:rsidP="00A13F6E">
            <w:pPr>
              <w:spacing w:line="360" w:lineRule="auto"/>
              <w:contextualSpacing/>
              <w:rPr>
                <w:sz w:val="22"/>
                <w:szCs w:val="22"/>
                <w:rPrChange w:id="26" w:author="Hewes Angie" w:date="2020-02-27T10:17:00Z">
                  <w:rPr>
                    <w:sz w:val="24"/>
                    <w:szCs w:val="24"/>
                  </w:rPr>
                </w:rPrChange>
              </w:rPr>
            </w:pPr>
            <w:r w:rsidRPr="00A13F6E">
              <w:rPr>
                <w:sz w:val="22"/>
                <w:szCs w:val="22"/>
                <w:rPrChange w:id="27" w:author="Hewes Angie" w:date="2020-02-27T10:17:00Z">
                  <w:rPr>
                    <w:sz w:val="24"/>
                    <w:szCs w:val="24"/>
                  </w:rPr>
                </w:rPrChange>
              </w:rPr>
              <w:t>Please place the answer to the following question in cell I 14:</w:t>
            </w:r>
          </w:p>
          <w:p w14:paraId="6E8757CE" w14:textId="64A40B28" w:rsidR="00A13F6E" w:rsidRPr="00A13F6E" w:rsidRDefault="00A13F6E" w:rsidP="00A13F6E">
            <w:pPr>
              <w:pStyle w:val="ListParagraph"/>
              <w:numPr>
                <w:ilvl w:val="0"/>
                <w:numId w:val="36"/>
              </w:numPr>
              <w:spacing w:line="360" w:lineRule="auto"/>
              <w:contextualSpacing/>
              <w:rPr>
                <w:sz w:val="22"/>
                <w:szCs w:val="22"/>
                <w:rPrChange w:id="28" w:author="Hewes Angie" w:date="2020-02-27T10:17:00Z">
                  <w:rPr>
                    <w:sz w:val="24"/>
                    <w:szCs w:val="24"/>
                  </w:rPr>
                </w:rPrChange>
              </w:rPr>
            </w:pPr>
            <w:r w:rsidRPr="00A13F6E">
              <w:rPr>
                <w:sz w:val="22"/>
                <w:szCs w:val="22"/>
                <w:rPrChange w:id="29" w:author="Hewes Angie" w:date="2020-02-27T10:17:00Z">
                  <w:rPr>
                    <w:sz w:val="24"/>
                    <w:szCs w:val="24"/>
                  </w:rPr>
                </w:rPrChange>
              </w:rPr>
              <w:t>Which genre had the maximum average sales for the five years?</w:t>
            </w:r>
          </w:p>
        </w:tc>
        <w:tc>
          <w:tcPr>
            <w:tcW w:w="1080" w:type="dxa"/>
            <w:vAlign w:val="center"/>
          </w:tcPr>
          <w:p w14:paraId="59407A7D" w14:textId="77777777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19A7E29B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505BD70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415B8E8" w14:textId="2C8DFD1F" w:rsidR="00A13F6E" w:rsidRPr="00707979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>Thick Outside</w:t>
            </w:r>
            <w:r w:rsidRPr="00707979">
              <w:rPr>
                <w:sz w:val="22"/>
                <w:szCs w:val="22"/>
              </w:rPr>
              <w:t xml:space="preserve"> border around cells G14 to I14</w:t>
            </w:r>
          </w:p>
        </w:tc>
        <w:tc>
          <w:tcPr>
            <w:tcW w:w="1080" w:type="dxa"/>
            <w:vAlign w:val="center"/>
          </w:tcPr>
          <w:p w14:paraId="50635347" w14:textId="3E7E4723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0D7EB113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2F23096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747046C" w14:textId="695C92CF" w:rsidR="00A13F6E" w:rsidRPr="00A13F6E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</w:rPr>
              <w:t>New row inserted above row 1</w:t>
            </w:r>
          </w:p>
        </w:tc>
        <w:tc>
          <w:tcPr>
            <w:tcW w:w="1080" w:type="dxa"/>
            <w:vAlign w:val="center"/>
          </w:tcPr>
          <w:p w14:paraId="7A818C5B" w14:textId="77777777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6F27944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72EA662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AFC6993" w14:textId="0E69C52E" w:rsidR="00A13F6E" w:rsidRPr="00A13F6E" w:rsidRDefault="00A13F6E" w:rsidP="00A13F6E">
            <w:pPr>
              <w:spacing w:line="360" w:lineRule="auto"/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  <w:rPrChange w:id="30" w:author="Hewes Angie" w:date="2020-02-27T10:17:00Z">
                  <w:rPr>
                    <w:sz w:val="24"/>
                    <w:szCs w:val="24"/>
                  </w:rPr>
                </w:rPrChange>
              </w:rPr>
              <w:t>Text placed in cell A1: The Cozy Book Corner</w:t>
            </w:r>
          </w:p>
        </w:tc>
        <w:tc>
          <w:tcPr>
            <w:tcW w:w="1080" w:type="dxa"/>
            <w:vAlign w:val="center"/>
          </w:tcPr>
          <w:p w14:paraId="706B2C27" w14:textId="2D890E95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A89C8D4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5799ECBB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5E9B2D" w14:textId="7DE29437" w:rsidR="00A13F6E" w:rsidRPr="00A13F6E" w:rsidRDefault="00A13F6E" w:rsidP="00A13F6E">
            <w:pPr>
              <w:contextualSpacing/>
              <w:rPr>
                <w:sz w:val="22"/>
                <w:szCs w:val="22"/>
                <w:rPrChange w:id="31" w:author="Hewes Angie" w:date="2020-02-27T10:17:00Z">
                  <w:rPr>
                    <w:sz w:val="24"/>
                    <w:szCs w:val="24"/>
                  </w:rPr>
                </w:rPrChange>
              </w:rPr>
            </w:pPr>
            <w:r w:rsidRPr="00A13F6E">
              <w:rPr>
                <w:sz w:val="22"/>
                <w:szCs w:val="22"/>
                <w:rPrChange w:id="32" w:author="Hewes Angie" w:date="2020-02-27T10:17:00Z">
                  <w:rPr>
                    <w:sz w:val="24"/>
                    <w:szCs w:val="24"/>
                  </w:rPr>
                </w:rPrChange>
              </w:rPr>
              <w:t>Merge and Center the text in cell A1 from A1 to I1</w:t>
            </w:r>
          </w:p>
        </w:tc>
        <w:tc>
          <w:tcPr>
            <w:tcW w:w="1080" w:type="dxa"/>
            <w:vAlign w:val="center"/>
          </w:tcPr>
          <w:p w14:paraId="3973C41F" w14:textId="50E8C9D4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937AAA3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6421D4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9EEA433" w14:textId="12A4D321" w:rsidR="00A13F6E" w:rsidRPr="00A13F6E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  <w:rPrChange w:id="33" w:author="Hewes Angie" w:date="2020-02-27T10:17:00Z">
                  <w:rPr>
                    <w:sz w:val="24"/>
                    <w:szCs w:val="24"/>
                  </w:rPr>
                </w:rPrChange>
              </w:rPr>
              <w:t xml:space="preserve">Format cell A1 to </w:t>
            </w:r>
            <w:del w:id="34" w:author="Hewes Angie" w:date="2020-02-27T10:18:00Z">
              <w:r w:rsidRPr="00A13F6E" w:rsidDel="00A13F6E">
                <w:rPr>
                  <w:sz w:val="22"/>
                  <w:szCs w:val="22"/>
                  <w:rPrChange w:id="35" w:author="Hewes Angie" w:date="2020-02-27T10:17:00Z">
                    <w:rPr>
                      <w:sz w:val="24"/>
                      <w:szCs w:val="24"/>
                    </w:rPr>
                  </w:rPrChange>
                </w:rPr>
                <w:delText>Heading 1</w:delText>
              </w:r>
            </w:del>
            <w:ins w:id="36" w:author="Hewes Angie" w:date="2020-02-27T10:18:00Z">
              <w:r>
                <w:rPr>
                  <w:sz w:val="22"/>
                  <w:szCs w:val="22"/>
                </w:rPr>
                <w:t>Title Style</w:t>
              </w:r>
            </w:ins>
          </w:p>
        </w:tc>
        <w:tc>
          <w:tcPr>
            <w:tcW w:w="1080" w:type="dxa"/>
            <w:vAlign w:val="center"/>
          </w:tcPr>
          <w:p w14:paraId="231DEC3B" w14:textId="041A9F34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DFC53A6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03A10472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238E8A0" w14:textId="26B8AF4E" w:rsidR="00A13F6E" w:rsidRPr="00A13F6E" w:rsidRDefault="00A13F6E" w:rsidP="00A13F6E">
            <w:pPr>
              <w:contextualSpacing/>
              <w:rPr>
                <w:sz w:val="22"/>
                <w:szCs w:val="22"/>
              </w:rPr>
            </w:pPr>
            <w:r w:rsidRPr="00A13F6E">
              <w:rPr>
                <w:sz w:val="22"/>
                <w:szCs w:val="22"/>
                <w:rPrChange w:id="37" w:author="Hewes Angie" w:date="2020-02-27T10:17:00Z">
                  <w:rPr>
                    <w:sz w:val="24"/>
                    <w:szCs w:val="24"/>
                  </w:rPr>
                </w:rPrChange>
              </w:rPr>
              <w:t>Create Line Sparklines of the yearly sales data with High and Low markers in Column I</w:t>
            </w:r>
          </w:p>
        </w:tc>
        <w:tc>
          <w:tcPr>
            <w:tcW w:w="1080" w:type="dxa"/>
            <w:vAlign w:val="center"/>
          </w:tcPr>
          <w:p w14:paraId="5C40F6A6" w14:textId="174FFD90" w:rsidR="00A13F6E" w:rsidRPr="00D61D5A" w:rsidRDefault="00A13F6E" w:rsidP="00A13F6E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4343304E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  <w:tr w:rsidR="00A13F6E" w:rsidRPr="00D61D5A" w14:paraId="139F8737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C4F74FE" w14:textId="77777777" w:rsidR="00A13F6E" w:rsidRPr="00D61D5A" w:rsidRDefault="00A13F6E" w:rsidP="00A13F6E">
            <w:pPr>
              <w:ind w:left="720"/>
              <w:contextualSpacing/>
              <w:jc w:val="right"/>
              <w:rPr>
                <w:b/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Subtotal</w:t>
            </w:r>
          </w:p>
        </w:tc>
        <w:tc>
          <w:tcPr>
            <w:tcW w:w="1080" w:type="dxa"/>
            <w:vAlign w:val="center"/>
          </w:tcPr>
          <w:p w14:paraId="2F47FBE8" w14:textId="047DD18A" w:rsidR="00A13F6E" w:rsidRPr="00D61D5A" w:rsidRDefault="00A13F6E" w:rsidP="00A13F6E">
            <w:pPr>
              <w:contextualSpacing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>
              <w:rPr>
                <w:b/>
                <w:sz w:val="22"/>
                <w:szCs w:val="22"/>
              </w:rPr>
              <w:instrText xml:space="preserve"> =SUM(above) \# "#,##0"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</w:rPr>
              <w:t xml:space="preserve">  95</w:t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7797BFA1" w14:textId="77777777" w:rsidR="00A13F6E" w:rsidRPr="00D61D5A" w:rsidRDefault="00A13F6E" w:rsidP="00A13F6E">
            <w:pPr>
              <w:contextualSpacing/>
              <w:rPr>
                <w:sz w:val="22"/>
                <w:szCs w:val="22"/>
              </w:rPr>
            </w:pPr>
          </w:p>
        </w:tc>
      </w:tr>
    </w:tbl>
    <w:p w14:paraId="79FAA824" w14:textId="51017089" w:rsidR="00452A3D" w:rsidRDefault="00452A3D"/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2A3D35" w14:paraId="784B3406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6A13090B" w14:textId="6123742A" w:rsidR="0000346E" w:rsidRPr="002A3D35" w:rsidRDefault="0000346E" w:rsidP="00707979">
            <w:pPr>
              <w:ind w:left="720"/>
              <w:contextualSpacing/>
              <w:jc w:val="center"/>
              <w:rPr>
                <w:sz w:val="24"/>
              </w:rPr>
            </w:pPr>
            <w:r>
              <w:rPr>
                <w:b/>
                <w:sz w:val="24"/>
                <w:szCs w:val="28"/>
              </w:rPr>
              <w:t>Job 3 (</w:t>
            </w:r>
            <w:del w:id="38" w:author="Hewes Angie" w:date="2020-02-27T10:27:00Z">
              <w:r w:rsidR="00EF4BD9" w:rsidDel="00707979">
                <w:rPr>
                  <w:b/>
                  <w:sz w:val="24"/>
                  <w:szCs w:val="28"/>
                </w:rPr>
                <w:delText xml:space="preserve">Clustered </w:delText>
              </w:r>
            </w:del>
            <w:ins w:id="39" w:author="Hewes Angie" w:date="2020-02-27T10:27:00Z">
              <w:r w:rsidR="00707979">
                <w:rPr>
                  <w:b/>
                  <w:sz w:val="24"/>
                  <w:szCs w:val="28"/>
                </w:rPr>
                <w:t xml:space="preserve">Stacked Bar </w:t>
              </w:r>
            </w:ins>
            <w:del w:id="40" w:author="Hewes Angie" w:date="2020-02-27T10:27:00Z">
              <w:r w:rsidR="00EF4BD9" w:rsidDel="00707979">
                <w:rPr>
                  <w:b/>
                  <w:sz w:val="24"/>
                  <w:szCs w:val="28"/>
                </w:rPr>
                <w:delText xml:space="preserve">Column </w:delText>
              </w:r>
            </w:del>
            <w:r w:rsidRPr="002A3D35">
              <w:rPr>
                <w:b/>
                <w:sz w:val="24"/>
                <w:szCs w:val="28"/>
              </w:rPr>
              <w:t>Chart)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774ED072" w14:textId="77777777" w:rsidR="0000346E" w:rsidRPr="002A3D35" w:rsidRDefault="0000346E" w:rsidP="00BF7D85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259FA35F" w14:textId="77777777" w:rsidR="0000346E" w:rsidRPr="002A3D35" w:rsidRDefault="0000346E" w:rsidP="00BF7D85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Earned</w:t>
            </w:r>
          </w:p>
        </w:tc>
      </w:tr>
      <w:tr w:rsidR="0000346E" w:rsidRPr="002A3D35" w14:paraId="29D430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817B314" w14:textId="4016297B" w:rsidR="0000346E" w:rsidRPr="006F6698" w:rsidRDefault="0000346E" w:rsidP="00B00D8E">
            <w:pPr>
              <w:contextualSpacing/>
              <w:rPr>
                <w:sz w:val="22"/>
                <w:szCs w:val="22"/>
              </w:rPr>
            </w:pPr>
            <w:r w:rsidRPr="006F6698">
              <w:rPr>
                <w:sz w:val="22"/>
                <w:szCs w:val="22"/>
              </w:rPr>
              <w:t xml:space="preserve">Contestant # and Job # in </w:t>
            </w:r>
            <w:r w:rsidR="00B00D8E">
              <w:rPr>
                <w:sz w:val="22"/>
                <w:szCs w:val="22"/>
              </w:rPr>
              <w:t>left</w:t>
            </w:r>
            <w:r w:rsidRPr="006F6698">
              <w:rPr>
                <w:sz w:val="22"/>
                <w:szCs w:val="22"/>
              </w:rPr>
              <w:t xml:space="preserve"> section of footer</w:t>
            </w:r>
          </w:p>
        </w:tc>
        <w:tc>
          <w:tcPr>
            <w:tcW w:w="1080" w:type="dxa"/>
            <w:vAlign w:val="center"/>
          </w:tcPr>
          <w:p w14:paraId="403DEB7E" w14:textId="3D2E14C8" w:rsidR="0000346E" w:rsidRPr="002A3D35" w:rsidRDefault="00BC0A57" w:rsidP="00BF7D85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28029E6" w14:textId="77777777" w:rsidR="0000346E" w:rsidRPr="002A3D35" w:rsidRDefault="0000346E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00346E" w:rsidRPr="002A3D35" w14:paraId="06B33545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4C4EBCD7" w14:textId="4CEB24E9" w:rsidR="0000346E" w:rsidRPr="006F6698" w:rsidRDefault="00BC0A57" w:rsidP="00BF7D85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Stacked Bar Chart</w:t>
            </w:r>
            <w:r w:rsidR="0000346E" w:rsidRPr="006F6698">
              <w:rPr>
                <w:rFonts w:eastAsia="Calibri"/>
                <w:color w:val="000000"/>
                <w:sz w:val="22"/>
                <w:szCs w:val="22"/>
              </w:rPr>
              <w:t xml:space="preserve"> created on its own sheet</w:t>
            </w:r>
            <w:r w:rsidR="00EF4BD9">
              <w:rPr>
                <w:rFonts w:eastAsia="Calibri"/>
                <w:color w:val="000000"/>
                <w:sz w:val="22"/>
                <w:szCs w:val="22"/>
              </w:rPr>
              <w:t xml:space="preserve"> named Book Sales Chart</w:t>
            </w:r>
          </w:p>
        </w:tc>
        <w:tc>
          <w:tcPr>
            <w:tcW w:w="1080" w:type="dxa"/>
            <w:vAlign w:val="center"/>
          </w:tcPr>
          <w:p w14:paraId="03AF5209" w14:textId="77777777" w:rsidR="0000346E" w:rsidRPr="002A3D35" w:rsidRDefault="0000346E" w:rsidP="00BF7D85">
            <w:pPr>
              <w:contextualSpacing/>
              <w:jc w:val="right"/>
              <w:rPr>
                <w:sz w:val="24"/>
                <w:szCs w:val="24"/>
              </w:rPr>
            </w:pPr>
            <w:r w:rsidRPr="002A3D35"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77EAD325" w14:textId="77777777" w:rsidR="0000346E" w:rsidRPr="002A3D35" w:rsidRDefault="0000346E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00346E" w:rsidRPr="002A3D35" w14:paraId="3FB71CC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40F513D" w14:textId="161D73FE" w:rsidR="0000346E" w:rsidRPr="006F6698" w:rsidRDefault="0000346E" w:rsidP="00BC0A57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2"/>
                <w:szCs w:val="22"/>
              </w:rPr>
            </w:pPr>
            <w:r w:rsidRPr="006F6698">
              <w:rPr>
                <w:rFonts w:eastAsia="Calibri"/>
                <w:color w:val="000000"/>
                <w:sz w:val="22"/>
                <w:szCs w:val="22"/>
              </w:rPr>
              <w:t xml:space="preserve">Printed on full sheet, landscape in </w:t>
            </w:r>
            <w:r w:rsidR="00BC0A57">
              <w:rPr>
                <w:rFonts w:eastAsia="Calibri"/>
                <w:color w:val="000000"/>
                <w:sz w:val="22"/>
                <w:szCs w:val="22"/>
              </w:rPr>
              <w:t>Black &amp; White</w:t>
            </w:r>
          </w:p>
        </w:tc>
        <w:tc>
          <w:tcPr>
            <w:tcW w:w="1080" w:type="dxa"/>
            <w:vAlign w:val="center"/>
          </w:tcPr>
          <w:p w14:paraId="7AAC5B56" w14:textId="6B9EEB44" w:rsidR="0000346E" w:rsidRPr="002A3D35" w:rsidRDefault="00BC0A57" w:rsidP="00BF7D85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4138EBB4" w14:textId="77777777" w:rsidR="0000346E" w:rsidRPr="002A3D35" w:rsidRDefault="0000346E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BC0A57" w:rsidRPr="002A3D35" w14:paraId="58ECCA56" w14:textId="77777777" w:rsidTr="003B10CC">
        <w:trPr>
          <w:trHeight w:val="360"/>
        </w:trPr>
        <w:tc>
          <w:tcPr>
            <w:tcW w:w="7920" w:type="dxa"/>
            <w:vAlign w:val="center"/>
          </w:tcPr>
          <w:p w14:paraId="2BD30953" w14:textId="590D5B04" w:rsidR="00BC0A57" w:rsidRPr="00BA4247" w:rsidRDefault="00BC0A57" w:rsidP="003B10CC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Format chart to style </w:t>
            </w:r>
            <w:ins w:id="41" w:author="Hewes Angie" w:date="2020-02-27T10:27:00Z">
              <w:r w:rsidR="00707979">
                <w:rPr>
                  <w:sz w:val="22"/>
                  <w:szCs w:val="22"/>
                </w:rPr>
                <w:t>8</w:t>
              </w:r>
            </w:ins>
            <w:del w:id="42" w:author="Hewes Angie" w:date="2020-02-27T10:27:00Z">
              <w:r w:rsidDel="00707979">
                <w:rPr>
                  <w:sz w:val="22"/>
                  <w:szCs w:val="22"/>
                </w:rPr>
                <w:delText>9</w:delText>
              </w:r>
            </w:del>
          </w:p>
        </w:tc>
        <w:tc>
          <w:tcPr>
            <w:tcW w:w="1080" w:type="dxa"/>
            <w:vAlign w:val="center"/>
          </w:tcPr>
          <w:p w14:paraId="5A199057" w14:textId="77777777" w:rsidR="00BC0A57" w:rsidRDefault="00BC0A57" w:rsidP="003B10CC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1C3359F" w14:textId="77777777" w:rsidR="00BC0A57" w:rsidRPr="002A3D35" w:rsidRDefault="00BC0A57" w:rsidP="003B10CC">
            <w:pPr>
              <w:contextualSpacing/>
              <w:rPr>
                <w:sz w:val="24"/>
                <w:szCs w:val="24"/>
              </w:rPr>
            </w:pPr>
          </w:p>
        </w:tc>
      </w:tr>
      <w:tr w:rsidR="0000346E" w:rsidRPr="002A3D35" w14:paraId="5F4C523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ED8B817" w14:textId="56C8D869" w:rsidR="0000346E" w:rsidRPr="006F6698" w:rsidRDefault="0000346E" w:rsidP="00BF7D85">
            <w:pPr>
              <w:contextualSpacing/>
              <w:rPr>
                <w:sz w:val="22"/>
                <w:szCs w:val="22"/>
              </w:rPr>
            </w:pPr>
            <w:r w:rsidRPr="00BA4247">
              <w:rPr>
                <w:sz w:val="22"/>
                <w:szCs w:val="22"/>
              </w:rPr>
              <w:t>Correct title</w:t>
            </w:r>
            <w:r>
              <w:rPr>
                <w:sz w:val="22"/>
                <w:szCs w:val="22"/>
              </w:rPr>
              <w:t xml:space="preserve"> entered</w:t>
            </w:r>
            <w:r w:rsidR="00BC0A57">
              <w:rPr>
                <w:sz w:val="22"/>
                <w:szCs w:val="22"/>
              </w:rPr>
              <w:t xml:space="preserve"> with 18 pt font</w:t>
            </w:r>
          </w:p>
        </w:tc>
        <w:tc>
          <w:tcPr>
            <w:tcW w:w="1080" w:type="dxa"/>
            <w:vAlign w:val="center"/>
          </w:tcPr>
          <w:p w14:paraId="0B1B3F79" w14:textId="77777777" w:rsidR="0000346E" w:rsidRPr="002A3D35" w:rsidRDefault="0000346E" w:rsidP="00BF7D85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F5EB4D6" w14:textId="77777777" w:rsidR="0000346E" w:rsidRPr="002A3D35" w:rsidRDefault="0000346E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BC0A57" w:rsidRPr="002A3D35" w14:paraId="23EA1F5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758E1FA" w14:textId="0C18EA3A" w:rsidR="00BC0A57" w:rsidRPr="00BA4247" w:rsidRDefault="00BC0A57" w:rsidP="00BF7D85">
            <w:pPr>
              <w:contextualSpacing/>
              <w:rPr>
                <w:sz w:val="22"/>
                <w:szCs w:val="22"/>
              </w:rPr>
            </w:pPr>
            <w:r w:rsidRPr="00BC0A57">
              <w:rPr>
                <w:sz w:val="22"/>
                <w:szCs w:val="22"/>
              </w:rPr>
              <w:t>Format the X Axis as Currency, no decimal places</w:t>
            </w:r>
          </w:p>
        </w:tc>
        <w:tc>
          <w:tcPr>
            <w:tcW w:w="1080" w:type="dxa"/>
            <w:vAlign w:val="center"/>
          </w:tcPr>
          <w:p w14:paraId="17E209B1" w14:textId="57DD43AC" w:rsidR="00BC0A57" w:rsidRDefault="00BC0A57" w:rsidP="00BF7D85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559A84EB" w14:textId="77777777" w:rsidR="00BC0A57" w:rsidRPr="002A3D35" w:rsidRDefault="00BC0A57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BC0A57" w:rsidRPr="002A3D35" w14:paraId="19184ED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308A664" w14:textId="579CB125" w:rsidR="00BC0A57" w:rsidRPr="00BC0A57" w:rsidRDefault="00BC0A57" w:rsidP="00BF7D85">
            <w:pPr>
              <w:contextualSpacing/>
              <w:rPr>
                <w:sz w:val="22"/>
                <w:szCs w:val="22"/>
              </w:rPr>
            </w:pPr>
            <w:r w:rsidRPr="00BC0A57">
              <w:rPr>
                <w:sz w:val="22"/>
                <w:szCs w:val="22"/>
              </w:rPr>
              <w:t>Format the Y Axis with a -30˚ Angled Alignment</w:t>
            </w:r>
          </w:p>
        </w:tc>
        <w:tc>
          <w:tcPr>
            <w:tcW w:w="1080" w:type="dxa"/>
            <w:vAlign w:val="center"/>
          </w:tcPr>
          <w:p w14:paraId="4DE40692" w14:textId="7A086AD7" w:rsidR="00BC0A57" w:rsidRDefault="00BC0A57" w:rsidP="00BF7D85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3FDCEA61" w14:textId="77777777" w:rsidR="00BC0A57" w:rsidRPr="002A3D35" w:rsidRDefault="00BC0A57" w:rsidP="00BF7D85">
            <w:pPr>
              <w:contextualSpacing/>
              <w:rPr>
                <w:sz w:val="24"/>
                <w:szCs w:val="24"/>
              </w:rPr>
            </w:pPr>
          </w:p>
        </w:tc>
      </w:tr>
      <w:tr w:rsidR="0000346E" w:rsidRPr="002A3D35" w14:paraId="14D6CC2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5CB88E" w14:textId="77777777" w:rsidR="0000346E" w:rsidRPr="002A3D35" w:rsidRDefault="0000346E" w:rsidP="00BF7D85">
            <w:pPr>
              <w:ind w:left="720"/>
              <w:contextualSpacing/>
              <w:jc w:val="right"/>
              <w:rPr>
                <w:b/>
                <w:sz w:val="24"/>
                <w:szCs w:val="28"/>
              </w:rPr>
            </w:pPr>
            <w:r w:rsidRPr="002A3D35">
              <w:rPr>
                <w:b/>
                <w:sz w:val="24"/>
                <w:szCs w:val="28"/>
              </w:rPr>
              <w:t>Subtotal</w:t>
            </w:r>
          </w:p>
        </w:tc>
        <w:tc>
          <w:tcPr>
            <w:tcW w:w="1080" w:type="dxa"/>
            <w:vAlign w:val="center"/>
          </w:tcPr>
          <w:p w14:paraId="7120F6E0" w14:textId="7DF0963F" w:rsidR="0000346E" w:rsidRPr="002A3D35" w:rsidRDefault="00EF4BD9" w:rsidP="00BF7D85">
            <w:pPr>
              <w:contextualSpacing/>
              <w:jc w:val="right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fldChar w:fldCharType="begin"/>
            </w:r>
            <w:r>
              <w:rPr>
                <w:b/>
                <w:sz w:val="24"/>
                <w:szCs w:val="28"/>
              </w:rPr>
              <w:instrText xml:space="preserve"> =SUM(ABOVE) \# "#,##0" </w:instrText>
            </w:r>
            <w:r>
              <w:rPr>
                <w:b/>
                <w:sz w:val="24"/>
                <w:szCs w:val="28"/>
              </w:rPr>
              <w:fldChar w:fldCharType="separate"/>
            </w:r>
            <w:r w:rsidR="00BC0A57">
              <w:rPr>
                <w:b/>
                <w:noProof/>
                <w:sz w:val="24"/>
                <w:szCs w:val="28"/>
              </w:rPr>
              <w:t xml:space="preserve">  45</w:t>
            </w:r>
            <w:r>
              <w:rPr>
                <w:b/>
                <w:sz w:val="24"/>
                <w:szCs w:val="28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18ABE0AB" w14:textId="77777777" w:rsidR="0000346E" w:rsidRPr="002A3D35" w:rsidRDefault="0000346E" w:rsidP="00BF7D85">
            <w:pPr>
              <w:contextualSpacing/>
              <w:rPr>
                <w:sz w:val="24"/>
              </w:rPr>
            </w:pPr>
          </w:p>
        </w:tc>
      </w:tr>
      <w:tr w:rsidR="0000346E" w:rsidRPr="002A3D35" w14:paraId="1B936EA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F639BD7" w14:textId="77777777" w:rsidR="0000346E" w:rsidRPr="0059457A" w:rsidRDefault="0000346E" w:rsidP="00BF7D85">
            <w:pPr>
              <w:ind w:left="720"/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 w:rsidRPr="0059457A">
              <w:rPr>
                <w:b/>
                <w:sz w:val="36"/>
                <w:szCs w:val="36"/>
                <w:highlight w:val="lightGray"/>
              </w:rPr>
              <w:t>TOTAL POINTS</w:t>
            </w:r>
          </w:p>
        </w:tc>
        <w:tc>
          <w:tcPr>
            <w:tcW w:w="1080" w:type="dxa"/>
            <w:vAlign w:val="center"/>
          </w:tcPr>
          <w:p w14:paraId="7B5E3123" w14:textId="3EC64191" w:rsidR="0000346E" w:rsidRPr="0059457A" w:rsidRDefault="00BC0A57" w:rsidP="00BC0A57">
            <w:pPr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>
              <w:rPr>
                <w:b/>
                <w:sz w:val="36"/>
                <w:szCs w:val="36"/>
                <w:highlight w:val="lightGray"/>
              </w:rPr>
              <w:fldChar w:fldCharType="begin"/>
            </w:r>
            <w:r>
              <w:rPr>
                <w:b/>
                <w:sz w:val="36"/>
                <w:szCs w:val="36"/>
                <w:highlight w:val="lightGray"/>
              </w:rPr>
              <w:instrText xml:space="preserve"> =130+95+45 \# "#,##0" </w:instrText>
            </w:r>
            <w:r>
              <w:rPr>
                <w:b/>
                <w:sz w:val="36"/>
                <w:szCs w:val="36"/>
                <w:highlight w:val="lightGray"/>
              </w:rPr>
              <w:fldChar w:fldCharType="separate"/>
            </w:r>
            <w:r>
              <w:rPr>
                <w:b/>
                <w:noProof/>
                <w:sz w:val="36"/>
                <w:szCs w:val="36"/>
                <w:highlight w:val="lightGray"/>
              </w:rPr>
              <w:t xml:space="preserve"> 270</w:t>
            </w:r>
            <w:r>
              <w:rPr>
                <w:b/>
                <w:sz w:val="36"/>
                <w:szCs w:val="36"/>
                <w:highlight w:val="lightGray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67900818" w14:textId="77777777" w:rsidR="0000346E" w:rsidRPr="002A3D35" w:rsidRDefault="0000346E" w:rsidP="00BF7D85">
            <w:pPr>
              <w:contextualSpacing/>
              <w:rPr>
                <w:sz w:val="36"/>
              </w:rPr>
            </w:pPr>
          </w:p>
        </w:tc>
      </w:tr>
    </w:tbl>
    <w:p w14:paraId="6BD8A871" w14:textId="77777777" w:rsidR="00743CF0" w:rsidRDefault="00743CF0" w:rsidP="000A3967">
      <w:pPr>
        <w:rPr>
          <w:sz w:val="22"/>
          <w:szCs w:val="22"/>
        </w:rPr>
      </w:pPr>
    </w:p>
    <w:p w14:paraId="71C2EA83" w14:textId="77777777" w:rsidR="00AF4B00" w:rsidRDefault="00743CF0" w:rsidP="000A396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ABA058" w14:textId="77777777" w:rsidR="00AF4B00" w:rsidRDefault="00AF4B00" w:rsidP="00AF4B00">
      <w:pPr>
        <w:rPr>
          <w:b/>
          <w:sz w:val="24"/>
          <w:szCs w:val="24"/>
        </w:rPr>
      </w:pPr>
      <w:r w:rsidRPr="00563065">
        <w:rPr>
          <w:b/>
          <w:sz w:val="24"/>
          <w:szCs w:val="24"/>
        </w:rPr>
        <w:t>JOB 1:</w:t>
      </w:r>
      <w:r>
        <w:rPr>
          <w:b/>
          <w:sz w:val="24"/>
          <w:szCs w:val="24"/>
        </w:rPr>
        <w:t xml:space="preserve"> </w:t>
      </w:r>
      <w:r w:rsidRPr="006F6698">
        <w:rPr>
          <w:sz w:val="24"/>
          <w:szCs w:val="24"/>
        </w:rPr>
        <w:t>Create Spreadsheet with Formulas</w:t>
      </w:r>
      <w:r w:rsidRPr="00563065">
        <w:rPr>
          <w:b/>
          <w:sz w:val="24"/>
          <w:szCs w:val="24"/>
        </w:rPr>
        <w:t xml:space="preserve"> </w:t>
      </w:r>
    </w:p>
    <w:p w14:paraId="1C333A72" w14:textId="01691F47" w:rsidR="00AF4B00" w:rsidRPr="00B63451" w:rsidRDefault="00AF4B00" w:rsidP="00AF4B00">
      <w:pPr>
        <w:rPr>
          <w:sz w:val="24"/>
          <w:szCs w:val="24"/>
        </w:rPr>
      </w:pPr>
    </w:p>
    <w:p w14:paraId="7455DF28" w14:textId="1552B0CD" w:rsidR="00AF4B00" w:rsidRDefault="00AF4B00" w:rsidP="00AF4B00">
      <w:pPr>
        <w:pStyle w:val="ListParagraph"/>
        <w:numPr>
          <w:ilvl w:val="0"/>
          <w:numId w:val="18"/>
        </w:numPr>
        <w:ind w:left="360"/>
        <w:contextualSpacing/>
        <w:rPr>
          <w:sz w:val="24"/>
          <w:szCs w:val="24"/>
        </w:rPr>
      </w:pPr>
      <w:r w:rsidRPr="00B63451">
        <w:rPr>
          <w:sz w:val="24"/>
          <w:szCs w:val="24"/>
        </w:rPr>
        <w:t xml:space="preserve">Enter the following data into an </w:t>
      </w:r>
      <w:r>
        <w:rPr>
          <w:sz w:val="24"/>
          <w:szCs w:val="24"/>
        </w:rPr>
        <w:t>E</w:t>
      </w:r>
      <w:r w:rsidRPr="00B63451">
        <w:rPr>
          <w:sz w:val="24"/>
          <w:szCs w:val="24"/>
        </w:rPr>
        <w:t>xc</w:t>
      </w:r>
      <w:r w:rsidR="0013128C">
        <w:rPr>
          <w:sz w:val="24"/>
          <w:szCs w:val="24"/>
        </w:rPr>
        <w:t xml:space="preserve">el spreadsheet </w:t>
      </w:r>
      <w:r w:rsidR="00C443A2">
        <w:rPr>
          <w:sz w:val="24"/>
          <w:szCs w:val="24"/>
        </w:rPr>
        <w:t>like</w:t>
      </w:r>
      <w:r w:rsidR="0013128C">
        <w:rPr>
          <w:sz w:val="24"/>
          <w:szCs w:val="24"/>
        </w:rPr>
        <w:t xml:space="preserve"> </w:t>
      </w:r>
      <w:r w:rsidRPr="00B63451">
        <w:rPr>
          <w:sz w:val="24"/>
          <w:szCs w:val="24"/>
        </w:rPr>
        <w:t>shown</w:t>
      </w:r>
      <w:r w:rsidR="0013128C">
        <w:rPr>
          <w:sz w:val="24"/>
          <w:szCs w:val="24"/>
        </w:rPr>
        <w:t xml:space="preserve"> below</w:t>
      </w:r>
      <w:r w:rsidRPr="00B63451">
        <w:rPr>
          <w:sz w:val="24"/>
          <w:szCs w:val="24"/>
        </w:rPr>
        <w:t xml:space="preserve"> and complete the calculations as instructed. Use </w:t>
      </w:r>
      <w:r>
        <w:rPr>
          <w:sz w:val="24"/>
          <w:szCs w:val="24"/>
        </w:rPr>
        <w:t>Times New Roman</w:t>
      </w:r>
      <w:r w:rsidRPr="00B63451">
        <w:rPr>
          <w:sz w:val="24"/>
          <w:szCs w:val="24"/>
        </w:rPr>
        <w:t xml:space="preserve"> size 1</w:t>
      </w:r>
      <w:r w:rsidR="00EA592E">
        <w:rPr>
          <w:sz w:val="24"/>
          <w:szCs w:val="24"/>
        </w:rPr>
        <w:t>1</w:t>
      </w:r>
      <w:r>
        <w:rPr>
          <w:sz w:val="24"/>
          <w:szCs w:val="24"/>
        </w:rPr>
        <w:t xml:space="preserve"> font</w:t>
      </w:r>
      <w:r w:rsidRPr="00B63451">
        <w:rPr>
          <w:sz w:val="24"/>
          <w:szCs w:val="24"/>
        </w:rPr>
        <w:t xml:space="preserve"> and landscape orientation</w:t>
      </w:r>
      <w:r>
        <w:rPr>
          <w:sz w:val="24"/>
          <w:szCs w:val="24"/>
        </w:rPr>
        <w:t>.</w:t>
      </w:r>
    </w:p>
    <w:p w14:paraId="1D5F0721" w14:textId="7E6CE122" w:rsidR="00AF4B00" w:rsidRDefault="002E4672" w:rsidP="00AF4B00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0A2E32A8" wp14:editId="45D48303">
            <wp:simplePos x="0" y="0"/>
            <wp:positionH relativeFrom="column">
              <wp:posOffset>225426</wp:posOffset>
            </wp:positionH>
            <wp:positionV relativeFrom="paragraph">
              <wp:posOffset>80010</wp:posOffset>
            </wp:positionV>
            <wp:extent cx="5029902" cy="1552792"/>
            <wp:effectExtent l="0" t="0" r="0" b="9525"/>
            <wp:wrapThrough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505E2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3FF3" w14:textId="265DFAD7" w:rsidR="00C443A2" w:rsidRDefault="00C443A2" w:rsidP="00C443A2">
      <w:pPr>
        <w:pStyle w:val="ListParagraph"/>
        <w:ind w:left="360"/>
        <w:contextualSpacing/>
        <w:rPr>
          <w:sz w:val="24"/>
          <w:szCs w:val="24"/>
        </w:rPr>
      </w:pPr>
    </w:p>
    <w:p w14:paraId="205570B5" w14:textId="77777777" w:rsidR="008B2459" w:rsidRPr="00871F3A" w:rsidRDefault="008B2459" w:rsidP="00C443A2">
      <w:pPr>
        <w:pStyle w:val="ListParagraph"/>
        <w:ind w:left="360"/>
        <w:contextualSpacing/>
        <w:rPr>
          <w:sz w:val="24"/>
          <w:szCs w:val="24"/>
        </w:rPr>
      </w:pPr>
    </w:p>
    <w:p w14:paraId="04B2D4DF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5B9D2D20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37D914B8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1DFCA67F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008C0CD7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17D53826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69D7CB71" w14:textId="77777777" w:rsidR="002E4672" w:rsidRPr="002E4672" w:rsidRDefault="002E4672" w:rsidP="002E4672">
      <w:pPr>
        <w:contextualSpacing/>
        <w:rPr>
          <w:sz w:val="24"/>
          <w:szCs w:val="24"/>
        </w:rPr>
      </w:pPr>
    </w:p>
    <w:p w14:paraId="66D30072" w14:textId="34FA3EAB" w:rsidR="00063A5F" w:rsidRDefault="00063A5F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  <w:pPrChange w:id="43" w:author="Hewes Angie" w:date="2020-02-27T10:07:00Z">
          <w:pPr>
            <w:pStyle w:val="ListParagraph"/>
            <w:numPr>
              <w:numId w:val="18"/>
            </w:numPr>
            <w:spacing w:before="200"/>
            <w:ind w:left="360" w:hanging="360"/>
          </w:pPr>
        </w:pPrChange>
      </w:pPr>
      <w:r>
        <w:rPr>
          <w:sz w:val="24"/>
          <w:szCs w:val="24"/>
        </w:rPr>
        <w:t xml:space="preserve">Insert the </w:t>
      </w:r>
      <w:r w:rsidR="003F74BB">
        <w:rPr>
          <w:sz w:val="24"/>
          <w:szCs w:val="24"/>
        </w:rPr>
        <w:t xml:space="preserve">data from the </w:t>
      </w:r>
      <w:r>
        <w:rPr>
          <w:sz w:val="24"/>
          <w:szCs w:val="24"/>
        </w:rPr>
        <w:t>file “</w:t>
      </w:r>
      <w:r w:rsidR="003F74BB">
        <w:rPr>
          <w:sz w:val="24"/>
          <w:szCs w:val="24"/>
        </w:rPr>
        <w:t>Student Data File</w:t>
      </w:r>
      <w:r>
        <w:rPr>
          <w:sz w:val="24"/>
          <w:szCs w:val="24"/>
        </w:rPr>
        <w:t>.txt” into the cell A7</w:t>
      </w:r>
      <w:r w:rsidRPr="00BC038C">
        <w:rPr>
          <w:sz w:val="24"/>
          <w:szCs w:val="24"/>
        </w:rPr>
        <w:t>.</w:t>
      </w:r>
    </w:p>
    <w:p w14:paraId="1CC871DA" w14:textId="5E758C44" w:rsidR="00C1161C" w:rsidRDefault="00063A5F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A11 enter “Total Sales”.  </w:t>
      </w:r>
      <w:r w:rsidR="003F74BB" w:rsidRPr="00063A5F">
        <w:rPr>
          <w:sz w:val="24"/>
          <w:szCs w:val="24"/>
        </w:rPr>
        <w:t>I</w:t>
      </w:r>
      <w:r w:rsidR="003F74BB">
        <w:rPr>
          <w:sz w:val="24"/>
          <w:szCs w:val="24"/>
        </w:rPr>
        <w:t>n A12</w:t>
      </w:r>
      <w:r w:rsidR="003F74BB" w:rsidRPr="00063A5F">
        <w:rPr>
          <w:sz w:val="24"/>
          <w:szCs w:val="24"/>
        </w:rPr>
        <w:t xml:space="preserve"> enter “Average Sales”.</w:t>
      </w:r>
    </w:p>
    <w:p w14:paraId="61CDA8C9" w14:textId="17FB6A47" w:rsidR="00792321" w:rsidRPr="00063A5F" w:rsidRDefault="003F74BB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In G1 enter “Total Sales”.  </w:t>
      </w:r>
      <w:r w:rsidR="00063A5F" w:rsidRPr="00063A5F">
        <w:rPr>
          <w:sz w:val="24"/>
          <w:szCs w:val="24"/>
        </w:rPr>
        <w:t xml:space="preserve">In cell H1 enter “Average Sales”. </w:t>
      </w:r>
    </w:p>
    <w:p w14:paraId="07754200" w14:textId="47F1471C" w:rsidR="00B1585C" w:rsidRPr="00BC038C" w:rsidRDefault="00063A5F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>Insert a new blank row above row 11.</w:t>
      </w:r>
    </w:p>
    <w:p w14:paraId="2A44C3C1" w14:textId="1A498E99" w:rsidR="00F62192" w:rsidRPr="000A1694" w:rsidRDefault="00DF27B3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 w:rsidRPr="000A1694">
        <w:rPr>
          <w:sz w:val="24"/>
          <w:szCs w:val="24"/>
        </w:rPr>
        <w:t>In Cell B12 place a function that calculates the total sales for the year 2014.</w:t>
      </w:r>
      <w:r w:rsidR="000A1694">
        <w:rPr>
          <w:sz w:val="24"/>
          <w:szCs w:val="24"/>
        </w:rPr>
        <w:t xml:space="preserve"> </w:t>
      </w:r>
      <w:r w:rsidR="00F62192" w:rsidRPr="000A1694">
        <w:rPr>
          <w:sz w:val="24"/>
          <w:szCs w:val="24"/>
        </w:rPr>
        <w:t xml:space="preserve">Fill the </w:t>
      </w:r>
      <w:r w:rsidRPr="000A1694">
        <w:rPr>
          <w:sz w:val="24"/>
          <w:szCs w:val="24"/>
        </w:rPr>
        <w:t>function</w:t>
      </w:r>
      <w:r w:rsidR="00F62192" w:rsidRPr="000A1694">
        <w:rPr>
          <w:sz w:val="24"/>
          <w:szCs w:val="24"/>
        </w:rPr>
        <w:t xml:space="preserve"> </w:t>
      </w:r>
      <w:r w:rsidRPr="000A1694">
        <w:rPr>
          <w:sz w:val="24"/>
          <w:szCs w:val="24"/>
        </w:rPr>
        <w:t>across</w:t>
      </w:r>
      <w:r w:rsidR="00F62192" w:rsidRPr="000A1694">
        <w:rPr>
          <w:sz w:val="24"/>
          <w:szCs w:val="24"/>
        </w:rPr>
        <w:t xml:space="preserve"> for all of the other </w:t>
      </w:r>
      <w:r w:rsidRPr="000A1694">
        <w:rPr>
          <w:sz w:val="24"/>
          <w:szCs w:val="24"/>
        </w:rPr>
        <w:t>years</w:t>
      </w:r>
      <w:r w:rsidR="00F62192" w:rsidRPr="000A1694">
        <w:rPr>
          <w:sz w:val="24"/>
          <w:szCs w:val="24"/>
        </w:rPr>
        <w:t>.</w:t>
      </w:r>
    </w:p>
    <w:p w14:paraId="7A07FF41" w14:textId="04AC9610" w:rsidR="00F62192" w:rsidRPr="000A1694" w:rsidRDefault="00DF27B3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 w:rsidRPr="000A1694">
        <w:rPr>
          <w:sz w:val="24"/>
          <w:szCs w:val="24"/>
        </w:rPr>
        <w:t>In cell B13</w:t>
      </w:r>
      <w:r w:rsidR="003A5DA5" w:rsidRPr="000A1694">
        <w:rPr>
          <w:sz w:val="24"/>
          <w:szCs w:val="24"/>
        </w:rPr>
        <w:t xml:space="preserve"> create a formula that calculates the </w:t>
      </w:r>
      <w:r w:rsidRPr="000A1694">
        <w:rPr>
          <w:sz w:val="24"/>
          <w:szCs w:val="24"/>
        </w:rPr>
        <w:t>average sales for 2014</w:t>
      </w:r>
      <w:r w:rsidR="00F97842" w:rsidRPr="000A1694">
        <w:rPr>
          <w:sz w:val="24"/>
          <w:szCs w:val="24"/>
        </w:rPr>
        <w:t>.</w:t>
      </w:r>
      <w:r w:rsidR="000A1694">
        <w:rPr>
          <w:sz w:val="24"/>
          <w:szCs w:val="24"/>
        </w:rPr>
        <w:t xml:space="preserve"> </w:t>
      </w:r>
      <w:r w:rsidR="00F62192" w:rsidRPr="000A1694">
        <w:rPr>
          <w:sz w:val="24"/>
          <w:szCs w:val="24"/>
        </w:rPr>
        <w:t xml:space="preserve">Fill the formula </w:t>
      </w:r>
      <w:r w:rsidRPr="000A1694">
        <w:rPr>
          <w:sz w:val="24"/>
          <w:szCs w:val="24"/>
        </w:rPr>
        <w:t>across</w:t>
      </w:r>
      <w:r w:rsidR="00F62192" w:rsidRPr="000A1694">
        <w:rPr>
          <w:sz w:val="24"/>
          <w:szCs w:val="24"/>
        </w:rPr>
        <w:t xml:space="preserve"> for all of the other </w:t>
      </w:r>
      <w:r w:rsidRPr="000A1694">
        <w:rPr>
          <w:sz w:val="24"/>
          <w:szCs w:val="24"/>
        </w:rPr>
        <w:t>years</w:t>
      </w:r>
      <w:r w:rsidR="00F62192" w:rsidRPr="000A1694">
        <w:rPr>
          <w:sz w:val="24"/>
          <w:szCs w:val="24"/>
        </w:rPr>
        <w:t>.</w:t>
      </w:r>
    </w:p>
    <w:p w14:paraId="4DCFC18F" w14:textId="2E41E9A2" w:rsidR="00F62192" w:rsidRDefault="00DF27B3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>In cell G2</w:t>
      </w:r>
      <w:r w:rsidR="003A5DA5" w:rsidRPr="00BC038C">
        <w:rPr>
          <w:sz w:val="24"/>
          <w:szCs w:val="24"/>
        </w:rPr>
        <w:t xml:space="preserve"> create a </w:t>
      </w:r>
      <w:r>
        <w:rPr>
          <w:sz w:val="24"/>
          <w:szCs w:val="24"/>
        </w:rPr>
        <w:t>function</w:t>
      </w:r>
      <w:r w:rsidR="003A5DA5" w:rsidRPr="00BC038C">
        <w:rPr>
          <w:sz w:val="24"/>
          <w:szCs w:val="24"/>
        </w:rPr>
        <w:t xml:space="preserve"> t</w:t>
      </w:r>
      <w:r w:rsidR="00F62192" w:rsidRPr="00BC038C">
        <w:rPr>
          <w:sz w:val="24"/>
          <w:szCs w:val="24"/>
        </w:rPr>
        <w:t xml:space="preserve">hat calculates the </w:t>
      </w:r>
      <w:r>
        <w:rPr>
          <w:sz w:val="24"/>
          <w:szCs w:val="24"/>
        </w:rPr>
        <w:t>total sales for the genre</w:t>
      </w:r>
      <w:r w:rsidR="00F62192" w:rsidRPr="00BC038C">
        <w:rPr>
          <w:sz w:val="24"/>
          <w:szCs w:val="24"/>
        </w:rPr>
        <w:t>.</w:t>
      </w:r>
      <w:r>
        <w:rPr>
          <w:sz w:val="24"/>
          <w:szCs w:val="24"/>
        </w:rPr>
        <w:t xml:space="preserve">  Fill the function down for the other genres.</w:t>
      </w:r>
    </w:p>
    <w:p w14:paraId="5D133D00" w14:textId="176E6AA6" w:rsidR="00B15D49" w:rsidRPr="00BC038C" w:rsidRDefault="000A1694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>Name the range G2:G10 Total_Sales.</w:t>
      </w:r>
    </w:p>
    <w:p w14:paraId="2F1C06BB" w14:textId="66301ABE" w:rsidR="00A4210E" w:rsidRPr="00BC038C" w:rsidRDefault="00F62192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 w:rsidRPr="00BC038C">
        <w:rPr>
          <w:sz w:val="24"/>
          <w:szCs w:val="24"/>
        </w:rPr>
        <w:t>In cell H</w:t>
      </w:r>
      <w:r w:rsidR="00DF27B3">
        <w:rPr>
          <w:sz w:val="24"/>
          <w:szCs w:val="24"/>
        </w:rPr>
        <w:t>2</w:t>
      </w:r>
      <w:r w:rsidRPr="00BC038C">
        <w:rPr>
          <w:sz w:val="24"/>
          <w:szCs w:val="24"/>
        </w:rPr>
        <w:t xml:space="preserve"> create a formula </w:t>
      </w:r>
      <w:r w:rsidR="00B15D49">
        <w:rPr>
          <w:sz w:val="24"/>
          <w:szCs w:val="24"/>
        </w:rPr>
        <w:t>using the name</w:t>
      </w:r>
      <w:r w:rsidR="000A1694">
        <w:rPr>
          <w:sz w:val="24"/>
          <w:szCs w:val="24"/>
        </w:rPr>
        <w:t>d</w:t>
      </w:r>
      <w:r w:rsidR="00B15D49">
        <w:rPr>
          <w:sz w:val="24"/>
          <w:szCs w:val="24"/>
        </w:rPr>
        <w:t xml:space="preserve"> range </w:t>
      </w:r>
      <w:r w:rsidR="000A1694">
        <w:rPr>
          <w:sz w:val="24"/>
          <w:szCs w:val="24"/>
        </w:rPr>
        <w:t>T</w:t>
      </w:r>
      <w:r w:rsidR="00B15D49">
        <w:rPr>
          <w:sz w:val="24"/>
          <w:szCs w:val="24"/>
        </w:rPr>
        <w:t>otal</w:t>
      </w:r>
      <w:r w:rsidR="000A1694">
        <w:rPr>
          <w:sz w:val="24"/>
          <w:szCs w:val="24"/>
        </w:rPr>
        <w:t>_S</w:t>
      </w:r>
      <w:r w:rsidR="00B15D49">
        <w:rPr>
          <w:sz w:val="24"/>
          <w:szCs w:val="24"/>
        </w:rPr>
        <w:t>ales,</w:t>
      </w:r>
      <w:r w:rsidR="00B15D49" w:rsidRPr="00BC038C">
        <w:rPr>
          <w:sz w:val="24"/>
          <w:szCs w:val="24"/>
        </w:rPr>
        <w:t xml:space="preserve"> which</w:t>
      </w:r>
      <w:r w:rsidRPr="00BC038C">
        <w:rPr>
          <w:sz w:val="24"/>
          <w:szCs w:val="24"/>
        </w:rPr>
        <w:t xml:space="preserve"> calc</w:t>
      </w:r>
      <w:r w:rsidR="00DF27B3">
        <w:rPr>
          <w:sz w:val="24"/>
          <w:szCs w:val="24"/>
        </w:rPr>
        <w:t>ulates the average sales for the genre</w:t>
      </w:r>
      <w:r w:rsidRPr="00BC038C">
        <w:rPr>
          <w:sz w:val="24"/>
          <w:szCs w:val="24"/>
        </w:rPr>
        <w:t>.</w:t>
      </w:r>
      <w:r w:rsidR="00DF27B3">
        <w:rPr>
          <w:sz w:val="24"/>
          <w:szCs w:val="24"/>
        </w:rPr>
        <w:t xml:space="preserve"> Fill the formula down for the other genres.</w:t>
      </w:r>
    </w:p>
    <w:p w14:paraId="6157D999" w14:textId="77C808D6" w:rsidR="00765FEA" w:rsidRDefault="0013362B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829CB">
        <w:rPr>
          <w:sz w:val="24"/>
          <w:szCs w:val="24"/>
        </w:rPr>
        <w:t>In cell G14 place the text “Max Sales”.</w:t>
      </w:r>
    </w:p>
    <w:p w14:paraId="1515937E" w14:textId="718995AC" w:rsidR="006829CB" w:rsidRDefault="006829CB" w:rsidP="000A1694">
      <w:pPr>
        <w:pStyle w:val="ListParagraph"/>
        <w:numPr>
          <w:ilvl w:val="0"/>
          <w:numId w:val="18"/>
        </w:numPr>
        <w:spacing w:before="200"/>
        <w:ind w:left="360"/>
        <w:rPr>
          <w:ins w:id="44" w:author="Hewes Angie" w:date="2020-02-27T10:00:00Z"/>
          <w:sz w:val="24"/>
          <w:szCs w:val="24"/>
        </w:rPr>
      </w:pPr>
      <w:r>
        <w:rPr>
          <w:sz w:val="24"/>
          <w:szCs w:val="24"/>
        </w:rPr>
        <w:t>In cell H14 place a function to find the maximum average sales.</w:t>
      </w:r>
    </w:p>
    <w:p w14:paraId="463FD1CF" w14:textId="265B712E" w:rsidR="00A13F6E" w:rsidRDefault="00A13F6E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ins w:id="45" w:author="Hewes Angie" w:date="2020-02-27T10:00:00Z">
        <w:r>
          <w:rPr>
            <w:sz w:val="24"/>
            <w:szCs w:val="24"/>
          </w:rPr>
          <w:t>Format all numbers to comma style with 2 decimal places.</w:t>
        </w:r>
      </w:ins>
    </w:p>
    <w:p w14:paraId="0EBC7D30" w14:textId="774CEEE0" w:rsidR="00765FEA" w:rsidRPr="00BC038C" w:rsidRDefault="00D171CA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>
        <w:rPr>
          <w:sz w:val="24"/>
          <w:szCs w:val="24"/>
        </w:rPr>
        <w:t>Create a custom sort and sort the information based on genres in alphabetical order.</w:t>
      </w:r>
    </w:p>
    <w:p w14:paraId="416F6B25" w14:textId="77777777" w:rsidR="00AF4B00" w:rsidRPr="00BC038C" w:rsidRDefault="00AF4B00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 w:rsidRPr="00BC038C">
        <w:rPr>
          <w:sz w:val="24"/>
          <w:szCs w:val="24"/>
        </w:rPr>
        <w:t xml:space="preserve">Adjust column </w:t>
      </w:r>
      <w:r w:rsidR="00690BBA" w:rsidRPr="00BC038C">
        <w:rPr>
          <w:sz w:val="24"/>
          <w:szCs w:val="24"/>
        </w:rPr>
        <w:t>width</w:t>
      </w:r>
      <w:r w:rsidR="00D04786" w:rsidRPr="00BC038C">
        <w:rPr>
          <w:sz w:val="24"/>
          <w:szCs w:val="24"/>
        </w:rPr>
        <w:t>s</w:t>
      </w:r>
      <w:r w:rsidR="00690BBA" w:rsidRPr="00BC038C">
        <w:rPr>
          <w:sz w:val="24"/>
          <w:szCs w:val="24"/>
        </w:rPr>
        <w:t>,</w:t>
      </w:r>
      <w:r w:rsidRPr="00BC038C">
        <w:rPr>
          <w:sz w:val="24"/>
          <w:szCs w:val="24"/>
        </w:rPr>
        <w:t xml:space="preserve"> as needed so all information shows.</w:t>
      </w:r>
    </w:p>
    <w:p w14:paraId="2512DAC0" w14:textId="4FC9CFD0" w:rsidR="00AF4B00" w:rsidRDefault="00AF4B00" w:rsidP="000A1694">
      <w:pPr>
        <w:pStyle w:val="ListParagraph"/>
        <w:numPr>
          <w:ilvl w:val="0"/>
          <w:numId w:val="18"/>
        </w:numPr>
        <w:spacing w:before="200"/>
        <w:ind w:left="360"/>
        <w:rPr>
          <w:sz w:val="24"/>
          <w:szCs w:val="24"/>
        </w:rPr>
      </w:pPr>
      <w:r w:rsidRPr="00BC038C">
        <w:rPr>
          <w:sz w:val="24"/>
          <w:szCs w:val="24"/>
        </w:rPr>
        <w:t>Print a copy of the worksheet vertically and horizontally centered</w:t>
      </w:r>
      <w:r w:rsidR="000A1694">
        <w:rPr>
          <w:sz w:val="24"/>
          <w:szCs w:val="24"/>
        </w:rPr>
        <w:t>,</w:t>
      </w:r>
      <w:r w:rsidRPr="00BC038C">
        <w:rPr>
          <w:sz w:val="24"/>
          <w:szCs w:val="24"/>
        </w:rPr>
        <w:t xml:space="preserve"> in landscape view</w:t>
      </w:r>
      <w:r w:rsidR="000A1694">
        <w:rPr>
          <w:sz w:val="24"/>
          <w:szCs w:val="24"/>
        </w:rPr>
        <w:t xml:space="preserve">, </w:t>
      </w:r>
      <w:del w:id="46" w:author="Hewes Angie" w:date="2020-02-12T17:05:00Z">
        <w:r w:rsidR="000A1694" w:rsidDel="00F71E74">
          <w:rPr>
            <w:sz w:val="24"/>
            <w:szCs w:val="24"/>
          </w:rPr>
          <w:delText xml:space="preserve">scaled </w:delText>
        </w:r>
      </w:del>
      <w:ins w:id="47" w:author="Hewes Angie" w:date="2020-02-12T17:05:00Z">
        <w:r w:rsidR="00F71E74">
          <w:rPr>
            <w:sz w:val="24"/>
            <w:szCs w:val="24"/>
          </w:rPr>
          <w:t xml:space="preserve">fit </w:t>
        </w:r>
      </w:ins>
      <w:r w:rsidR="000A1694">
        <w:rPr>
          <w:sz w:val="24"/>
          <w:szCs w:val="24"/>
        </w:rPr>
        <w:t>to one page with gridlines and headings.</w:t>
      </w:r>
    </w:p>
    <w:p w14:paraId="60208916" w14:textId="553BD2F4" w:rsidR="000A1694" w:rsidRPr="000A1694" w:rsidRDefault="00AF4B00" w:rsidP="000A1694">
      <w:pPr>
        <w:pStyle w:val="ListParagraph"/>
        <w:numPr>
          <w:ilvl w:val="0"/>
          <w:numId w:val="18"/>
        </w:numPr>
        <w:spacing w:before="200"/>
        <w:ind w:left="360"/>
        <w:rPr>
          <w:b/>
          <w:sz w:val="24"/>
          <w:szCs w:val="24"/>
        </w:rPr>
      </w:pPr>
      <w:r w:rsidRPr="000A1694">
        <w:rPr>
          <w:sz w:val="24"/>
          <w:szCs w:val="24"/>
        </w:rPr>
        <w:t>Print a copy of the worksheet showing the formulas</w:t>
      </w:r>
      <w:r w:rsidR="000A1694">
        <w:rPr>
          <w:sz w:val="24"/>
          <w:szCs w:val="24"/>
        </w:rPr>
        <w:t>,</w:t>
      </w:r>
      <w:r w:rsidRPr="000A1694">
        <w:rPr>
          <w:sz w:val="24"/>
          <w:szCs w:val="24"/>
        </w:rPr>
        <w:t xml:space="preserve"> vertically and horizontally centered</w:t>
      </w:r>
      <w:r w:rsidR="000A1694">
        <w:rPr>
          <w:sz w:val="24"/>
          <w:szCs w:val="24"/>
        </w:rPr>
        <w:t>,</w:t>
      </w:r>
      <w:r w:rsidRPr="000A1694">
        <w:rPr>
          <w:sz w:val="24"/>
          <w:szCs w:val="24"/>
        </w:rPr>
        <w:t xml:space="preserve"> in landscape view</w:t>
      </w:r>
      <w:r w:rsidR="000A1694">
        <w:rPr>
          <w:sz w:val="24"/>
          <w:szCs w:val="24"/>
        </w:rPr>
        <w:t>,</w:t>
      </w:r>
      <w:r w:rsidR="007E07D9" w:rsidRPr="000A1694">
        <w:rPr>
          <w:sz w:val="24"/>
          <w:szCs w:val="24"/>
        </w:rPr>
        <w:t xml:space="preserve"> </w:t>
      </w:r>
      <w:del w:id="48" w:author="Hewes Angie" w:date="2020-02-12T17:05:00Z">
        <w:r w:rsidR="007E07D9" w:rsidRPr="000A1694" w:rsidDel="00F71E74">
          <w:rPr>
            <w:sz w:val="24"/>
            <w:szCs w:val="24"/>
          </w:rPr>
          <w:delText>scale</w:delText>
        </w:r>
        <w:r w:rsidR="000A1694" w:rsidDel="00F71E74">
          <w:rPr>
            <w:sz w:val="24"/>
            <w:szCs w:val="24"/>
          </w:rPr>
          <w:delText>d</w:delText>
        </w:r>
        <w:r w:rsidRPr="000A1694" w:rsidDel="00F71E74">
          <w:rPr>
            <w:sz w:val="24"/>
            <w:szCs w:val="24"/>
          </w:rPr>
          <w:delText xml:space="preserve"> </w:delText>
        </w:r>
      </w:del>
      <w:ins w:id="49" w:author="Hewes Angie" w:date="2020-02-12T17:05:00Z">
        <w:r w:rsidR="00F71E74">
          <w:rPr>
            <w:sz w:val="24"/>
            <w:szCs w:val="24"/>
          </w:rPr>
          <w:t>fit</w:t>
        </w:r>
        <w:r w:rsidR="00F71E74" w:rsidRPr="000A1694">
          <w:rPr>
            <w:sz w:val="24"/>
            <w:szCs w:val="24"/>
          </w:rPr>
          <w:t xml:space="preserve"> </w:t>
        </w:r>
      </w:ins>
      <w:r w:rsidRPr="000A1694">
        <w:rPr>
          <w:sz w:val="24"/>
          <w:szCs w:val="24"/>
        </w:rPr>
        <w:t>to one page</w:t>
      </w:r>
      <w:r w:rsidR="000A1694">
        <w:rPr>
          <w:sz w:val="24"/>
          <w:szCs w:val="24"/>
        </w:rPr>
        <w:t xml:space="preserve"> with gridlines and headings</w:t>
      </w:r>
      <w:r w:rsidRPr="000A1694">
        <w:rPr>
          <w:sz w:val="24"/>
          <w:szCs w:val="24"/>
        </w:rPr>
        <w:t>.</w:t>
      </w:r>
      <w:r w:rsidR="000A1694">
        <w:rPr>
          <w:sz w:val="24"/>
          <w:szCs w:val="24"/>
        </w:rPr>
        <w:t xml:space="preserve"> BE SURE THAT ALL FORMULAS ARE FULLY VISIBLE.</w:t>
      </w:r>
    </w:p>
    <w:p w14:paraId="387F925A" w14:textId="14B7A481" w:rsidR="0016168E" w:rsidRPr="000A1694" w:rsidRDefault="0016168E" w:rsidP="000A1694">
      <w:pPr>
        <w:pStyle w:val="ListParagraph"/>
        <w:numPr>
          <w:ilvl w:val="0"/>
          <w:numId w:val="18"/>
        </w:numPr>
        <w:ind w:left="360"/>
        <w:contextualSpacing/>
        <w:rPr>
          <w:b/>
          <w:sz w:val="24"/>
          <w:szCs w:val="24"/>
        </w:rPr>
      </w:pPr>
      <w:del w:id="50" w:author="Hewes Angie" w:date="2020-02-27T10:07:00Z">
        <w:r w:rsidRPr="000A1694" w:rsidDel="00A13F6E">
          <w:rPr>
            <w:b/>
            <w:sz w:val="24"/>
            <w:szCs w:val="24"/>
          </w:rPr>
          <w:br w:type="page"/>
        </w:r>
      </w:del>
    </w:p>
    <w:p w14:paraId="5FB08C74" w14:textId="2146E9AF" w:rsidR="00C9260B" w:rsidRPr="00D53A1B" w:rsidRDefault="00C9260B" w:rsidP="000A3967">
      <w:pPr>
        <w:rPr>
          <w:sz w:val="24"/>
          <w:szCs w:val="24"/>
        </w:rPr>
      </w:pPr>
      <w:r w:rsidRPr="00D53A1B">
        <w:rPr>
          <w:b/>
          <w:sz w:val="24"/>
          <w:szCs w:val="24"/>
        </w:rPr>
        <w:t xml:space="preserve">JOB 2:  </w:t>
      </w:r>
      <w:r w:rsidRPr="00D53A1B">
        <w:rPr>
          <w:sz w:val="24"/>
          <w:szCs w:val="24"/>
        </w:rPr>
        <w:t xml:space="preserve">Format </w:t>
      </w:r>
      <w:r w:rsidR="00AF7ACE" w:rsidRPr="00D53A1B">
        <w:rPr>
          <w:sz w:val="24"/>
          <w:szCs w:val="24"/>
        </w:rPr>
        <w:t xml:space="preserve">the </w:t>
      </w:r>
      <w:r w:rsidRPr="00D53A1B">
        <w:rPr>
          <w:sz w:val="24"/>
          <w:szCs w:val="24"/>
        </w:rPr>
        <w:t>Spreadsheet</w:t>
      </w:r>
      <w:r w:rsidR="00C443A2" w:rsidRPr="00D53A1B">
        <w:rPr>
          <w:b/>
          <w:sz w:val="24"/>
          <w:szCs w:val="24"/>
        </w:rPr>
        <w:t xml:space="preserve"> </w:t>
      </w:r>
      <w:r w:rsidRPr="00D53A1B">
        <w:rPr>
          <w:sz w:val="24"/>
          <w:szCs w:val="24"/>
        </w:rPr>
        <w:t>you created in Job 1</w:t>
      </w:r>
      <w:r w:rsidR="00317FF4" w:rsidRPr="00D53A1B">
        <w:rPr>
          <w:sz w:val="24"/>
          <w:szCs w:val="24"/>
        </w:rPr>
        <w:t xml:space="preserve"> using the following instructions:</w:t>
      </w:r>
    </w:p>
    <w:p w14:paraId="130919C8" w14:textId="77777777" w:rsidR="00317FF4" w:rsidRPr="00D53A1B" w:rsidRDefault="00317FF4" w:rsidP="00317FF4">
      <w:pPr>
        <w:ind w:firstLine="720"/>
        <w:rPr>
          <w:b/>
          <w:sz w:val="24"/>
          <w:szCs w:val="24"/>
        </w:rPr>
      </w:pPr>
    </w:p>
    <w:p w14:paraId="26D54B36" w14:textId="668CE00C" w:rsidR="0016168E" w:rsidRDefault="00CE4726" w:rsidP="00C074DB">
      <w:pPr>
        <w:pStyle w:val="ListParagraph"/>
        <w:numPr>
          <w:ilvl w:val="0"/>
          <w:numId w:val="37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 xml:space="preserve">Format the cell width of column G to </w:t>
      </w:r>
      <w:r w:rsidR="006F211A">
        <w:rPr>
          <w:sz w:val="24"/>
          <w:szCs w:val="24"/>
        </w:rPr>
        <w:t>11</w:t>
      </w:r>
      <w:r>
        <w:rPr>
          <w:sz w:val="24"/>
          <w:szCs w:val="24"/>
        </w:rPr>
        <w:t xml:space="preserve"> in size.</w:t>
      </w:r>
    </w:p>
    <w:p w14:paraId="29E3B3CE" w14:textId="77777777" w:rsidR="00A13F6E" w:rsidRDefault="00CE4726" w:rsidP="00C074DB">
      <w:pPr>
        <w:pStyle w:val="ListParagraph"/>
        <w:numPr>
          <w:ilvl w:val="0"/>
          <w:numId w:val="37"/>
        </w:numPr>
        <w:spacing w:before="200"/>
        <w:rPr>
          <w:ins w:id="51" w:author="Hewes Angie" w:date="2020-02-27T10:09:00Z"/>
          <w:sz w:val="24"/>
          <w:szCs w:val="24"/>
        </w:rPr>
      </w:pPr>
      <w:r>
        <w:rPr>
          <w:sz w:val="24"/>
          <w:szCs w:val="24"/>
        </w:rPr>
        <w:t>Format cell</w:t>
      </w:r>
      <w:r w:rsidR="006F211A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ins w:id="52" w:author="Hewes Angie" w:date="2020-02-27T10:09:00Z">
        <w:r w:rsidR="00A13F6E">
          <w:rPr>
            <w:sz w:val="24"/>
            <w:szCs w:val="24"/>
          </w:rPr>
          <w:t>A</w:t>
        </w:r>
      </w:ins>
      <w:del w:id="53" w:author="Hewes Angie" w:date="2020-02-27T10:09:00Z">
        <w:r w:rsidR="006F211A" w:rsidDel="00A13F6E">
          <w:rPr>
            <w:sz w:val="24"/>
            <w:szCs w:val="24"/>
          </w:rPr>
          <w:delText>G</w:delText>
        </w:r>
      </w:del>
      <w:r w:rsidR="006F211A">
        <w:rPr>
          <w:sz w:val="24"/>
          <w:szCs w:val="24"/>
        </w:rPr>
        <w:t>2:H2</w:t>
      </w:r>
      <w:r>
        <w:rPr>
          <w:sz w:val="24"/>
          <w:szCs w:val="24"/>
        </w:rPr>
        <w:t xml:space="preserve"> to wrap text</w:t>
      </w:r>
      <w:r w:rsidR="006F211A">
        <w:rPr>
          <w:sz w:val="24"/>
          <w:szCs w:val="24"/>
        </w:rPr>
        <w:t xml:space="preserve"> and format as Heading </w:t>
      </w:r>
      <w:ins w:id="54" w:author="Hewes Angie" w:date="2020-02-27T10:07:00Z">
        <w:r w:rsidR="00A13F6E">
          <w:rPr>
            <w:sz w:val="24"/>
            <w:szCs w:val="24"/>
          </w:rPr>
          <w:t xml:space="preserve">2 </w:t>
        </w:r>
      </w:ins>
      <w:r w:rsidR="006F211A">
        <w:rPr>
          <w:sz w:val="24"/>
          <w:szCs w:val="24"/>
        </w:rPr>
        <w:t>style, center, 14pt</w:t>
      </w:r>
      <w:r>
        <w:rPr>
          <w:sz w:val="24"/>
          <w:szCs w:val="24"/>
        </w:rPr>
        <w:t>.</w:t>
      </w:r>
      <w:r w:rsidR="006F211A">
        <w:rPr>
          <w:sz w:val="24"/>
          <w:szCs w:val="24"/>
        </w:rPr>
        <w:t xml:space="preserve"> </w:t>
      </w:r>
    </w:p>
    <w:p w14:paraId="3430447C" w14:textId="5014B1A6" w:rsidR="002A239A" w:rsidRDefault="00A13F6E" w:rsidP="00A13F6E">
      <w:pPr>
        <w:pStyle w:val="ListParagraph"/>
        <w:numPr>
          <w:ilvl w:val="0"/>
          <w:numId w:val="37"/>
        </w:numPr>
        <w:spacing w:before="200"/>
        <w:rPr>
          <w:sz w:val="24"/>
          <w:szCs w:val="24"/>
        </w:rPr>
      </w:pPr>
      <w:ins w:id="55" w:author="Hewes Angie" w:date="2020-02-27T10:09:00Z">
        <w:r>
          <w:rPr>
            <w:sz w:val="24"/>
            <w:szCs w:val="24"/>
          </w:rPr>
          <w:t>Form cells A12:A13 to Heading style</w:t>
        </w:r>
      </w:ins>
      <w:del w:id="56" w:author="Hewes Angie" w:date="2020-02-27T10:10:00Z">
        <w:r w:rsidR="006F211A" w:rsidDel="00A13F6E">
          <w:rPr>
            <w:sz w:val="24"/>
            <w:szCs w:val="24"/>
          </w:rPr>
          <w:delText>Apply this same format to A2 and A13:A14</w:delText>
        </w:r>
      </w:del>
    </w:p>
    <w:p w14:paraId="6F2B6329" w14:textId="08C98ACB" w:rsidR="002A239A" w:rsidRDefault="00CE4726" w:rsidP="00C074DB">
      <w:pPr>
        <w:pStyle w:val="ListParagraph"/>
        <w:numPr>
          <w:ilvl w:val="0"/>
          <w:numId w:val="37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>Format columns B2 to H13 in currency with 2 decimal places.</w:t>
      </w:r>
    </w:p>
    <w:p w14:paraId="2022E922" w14:textId="29CE6CA9" w:rsidR="0016168E" w:rsidRPr="0016168E" w:rsidRDefault="0016168E" w:rsidP="00C074DB">
      <w:pPr>
        <w:pStyle w:val="ListParagraph"/>
        <w:numPr>
          <w:ilvl w:val="0"/>
          <w:numId w:val="37"/>
        </w:numPr>
        <w:spacing w:before="200"/>
        <w:rPr>
          <w:sz w:val="24"/>
          <w:szCs w:val="24"/>
        </w:rPr>
      </w:pPr>
      <w:r w:rsidRPr="0016168E">
        <w:rPr>
          <w:sz w:val="24"/>
          <w:szCs w:val="24"/>
        </w:rPr>
        <w:t xml:space="preserve">Format the following information: </w:t>
      </w:r>
    </w:p>
    <w:p w14:paraId="5043CD07" w14:textId="1BAF4E52" w:rsidR="0016168E" w:rsidRPr="002A239A" w:rsidDel="00A13F6E" w:rsidRDefault="00596F76" w:rsidP="00C074DB">
      <w:pPr>
        <w:pStyle w:val="ListParagraph"/>
        <w:numPr>
          <w:ilvl w:val="0"/>
          <w:numId w:val="22"/>
        </w:numPr>
        <w:spacing w:before="200"/>
        <w:rPr>
          <w:del w:id="57" w:author="Hewes Angie" w:date="2020-02-27T10:12:00Z"/>
          <w:sz w:val="24"/>
          <w:szCs w:val="24"/>
        </w:rPr>
      </w:pPr>
      <w:del w:id="58" w:author="Hewes Angie" w:date="2020-02-27T10:12:00Z">
        <w:r w:rsidDel="00A13F6E">
          <w:rPr>
            <w:sz w:val="24"/>
            <w:szCs w:val="24"/>
          </w:rPr>
          <w:delText>B1-F1</w:delText>
        </w:r>
        <w:r w:rsidR="0016168E" w:rsidRPr="002A239A" w:rsidDel="00A13F6E">
          <w:rPr>
            <w:sz w:val="24"/>
            <w:szCs w:val="24"/>
          </w:rPr>
          <w:delText xml:space="preserve">: </w:delText>
        </w:r>
        <w:r w:rsidDel="00A13F6E">
          <w:rPr>
            <w:sz w:val="24"/>
            <w:szCs w:val="24"/>
          </w:rPr>
          <w:delText>Bold and center the text</w:delText>
        </w:r>
      </w:del>
    </w:p>
    <w:p w14:paraId="541D6C32" w14:textId="33A19FA7" w:rsidR="0016168E" w:rsidRPr="0016168E" w:rsidRDefault="00596F76" w:rsidP="00C074DB">
      <w:pPr>
        <w:pStyle w:val="ListParagraph"/>
        <w:numPr>
          <w:ilvl w:val="0"/>
          <w:numId w:val="22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>H14</w:t>
      </w:r>
      <w:r w:rsidR="002A239A">
        <w:rPr>
          <w:sz w:val="24"/>
          <w:szCs w:val="24"/>
        </w:rPr>
        <w:t xml:space="preserve">:  </w:t>
      </w:r>
      <w:r>
        <w:rPr>
          <w:sz w:val="24"/>
          <w:szCs w:val="24"/>
        </w:rPr>
        <w:t>currency with 2 decimal places</w:t>
      </w:r>
    </w:p>
    <w:p w14:paraId="208B9D54" w14:textId="584CCD07" w:rsidR="00317FF4" w:rsidRDefault="00596F76" w:rsidP="00C074D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Please place the answer to the following question in cell I</w:t>
      </w:r>
      <w:del w:id="59" w:author="Hewes Angie" w:date="2020-02-27T10:13:00Z">
        <w:r w:rsidDel="00A13F6E">
          <w:rPr>
            <w:sz w:val="24"/>
            <w:szCs w:val="24"/>
          </w:rPr>
          <w:delText xml:space="preserve"> 14</w:delText>
        </w:r>
      </w:del>
      <w:ins w:id="60" w:author="Hewes Angie" w:date="2020-02-27T10:13:00Z">
        <w:r w:rsidR="00A13F6E">
          <w:rPr>
            <w:sz w:val="24"/>
            <w:szCs w:val="24"/>
          </w:rPr>
          <w:t>14</w:t>
        </w:r>
      </w:ins>
      <w:r>
        <w:rPr>
          <w:sz w:val="24"/>
          <w:szCs w:val="24"/>
        </w:rPr>
        <w:t>:</w:t>
      </w:r>
    </w:p>
    <w:p w14:paraId="7FAC52F8" w14:textId="6927A71F" w:rsidR="00596F76" w:rsidRPr="00596F76" w:rsidRDefault="00596F76" w:rsidP="00C074DB">
      <w:pPr>
        <w:pStyle w:val="ListParagraph"/>
        <w:numPr>
          <w:ilvl w:val="0"/>
          <w:numId w:val="36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Which genre had the maximum average sales for the five years?</w:t>
      </w:r>
    </w:p>
    <w:p w14:paraId="2CC2C430" w14:textId="34E82F4E" w:rsidR="00E77979" w:rsidRDefault="00596F76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 w:rsidRPr="00E77979">
        <w:rPr>
          <w:sz w:val="24"/>
          <w:szCs w:val="24"/>
        </w:rPr>
        <w:t xml:space="preserve">Place a thick </w:t>
      </w:r>
      <w:r w:rsidR="00225C8B">
        <w:rPr>
          <w:sz w:val="24"/>
          <w:szCs w:val="24"/>
        </w:rPr>
        <w:t>outside</w:t>
      </w:r>
      <w:r w:rsidRPr="00E77979">
        <w:rPr>
          <w:sz w:val="24"/>
          <w:szCs w:val="24"/>
        </w:rPr>
        <w:t xml:space="preserve"> </w:t>
      </w:r>
      <w:r w:rsidR="00225C8B">
        <w:rPr>
          <w:sz w:val="24"/>
          <w:szCs w:val="24"/>
        </w:rPr>
        <w:t>border around cells G14:</w:t>
      </w:r>
      <w:r w:rsidRPr="00E77979">
        <w:rPr>
          <w:sz w:val="24"/>
          <w:szCs w:val="24"/>
        </w:rPr>
        <w:t>I14.</w:t>
      </w:r>
    </w:p>
    <w:p w14:paraId="17259285" w14:textId="1772AD98" w:rsidR="00E77979" w:rsidRDefault="00E77979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Insert a new row above row 1.</w:t>
      </w:r>
    </w:p>
    <w:p w14:paraId="257A5951" w14:textId="4D19B36E" w:rsidR="00E77979" w:rsidRDefault="00E77979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In cell A1 place the text: The Cozy Book Corner.</w:t>
      </w:r>
    </w:p>
    <w:p w14:paraId="6E056D48" w14:textId="2B5778FC" w:rsidR="00E77979" w:rsidRDefault="00E77979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Merge and center the text in A1 from A1 to I1.</w:t>
      </w:r>
    </w:p>
    <w:p w14:paraId="55C92E1E" w14:textId="16F7592B" w:rsidR="00E77979" w:rsidRDefault="00E77979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Format cell A1 to </w:t>
      </w:r>
      <w:del w:id="61" w:author="Hewes Angie" w:date="2020-02-27T10:14:00Z">
        <w:r w:rsidDel="00A13F6E">
          <w:rPr>
            <w:sz w:val="24"/>
            <w:szCs w:val="24"/>
          </w:rPr>
          <w:delText>Heading 1</w:delText>
        </w:r>
      </w:del>
      <w:ins w:id="62" w:author="Hewes Angie" w:date="2020-02-27T10:14:00Z">
        <w:r w:rsidR="00A13F6E">
          <w:rPr>
            <w:sz w:val="24"/>
            <w:szCs w:val="24"/>
          </w:rPr>
          <w:t>Title style</w:t>
        </w:r>
      </w:ins>
      <w:r>
        <w:rPr>
          <w:sz w:val="24"/>
          <w:szCs w:val="24"/>
        </w:rPr>
        <w:t>.</w:t>
      </w:r>
    </w:p>
    <w:p w14:paraId="75875CEA" w14:textId="188E9D25" w:rsidR="00C1610A" w:rsidRDefault="00225C8B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Create Line Sparklines of the yearly sales data with High and Low markers in Column I</w:t>
      </w:r>
    </w:p>
    <w:p w14:paraId="322F4106" w14:textId="0FB5F3FF" w:rsidR="00225C8B" w:rsidRDefault="00225C8B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>
        <w:rPr>
          <w:sz w:val="24"/>
          <w:szCs w:val="24"/>
        </w:rPr>
        <w:t>Adjust column widths to ensure that all data is visible.</w:t>
      </w:r>
    </w:p>
    <w:p w14:paraId="013140E9" w14:textId="073B2639" w:rsidR="00317FF4" w:rsidRPr="00E77979" w:rsidRDefault="00317FF4" w:rsidP="00225C8B">
      <w:pPr>
        <w:pStyle w:val="ListParagraph"/>
        <w:numPr>
          <w:ilvl w:val="0"/>
          <w:numId w:val="37"/>
        </w:numPr>
        <w:spacing w:before="200" w:line="360" w:lineRule="auto"/>
        <w:rPr>
          <w:sz w:val="24"/>
          <w:szCs w:val="24"/>
        </w:rPr>
      </w:pPr>
      <w:r w:rsidRPr="00E77979">
        <w:rPr>
          <w:sz w:val="24"/>
          <w:szCs w:val="24"/>
        </w:rPr>
        <w:t xml:space="preserve">Print out the formatted spreadsheet </w:t>
      </w:r>
      <w:r w:rsidR="00225C8B">
        <w:rPr>
          <w:sz w:val="24"/>
          <w:szCs w:val="24"/>
        </w:rPr>
        <w:t xml:space="preserve">in landscape orientation </w:t>
      </w:r>
      <w:r w:rsidRPr="00E77979">
        <w:rPr>
          <w:sz w:val="24"/>
          <w:szCs w:val="24"/>
        </w:rPr>
        <w:t>with it centered horizontally and vertically on one page.</w:t>
      </w:r>
    </w:p>
    <w:p w14:paraId="0E919D0A" w14:textId="60923D0B" w:rsidR="00E45CB1" w:rsidRDefault="00492355" w:rsidP="00225C8B">
      <w:pPr>
        <w:rPr>
          <w:ins w:id="63" w:author="Hewes Angie" w:date="2020-02-12T17:05:00Z"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E45CB1" w:rsidRPr="003B66CE">
        <w:rPr>
          <w:b/>
          <w:sz w:val="24"/>
          <w:szCs w:val="24"/>
        </w:rPr>
        <w:t xml:space="preserve">JOB 3: </w:t>
      </w:r>
      <w:r w:rsidR="00E45CB1" w:rsidRPr="006F6698">
        <w:rPr>
          <w:sz w:val="24"/>
          <w:szCs w:val="24"/>
        </w:rPr>
        <w:t xml:space="preserve">Create </w:t>
      </w:r>
      <w:r w:rsidR="00C443A2" w:rsidRPr="006F6698">
        <w:rPr>
          <w:sz w:val="24"/>
          <w:szCs w:val="24"/>
        </w:rPr>
        <w:t xml:space="preserve">a </w:t>
      </w:r>
      <w:r w:rsidR="00225C8B">
        <w:rPr>
          <w:sz w:val="24"/>
          <w:szCs w:val="24"/>
        </w:rPr>
        <w:t>Stacked Bar</w:t>
      </w:r>
      <w:r w:rsidR="005A5F0B">
        <w:rPr>
          <w:sz w:val="24"/>
          <w:szCs w:val="24"/>
        </w:rPr>
        <w:t xml:space="preserve"> Chart.</w:t>
      </w:r>
    </w:p>
    <w:p w14:paraId="653CC3BC" w14:textId="77777777" w:rsidR="00F71E74" w:rsidRPr="003B66CE" w:rsidRDefault="00F71E74" w:rsidP="00225C8B">
      <w:pPr>
        <w:rPr>
          <w:b/>
          <w:sz w:val="24"/>
          <w:szCs w:val="24"/>
        </w:rPr>
      </w:pPr>
    </w:p>
    <w:p w14:paraId="1D9BE13A" w14:textId="05037A3A" w:rsidR="005A5F0B" w:rsidRDefault="00E45CB1" w:rsidP="00E45CB1">
      <w:pPr>
        <w:rPr>
          <w:sz w:val="24"/>
          <w:szCs w:val="24"/>
        </w:rPr>
      </w:pPr>
      <w:r w:rsidRPr="006F6698">
        <w:rPr>
          <w:sz w:val="24"/>
          <w:szCs w:val="24"/>
        </w:rPr>
        <w:t>Create a</w:t>
      </w:r>
      <w:r w:rsidR="00225C8B">
        <w:rPr>
          <w:sz w:val="24"/>
          <w:szCs w:val="24"/>
        </w:rPr>
        <w:t xml:space="preserve"> Stacked Bar</w:t>
      </w:r>
      <w:r w:rsidRPr="006F6698">
        <w:rPr>
          <w:sz w:val="24"/>
          <w:szCs w:val="24"/>
        </w:rPr>
        <w:t xml:space="preserve"> chart from the spreadsheet you have created in the previous jobs</w:t>
      </w:r>
      <w:r w:rsidR="00C37062" w:rsidRPr="006F6698">
        <w:rPr>
          <w:sz w:val="24"/>
          <w:szCs w:val="24"/>
        </w:rPr>
        <w:t xml:space="preserve"> showing the </w:t>
      </w:r>
      <w:r w:rsidR="00464FE1">
        <w:rPr>
          <w:sz w:val="24"/>
          <w:szCs w:val="24"/>
        </w:rPr>
        <w:t xml:space="preserve">differences </w:t>
      </w:r>
      <w:r w:rsidR="00C1610A">
        <w:rPr>
          <w:sz w:val="24"/>
          <w:szCs w:val="24"/>
        </w:rPr>
        <w:t>in sales by each genre</w:t>
      </w:r>
      <w:r w:rsidRPr="006F6698">
        <w:rPr>
          <w:sz w:val="24"/>
          <w:szCs w:val="24"/>
        </w:rPr>
        <w:t>. It s</w:t>
      </w:r>
      <w:r w:rsidR="005A5F0B">
        <w:rPr>
          <w:sz w:val="24"/>
          <w:szCs w:val="24"/>
        </w:rPr>
        <w:t xml:space="preserve">hould be moved to its own sheet. Change the sheet name to </w:t>
      </w:r>
      <w:r w:rsidR="00C1610A">
        <w:rPr>
          <w:sz w:val="24"/>
          <w:szCs w:val="24"/>
        </w:rPr>
        <w:t>Book Sales Chart.</w:t>
      </w:r>
    </w:p>
    <w:p w14:paraId="7E3970B7" w14:textId="5F006CFC" w:rsidR="005A5F0B" w:rsidRDefault="005A5F0B" w:rsidP="00E45CB1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="0017409E">
        <w:rPr>
          <w:sz w:val="24"/>
          <w:szCs w:val="24"/>
        </w:rPr>
        <w:t>ormat the chart</w:t>
      </w:r>
      <w:r>
        <w:rPr>
          <w:sz w:val="24"/>
          <w:szCs w:val="24"/>
        </w:rPr>
        <w:t xml:space="preserve"> to look like the following:</w:t>
      </w:r>
    </w:p>
    <w:p w14:paraId="6B1D55AE" w14:textId="163B3CD4" w:rsidR="005A5F0B" w:rsidRDefault="005A5F0B" w:rsidP="005A5F0B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Format chart to style </w:t>
      </w:r>
      <w:ins w:id="64" w:author="Hewes Angie" w:date="2020-02-27T10:22:00Z">
        <w:r w:rsidR="00707979">
          <w:rPr>
            <w:sz w:val="24"/>
            <w:szCs w:val="24"/>
          </w:rPr>
          <w:t>8</w:t>
        </w:r>
      </w:ins>
      <w:del w:id="65" w:author="Hewes Angie" w:date="2020-02-27T10:22:00Z">
        <w:r w:rsidR="00C1610A" w:rsidDel="00707979">
          <w:rPr>
            <w:sz w:val="24"/>
            <w:szCs w:val="24"/>
          </w:rPr>
          <w:delText>9</w:delText>
        </w:r>
      </w:del>
      <w:r w:rsidR="0017409E">
        <w:rPr>
          <w:sz w:val="24"/>
          <w:szCs w:val="24"/>
        </w:rPr>
        <w:t>.</w:t>
      </w:r>
    </w:p>
    <w:p w14:paraId="7D34388E" w14:textId="5309DE84" w:rsidR="005A5F0B" w:rsidRDefault="00B71879" w:rsidP="005A5F0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5A5F0B">
        <w:rPr>
          <w:sz w:val="24"/>
          <w:szCs w:val="24"/>
        </w:rPr>
        <w:t>Title the chart</w:t>
      </w:r>
      <w:r w:rsidR="0017409E">
        <w:rPr>
          <w:sz w:val="24"/>
          <w:szCs w:val="24"/>
        </w:rPr>
        <w:t>:</w:t>
      </w:r>
      <w:r w:rsidRPr="005A5F0B">
        <w:rPr>
          <w:sz w:val="24"/>
          <w:szCs w:val="24"/>
        </w:rPr>
        <w:t xml:space="preserve"> </w:t>
      </w:r>
      <w:r w:rsidR="00C1610A">
        <w:rPr>
          <w:sz w:val="24"/>
          <w:szCs w:val="24"/>
        </w:rPr>
        <w:t>Book Sales</w:t>
      </w:r>
      <w:r w:rsidR="00225C8B">
        <w:rPr>
          <w:sz w:val="24"/>
          <w:szCs w:val="24"/>
        </w:rPr>
        <w:t>, 18pt</w:t>
      </w:r>
      <w:r w:rsidRPr="005A5F0B">
        <w:rPr>
          <w:sz w:val="24"/>
          <w:szCs w:val="24"/>
        </w:rPr>
        <w:t xml:space="preserve">. </w:t>
      </w:r>
    </w:p>
    <w:p w14:paraId="3CAA5E92" w14:textId="63D88DA8" w:rsidR="00225C8B" w:rsidRDefault="00225C8B" w:rsidP="005A5F0B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Format the X Axis as Currency, no decimal places</w:t>
      </w:r>
    </w:p>
    <w:p w14:paraId="05BF4665" w14:textId="29A68C25" w:rsidR="00225C8B" w:rsidRDefault="00225C8B" w:rsidP="005A5F0B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Format the Y Axis with a -30˚ Angled Alignment</w:t>
      </w:r>
    </w:p>
    <w:p w14:paraId="7BD4585E" w14:textId="4F9A84DF" w:rsidR="005A5F0B" w:rsidRDefault="005A5F0B" w:rsidP="005A5F0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5A5F0B">
        <w:rPr>
          <w:sz w:val="24"/>
          <w:szCs w:val="24"/>
        </w:rPr>
        <w:t xml:space="preserve">Print out on </w:t>
      </w:r>
      <w:r w:rsidR="00464FE1">
        <w:rPr>
          <w:sz w:val="24"/>
          <w:szCs w:val="24"/>
        </w:rPr>
        <w:t xml:space="preserve">a </w:t>
      </w:r>
      <w:r w:rsidRPr="005A5F0B">
        <w:rPr>
          <w:sz w:val="24"/>
          <w:szCs w:val="24"/>
        </w:rPr>
        <w:t xml:space="preserve">full sheet in </w:t>
      </w:r>
      <w:r w:rsidR="00225C8B">
        <w:rPr>
          <w:sz w:val="24"/>
          <w:szCs w:val="24"/>
        </w:rPr>
        <w:t>Black &amp; White</w:t>
      </w:r>
      <w:r w:rsidRPr="005A5F0B">
        <w:rPr>
          <w:sz w:val="24"/>
          <w:szCs w:val="24"/>
        </w:rPr>
        <w:t>.</w:t>
      </w:r>
    </w:p>
    <w:p w14:paraId="5A6F2DBC" w14:textId="2F95FBD4" w:rsidR="005A5F0B" w:rsidRDefault="005A5F0B" w:rsidP="005A5F0B">
      <w:pPr>
        <w:ind w:left="360"/>
        <w:rPr>
          <w:sz w:val="24"/>
          <w:szCs w:val="24"/>
        </w:rPr>
      </w:pPr>
    </w:p>
    <w:p w14:paraId="27EAC863" w14:textId="0705F387" w:rsidR="005A5F0B" w:rsidRPr="005A5F0B" w:rsidRDefault="00225C8B" w:rsidP="00225C8B">
      <w:pPr>
        <w:rPr>
          <w:sz w:val="24"/>
          <w:szCs w:val="24"/>
        </w:rPr>
      </w:pPr>
      <w:del w:id="66" w:author="Hewes Angie" w:date="2020-02-27T10:26:00Z">
        <w:r w:rsidRPr="00225C8B" w:rsidDel="00707979">
          <w:rPr>
            <w:noProof/>
            <w:sz w:val="24"/>
            <w:szCs w:val="24"/>
          </w:rPr>
          <w:drawing>
            <wp:inline distT="0" distB="0" distL="0" distR="0" wp14:anchorId="63CE222D" wp14:editId="05565E0E">
              <wp:extent cx="6126480" cy="4459331"/>
              <wp:effectExtent l="0" t="0" r="762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6480" cy="44593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67" w:author="Hewes Angie" w:date="2020-02-27T10:26:00Z">
        <w:r w:rsidR="00707979">
          <w:rPr>
            <w:noProof/>
          </w:rPr>
          <w:drawing>
            <wp:inline distT="0" distB="0" distL="0" distR="0" wp14:anchorId="0A5C43D5" wp14:editId="0C4532C3">
              <wp:extent cx="6126480" cy="4473575"/>
              <wp:effectExtent l="0" t="0" r="7620" b="3175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4473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F172F33" w14:textId="77777777" w:rsidR="00E45CB1" w:rsidRPr="003B66CE" w:rsidRDefault="00E45CB1" w:rsidP="00E45CB1">
      <w:pPr>
        <w:rPr>
          <w:sz w:val="24"/>
          <w:szCs w:val="24"/>
        </w:rPr>
      </w:pPr>
    </w:p>
    <w:p w14:paraId="577A7C50" w14:textId="77777777" w:rsidR="00E6231B" w:rsidRPr="003B66CE" w:rsidRDefault="00E6231B" w:rsidP="00E45CB1">
      <w:pPr>
        <w:rPr>
          <w:sz w:val="24"/>
          <w:szCs w:val="24"/>
        </w:rPr>
      </w:pPr>
    </w:p>
    <w:p w14:paraId="254A75E5" w14:textId="77777777" w:rsidR="00B95A4D" w:rsidRDefault="00B95A4D" w:rsidP="000A3967">
      <w:pPr>
        <w:rPr>
          <w:sz w:val="24"/>
          <w:szCs w:val="24"/>
        </w:rPr>
      </w:pPr>
    </w:p>
    <w:p w14:paraId="34999601" w14:textId="77777777" w:rsidR="00B95A4D" w:rsidRDefault="00B95A4D" w:rsidP="000A3967">
      <w:pPr>
        <w:rPr>
          <w:sz w:val="24"/>
          <w:szCs w:val="24"/>
        </w:rPr>
      </w:pPr>
    </w:p>
    <w:p w14:paraId="031C669B" w14:textId="77777777" w:rsidR="00B95A4D" w:rsidRDefault="00B95A4D" w:rsidP="000A3967">
      <w:pPr>
        <w:rPr>
          <w:sz w:val="24"/>
          <w:szCs w:val="24"/>
        </w:rPr>
      </w:pPr>
      <w:r>
        <w:rPr>
          <w:sz w:val="24"/>
          <w:szCs w:val="24"/>
        </w:rPr>
        <w:t>You should have the following four printouts:</w:t>
      </w:r>
    </w:p>
    <w:p w14:paraId="7398EB4C" w14:textId="4C886681" w:rsidR="00B95A4D" w:rsidRDefault="00B95A4D" w:rsidP="000A3967">
      <w:pPr>
        <w:rPr>
          <w:sz w:val="24"/>
          <w:szCs w:val="24"/>
        </w:rPr>
      </w:pPr>
      <w:r>
        <w:rPr>
          <w:sz w:val="24"/>
          <w:szCs w:val="24"/>
        </w:rPr>
        <w:t>Job 1—</w:t>
      </w:r>
      <w:del w:id="68" w:author="Hewes Angie" w:date="2020-02-27T10:26:00Z">
        <w:r w:rsidDel="00707979">
          <w:rPr>
            <w:sz w:val="24"/>
            <w:szCs w:val="24"/>
          </w:rPr>
          <w:delText>unformatted</w:delText>
        </w:r>
      </w:del>
      <w:ins w:id="69" w:author="Hewes Angie" w:date="2020-02-27T10:26:00Z">
        <w:r w:rsidR="00707979">
          <w:rPr>
            <w:sz w:val="24"/>
            <w:szCs w:val="24"/>
          </w:rPr>
          <w:t>1st printout</w:t>
        </w:r>
      </w:ins>
    </w:p>
    <w:p w14:paraId="4C87BC25" w14:textId="77777777" w:rsidR="00B95A4D" w:rsidRDefault="00B95A4D" w:rsidP="000A3967">
      <w:pPr>
        <w:rPr>
          <w:sz w:val="24"/>
          <w:szCs w:val="24"/>
        </w:rPr>
      </w:pPr>
      <w:r>
        <w:rPr>
          <w:sz w:val="24"/>
          <w:szCs w:val="24"/>
        </w:rPr>
        <w:t>Job 1—formulas</w:t>
      </w:r>
    </w:p>
    <w:p w14:paraId="0E49B9D3" w14:textId="77777777" w:rsidR="00B95A4D" w:rsidRDefault="00B95A4D" w:rsidP="000A3967">
      <w:pPr>
        <w:rPr>
          <w:sz w:val="24"/>
          <w:szCs w:val="24"/>
        </w:rPr>
      </w:pPr>
      <w:r>
        <w:rPr>
          <w:sz w:val="24"/>
          <w:szCs w:val="24"/>
        </w:rPr>
        <w:t>Job 2—formatted</w:t>
      </w:r>
    </w:p>
    <w:p w14:paraId="3D6A9A16" w14:textId="161DD7C3" w:rsidR="00B95A4D" w:rsidRPr="003B66CE" w:rsidRDefault="00B71879" w:rsidP="000A3967">
      <w:pPr>
        <w:rPr>
          <w:sz w:val="24"/>
          <w:szCs w:val="24"/>
        </w:rPr>
      </w:pPr>
      <w:r>
        <w:rPr>
          <w:sz w:val="24"/>
          <w:szCs w:val="24"/>
        </w:rPr>
        <w:t>Job 3—</w:t>
      </w:r>
      <w:r w:rsidR="00225C8B">
        <w:rPr>
          <w:sz w:val="24"/>
          <w:szCs w:val="24"/>
        </w:rPr>
        <w:t>Stacked Bar</w:t>
      </w:r>
      <w:r w:rsidR="005A5F0B">
        <w:rPr>
          <w:sz w:val="24"/>
          <w:szCs w:val="24"/>
        </w:rPr>
        <w:t xml:space="preserve"> chart</w:t>
      </w:r>
    </w:p>
    <w:sectPr w:rsidR="00B95A4D" w:rsidRPr="003B66CE" w:rsidSect="00E70F52">
      <w:headerReference w:type="default" r:id="rId11"/>
      <w:headerReference w:type="first" r:id="rId12"/>
      <w:type w:val="continuous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450E25" w14:textId="77777777" w:rsidR="00186897" w:rsidRDefault="00186897" w:rsidP="00F1245D">
      <w:r>
        <w:separator/>
      </w:r>
    </w:p>
  </w:endnote>
  <w:endnote w:type="continuationSeparator" w:id="0">
    <w:p w14:paraId="1352F8DF" w14:textId="77777777" w:rsidR="00186897" w:rsidRDefault="00186897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271B34" w14:textId="77777777" w:rsidR="00186897" w:rsidRDefault="00186897" w:rsidP="00F1245D">
      <w:r>
        <w:separator/>
      </w:r>
    </w:p>
  </w:footnote>
  <w:footnote w:type="continuationSeparator" w:id="0">
    <w:p w14:paraId="2C30A3C8" w14:textId="77777777" w:rsidR="00186897" w:rsidRDefault="00186897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3068B" w14:textId="1BB68ECF" w:rsidR="00C37062" w:rsidRPr="00AB4841" w:rsidRDefault="00C37062" w:rsidP="00F1245D">
    <w:pPr>
      <w:pStyle w:val="Header"/>
      <w:rPr>
        <w:b/>
        <w:bCs/>
      </w:rPr>
    </w:pPr>
    <w:r>
      <w:rPr>
        <w:b/>
        <w:noProof/>
      </w:rPr>
      <w:t>SPREADSHEET APPLICATIONS</w:t>
    </w:r>
    <w:r w:rsidRPr="00AB4841">
      <w:rPr>
        <w:b/>
        <w:bCs/>
      </w:rPr>
      <w:t xml:space="preserve"> </w:t>
    </w:r>
    <w:r w:rsidR="00936689">
      <w:rPr>
        <w:b/>
        <w:bCs/>
      </w:rPr>
      <w:t>–</w:t>
    </w:r>
    <w:r w:rsidRPr="00AB4841">
      <w:rPr>
        <w:b/>
        <w:bCs/>
      </w:rPr>
      <w:t xml:space="preserve"> </w:t>
    </w:r>
    <w:r w:rsidR="00936689">
      <w:rPr>
        <w:b/>
        <w:bCs/>
      </w:rPr>
      <w:t>National Fundamentals</w:t>
    </w:r>
    <w:r w:rsidRPr="00AB4841">
      <w:rPr>
        <w:b/>
        <w:bCs/>
      </w:rPr>
      <w:t xml:space="preserve"> 20</w:t>
    </w:r>
    <w:r w:rsidR="00930AEB">
      <w:rPr>
        <w:b/>
        <w:bCs/>
      </w:rPr>
      <w:t>20</w:t>
    </w:r>
    <w:r w:rsidRPr="00AB4841">
      <w:rPr>
        <w:b/>
        <w:bCs/>
      </w:rPr>
      <w:tab/>
    </w:r>
  </w:p>
  <w:p w14:paraId="5D8ED07F" w14:textId="21BE4782" w:rsidR="00C37062" w:rsidRDefault="00C37062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5902A0">
      <w:rPr>
        <w:b/>
        <w:bCs/>
        <w:noProof/>
      </w:rPr>
      <w:t>4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5902A0">
      <w:rPr>
        <w:b/>
        <w:noProof/>
      </w:rPr>
      <w:t>7</w:t>
    </w:r>
    <w:r w:rsidRPr="001962B9">
      <w:rPr>
        <w:b/>
      </w:rPr>
      <w:fldChar w:fldCharType="end"/>
    </w:r>
  </w:p>
  <w:p w14:paraId="4AE17559" w14:textId="77777777" w:rsidR="00C37062" w:rsidRPr="001962B9" w:rsidRDefault="00C37062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3CD67" w14:textId="0B991B18" w:rsidR="00C37062" w:rsidRDefault="00C37062" w:rsidP="00E70F52">
    <w:pPr>
      <w:tabs>
        <w:tab w:val="right" w:pos="9450"/>
      </w:tabs>
      <w:spacing w:before="120" w:after="120"/>
    </w:pPr>
    <w:r>
      <w:t xml:space="preserve"> </w:t>
    </w:r>
  </w:p>
  <w:p w14:paraId="6BABD43D" w14:textId="77777777" w:rsidR="00C37062" w:rsidRDefault="00C37062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6746"/>
    <w:multiLevelType w:val="hybridMultilevel"/>
    <w:tmpl w:val="5AC48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5FC36EC"/>
    <w:multiLevelType w:val="hybridMultilevel"/>
    <w:tmpl w:val="B1BCF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7A2322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5" w15:restartNumberingAfterBreak="0">
    <w:nsid w:val="0DEE056E"/>
    <w:multiLevelType w:val="hybridMultilevel"/>
    <w:tmpl w:val="E53476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C0641B"/>
    <w:multiLevelType w:val="hybridMultilevel"/>
    <w:tmpl w:val="78E8DD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CC7D05"/>
    <w:multiLevelType w:val="hybridMultilevel"/>
    <w:tmpl w:val="DF5EC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673"/>
    <w:multiLevelType w:val="hybridMultilevel"/>
    <w:tmpl w:val="437EBDDA"/>
    <w:lvl w:ilvl="0" w:tplc="ED9ACA3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370404"/>
    <w:multiLevelType w:val="hybridMultilevel"/>
    <w:tmpl w:val="6DDE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072CE"/>
    <w:multiLevelType w:val="hybridMultilevel"/>
    <w:tmpl w:val="2CB20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1B316D2"/>
    <w:multiLevelType w:val="hybridMultilevel"/>
    <w:tmpl w:val="56EE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D1C16"/>
    <w:multiLevelType w:val="hybridMultilevel"/>
    <w:tmpl w:val="54CC6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557416"/>
    <w:multiLevelType w:val="hybridMultilevel"/>
    <w:tmpl w:val="CAE8E370"/>
    <w:lvl w:ilvl="0" w:tplc="3BB61D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6C687A"/>
    <w:multiLevelType w:val="hybridMultilevel"/>
    <w:tmpl w:val="B1323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8D5AC1"/>
    <w:multiLevelType w:val="hybridMultilevel"/>
    <w:tmpl w:val="BEAA1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834A24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28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E7721"/>
    <w:multiLevelType w:val="hybridMultilevel"/>
    <w:tmpl w:val="EF3A1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B7EB8"/>
    <w:multiLevelType w:val="hybridMultilevel"/>
    <w:tmpl w:val="26FAAEC4"/>
    <w:lvl w:ilvl="0" w:tplc="4BE28456">
      <w:start w:val="1"/>
      <w:numFmt w:val="decimal"/>
      <w:lvlText w:val="%1."/>
      <w:lvlJc w:val="left"/>
      <w:pPr>
        <w:ind w:left="810" w:hanging="45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F73A1"/>
    <w:multiLevelType w:val="multilevel"/>
    <w:tmpl w:val="06622F88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2" w15:restartNumberingAfterBreak="0">
    <w:nsid w:val="74193090"/>
    <w:multiLevelType w:val="hybridMultilevel"/>
    <w:tmpl w:val="88CA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D5DBB"/>
    <w:multiLevelType w:val="hybridMultilevel"/>
    <w:tmpl w:val="28F0D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7E2164"/>
    <w:multiLevelType w:val="hybridMultilevel"/>
    <w:tmpl w:val="843E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505A2"/>
    <w:multiLevelType w:val="hybridMultilevel"/>
    <w:tmpl w:val="6D12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DC71E8"/>
    <w:multiLevelType w:val="hybridMultilevel"/>
    <w:tmpl w:val="2376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8"/>
  </w:num>
  <w:num w:numId="3">
    <w:abstractNumId w:val="17"/>
  </w:num>
  <w:num w:numId="4">
    <w:abstractNumId w:val="24"/>
  </w:num>
  <w:num w:numId="5">
    <w:abstractNumId w:val="7"/>
  </w:num>
  <w:num w:numId="6">
    <w:abstractNumId w:val="3"/>
  </w:num>
  <w:num w:numId="7">
    <w:abstractNumId w:val="8"/>
  </w:num>
  <w:num w:numId="8">
    <w:abstractNumId w:val="1"/>
  </w:num>
  <w:num w:numId="9">
    <w:abstractNumId w:val="14"/>
  </w:num>
  <w:num w:numId="10">
    <w:abstractNumId w:val="25"/>
  </w:num>
  <w:num w:numId="11">
    <w:abstractNumId w:val="26"/>
  </w:num>
  <w:num w:numId="12">
    <w:abstractNumId w:val="6"/>
  </w:num>
  <w:num w:numId="13">
    <w:abstractNumId w:val="28"/>
  </w:num>
  <w:num w:numId="14">
    <w:abstractNumId w:val="21"/>
  </w:num>
  <w:num w:numId="15">
    <w:abstractNumId w:val="20"/>
  </w:num>
  <w:num w:numId="16">
    <w:abstractNumId w:val="12"/>
  </w:num>
  <w:num w:numId="17">
    <w:abstractNumId w:val="29"/>
  </w:num>
  <w:num w:numId="18">
    <w:abstractNumId w:val="19"/>
  </w:num>
  <w:num w:numId="19">
    <w:abstractNumId w:val="2"/>
  </w:num>
  <w:num w:numId="20">
    <w:abstractNumId w:val="4"/>
  </w:num>
  <w:num w:numId="21">
    <w:abstractNumId w:val="33"/>
  </w:num>
  <w:num w:numId="22">
    <w:abstractNumId w:val="5"/>
  </w:num>
  <w:num w:numId="23">
    <w:abstractNumId w:val="35"/>
  </w:num>
  <w:num w:numId="24">
    <w:abstractNumId w:val="5"/>
  </w:num>
  <w:num w:numId="25">
    <w:abstractNumId w:val="13"/>
  </w:num>
  <w:num w:numId="26">
    <w:abstractNumId w:val="11"/>
  </w:num>
  <w:num w:numId="27">
    <w:abstractNumId w:val="36"/>
  </w:num>
  <w:num w:numId="28">
    <w:abstractNumId w:val="9"/>
  </w:num>
  <w:num w:numId="29">
    <w:abstractNumId w:val="34"/>
  </w:num>
  <w:num w:numId="30">
    <w:abstractNumId w:val="22"/>
  </w:num>
  <w:num w:numId="31">
    <w:abstractNumId w:val="23"/>
  </w:num>
  <w:num w:numId="32">
    <w:abstractNumId w:val="10"/>
  </w:num>
  <w:num w:numId="33">
    <w:abstractNumId w:val="16"/>
  </w:num>
  <w:num w:numId="34">
    <w:abstractNumId w:val="32"/>
  </w:num>
  <w:num w:numId="35">
    <w:abstractNumId w:val="15"/>
  </w:num>
  <w:num w:numId="36">
    <w:abstractNumId w:val="0"/>
  </w:num>
  <w:num w:numId="37">
    <w:abstractNumId w:val="27"/>
  </w:num>
  <w:num w:numId="3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wes Angie">
    <w15:presenceInfo w15:providerId="AD" w15:userId="S-1-5-21-739180723-1232289346-1601665820-16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346E"/>
    <w:rsid w:val="0000531A"/>
    <w:rsid w:val="0001536A"/>
    <w:rsid w:val="00021CA1"/>
    <w:rsid w:val="00025D29"/>
    <w:rsid w:val="000276D1"/>
    <w:rsid w:val="0004018B"/>
    <w:rsid w:val="0004087C"/>
    <w:rsid w:val="0005099D"/>
    <w:rsid w:val="00053F1D"/>
    <w:rsid w:val="00063A5F"/>
    <w:rsid w:val="00066F05"/>
    <w:rsid w:val="00091841"/>
    <w:rsid w:val="0009466B"/>
    <w:rsid w:val="0009681C"/>
    <w:rsid w:val="00096C05"/>
    <w:rsid w:val="0009794B"/>
    <w:rsid w:val="000A1694"/>
    <w:rsid w:val="000A3967"/>
    <w:rsid w:val="000C6128"/>
    <w:rsid w:val="000D56FC"/>
    <w:rsid w:val="000E1BD5"/>
    <w:rsid w:val="000E7294"/>
    <w:rsid w:val="000F4F13"/>
    <w:rsid w:val="000F5D4A"/>
    <w:rsid w:val="000F7894"/>
    <w:rsid w:val="0010036C"/>
    <w:rsid w:val="00100E4A"/>
    <w:rsid w:val="00103DB8"/>
    <w:rsid w:val="0010665F"/>
    <w:rsid w:val="00115B4B"/>
    <w:rsid w:val="0011738B"/>
    <w:rsid w:val="001233AE"/>
    <w:rsid w:val="00124B64"/>
    <w:rsid w:val="0013128C"/>
    <w:rsid w:val="0013362B"/>
    <w:rsid w:val="00135207"/>
    <w:rsid w:val="00143A1C"/>
    <w:rsid w:val="00146D32"/>
    <w:rsid w:val="00155172"/>
    <w:rsid w:val="0016168E"/>
    <w:rsid w:val="0017409E"/>
    <w:rsid w:val="00180A66"/>
    <w:rsid w:val="0018488C"/>
    <w:rsid w:val="00185C25"/>
    <w:rsid w:val="00186897"/>
    <w:rsid w:val="00195022"/>
    <w:rsid w:val="001962B9"/>
    <w:rsid w:val="001A6172"/>
    <w:rsid w:val="001B3D7F"/>
    <w:rsid w:val="001B5FD2"/>
    <w:rsid w:val="001B7C8D"/>
    <w:rsid w:val="001C4797"/>
    <w:rsid w:val="001C71B4"/>
    <w:rsid w:val="001C78AB"/>
    <w:rsid w:val="001E1578"/>
    <w:rsid w:val="001E5F4C"/>
    <w:rsid w:val="001E746C"/>
    <w:rsid w:val="001E7B05"/>
    <w:rsid w:val="001F4B21"/>
    <w:rsid w:val="00203734"/>
    <w:rsid w:val="0021792A"/>
    <w:rsid w:val="00225C8B"/>
    <w:rsid w:val="00226839"/>
    <w:rsid w:val="00244804"/>
    <w:rsid w:val="00246A9F"/>
    <w:rsid w:val="00247846"/>
    <w:rsid w:val="00251877"/>
    <w:rsid w:val="00255AD1"/>
    <w:rsid w:val="00261515"/>
    <w:rsid w:val="00263A8D"/>
    <w:rsid w:val="002658BD"/>
    <w:rsid w:val="00270C01"/>
    <w:rsid w:val="00271D98"/>
    <w:rsid w:val="00271EEB"/>
    <w:rsid w:val="00274168"/>
    <w:rsid w:val="00282D17"/>
    <w:rsid w:val="00284D39"/>
    <w:rsid w:val="002A0D6A"/>
    <w:rsid w:val="002A239A"/>
    <w:rsid w:val="002A723B"/>
    <w:rsid w:val="002B0596"/>
    <w:rsid w:val="002C0006"/>
    <w:rsid w:val="002C4BF3"/>
    <w:rsid w:val="002C6CEC"/>
    <w:rsid w:val="002C7CCF"/>
    <w:rsid w:val="002E4672"/>
    <w:rsid w:val="002F46CB"/>
    <w:rsid w:val="003003AB"/>
    <w:rsid w:val="003012E1"/>
    <w:rsid w:val="00303DF1"/>
    <w:rsid w:val="00313F65"/>
    <w:rsid w:val="003175B7"/>
    <w:rsid w:val="00317FF4"/>
    <w:rsid w:val="00322433"/>
    <w:rsid w:val="00322566"/>
    <w:rsid w:val="00330557"/>
    <w:rsid w:val="00352A11"/>
    <w:rsid w:val="00367B08"/>
    <w:rsid w:val="00376011"/>
    <w:rsid w:val="00376B09"/>
    <w:rsid w:val="00380113"/>
    <w:rsid w:val="003834D4"/>
    <w:rsid w:val="003915DF"/>
    <w:rsid w:val="003A5DA5"/>
    <w:rsid w:val="003A61E9"/>
    <w:rsid w:val="003A76A3"/>
    <w:rsid w:val="003B26F2"/>
    <w:rsid w:val="003B66CE"/>
    <w:rsid w:val="003C62B5"/>
    <w:rsid w:val="003F74BB"/>
    <w:rsid w:val="00420CB8"/>
    <w:rsid w:val="004237DD"/>
    <w:rsid w:val="00431F3D"/>
    <w:rsid w:val="0043409A"/>
    <w:rsid w:val="004341A5"/>
    <w:rsid w:val="00436929"/>
    <w:rsid w:val="00450503"/>
    <w:rsid w:val="00451020"/>
    <w:rsid w:val="004510FE"/>
    <w:rsid w:val="00452A3D"/>
    <w:rsid w:val="00453986"/>
    <w:rsid w:val="00464FE1"/>
    <w:rsid w:val="00477AC3"/>
    <w:rsid w:val="00481371"/>
    <w:rsid w:val="0049146D"/>
    <w:rsid w:val="00492355"/>
    <w:rsid w:val="00494DD1"/>
    <w:rsid w:val="00495A40"/>
    <w:rsid w:val="00495E3D"/>
    <w:rsid w:val="004B0E9D"/>
    <w:rsid w:val="004B1D44"/>
    <w:rsid w:val="004B6622"/>
    <w:rsid w:val="004C65BC"/>
    <w:rsid w:val="004C6A24"/>
    <w:rsid w:val="004C7F9B"/>
    <w:rsid w:val="004D22C7"/>
    <w:rsid w:val="004D31FA"/>
    <w:rsid w:val="004E5846"/>
    <w:rsid w:val="004F3CD8"/>
    <w:rsid w:val="005002F7"/>
    <w:rsid w:val="00501AF1"/>
    <w:rsid w:val="0051264C"/>
    <w:rsid w:val="00515CE6"/>
    <w:rsid w:val="005201D3"/>
    <w:rsid w:val="005202B0"/>
    <w:rsid w:val="00520B21"/>
    <w:rsid w:val="0052244F"/>
    <w:rsid w:val="00536671"/>
    <w:rsid w:val="00536F84"/>
    <w:rsid w:val="00572897"/>
    <w:rsid w:val="005816EA"/>
    <w:rsid w:val="00582255"/>
    <w:rsid w:val="005902A0"/>
    <w:rsid w:val="0059457A"/>
    <w:rsid w:val="00596E45"/>
    <w:rsid w:val="00596F76"/>
    <w:rsid w:val="005A0EA4"/>
    <w:rsid w:val="005A39FB"/>
    <w:rsid w:val="005A5F0B"/>
    <w:rsid w:val="005A6A9C"/>
    <w:rsid w:val="005B14BE"/>
    <w:rsid w:val="005B368D"/>
    <w:rsid w:val="005D5DD9"/>
    <w:rsid w:val="005E1E5E"/>
    <w:rsid w:val="00611968"/>
    <w:rsid w:val="00611B63"/>
    <w:rsid w:val="00613D4B"/>
    <w:rsid w:val="00615146"/>
    <w:rsid w:val="00631C68"/>
    <w:rsid w:val="00633AAF"/>
    <w:rsid w:val="00640208"/>
    <w:rsid w:val="006404AB"/>
    <w:rsid w:val="006459CE"/>
    <w:rsid w:val="00656AE0"/>
    <w:rsid w:val="0066323A"/>
    <w:rsid w:val="0067063A"/>
    <w:rsid w:val="00670E74"/>
    <w:rsid w:val="006829CB"/>
    <w:rsid w:val="00682B04"/>
    <w:rsid w:val="00683334"/>
    <w:rsid w:val="006838D7"/>
    <w:rsid w:val="0068463D"/>
    <w:rsid w:val="00690BBA"/>
    <w:rsid w:val="00697645"/>
    <w:rsid w:val="00697910"/>
    <w:rsid w:val="006A446D"/>
    <w:rsid w:val="006B046F"/>
    <w:rsid w:val="006B3C67"/>
    <w:rsid w:val="006D53F5"/>
    <w:rsid w:val="006D6443"/>
    <w:rsid w:val="006E3FA0"/>
    <w:rsid w:val="006F211A"/>
    <w:rsid w:val="006F6698"/>
    <w:rsid w:val="00703BB5"/>
    <w:rsid w:val="00707979"/>
    <w:rsid w:val="0072015B"/>
    <w:rsid w:val="00724536"/>
    <w:rsid w:val="00725674"/>
    <w:rsid w:val="007405F1"/>
    <w:rsid w:val="00743CF0"/>
    <w:rsid w:val="00751E3D"/>
    <w:rsid w:val="007541F5"/>
    <w:rsid w:val="007557D5"/>
    <w:rsid w:val="00765FEA"/>
    <w:rsid w:val="0076620B"/>
    <w:rsid w:val="00766B97"/>
    <w:rsid w:val="00772077"/>
    <w:rsid w:val="00773C66"/>
    <w:rsid w:val="0077466C"/>
    <w:rsid w:val="00787588"/>
    <w:rsid w:val="00792321"/>
    <w:rsid w:val="007C664E"/>
    <w:rsid w:val="007D6F82"/>
    <w:rsid w:val="007E07D9"/>
    <w:rsid w:val="007F40FC"/>
    <w:rsid w:val="00800FAC"/>
    <w:rsid w:val="008035B0"/>
    <w:rsid w:val="0080645B"/>
    <w:rsid w:val="00811A93"/>
    <w:rsid w:val="0081454A"/>
    <w:rsid w:val="008404A3"/>
    <w:rsid w:val="0085188B"/>
    <w:rsid w:val="008662B2"/>
    <w:rsid w:val="00871F3A"/>
    <w:rsid w:val="00877D2D"/>
    <w:rsid w:val="008A1FCB"/>
    <w:rsid w:val="008A568A"/>
    <w:rsid w:val="008B0BC3"/>
    <w:rsid w:val="008B2459"/>
    <w:rsid w:val="008C013C"/>
    <w:rsid w:val="008C1E60"/>
    <w:rsid w:val="008C3AE8"/>
    <w:rsid w:val="008C3EFC"/>
    <w:rsid w:val="008C7E00"/>
    <w:rsid w:val="008D02EA"/>
    <w:rsid w:val="008D41BA"/>
    <w:rsid w:val="008D4E1C"/>
    <w:rsid w:val="008E2185"/>
    <w:rsid w:val="008F0383"/>
    <w:rsid w:val="008F07A0"/>
    <w:rsid w:val="008F4C90"/>
    <w:rsid w:val="0090193B"/>
    <w:rsid w:val="00903B27"/>
    <w:rsid w:val="00911900"/>
    <w:rsid w:val="0092206F"/>
    <w:rsid w:val="00930AEB"/>
    <w:rsid w:val="0093404D"/>
    <w:rsid w:val="00936689"/>
    <w:rsid w:val="00940BED"/>
    <w:rsid w:val="0094128F"/>
    <w:rsid w:val="00941F44"/>
    <w:rsid w:val="00946C88"/>
    <w:rsid w:val="009507EC"/>
    <w:rsid w:val="00956BFC"/>
    <w:rsid w:val="00966451"/>
    <w:rsid w:val="009729C6"/>
    <w:rsid w:val="009770E8"/>
    <w:rsid w:val="009829D1"/>
    <w:rsid w:val="009B17FB"/>
    <w:rsid w:val="009B1B3E"/>
    <w:rsid w:val="009B3A4F"/>
    <w:rsid w:val="009C030D"/>
    <w:rsid w:val="009D45B7"/>
    <w:rsid w:val="009E06E3"/>
    <w:rsid w:val="009F3934"/>
    <w:rsid w:val="009F3B30"/>
    <w:rsid w:val="009F6243"/>
    <w:rsid w:val="009F6AB1"/>
    <w:rsid w:val="00A0059C"/>
    <w:rsid w:val="00A03819"/>
    <w:rsid w:val="00A05703"/>
    <w:rsid w:val="00A13F6E"/>
    <w:rsid w:val="00A2222D"/>
    <w:rsid w:val="00A253BE"/>
    <w:rsid w:val="00A27116"/>
    <w:rsid w:val="00A31992"/>
    <w:rsid w:val="00A3598A"/>
    <w:rsid w:val="00A4210E"/>
    <w:rsid w:val="00A47A70"/>
    <w:rsid w:val="00A51EF1"/>
    <w:rsid w:val="00A8124E"/>
    <w:rsid w:val="00A8714F"/>
    <w:rsid w:val="00A97014"/>
    <w:rsid w:val="00AB2DF4"/>
    <w:rsid w:val="00AB4113"/>
    <w:rsid w:val="00AB4841"/>
    <w:rsid w:val="00AC25F7"/>
    <w:rsid w:val="00AC51E4"/>
    <w:rsid w:val="00AC64D8"/>
    <w:rsid w:val="00AD710F"/>
    <w:rsid w:val="00AE5DD4"/>
    <w:rsid w:val="00AE65B0"/>
    <w:rsid w:val="00AF0267"/>
    <w:rsid w:val="00AF1788"/>
    <w:rsid w:val="00AF4B00"/>
    <w:rsid w:val="00AF7ACE"/>
    <w:rsid w:val="00B00D8E"/>
    <w:rsid w:val="00B02BE9"/>
    <w:rsid w:val="00B07639"/>
    <w:rsid w:val="00B12A84"/>
    <w:rsid w:val="00B1585C"/>
    <w:rsid w:val="00B15D49"/>
    <w:rsid w:val="00B21752"/>
    <w:rsid w:val="00B21B79"/>
    <w:rsid w:val="00B2455E"/>
    <w:rsid w:val="00B24B81"/>
    <w:rsid w:val="00B52875"/>
    <w:rsid w:val="00B574BA"/>
    <w:rsid w:val="00B6046D"/>
    <w:rsid w:val="00B71879"/>
    <w:rsid w:val="00B95A4D"/>
    <w:rsid w:val="00B96AB4"/>
    <w:rsid w:val="00BB0FCA"/>
    <w:rsid w:val="00BC038C"/>
    <w:rsid w:val="00BC0A57"/>
    <w:rsid w:val="00BC3B90"/>
    <w:rsid w:val="00BE0424"/>
    <w:rsid w:val="00BE59DF"/>
    <w:rsid w:val="00BE79F6"/>
    <w:rsid w:val="00BF04C3"/>
    <w:rsid w:val="00BF612A"/>
    <w:rsid w:val="00C06B40"/>
    <w:rsid w:val="00C074DB"/>
    <w:rsid w:val="00C10884"/>
    <w:rsid w:val="00C1161C"/>
    <w:rsid w:val="00C12A28"/>
    <w:rsid w:val="00C1610A"/>
    <w:rsid w:val="00C24837"/>
    <w:rsid w:val="00C25F93"/>
    <w:rsid w:val="00C32E00"/>
    <w:rsid w:val="00C37062"/>
    <w:rsid w:val="00C443A2"/>
    <w:rsid w:val="00C5029D"/>
    <w:rsid w:val="00C55CAE"/>
    <w:rsid w:val="00C5746D"/>
    <w:rsid w:val="00C61B47"/>
    <w:rsid w:val="00C64AB6"/>
    <w:rsid w:val="00C872C2"/>
    <w:rsid w:val="00C90DE3"/>
    <w:rsid w:val="00C9260B"/>
    <w:rsid w:val="00C92A93"/>
    <w:rsid w:val="00C977DF"/>
    <w:rsid w:val="00CA4673"/>
    <w:rsid w:val="00CA6A94"/>
    <w:rsid w:val="00CB12A5"/>
    <w:rsid w:val="00CC0E64"/>
    <w:rsid w:val="00CC279C"/>
    <w:rsid w:val="00CC2C7D"/>
    <w:rsid w:val="00CC4C81"/>
    <w:rsid w:val="00CC68B4"/>
    <w:rsid w:val="00CD6C67"/>
    <w:rsid w:val="00CD771C"/>
    <w:rsid w:val="00CE4726"/>
    <w:rsid w:val="00CF75FA"/>
    <w:rsid w:val="00D04786"/>
    <w:rsid w:val="00D12C48"/>
    <w:rsid w:val="00D130B6"/>
    <w:rsid w:val="00D171CA"/>
    <w:rsid w:val="00D174B6"/>
    <w:rsid w:val="00D17C28"/>
    <w:rsid w:val="00D26648"/>
    <w:rsid w:val="00D269FD"/>
    <w:rsid w:val="00D30854"/>
    <w:rsid w:val="00D30F58"/>
    <w:rsid w:val="00D371AC"/>
    <w:rsid w:val="00D50AAC"/>
    <w:rsid w:val="00D53327"/>
    <w:rsid w:val="00D53A1B"/>
    <w:rsid w:val="00D55A03"/>
    <w:rsid w:val="00D56E9F"/>
    <w:rsid w:val="00D61261"/>
    <w:rsid w:val="00D65CE5"/>
    <w:rsid w:val="00D74CCC"/>
    <w:rsid w:val="00D75666"/>
    <w:rsid w:val="00D81C07"/>
    <w:rsid w:val="00D86359"/>
    <w:rsid w:val="00D91885"/>
    <w:rsid w:val="00D934EC"/>
    <w:rsid w:val="00DB541E"/>
    <w:rsid w:val="00DC01DA"/>
    <w:rsid w:val="00DC03F6"/>
    <w:rsid w:val="00DC3815"/>
    <w:rsid w:val="00DC4D1A"/>
    <w:rsid w:val="00DC6170"/>
    <w:rsid w:val="00DD3A17"/>
    <w:rsid w:val="00DE0B2B"/>
    <w:rsid w:val="00DE2D7E"/>
    <w:rsid w:val="00DE5ECB"/>
    <w:rsid w:val="00DF1D50"/>
    <w:rsid w:val="00DF27B3"/>
    <w:rsid w:val="00DF4D1D"/>
    <w:rsid w:val="00E006D8"/>
    <w:rsid w:val="00E025FE"/>
    <w:rsid w:val="00E030BC"/>
    <w:rsid w:val="00E27CC7"/>
    <w:rsid w:val="00E335C9"/>
    <w:rsid w:val="00E33726"/>
    <w:rsid w:val="00E40C2F"/>
    <w:rsid w:val="00E41CA4"/>
    <w:rsid w:val="00E45CB1"/>
    <w:rsid w:val="00E53284"/>
    <w:rsid w:val="00E537E2"/>
    <w:rsid w:val="00E5567F"/>
    <w:rsid w:val="00E6231B"/>
    <w:rsid w:val="00E65046"/>
    <w:rsid w:val="00E70BC6"/>
    <w:rsid w:val="00E70F52"/>
    <w:rsid w:val="00E72025"/>
    <w:rsid w:val="00E77979"/>
    <w:rsid w:val="00E817AF"/>
    <w:rsid w:val="00EA03F2"/>
    <w:rsid w:val="00EA592E"/>
    <w:rsid w:val="00EA5D62"/>
    <w:rsid w:val="00EB6D55"/>
    <w:rsid w:val="00EC1098"/>
    <w:rsid w:val="00EC6115"/>
    <w:rsid w:val="00EC7ED2"/>
    <w:rsid w:val="00ED0161"/>
    <w:rsid w:val="00ED1AB6"/>
    <w:rsid w:val="00EE509E"/>
    <w:rsid w:val="00EF3A37"/>
    <w:rsid w:val="00EF4BD9"/>
    <w:rsid w:val="00EF543D"/>
    <w:rsid w:val="00F01020"/>
    <w:rsid w:val="00F011CE"/>
    <w:rsid w:val="00F05E8E"/>
    <w:rsid w:val="00F1245D"/>
    <w:rsid w:val="00F2101F"/>
    <w:rsid w:val="00F249C9"/>
    <w:rsid w:val="00F3349A"/>
    <w:rsid w:val="00F3666E"/>
    <w:rsid w:val="00F42C43"/>
    <w:rsid w:val="00F52F9B"/>
    <w:rsid w:val="00F5534A"/>
    <w:rsid w:val="00F55ED1"/>
    <w:rsid w:val="00F62192"/>
    <w:rsid w:val="00F635A7"/>
    <w:rsid w:val="00F71962"/>
    <w:rsid w:val="00F71E74"/>
    <w:rsid w:val="00F74F30"/>
    <w:rsid w:val="00F762E2"/>
    <w:rsid w:val="00F93AB9"/>
    <w:rsid w:val="00F97842"/>
    <w:rsid w:val="00FA1F2C"/>
    <w:rsid w:val="00FC7C51"/>
    <w:rsid w:val="00FE3B11"/>
    <w:rsid w:val="00F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423BAEF2"/>
  <w15:chartTrackingRefBased/>
  <w15:docId w15:val="{D2A749FA-E1BA-451A-8D18-9F62AA4A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0A3967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F7A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AC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AC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A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ACE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6F6698"/>
    <w:rPr>
      <w:rFonts w:ascii="Times New Roman" w:eastAsia="Times New Roman" w:hAnsi="Times New Roman"/>
    </w:rPr>
  </w:style>
  <w:style w:type="paragraph" w:customStyle="1" w:styleId="AnswerKeyHeading">
    <w:name w:val="AnswerKeyHeading"/>
    <w:basedOn w:val="Normal"/>
    <w:link w:val="AnswerKeyHeadingChar"/>
    <w:autoRedefine/>
    <w:qFormat/>
    <w:rsid w:val="003F74BB"/>
    <w:pPr>
      <w:jc w:val="center"/>
    </w:pPr>
    <w:rPr>
      <w:b/>
      <w:caps/>
      <w:color w:val="FF0000"/>
      <w:sz w:val="52"/>
      <w:szCs w:val="22"/>
    </w:rPr>
  </w:style>
  <w:style w:type="character" w:customStyle="1" w:styleId="AnswerKeyHeadingChar">
    <w:name w:val="AnswerKeyHeading Char"/>
    <w:basedOn w:val="DefaultParagraphFont"/>
    <w:link w:val="AnswerKeyHeading"/>
    <w:rsid w:val="003F74BB"/>
    <w:rPr>
      <w:rFonts w:ascii="Times New Roman" w:eastAsia="Times New Roman" w:hAnsi="Times New Roman"/>
      <w:b/>
      <w:caps/>
      <w:color w:val="FF0000"/>
      <w:sz w:val="52"/>
      <w:szCs w:val="22"/>
    </w:rPr>
  </w:style>
  <w:style w:type="paragraph" w:customStyle="1" w:styleId="LevelYear">
    <w:name w:val="LevelYear"/>
    <w:basedOn w:val="Normal"/>
    <w:link w:val="LevelYearChar"/>
    <w:autoRedefine/>
    <w:qFormat/>
    <w:rsid w:val="003F74BB"/>
    <w:pPr>
      <w:jc w:val="center"/>
    </w:pPr>
    <w:rPr>
      <w:b/>
      <w:caps/>
      <w:color w:val="00B050"/>
      <w:sz w:val="52"/>
      <w:szCs w:val="22"/>
    </w:rPr>
  </w:style>
  <w:style w:type="character" w:customStyle="1" w:styleId="LevelYearChar">
    <w:name w:val="LevelYear Char"/>
    <w:basedOn w:val="DefaultParagraphFont"/>
    <w:link w:val="LevelYear"/>
    <w:rsid w:val="003F74BB"/>
    <w:rPr>
      <w:rFonts w:ascii="Times New Roman" w:eastAsia="Times New Roman" w:hAnsi="Times New Roman"/>
      <w:b/>
      <w:caps/>
      <w:color w:val="00B050"/>
      <w:sz w:val="52"/>
      <w:szCs w:val="22"/>
    </w:rPr>
  </w:style>
  <w:style w:type="paragraph" w:customStyle="1" w:styleId="TestTitle">
    <w:name w:val="TestTitle"/>
    <w:basedOn w:val="Normal"/>
    <w:link w:val="TestTitleChar"/>
    <w:autoRedefine/>
    <w:qFormat/>
    <w:rsid w:val="003F74BB"/>
    <w:pPr>
      <w:spacing w:line="259" w:lineRule="auto"/>
      <w:jc w:val="center"/>
    </w:pPr>
    <w:rPr>
      <w:b/>
      <w:caps/>
      <w:color w:val="000000"/>
      <w:sz w:val="60"/>
      <w:szCs w:val="22"/>
    </w:rPr>
  </w:style>
  <w:style w:type="character" w:customStyle="1" w:styleId="TestTitleChar">
    <w:name w:val="TestTitle Char"/>
    <w:basedOn w:val="DefaultParagraphFont"/>
    <w:link w:val="TestTitle"/>
    <w:rsid w:val="003F74BB"/>
    <w:rPr>
      <w:rFonts w:ascii="Times New Roman" w:eastAsia="Times New Roman" w:hAnsi="Times New Roman"/>
      <w:b/>
      <w:caps/>
      <w:color w:val="000000"/>
      <w:sz w:val="6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Marie Campbell</dc:creator>
  <cp:keywords/>
  <cp:lastModifiedBy>McNew, Amber</cp:lastModifiedBy>
  <cp:revision>2</cp:revision>
  <cp:lastPrinted>2020-02-27T14:37:00Z</cp:lastPrinted>
  <dcterms:created xsi:type="dcterms:W3CDTF">2020-03-04T16:16:00Z</dcterms:created>
  <dcterms:modified xsi:type="dcterms:W3CDTF">2020-03-04T16:16:00Z</dcterms:modified>
</cp:coreProperties>
</file>