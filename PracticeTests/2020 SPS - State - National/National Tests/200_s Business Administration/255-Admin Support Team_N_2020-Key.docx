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A388C6" w14:textId="2AED4797" w:rsidR="003A3238" w:rsidRPr="003F662B" w:rsidRDefault="00ED11B8" w:rsidP="00F1245D">
      <w:pPr>
        <w:pStyle w:val="BodyText2"/>
        <w:rPr>
          <w:sz w:val="68"/>
          <w:szCs w:val="68"/>
        </w:rPr>
      </w:pPr>
      <w:bookmarkStart w:id="0" w:name="_GoBack"/>
      <w:bookmarkEnd w:id="0"/>
      <w:r w:rsidRPr="000B1B6A">
        <w:rPr>
          <w:noProof/>
        </w:rPr>
        <w:drawing>
          <wp:inline distT="0" distB="0" distL="0" distR="0" wp14:anchorId="6BE035CF" wp14:editId="137D3924">
            <wp:extent cx="2839930" cy="8547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Pr>
          <w:rFonts w:ascii="Times" w:hAnsi="Times"/>
          <w:b w:val="0"/>
          <w:noProof/>
          <w:sz w:val="60"/>
          <w:szCs w:val="60"/>
        </w:rPr>
        <w:drawing>
          <wp:anchor distT="0" distB="0" distL="114300" distR="114300" simplePos="0" relativeHeight="251684352" behindDoc="1" locked="0" layoutInCell="1" allowOverlap="1" wp14:anchorId="0F3E5111" wp14:editId="2E863914">
            <wp:simplePos x="0" y="0"/>
            <wp:positionH relativeFrom="column">
              <wp:posOffset>5305425</wp:posOffset>
            </wp:positionH>
            <wp:positionV relativeFrom="paragraph">
              <wp:posOffset>-647700</wp:posOffset>
            </wp:positionV>
            <wp:extent cx="1438910" cy="1376097"/>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9">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p>
    <w:p w14:paraId="03B332E1" w14:textId="77777777" w:rsidR="00ED11B8" w:rsidRDefault="003F662B" w:rsidP="00453DFC">
      <w:pPr>
        <w:pStyle w:val="BodyText2"/>
        <w:rPr>
          <w:sz w:val="68"/>
          <w:szCs w:val="68"/>
        </w:rPr>
      </w:pPr>
      <w:r w:rsidRPr="003F662B">
        <w:rPr>
          <w:sz w:val="68"/>
          <w:szCs w:val="68"/>
        </w:rPr>
        <w:t xml:space="preserve">ADMINISTRATIVE </w:t>
      </w:r>
    </w:p>
    <w:p w14:paraId="4D3A8903" w14:textId="27D1A2D6" w:rsidR="00453DFC" w:rsidRPr="003F662B" w:rsidRDefault="003F662B" w:rsidP="00453DFC">
      <w:pPr>
        <w:pStyle w:val="BodyText2"/>
        <w:rPr>
          <w:sz w:val="68"/>
          <w:szCs w:val="68"/>
        </w:rPr>
      </w:pPr>
      <w:r w:rsidRPr="003F662B">
        <w:rPr>
          <w:sz w:val="68"/>
          <w:szCs w:val="68"/>
        </w:rPr>
        <w:t>SUPPORT</w:t>
      </w:r>
      <w:r w:rsidR="00ED11B8">
        <w:rPr>
          <w:sz w:val="68"/>
          <w:szCs w:val="68"/>
        </w:rPr>
        <w:t xml:space="preserve"> </w:t>
      </w:r>
      <w:r w:rsidRPr="003F662B">
        <w:rPr>
          <w:sz w:val="68"/>
          <w:szCs w:val="68"/>
        </w:rPr>
        <w:t>TEAM</w:t>
      </w:r>
    </w:p>
    <w:p w14:paraId="59A7179F" w14:textId="77777777" w:rsidR="00453DFC" w:rsidRPr="003F662B" w:rsidRDefault="003F662B" w:rsidP="00453DFC">
      <w:pPr>
        <w:pStyle w:val="BodyText2"/>
        <w:tabs>
          <w:tab w:val="clear" w:pos="4725"/>
          <w:tab w:val="center" w:pos="4824"/>
          <w:tab w:val="left" w:pos="7200"/>
        </w:tabs>
        <w:rPr>
          <w:sz w:val="68"/>
          <w:szCs w:val="68"/>
        </w:rPr>
      </w:pPr>
      <w:r w:rsidRPr="003F662B">
        <w:rPr>
          <w:sz w:val="68"/>
          <w:szCs w:val="68"/>
        </w:rPr>
        <w:t>(255)</w:t>
      </w:r>
    </w:p>
    <w:p w14:paraId="7A421F4D" w14:textId="77777777" w:rsidR="00453DFC" w:rsidRPr="004510FE" w:rsidRDefault="00453DFC" w:rsidP="00453DFC">
      <w:pPr>
        <w:pStyle w:val="BodyText2"/>
        <w:rPr>
          <w:b w:val="0"/>
          <w:bCs/>
          <w:sz w:val="24"/>
        </w:rPr>
      </w:pPr>
    </w:p>
    <w:p w14:paraId="55B7C66E" w14:textId="194D6154" w:rsidR="00453DFC" w:rsidRPr="00ED11B8" w:rsidRDefault="00F5765B" w:rsidP="00453DFC">
      <w:pPr>
        <w:pStyle w:val="BodyText2"/>
        <w:rPr>
          <w:color w:val="C00000"/>
          <w:sz w:val="52"/>
        </w:rPr>
      </w:pPr>
      <w:del w:id="1" w:author="Hewes Angie" w:date="2020-03-02T13:23:00Z">
        <w:r w:rsidRPr="00ED11B8" w:rsidDel="00970500">
          <w:rPr>
            <w:color w:val="C00000"/>
            <w:sz w:val="48"/>
          </w:rPr>
          <w:delText>NATIONAL</w:delText>
        </w:r>
        <w:r w:rsidR="00ED11B8" w:rsidDel="00970500">
          <w:rPr>
            <w:color w:val="C00000"/>
            <w:sz w:val="52"/>
          </w:rPr>
          <w:delText xml:space="preserve"> </w:delText>
        </w:r>
        <w:r w:rsidR="00453DFC" w:rsidRPr="00ED11B8" w:rsidDel="00970500">
          <w:rPr>
            <w:color w:val="C00000"/>
            <w:sz w:val="52"/>
          </w:rPr>
          <w:delText xml:space="preserve"> 20</w:delText>
        </w:r>
        <w:r w:rsidR="00D41BA0" w:rsidRPr="00ED11B8" w:rsidDel="00970500">
          <w:rPr>
            <w:color w:val="C00000"/>
            <w:sz w:val="52"/>
          </w:rPr>
          <w:delText>20</w:delText>
        </w:r>
      </w:del>
      <w:ins w:id="2" w:author="Hewes Angie" w:date="2020-03-02T13:23:00Z">
        <w:r w:rsidR="00970500" w:rsidRPr="00ED11B8">
          <w:rPr>
            <w:color w:val="C00000"/>
            <w:sz w:val="48"/>
          </w:rPr>
          <w:t>NATIONAL</w:t>
        </w:r>
        <w:r w:rsidR="00970500">
          <w:rPr>
            <w:color w:val="C00000"/>
            <w:sz w:val="52"/>
          </w:rPr>
          <w:t xml:space="preserve"> </w:t>
        </w:r>
        <w:r w:rsidR="00970500" w:rsidRPr="00ED11B8">
          <w:rPr>
            <w:color w:val="C00000"/>
            <w:sz w:val="52"/>
          </w:rPr>
          <w:t>2020</w:t>
        </w:r>
      </w:ins>
    </w:p>
    <w:p w14:paraId="064454BD" w14:textId="77777777" w:rsidR="001D6D75" w:rsidRDefault="001D6D75" w:rsidP="003F2552">
      <w:pPr>
        <w:ind w:firstLine="720"/>
        <w:jc w:val="both"/>
        <w:rPr>
          <w:b/>
          <w:sz w:val="24"/>
        </w:rPr>
      </w:pPr>
    </w:p>
    <w:p w14:paraId="067383EC" w14:textId="77777777" w:rsidR="00A6195E" w:rsidRPr="004510FE" w:rsidRDefault="00A6195E" w:rsidP="003F2552">
      <w:pPr>
        <w:ind w:firstLine="720"/>
        <w:jc w:val="both"/>
        <w:rPr>
          <w:b/>
          <w:sz w:val="24"/>
        </w:rPr>
      </w:pPr>
      <w:r>
        <w:rPr>
          <w:b/>
          <w:sz w:val="24"/>
        </w:rPr>
        <w:t>Production</w:t>
      </w:r>
      <w:r w:rsidRPr="004510FE">
        <w:rPr>
          <w:b/>
          <w:sz w:val="24"/>
        </w:rPr>
        <w:t>:</w:t>
      </w:r>
    </w:p>
    <w:p w14:paraId="18989D20" w14:textId="77777777" w:rsidR="00A6195E" w:rsidRPr="004510FE" w:rsidRDefault="00A6195E" w:rsidP="00A6195E">
      <w:pPr>
        <w:jc w:val="both"/>
        <w:rPr>
          <w:b/>
          <w:sz w:val="24"/>
        </w:rPr>
      </w:pPr>
    </w:p>
    <w:p w14:paraId="31D0846E" w14:textId="6DAC70CD" w:rsidR="00111FA8" w:rsidRPr="000D0498" w:rsidRDefault="00111FA8" w:rsidP="00111FA8">
      <w:pPr>
        <w:tabs>
          <w:tab w:val="left" w:pos="6300"/>
          <w:tab w:val="left" w:leader="underscore" w:pos="8010"/>
        </w:tabs>
        <w:spacing w:line="480" w:lineRule="auto"/>
        <w:ind w:left="1440" w:right="18"/>
        <w:rPr>
          <w:sz w:val="24"/>
          <w:szCs w:val="24"/>
        </w:rPr>
      </w:pPr>
      <w:r>
        <w:rPr>
          <w:sz w:val="24"/>
          <w:szCs w:val="24"/>
        </w:rPr>
        <w:t xml:space="preserve">Job 1: </w:t>
      </w:r>
      <w:r w:rsidR="00F5765B">
        <w:rPr>
          <w:sz w:val="24"/>
          <w:szCs w:val="24"/>
        </w:rPr>
        <w:t>Volunteer Certificate</w:t>
      </w:r>
      <w:r>
        <w:rPr>
          <w:sz w:val="24"/>
          <w:szCs w:val="24"/>
        </w:rPr>
        <w:tab/>
      </w:r>
      <w:r>
        <w:rPr>
          <w:sz w:val="24"/>
          <w:szCs w:val="24"/>
        </w:rPr>
        <w:tab/>
        <w:t xml:space="preserve"> (100 points)</w:t>
      </w:r>
    </w:p>
    <w:p w14:paraId="27754575" w14:textId="2558A265" w:rsidR="00A6195E" w:rsidRPr="000D0498" w:rsidRDefault="00A6195E" w:rsidP="00A6195E">
      <w:pPr>
        <w:tabs>
          <w:tab w:val="left" w:pos="6300"/>
          <w:tab w:val="left" w:leader="underscore" w:pos="8010"/>
        </w:tabs>
        <w:spacing w:line="480" w:lineRule="auto"/>
        <w:ind w:left="1440" w:right="18"/>
        <w:rPr>
          <w:sz w:val="24"/>
          <w:szCs w:val="24"/>
        </w:rPr>
      </w:pPr>
      <w:r w:rsidRPr="000D0498">
        <w:rPr>
          <w:sz w:val="24"/>
          <w:szCs w:val="24"/>
        </w:rPr>
        <w:t>Job 2</w:t>
      </w:r>
      <w:r>
        <w:rPr>
          <w:sz w:val="24"/>
          <w:szCs w:val="24"/>
        </w:rPr>
        <w:t xml:space="preserve">: </w:t>
      </w:r>
      <w:r w:rsidR="00F5765B">
        <w:rPr>
          <w:sz w:val="24"/>
          <w:szCs w:val="24"/>
        </w:rPr>
        <w:t>Flyer Promotion</w:t>
      </w:r>
      <w:r>
        <w:rPr>
          <w:sz w:val="24"/>
          <w:szCs w:val="24"/>
        </w:rPr>
        <w:tab/>
      </w:r>
      <w:r>
        <w:rPr>
          <w:sz w:val="24"/>
          <w:szCs w:val="24"/>
        </w:rPr>
        <w:tab/>
        <w:t xml:space="preserve"> (100 points)</w:t>
      </w:r>
    </w:p>
    <w:p w14:paraId="58F656A5" w14:textId="1316B97A" w:rsidR="00A6195E" w:rsidRPr="000D0498" w:rsidRDefault="00A6195E" w:rsidP="00A6195E">
      <w:pPr>
        <w:tabs>
          <w:tab w:val="left" w:pos="6300"/>
          <w:tab w:val="left" w:leader="underscore" w:pos="8010"/>
        </w:tabs>
        <w:spacing w:line="480" w:lineRule="auto"/>
        <w:ind w:left="1440" w:right="18"/>
        <w:rPr>
          <w:sz w:val="24"/>
          <w:szCs w:val="24"/>
        </w:rPr>
      </w:pPr>
      <w:r w:rsidRPr="000D0498">
        <w:rPr>
          <w:sz w:val="24"/>
          <w:szCs w:val="24"/>
        </w:rPr>
        <w:t>Job 3</w:t>
      </w:r>
      <w:r w:rsidR="001D289E">
        <w:rPr>
          <w:sz w:val="24"/>
          <w:szCs w:val="24"/>
        </w:rPr>
        <w:t xml:space="preserve">: </w:t>
      </w:r>
      <w:r w:rsidR="00F5765B">
        <w:rPr>
          <w:sz w:val="24"/>
          <w:szCs w:val="24"/>
        </w:rPr>
        <w:t>2 page Report</w:t>
      </w:r>
      <w:r>
        <w:rPr>
          <w:sz w:val="24"/>
          <w:szCs w:val="24"/>
        </w:rPr>
        <w:tab/>
      </w:r>
      <w:r>
        <w:rPr>
          <w:sz w:val="24"/>
          <w:szCs w:val="24"/>
        </w:rPr>
        <w:tab/>
        <w:t xml:space="preserve"> (100 points)</w:t>
      </w:r>
    </w:p>
    <w:p w14:paraId="7D66DA2B" w14:textId="7EC2C632" w:rsidR="00A6195E" w:rsidRDefault="00A6195E" w:rsidP="00A6195E">
      <w:pPr>
        <w:tabs>
          <w:tab w:val="left" w:pos="6300"/>
          <w:tab w:val="left" w:leader="underscore" w:pos="8010"/>
        </w:tabs>
        <w:spacing w:line="480" w:lineRule="auto"/>
        <w:ind w:left="1440" w:right="18"/>
        <w:rPr>
          <w:sz w:val="24"/>
          <w:szCs w:val="24"/>
        </w:rPr>
      </w:pPr>
      <w:r w:rsidRPr="000D0498">
        <w:rPr>
          <w:sz w:val="24"/>
          <w:szCs w:val="24"/>
        </w:rPr>
        <w:t>Job 4</w:t>
      </w:r>
      <w:r>
        <w:rPr>
          <w:sz w:val="24"/>
          <w:szCs w:val="24"/>
        </w:rPr>
        <w:t xml:space="preserve">: </w:t>
      </w:r>
      <w:r w:rsidR="009C1C9C">
        <w:rPr>
          <w:sz w:val="24"/>
          <w:szCs w:val="24"/>
        </w:rPr>
        <w:t>Spreadsheet</w:t>
      </w:r>
      <w:r w:rsidRPr="000D0498">
        <w:rPr>
          <w:sz w:val="24"/>
          <w:szCs w:val="24"/>
        </w:rPr>
        <w:tab/>
      </w:r>
      <w:r w:rsidRPr="000D0498">
        <w:rPr>
          <w:sz w:val="24"/>
          <w:szCs w:val="24"/>
        </w:rPr>
        <w:tab/>
        <w:t xml:space="preserve"> (1</w:t>
      </w:r>
      <w:r w:rsidR="0036325B">
        <w:rPr>
          <w:sz w:val="24"/>
          <w:szCs w:val="24"/>
        </w:rPr>
        <w:t>0</w:t>
      </w:r>
      <w:r w:rsidRPr="000D0498">
        <w:rPr>
          <w:sz w:val="24"/>
          <w:szCs w:val="24"/>
        </w:rPr>
        <w:t>0 points)</w:t>
      </w:r>
    </w:p>
    <w:p w14:paraId="6DCCA8D7" w14:textId="1267B4C2" w:rsidR="00A6195E" w:rsidRPr="000D0498" w:rsidRDefault="00A6195E" w:rsidP="00A6195E">
      <w:pPr>
        <w:tabs>
          <w:tab w:val="left" w:pos="6300"/>
          <w:tab w:val="left" w:leader="underscore" w:pos="8010"/>
        </w:tabs>
        <w:spacing w:line="480" w:lineRule="auto"/>
        <w:ind w:left="1440" w:right="18"/>
        <w:rPr>
          <w:sz w:val="24"/>
          <w:szCs w:val="24"/>
        </w:rPr>
      </w:pPr>
      <w:r>
        <w:rPr>
          <w:sz w:val="24"/>
          <w:szCs w:val="24"/>
        </w:rPr>
        <w:t>Job 5:</w:t>
      </w:r>
      <w:r w:rsidR="009C1C9C">
        <w:rPr>
          <w:sz w:val="24"/>
          <w:szCs w:val="24"/>
        </w:rPr>
        <w:t xml:space="preserve"> </w:t>
      </w:r>
      <w:r w:rsidR="00F5765B">
        <w:rPr>
          <w:sz w:val="24"/>
          <w:szCs w:val="24"/>
        </w:rPr>
        <w:t>Thank you Letter</w:t>
      </w:r>
      <w:r>
        <w:rPr>
          <w:sz w:val="24"/>
          <w:szCs w:val="24"/>
        </w:rPr>
        <w:tab/>
      </w:r>
      <w:r>
        <w:rPr>
          <w:sz w:val="24"/>
          <w:szCs w:val="24"/>
        </w:rPr>
        <w:tab/>
        <w:t xml:space="preserve"> (100 points)</w:t>
      </w:r>
    </w:p>
    <w:p w14:paraId="5F763ECF" w14:textId="77777777" w:rsidR="00A6195E" w:rsidRPr="004510FE" w:rsidRDefault="00A6195E" w:rsidP="00A6195E">
      <w:pPr>
        <w:tabs>
          <w:tab w:val="left" w:pos="2160"/>
          <w:tab w:val="left" w:pos="6300"/>
          <w:tab w:val="left" w:leader="underscore" w:pos="8010"/>
        </w:tabs>
        <w:spacing w:line="360" w:lineRule="auto"/>
        <w:rPr>
          <w:b/>
          <w:i/>
          <w:sz w:val="24"/>
          <w:szCs w:val="22"/>
        </w:rPr>
      </w:pPr>
      <w:r w:rsidRPr="004510FE">
        <w:rPr>
          <w:b/>
          <w:i/>
          <w:sz w:val="22"/>
          <w:szCs w:val="22"/>
        </w:rPr>
        <w:tab/>
      </w:r>
      <w:r w:rsidRPr="004510FE">
        <w:rPr>
          <w:b/>
          <w:i/>
          <w:sz w:val="24"/>
          <w:szCs w:val="22"/>
        </w:rPr>
        <w:t>TOTAL POINTS</w:t>
      </w:r>
      <w:r w:rsidRPr="004510FE">
        <w:rPr>
          <w:b/>
          <w:i/>
          <w:sz w:val="24"/>
          <w:szCs w:val="22"/>
        </w:rPr>
        <w:tab/>
      </w:r>
      <w:r w:rsidRPr="004510FE">
        <w:rPr>
          <w:b/>
          <w:i/>
          <w:sz w:val="24"/>
          <w:szCs w:val="22"/>
        </w:rPr>
        <w:tab/>
        <w:t xml:space="preserve"> (</w:t>
      </w:r>
      <w:r>
        <w:rPr>
          <w:b/>
          <w:i/>
          <w:sz w:val="24"/>
          <w:szCs w:val="22"/>
        </w:rPr>
        <w:t xml:space="preserve">500 </w:t>
      </w:r>
      <w:r w:rsidRPr="004510FE">
        <w:rPr>
          <w:b/>
          <w:i/>
          <w:sz w:val="24"/>
          <w:szCs w:val="22"/>
        </w:rPr>
        <w:t>points)</w:t>
      </w:r>
    </w:p>
    <w:p w14:paraId="56546B08" w14:textId="77777777" w:rsidR="00F1245D" w:rsidRPr="004510FE" w:rsidRDefault="00F1245D" w:rsidP="00F1245D">
      <w:pPr>
        <w:jc w:val="both"/>
        <w:rPr>
          <w:sz w:val="18"/>
        </w:rPr>
      </w:pPr>
    </w:p>
    <w:p w14:paraId="7F9AF7F4" w14:textId="77777777" w:rsidR="00F1245D" w:rsidRPr="004510FE" w:rsidRDefault="00F1245D" w:rsidP="00F1245D">
      <w:pPr>
        <w:tabs>
          <w:tab w:val="left" w:pos="1440"/>
          <w:tab w:val="left" w:pos="2880"/>
          <w:tab w:val="left" w:pos="6480"/>
          <w:tab w:val="right" w:pos="8640"/>
        </w:tabs>
        <w:rPr>
          <w:b/>
          <w:iCs/>
          <w:sz w:val="24"/>
        </w:rPr>
      </w:pPr>
    </w:p>
    <w:p w14:paraId="77275AFA" w14:textId="77777777" w:rsidR="00F55ED1" w:rsidRPr="004510FE" w:rsidRDefault="003117D5"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78D40092" wp14:editId="7826DEC4">
                <wp:simplePos x="0" y="0"/>
                <wp:positionH relativeFrom="column">
                  <wp:posOffset>-80010</wp:posOffset>
                </wp:positionH>
                <wp:positionV relativeFrom="paragraph">
                  <wp:posOffset>36195</wp:posOffset>
                </wp:positionV>
                <wp:extent cx="6296025" cy="894080"/>
                <wp:effectExtent l="9525" t="10795" r="9525"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6D80681C" w14:textId="77777777" w:rsidR="00E752C6" w:rsidRDefault="00E752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D40092" id="_x0000_t202" coordsize="21600,21600" o:spt="202" path="m,l,21600r21600,l21600,xe">
                <v:stroke joinstyle="miter"/>
                <v:path gradientshapeok="t" o:connecttype="rect"/>
              </v:shapetype>
              <v:shape id="Text Box 3"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MAFwfkpAgAAUAQAAA4AAAAAAAAAAAAAAAAALgIAAGRycy9l&#10;Mm9Eb2MueG1sUEsBAi0AFAAGAAgAAAAhAET0b9vfAAAACQEAAA8AAAAAAAAAAAAAAAAAgwQAAGRy&#10;cy9kb3ducmV2LnhtbFBLBQYAAAAABAAEAPMAAACPBQAAAAA=&#10;" fillcolor="#d8d8d8">
                <v:textbox>
                  <w:txbxContent>
                    <w:p w14:paraId="6D80681C" w14:textId="77777777" w:rsidR="00E752C6" w:rsidRDefault="00E752C6"/>
                  </w:txbxContent>
                </v:textbox>
              </v:shape>
            </w:pict>
          </mc:Fallback>
        </mc:AlternateContent>
      </w:r>
    </w:p>
    <w:p w14:paraId="3BDA1518" w14:textId="77777777" w:rsidR="00F1245D" w:rsidRPr="00CB03C3" w:rsidRDefault="00CB03C3" w:rsidP="00CB03C3">
      <w:pPr>
        <w:ind w:right="90"/>
        <w:jc w:val="center"/>
        <w:rPr>
          <w:b/>
          <w:sz w:val="40"/>
          <w:szCs w:val="22"/>
        </w:rPr>
      </w:pPr>
      <w:r w:rsidRPr="00CB03C3">
        <w:rPr>
          <w:b/>
          <w:sz w:val="40"/>
        </w:rPr>
        <w:t>Graders: Please double check and verify all scores and answer keys!</w:t>
      </w:r>
    </w:p>
    <w:p w14:paraId="3867FF54" w14:textId="77777777" w:rsidR="00F1245D" w:rsidRDefault="00F1245D" w:rsidP="00F1245D">
      <w:pPr>
        <w:pStyle w:val="Header"/>
        <w:tabs>
          <w:tab w:val="clear" w:pos="4320"/>
          <w:tab w:val="clear" w:pos="8640"/>
          <w:tab w:val="left" w:pos="-1440"/>
        </w:tabs>
        <w:jc w:val="center"/>
        <w:rPr>
          <w:sz w:val="22"/>
        </w:rPr>
      </w:pPr>
    </w:p>
    <w:p w14:paraId="08BB098B" w14:textId="77777777" w:rsidR="00CB03C3" w:rsidRDefault="00CB03C3" w:rsidP="00F1245D">
      <w:pPr>
        <w:pStyle w:val="Header"/>
        <w:tabs>
          <w:tab w:val="clear" w:pos="4320"/>
          <w:tab w:val="clear" w:pos="8640"/>
          <w:tab w:val="left" w:pos="-1440"/>
        </w:tabs>
        <w:jc w:val="center"/>
        <w:rPr>
          <w:sz w:val="22"/>
        </w:rPr>
      </w:pPr>
    </w:p>
    <w:p w14:paraId="0A69CCAD" w14:textId="77777777" w:rsidR="00CB03C3" w:rsidRDefault="00CB03C3" w:rsidP="00F1245D">
      <w:pPr>
        <w:pStyle w:val="Header"/>
        <w:tabs>
          <w:tab w:val="clear" w:pos="4320"/>
          <w:tab w:val="clear" w:pos="8640"/>
          <w:tab w:val="left" w:pos="-1440"/>
        </w:tabs>
        <w:jc w:val="center"/>
        <w:rPr>
          <w:sz w:val="22"/>
        </w:rPr>
      </w:pPr>
    </w:p>
    <w:p w14:paraId="17DDBEA6" w14:textId="77777777" w:rsidR="00CB03C3" w:rsidRPr="004510FE" w:rsidRDefault="00CB03C3" w:rsidP="00F1245D">
      <w:pPr>
        <w:pStyle w:val="Header"/>
        <w:tabs>
          <w:tab w:val="clear" w:pos="4320"/>
          <w:tab w:val="clear" w:pos="8640"/>
          <w:tab w:val="left" w:pos="-1440"/>
        </w:tabs>
        <w:jc w:val="center"/>
        <w:rPr>
          <w:sz w:val="22"/>
        </w:rPr>
      </w:pPr>
    </w:p>
    <w:p w14:paraId="30E7A9D1"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426A83A7"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0B497783"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C7A87E7" w14:textId="77777777" w:rsidR="00F1245D" w:rsidRPr="004510FE" w:rsidRDefault="00F1245D" w:rsidP="00F1245D">
      <w:pPr>
        <w:jc w:val="both"/>
      </w:pPr>
    </w:p>
    <w:p w14:paraId="23BC5BF2" w14:textId="77777777" w:rsidR="00453DFC" w:rsidRDefault="00453DFC" w:rsidP="00453DFC"/>
    <w:p w14:paraId="0C202125" w14:textId="77777777" w:rsidR="00A6195E" w:rsidRDefault="00A6195E" w:rsidP="00A6195E">
      <w:pPr>
        <w:pStyle w:val="Heading1"/>
        <w:spacing w:before="0"/>
        <w:jc w:val="center"/>
        <w:rPr>
          <w:rFonts w:ascii="Times New Roman" w:hAnsi="Times New Roman"/>
          <w:color w:val="auto"/>
          <w:sz w:val="24"/>
          <w:szCs w:val="22"/>
        </w:rPr>
      </w:pPr>
    </w:p>
    <w:p w14:paraId="47A42DD5" w14:textId="77777777" w:rsidR="00602B0F" w:rsidRDefault="00602B0F" w:rsidP="00A6195E">
      <w:pPr>
        <w:pStyle w:val="Header"/>
        <w:tabs>
          <w:tab w:val="clear" w:pos="4320"/>
          <w:tab w:val="clear" w:pos="8640"/>
          <w:tab w:val="left" w:pos="-1440"/>
        </w:tabs>
        <w:jc w:val="center"/>
        <w:rPr>
          <w:b/>
          <w:sz w:val="28"/>
          <w:szCs w:val="28"/>
        </w:rPr>
      </w:pPr>
    </w:p>
    <w:p w14:paraId="007F105C" w14:textId="77777777" w:rsidR="00602B0F" w:rsidRDefault="00602B0F" w:rsidP="00A6195E">
      <w:pPr>
        <w:pStyle w:val="Header"/>
        <w:tabs>
          <w:tab w:val="clear" w:pos="4320"/>
          <w:tab w:val="clear" w:pos="8640"/>
          <w:tab w:val="left" w:pos="-1440"/>
        </w:tabs>
        <w:jc w:val="center"/>
        <w:rPr>
          <w:b/>
          <w:sz w:val="28"/>
          <w:szCs w:val="28"/>
        </w:rPr>
      </w:pPr>
    </w:p>
    <w:p w14:paraId="25A353F1" w14:textId="77777777" w:rsidR="009C1C9C" w:rsidRDefault="009C1C9C" w:rsidP="00A6195E">
      <w:pPr>
        <w:pStyle w:val="Header"/>
        <w:tabs>
          <w:tab w:val="clear" w:pos="4320"/>
          <w:tab w:val="clear" w:pos="8640"/>
          <w:tab w:val="left" w:pos="-1440"/>
        </w:tabs>
        <w:jc w:val="center"/>
        <w:rPr>
          <w:b/>
          <w:sz w:val="28"/>
          <w:szCs w:val="28"/>
        </w:rPr>
      </w:pPr>
    </w:p>
    <w:p w14:paraId="05D81913" w14:textId="77777777" w:rsidR="009C1C9C" w:rsidRDefault="009C1C9C" w:rsidP="00A6195E">
      <w:pPr>
        <w:pStyle w:val="Header"/>
        <w:tabs>
          <w:tab w:val="clear" w:pos="4320"/>
          <w:tab w:val="clear" w:pos="8640"/>
          <w:tab w:val="left" w:pos="-1440"/>
        </w:tabs>
        <w:jc w:val="center"/>
        <w:rPr>
          <w:b/>
          <w:sz w:val="28"/>
          <w:szCs w:val="28"/>
        </w:rPr>
      </w:pPr>
    </w:p>
    <w:p w14:paraId="07C21B4E" w14:textId="4C37CCB3" w:rsidR="00A6195E" w:rsidRPr="00F5765B" w:rsidRDefault="00A6195E" w:rsidP="00F5765B">
      <w:pPr>
        <w:pStyle w:val="Header"/>
        <w:tabs>
          <w:tab w:val="clear" w:pos="4320"/>
          <w:tab w:val="clear" w:pos="8640"/>
          <w:tab w:val="left" w:pos="-1440"/>
        </w:tabs>
        <w:jc w:val="center"/>
        <w:rPr>
          <w:b/>
          <w:sz w:val="28"/>
          <w:szCs w:val="28"/>
        </w:rPr>
      </w:pPr>
      <w:r w:rsidRPr="00AA6951">
        <w:rPr>
          <w:b/>
          <w:sz w:val="28"/>
          <w:szCs w:val="28"/>
        </w:rPr>
        <w:t>Grading Rubric</w:t>
      </w:r>
    </w:p>
    <w:p w14:paraId="53E0E5FC" w14:textId="77777777" w:rsidR="00A6195E" w:rsidRDefault="00A6195E" w:rsidP="00A6195E">
      <w:pPr>
        <w:widowControl w:val="0"/>
        <w:autoSpaceDE w:val="0"/>
        <w:autoSpaceDN w:val="0"/>
        <w:adjustRightInd w:val="0"/>
        <w:rPr>
          <w:b/>
        </w:rPr>
      </w:pPr>
    </w:p>
    <w:tbl>
      <w:tblPr>
        <w:tblStyle w:val="TableGrid"/>
        <w:tblW w:w="8665" w:type="dxa"/>
        <w:jc w:val="center"/>
        <w:tblLayout w:type="fixed"/>
        <w:tblLook w:val="04A0" w:firstRow="1" w:lastRow="0" w:firstColumn="1" w:lastColumn="0" w:noHBand="0" w:noVBand="1"/>
      </w:tblPr>
      <w:tblGrid>
        <w:gridCol w:w="6318"/>
        <w:gridCol w:w="1170"/>
        <w:gridCol w:w="1177"/>
      </w:tblGrid>
      <w:tr w:rsidR="00C146F2" w:rsidRPr="00681DEB" w14:paraId="07B7CC69" w14:textId="77777777" w:rsidTr="0026280A">
        <w:trPr>
          <w:jc w:val="center"/>
          <w:ins w:id="3" w:author="Hewes Angie" w:date="2020-03-02T14:11:00Z"/>
        </w:trPr>
        <w:tc>
          <w:tcPr>
            <w:tcW w:w="6318" w:type="dxa"/>
          </w:tcPr>
          <w:p w14:paraId="409436AC" w14:textId="77777777" w:rsidR="00C146F2" w:rsidRPr="00681DEB" w:rsidRDefault="00C146F2" w:rsidP="0026280A">
            <w:pPr>
              <w:rPr>
                <w:ins w:id="4" w:author="Hewes Angie" w:date="2020-03-02T14:11:00Z"/>
                <w:b/>
                <w:i/>
                <w:sz w:val="24"/>
                <w:szCs w:val="24"/>
              </w:rPr>
            </w:pPr>
            <w:ins w:id="5" w:author="Hewes Angie" w:date="2020-03-02T14:11:00Z">
              <w:r w:rsidRPr="00681DEB">
                <w:rPr>
                  <w:b/>
                  <w:i/>
                  <w:sz w:val="24"/>
                  <w:szCs w:val="24"/>
                </w:rPr>
                <w:t xml:space="preserve">Job </w:t>
              </w:r>
              <w:r>
                <w:rPr>
                  <w:b/>
                  <w:i/>
                  <w:sz w:val="24"/>
                  <w:szCs w:val="24"/>
                </w:rPr>
                <w:t>1</w:t>
              </w:r>
              <w:r w:rsidRPr="00681DEB">
                <w:rPr>
                  <w:b/>
                  <w:i/>
                  <w:sz w:val="24"/>
                  <w:szCs w:val="24"/>
                </w:rPr>
                <w:t xml:space="preserve"> – </w:t>
              </w:r>
              <w:r>
                <w:rPr>
                  <w:b/>
                  <w:i/>
                  <w:sz w:val="24"/>
                  <w:szCs w:val="24"/>
                </w:rPr>
                <w:t>Volunteer Certificate</w:t>
              </w:r>
            </w:ins>
          </w:p>
        </w:tc>
        <w:tc>
          <w:tcPr>
            <w:tcW w:w="1170" w:type="dxa"/>
          </w:tcPr>
          <w:p w14:paraId="11022CF1" w14:textId="77777777" w:rsidR="00C146F2" w:rsidRPr="00681DEB" w:rsidRDefault="00C146F2" w:rsidP="0026280A">
            <w:pPr>
              <w:jc w:val="center"/>
              <w:rPr>
                <w:ins w:id="6" w:author="Hewes Angie" w:date="2020-03-02T14:11:00Z"/>
                <w:b/>
                <w:i/>
                <w:sz w:val="24"/>
                <w:szCs w:val="24"/>
              </w:rPr>
            </w:pPr>
            <w:ins w:id="7" w:author="Hewes Angie" w:date="2020-03-02T14:11:00Z">
              <w:r>
                <w:rPr>
                  <w:b/>
                  <w:i/>
                  <w:sz w:val="24"/>
                  <w:szCs w:val="24"/>
                </w:rPr>
                <w:t xml:space="preserve">Possible </w:t>
              </w:r>
              <w:r w:rsidRPr="00681DEB">
                <w:rPr>
                  <w:b/>
                  <w:i/>
                  <w:sz w:val="24"/>
                  <w:szCs w:val="24"/>
                </w:rPr>
                <w:t>Points</w:t>
              </w:r>
            </w:ins>
          </w:p>
        </w:tc>
        <w:tc>
          <w:tcPr>
            <w:tcW w:w="1177" w:type="dxa"/>
          </w:tcPr>
          <w:p w14:paraId="1B82E5D5" w14:textId="77777777" w:rsidR="00C146F2" w:rsidRPr="00681DEB" w:rsidRDefault="00C146F2" w:rsidP="0026280A">
            <w:pPr>
              <w:jc w:val="center"/>
              <w:rPr>
                <w:ins w:id="8" w:author="Hewes Angie" w:date="2020-03-02T14:11:00Z"/>
                <w:b/>
                <w:i/>
                <w:sz w:val="24"/>
                <w:szCs w:val="24"/>
              </w:rPr>
            </w:pPr>
            <w:ins w:id="9" w:author="Hewes Angie" w:date="2020-03-02T14:11:00Z">
              <w:r>
                <w:rPr>
                  <w:b/>
                  <w:i/>
                  <w:sz w:val="24"/>
                  <w:szCs w:val="24"/>
                </w:rPr>
                <w:t>Points Awarded</w:t>
              </w:r>
            </w:ins>
          </w:p>
        </w:tc>
      </w:tr>
      <w:tr w:rsidR="00C146F2" w14:paraId="6D226E60" w14:textId="77777777" w:rsidTr="0026280A">
        <w:trPr>
          <w:trHeight w:val="432"/>
          <w:jc w:val="center"/>
          <w:ins w:id="10" w:author="Hewes Angie" w:date="2020-03-02T14:11:00Z"/>
        </w:trPr>
        <w:tc>
          <w:tcPr>
            <w:tcW w:w="6318" w:type="dxa"/>
            <w:vAlign w:val="center"/>
          </w:tcPr>
          <w:p w14:paraId="31299C2E" w14:textId="77777777" w:rsidR="00C146F2" w:rsidRDefault="00C146F2" w:rsidP="0026280A">
            <w:pPr>
              <w:rPr>
                <w:ins w:id="11" w:author="Hewes Angie" w:date="2020-03-02T14:11:00Z"/>
                <w:sz w:val="24"/>
                <w:szCs w:val="24"/>
              </w:rPr>
            </w:pPr>
            <w:ins w:id="12" w:author="Hewes Angie" w:date="2020-03-02T14:11:00Z">
              <w:r>
                <w:rPr>
                  <w:sz w:val="24"/>
                  <w:szCs w:val="24"/>
                </w:rPr>
                <w:t>Includes the following: (10 points each)</w:t>
              </w:r>
            </w:ins>
          </w:p>
          <w:p w14:paraId="245967DB" w14:textId="77777777" w:rsidR="00C146F2" w:rsidRDefault="00C146F2" w:rsidP="00C146F2">
            <w:pPr>
              <w:pStyle w:val="ListParagraph"/>
              <w:numPr>
                <w:ilvl w:val="0"/>
                <w:numId w:val="22"/>
              </w:numPr>
              <w:rPr>
                <w:ins w:id="13" w:author="Hewes Angie" w:date="2020-03-02T14:11:00Z"/>
                <w:sz w:val="24"/>
                <w:szCs w:val="24"/>
              </w:rPr>
            </w:pPr>
            <w:ins w:id="14" w:author="Hewes Angie" w:date="2020-03-02T14:11:00Z">
              <w:r>
                <w:rPr>
                  <w:sz w:val="24"/>
                  <w:szCs w:val="24"/>
                </w:rPr>
                <w:t>Name of award: PBA Volunteer Award</w:t>
              </w:r>
            </w:ins>
          </w:p>
          <w:p w14:paraId="14F1F98E" w14:textId="77777777" w:rsidR="00C146F2" w:rsidRDefault="00C146F2" w:rsidP="00C146F2">
            <w:pPr>
              <w:pStyle w:val="ListParagraph"/>
              <w:numPr>
                <w:ilvl w:val="0"/>
                <w:numId w:val="22"/>
              </w:numPr>
              <w:rPr>
                <w:ins w:id="15" w:author="Hewes Angie" w:date="2020-03-02T14:11:00Z"/>
                <w:sz w:val="24"/>
                <w:szCs w:val="24"/>
              </w:rPr>
            </w:pPr>
            <w:ins w:id="16" w:author="Hewes Angie" w:date="2020-03-02T14:11:00Z">
              <w:r>
                <w:rPr>
                  <w:sz w:val="24"/>
                  <w:szCs w:val="24"/>
                </w:rPr>
                <w:t>Presented to</w:t>
              </w:r>
            </w:ins>
          </w:p>
          <w:p w14:paraId="21FF6A85" w14:textId="77777777" w:rsidR="00C146F2" w:rsidRDefault="00C146F2" w:rsidP="00C146F2">
            <w:pPr>
              <w:pStyle w:val="ListParagraph"/>
              <w:numPr>
                <w:ilvl w:val="0"/>
                <w:numId w:val="22"/>
              </w:numPr>
              <w:rPr>
                <w:ins w:id="17" w:author="Hewes Angie" w:date="2020-03-02T14:11:00Z"/>
                <w:sz w:val="24"/>
                <w:szCs w:val="24"/>
              </w:rPr>
            </w:pPr>
            <w:ins w:id="18" w:author="Hewes Angie" w:date="2020-03-02T14:11:00Z">
              <w:r>
                <w:rPr>
                  <w:sz w:val="24"/>
                  <w:szCs w:val="24"/>
                </w:rPr>
                <w:t>Signature Line and name and title</w:t>
              </w:r>
            </w:ins>
          </w:p>
          <w:p w14:paraId="5EA6310E" w14:textId="77777777" w:rsidR="00C146F2" w:rsidRDefault="00C146F2" w:rsidP="00C146F2">
            <w:pPr>
              <w:pStyle w:val="ListParagraph"/>
              <w:numPr>
                <w:ilvl w:val="0"/>
                <w:numId w:val="22"/>
              </w:numPr>
              <w:rPr>
                <w:ins w:id="19" w:author="Hewes Angie" w:date="2020-03-02T14:11:00Z"/>
                <w:sz w:val="24"/>
                <w:szCs w:val="24"/>
              </w:rPr>
            </w:pPr>
            <w:ins w:id="20" w:author="Hewes Angie" w:date="2020-03-02T14:11:00Z">
              <w:r>
                <w:rPr>
                  <w:sz w:val="24"/>
                  <w:szCs w:val="24"/>
                </w:rPr>
                <w:t>Dateline</w:t>
              </w:r>
            </w:ins>
          </w:p>
          <w:p w14:paraId="28B4BD87" w14:textId="77777777" w:rsidR="00C146F2" w:rsidRDefault="00C146F2" w:rsidP="00C146F2">
            <w:pPr>
              <w:pStyle w:val="ListParagraph"/>
              <w:numPr>
                <w:ilvl w:val="0"/>
                <w:numId w:val="22"/>
              </w:numPr>
              <w:rPr>
                <w:ins w:id="21" w:author="Hewes Angie" w:date="2020-03-02T14:11:00Z"/>
                <w:sz w:val="24"/>
                <w:szCs w:val="24"/>
              </w:rPr>
            </w:pPr>
            <w:ins w:id="22" w:author="Hewes Angie" w:date="2020-03-02T14:11:00Z">
              <w:r>
                <w:rPr>
                  <w:sz w:val="24"/>
                  <w:szCs w:val="24"/>
                </w:rPr>
                <w:t>“</w:t>
              </w:r>
              <w:r w:rsidRPr="00A716BF">
                <w:rPr>
                  <w:sz w:val="24"/>
                  <w:szCs w:val="24"/>
                </w:rPr>
                <w:t>This certificate is good for dinner for two at any Columbus area restaurant</w:t>
              </w:r>
              <w:r>
                <w:rPr>
                  <w:sz w:val="24"/>
                  <w:szCs w:val="24"/>
                </w:rPr>
                <w:t>” at bottom</w:t>
              </w:r>
            </w:ins>
          </w:p>
          <w:p w14:paraId="38D7BCE9" w14:textId="77777777" w:rsidR="00C146F2" w:rsidRPr="00A716BF" w:rsidRDefault="00C146F2" w:rsidP="00C146F2">
            <w:pPr>
              <w:pStyle w:val="ListParagraph"/>
              <w:numPr>
                <w:ilvl w:val="0"/>
                <w:numId w:val="22"/>
              </w:numPr>
              <w:rPr>
                <w:ins w:id="23" w:author="Hewes Angie" w:date="2020-03-02T14:11:00Z"/>
                <w:sz w:val="24"/>
                <w:szCs w:val="24"/>
              </w:rPr>
            </w:pPr>
            <w:ins w:id="24" w:author="Hewes Angie" w:date="2020-03-02T14:11:00Z">
              <w:r>
                <w:rPr>
                  <w:sz w:val="24"/>
                  <w:szCs w:val="24"/>
                </w:rPr>
                <w:t>Appropriate border</w:t>
              </w:r>
            </w:ins>
          </w:p>
        </w:tc>
        <w:tc>
          <w:tcPr>
            <w:tcW w:w="1170" w:type="dxa"/>
            <w:vAlign w:val="center"/>
          </w:tcPr>
          <w:p w14:paraId="4776FA74" w14:textId="77777777" w:rsidR="00C146F2" w:rsidRPr="00681DEB" w:rsidRDefault="00C146F2" w:rsidP="0026280A">
            <w:pPr>
              <w:jc w:val="right"/>
              <w:rPr>
                <w:ins w:id="25" w:author="Hewes Angie" w:date="2020-03-02T14:11:00Z"/>
                <w:sz w:val="24"/>
                <w:szCs w:val="24"/>
              </w:rPr>
            </w:pPr>
            <w:ins w:id="26" w:author="Hewes Angie" w:date="2020-03-02T14:11:00Z">
              <w:r>
                <w:rPr>
                  <w:sz w:val="24"/>
                  <w:szCs w:val="24"/>
                </w:rPr>
                <w:t>60</w:t>
              </w:r>
            </w:ins>
          </w:p>
        </w:tc>
        <w:tc>
          <w:tcPr>
            <w:tcW w:w="1177" w:type="dxa"/>
          </w:tcPr>
          <w:p w14:paraId="3A731CBE" w14:textId="77777777" w:rsidR="00C146F2" w:rsidRDefault="00C146F2" w:rsidP="0026280A">
            <w:pPr>
              <w:jc w:val="center"/>
              <w:rPr>
                <w:ins w:id="27" w:author="Hewes Angie" w:date="2020-03-02T14:11:00Z"/>
                <w:b/>
                <w:i/>
                <w:sz w:val="24"/>
                <w:szCs w:val="24"/>
              </w:rPr>
            </w:pPr>
          </w:p>
        </w:tc>
      </w:tr>
      <w:tr w:rsidR="00C146F2" w14:paraId="46FC8ABA" w14:textId="77777777" w:rsidTr="0026280A">
        <w:trPr>
          <w:trHeight w:val="432"/>
          <w:jc w:val="center"/>
          <w:ins w:id="28" w:author="Hewes Angie" w:date="2020-03-02T14:11:00Z"/>
        </w:trPr>
        <w:tc>
          <w:tcPr>
            <w:tcW w:w="6318" w:type="dxa"/>
            <w:vAlign w:val="center"/>
          </w:tcPr>
          <w:p w14:paraId="5CF15268" w14:textId="77777777" w:rsidR="00C146F2" w:rsidRPr="00681DEB" w:rsidRDefault="00C146F2" w:rsidP="0026280A">
            <w:pPr>
              <w:rPr>
                <w:ins w:id="29" w:author="Hewes Angie" w:date="2020-03-02T14:11:00Z"/>
                <w:sz w:val="24"/>
                <w:szCs w:val="24"/>
              </w:rPr>
            </w:pPr>
            <w:ins w:id="30" w:author="Hewes Angie" w:date="2020-03-02T14:11:00Z">
              <w:r w:rsidRPr="00A716BF">
                <w:rPr>
                  <w:sz w:val="24"/>
                  <w:szCs w:val="24"/>
                </w:rPr>
                <w:t>Add other items/graphics to make certificate presentable</w:t>
              </w:r>
            </w:ins>
          </w:p>
        </w:tc>
        <w:tc>
          <w:tcPr>
            <w:tcW w:w="1170" w:type="dxa"/>
            <w:vAlign w:val="center"/>
          </w:tcPr>
          <w:p w14:paraId="30F35199" w14:textId="77777777" w:rsidR="00C146F2" w:rsidRPr="00681DEB" w:rsidRDefault="00C146F2" w:rsidP="0026280A">
            <w:pPr>
              <w:jc w:val="right"/>
              <w:rPr>
                <w:ins w:id="31" w:author="Hewes Angie" w:date="2020-03-02T14:11:00Z"/>
                <w:sz w:val="24"/>
                <w:szCs w:val="24"/>
              </w:rPr>
            </w:pPr>
            <w:ins w:id="32" w:author="Hewes Angie" w:date="2020-03-02T14:11:00Z">
              <w:r>
                <w:rPr>
                  <w:sz w:val="24"/>
                  <w:szCs w:val="24"/>
                </w:rPr>
                <w:t>30</w:t>
              </w:r>
            </w:ins>
          </w:p>
        </w:tc>
        <w:tc>
          <w:tcPr>
            <w:tcW w:w="1177" w:type="dxa"/>
          </w:tcPr>
          <w:p w14:paraId="018E310E" w14:textId="77777777" w:rsidR="00C146F2" w:rsidRDefault="00C146F2" w:rsidP="0026280A">
            <w:pPr>
              <w:jc w:val="center"/>
              <w:rPr>
                <w:ins w:id="33" w:author="Hewes Angie" w:date="2020-03-02T14:11:00Z"/>
                <w:b/>
                <w:i/>
                <w:sz w:val="24"/>
                <w:szCs w:val="24"/>
              </w:rPr>
            </w:pPr>
          </w:p>
        </w:tc>
      </w:tr>
      <w:tr w:rsidR="00C146F2" w14:paraId="78055378" w14:textId="77777777" w:rsidTr="0026280A">
        <w:trPr>
          <w:trHeight w:val="432"/>
          <w:jc w:val="center"/>
          <w:ins w:id="34" w:author="Hewes Angie" w:date="2020-03-02T14:11:00Z"/>
        </w:trPr>
        <w:tc>
          <w:tcPr>
            <w:tcW w:w="6318" w:type="dxa"/>
            <w:vAlign w:val="center"/>
          </w:tcPr>
          <w:p w14:paraId="6162D497" w14:textId="77777777" w:rsidR="00C146F2" w:rsidRDefault="00C146F2" w:rsidP="0026280A">
            <w:pPr>
              <w:rPr>
                <w:ins w:id="35" w:author="Hewes Angie" w:date="2020-03-02T14:11:00Z"/>
                <w:sz w:val="24"/>
                <w:szCs w:val="24"/>
              </w:rPr>
            </w:pPr>
            <w:ins w:id="36" w:author="Hewes Angie" w:date="2020-03-02T14:11:00Z">
              <w:r>
                <w:rPr>
                  <w:sz w:val="24"/>
                  <w:szCs w:val="24"/>
                </w:rPr>
                <w:t xml:space="preserve">Contestant ID and Job # in footer </w:t>
              </w:r>
            </w:ins>
          </w:p>
        </w:tc>
        <w:tc>
          <w:tcPr>
            <w:tcW w:w="1170" w:type="dxa"/>
            <w:vAlign w:val="center"/>
          </w:tcPr>
          <w:p w14:paraId="2782940D" w14:textId="77777777" w:rsidR="00C146F2" w:rsidRDefault="00C146F2" w:rsidP="0026280A">
            <w:pPr>
              <w:jc w:val="right"/>
              <w:rPr>
                <w:ins w:id="37" w:author="Hewes Angie" w:date="2020-03-02T14:11:00Z"/>
                <w:sz w:val="24"/>
                <w:szCs w:val="24"/>
              </w:rPr>
            </w:pPr>
            <w:ins w:id="38" w:author="Hewes Angie" w:date="2020-03-02T14:11:00Z">
              <w:r>
                <w:rPr>
                  <w:sz w:val="24"/>
                  <w:szCs w:val="24"/>
                </w:rPr>
                <w:t>10</w:t>
              </w:r>
            </w:ins>
          </w:p>
        </w:tc>
        <w:tc>
          <w:tcPr>
            <w:tcW w:w="1177" w:type="dxa"/>
          </w:tcPr>
          <w:p w14:paraId="57767F7A" w14:textId="77777777" w:rsidR="00C146F2" w:rsidRDefault="00C146F2" w:rsidP="0026280A">
            <w:pPr>
              <w:rPr>
                <w:ins w:id="39" w:author="Hewes Angie" w:date="2020-03-02T14:11:00Z"/>
                <w:b/>
                <w:i/>
                <w:sz w:val="24"/>
                <w:szCs w:val="24"/>
              </w:rPr>
            </w:pPr>
          </w:p>
        </w:tc>
      </w:tr>
      <w:tr w:rsidR="00C146F2" w14:paraId="2D5F3D69" w14:textId="77777777" w:rsidTr="0026280A">
        <w:trPr>
          <w:jc w:val="center"/>
          <w:ins w:id="40" w:author="Hewes Angie" w:date="2020-03-02T14:11:00Z"/>
        </w:trPr>
        <w:tc>
          <w:tcPr>
            <w:tcW w:w="6318" w:type="dxa"/>
            <w:vAlign w:val="center"/>
          </w:tcPr>
          <w:p w14:paraId="7F600EDD" w14:textId="77777777" w:rsidR="00C146F2" w:rsidRPr="00B75340" w:rsidRDefault="00C146F2" w:rsidP="0026280A">
            <w:pPr>
              <w:jc w:val="right"/>
              <w:rPr>
                <w:ins w:id="41" w:author="Hewes Angie" w:date="2020-03-02T14:11:00Z"/>
                <w:b/>
                <w:sz w:val="28"/>
                <w:szCs w:val="24"/>
              </w:rPr>
            </w:pPr>
            <w:ins w:id="42" w:author="Hewes Angie" w:date="2020-03-02T14:11:00Z">
              <w:r w:rsidRPr="00B75340">
                <w:rPr>
                  <w:b/>
                  <w:sz w:val="28"/>
                  <w:szCs w:val="24"/>
                </w:rPr>
                <w:t>Job 1 Total</w:t>
              </w:r>
            </w:ins>
          </w:p>
        </w:tc>
        <w:tc>
          <w:tcPr>
            <w:tcW w:w="1170" w:type="dxa"/>
            <w:vAlign w:val="center"/>
          </w:tcPr>
          <w:p w14:paraId="23272042" w14:textId="77777777" w:rsidR="00C146F2" w:rsidRPr="00B75340" w:rsidRDefault="00C146F2" w:rsidP="0026280A">
            <w:pPr>
              <w:jc w:val="right"/>
              <w:rPr>
                <w:ins w:id="43" w:author="Hewes Angie" w:date="2020-03-02T14:11:00Z"/>
                <w:b/>
                <w:sz w:val="28"/>
                <w:szCs w:val="24"/>
              </w:rPr>
            </w:pPr>
            <w:ins w:id="44" w:author="Hewes Angie" w:date="2020-03-02T14:11:00Z">
              <w:r>
                <w:rPr>
                  <w:b/>
                  <w:sz w:val="28"/>
                  <w:szCs w:val="24"/>
                </w:rPr>
                <w:t>1</w:t>
              </w:r>
              <w:r w:rsidRPr="00B75340">
                <w:rPr>
                  <w:b/>
                  <w:sz w:val="28"/>
                  <w:szCs w:val="24"/>
                </w:rPr>
                <w:t>0</w:t>
              </w:r>
              <w:r>
                <w:rPr>
                  <w:b/>
                  <w:sz w:val="28"/>
                  <w:szCs w:val="24"/>
                </w:rPr>
                <w:t>0</w:t>
              </w:r>
            </w:ins>
          </w:p>
        </w:tc>
        <w:tc>
          <w:tcPr>
            <w:tcW w:w="1177" w:type="dxa"/>
          </w:tcPr>
          <w:p w14:paraId="2F0D5414" w14:textId="77777777" w:rsidR="00C146F2" w:rsidRDefault="00C146F2" w:rsidP="0026280A">
            <w:pPr>
              <w:jc w:val="center"/>
              <w:rPr>
                <w:ins w:id="45" w:author="Hewes Angie" w:date="2020-03-02T14:11:00Z"/>
                <w:b/>
                <w:i/>
                <w:sz w:val="24"/>
                <w:szCs w:val="24"/>
              </w:rPr>
            </w:pPr>
          </w:p>
        </w:tc>
      </w:tr>
      <w:tr w:rsidR="00C146F2" w:rsidRPr="00681DEB" w14:paraId="4EC151A8" w14:textId="77777777" w:rsidTr="0026280A">
        <w:trPr>
          <w:jc w:val="center"/>
          <w:ins w:id="46" w:author="Hewes Angie" w:date="2020-03-02T14:11:00Z"/>
        </w:trPr>
        <w:tc>
          <w:tcPr>
            <w:tcW w:w="6318" w:type="dxa"/>
          </w:tcPr>
          <w:p w14:paraId="39C3BD30" w14:textId="77777777" w:rsidR="00C146F2" w:rsidRPr="00681DEB" w:rsidRDefault="00C146F2" w:rsidP="0026280A">
            <w:pPr>
              <w:rPr>
                <w:ins w:id="47" w:author="Hewes Angie" w:date="2020-03-02T14:11:00Z"/>
                <w:b/>
                <w:i/>
                <w:sz w:val="24"/>
                <w:szCs w:val="24"/>
              </w:rPr>
            </w:pPr>
            <w:ins w:id="48" w:author="Hewes Angie" w:date="2020-03-02T14:11:00Z">
              <w:r w:rsidRPr="00681DEB">
                <w:rPr>
                  <w:b/>
                  <w:i/>
                  <w:sz w:val="24"/>
                  <w:szCs w:val="24"/>
                </w:rPr>
                <w:t xml:space="preserve">Job </w:t>
              </w:r>
              <w:r>
                <w:rPr>
                  <w:b/>
                  <w:i/>
                  <w:sz w:val="24"/>
                  <w:szCs w:val="24"/>
                </w:rPr>
                <w:t>2 – Flyer</w:t>
              </w:r>
            </w:ins>
          </w:p>
        </w:tc>
        <w:tc>
          <w:tcPr>
            <w:tcW w:w="1170" w:type="dxa"/>
          </w:tcPr>
          <w:p w14:paraId="253D9E53" w14:textId="77777777" w:rsidR="00C146F2" w:rsidRPr="00681DEB" w:rsidRDefault="00C146F2" w:rsidP="0026280A">
            <w:pPr>
              <w:jc w:val="center"/>
              <w:rPr>
                <w:ins w:id="49" w:author="Hewes Angie" w:date="2020-03-02T14:11:00Z"/>
                <w:b/>
                <w:i/>
                <w:sz w:val="24"/>
                <w:szCs w:val="24"/>
              </w:rPr>
            </w:pPr>
            <w:ins w:id="50" w:author="Hewes Angie" w:date="2020-03-02T14:11:00Z">
              <w:r>
                <w:rPr>
                  <w:b/>
                  <w:i/>
                  <w:sz w:val="24"/>
                  <w:szCs w:val="24"/>
                </w:rPr>
                <w:t xml:space="preserve">Possible </w:t>
              </w:r>
              <w:r w:rsidRPr="00681DEB">
                <w:rPr>
                  <w:b/>
                  <w:i/>
                  <w:sz w:val="24"/>
                  <w:szCs w:val="24"/>
                </w:rPr>
                <w:t>Points</w:t>
              </w:r>
            </w:ins>
          </w:p>
        </w:tc>
        <w:tc>
          <w:tcPr>
            <w:tcW w:w="1177" w:type="dxa"/>
          </w:tcPr>
          <w:p w14:paraId="47EF9F5B" w14:textId="77777777" w:rsidR="00C146F2" w:rsidRPr="00681DEB" w:rsidRDefault="00C146F2" w:rsidP="0026280A">
            <w:pPr>
              <w:jc w:val="center"/>
              <w:rPr>
                <w:ins w:id="51" w:author="Hewes Angie" w:date="2020-03-02T14:11:00Z"/>
                <w:b/>
                <w:i/>
                <w:sz w:val="24"/>
                <w:szCs w:val="24"/>
              </w:rPr>
            </w:pPr>
            <w:ins w:id="52" w:author="Hewes Angie" w:date="2020-03-02T14:11:00Z">
              <w:r>
                <w:rPr>
                  <w:b/>
                  <w:i/>
                  <w:sz w:val="24"/>
                  <w:szCs w:val="24"/>
                </w:rPr>
                <w:t>Points Awarded</w:t>
              </w:r>
            </w:ins>
          </w:p>
        </w:tc>
      </w:tr>
      <w:tr w:rsidR="00C146F2" w:rsidRPr="00681DEB" w14:paraId="4D510A50" w14:textId="77777777" w:rsidTr="0026280A">
        <w:trPr>
          <w:trHeight w:val="458"/>
          <w:jc w:val="center"/>
          <w:ins w:id="53" w:author="Hewes Angie" w:date="2020-03-02T14:11:00Z"/>
        </w:trPr>
        <w:tc>
          <w:tcPr>
            <w:tcW w:w="6318" w:type="dxa"/>
            <w:vAlign w:val="center"/>
          </w:tcPr>
          <w:p w14:paraId="69666D93" w14:textId="77777777" w:rsidR="00C146F2" w:rsidRPr="00736831" w:rsidRDefault="00C146F2" w:rsidP="0026280A">
            <w:pPr>
              <w:rPr>
                <w:ins w:id="54" w:author="Hewes Angie" w:date="2020-03-02T14:11:00Z"/>
                <w:sz w:val="24"/>
                <w:szCs w:val="24"/>
              </w:rPr>
            </w:pPr>
            <w:ins w:id="55" w:author="Hewes Angie" w:date="2020-03-02T14:11:00Z">
              <w:r>
                <w:rPr>
                  <w:sz w:val="24"/>
                  <w:szCs w:val="24"/>
                </w:rPr>
                <w:t>Flyer (Production Standards)</w:t>
              </w:r>
            </w:ins>
          </w:p>
          <w:p w14:paraId="19868E8D" w14:textId="77777777" w:rsidR="00C146F2" w:rsidRPr="0004453B" w:rsidRDefault="00C146F2" w:rsidP="0026280A">
            <w:pPr>
              <w:jc w:val="center"/>
              <w:rPr>
                <w:ins w:id="56" w:author="Hewes Angie" w:date="2020-03-02T14:11:00Z"/>
                <w:szCs w:val="24"/>
              </w:rPr>
            </w:pPr>
            <w:ins w:id="57" w:author="Hewes Angie" w:date="2020-03-02T14:11:00Z">
              <w:r w:rsidRPr="0004453B">
                <w:rPr>
                  <w:szCs w:val="24"/>
                </w:rPr>
                <w:t xml:space="preserve">0 errors - </w:t>
              </w:r>
              <w:r>
                <w:rPr>
                  <w:szCs w:val="24"/>
                </w:rPr>
                <w:t>70</w:t>
              </w:r>
              <w:r w:rsidRPr="0004453B">
                <w:rPr>
                  <w:szCs w:val="24"/>
                </w:rPr>
                <w:t xml:space="preserve"> points, 1 error - </w:t>
              </w:r>
              <w:r>
                <w:rPr>
                  <w:szCs w:val="24"/>
                </w:rPr>
                <w:t>50</w:t>
              </w:r>
              <w:r w:rsidRPr="0004453B">
                <w:rPr>
                  <w:szCs w:val="24"/>
                </w:rPr>
                <w:t xml:space="preserve"> points, 2 errors - </w:t>
              </w:r>
              <w:r>
                <w:rPr>
                  <w:szCs w:val="24"/>
                </w:rPr>
                <w:t>40</w:t>
              </w:r>
              <w:r w:rsidRPr="0004453B">
                <w:rPr>
                  <w:szCs w:val="24"/>
                </w:rPr>
                <w:t xml:space="preserve"> points, </w:t>
              </w:r>
            </w:ins>
          </w:p>
          <w:p w14:paraId="5A176B26" w14:textId="77777777" w:rsidR="00C146F2" w:rsidRPr="00681DEB" w:rsidRDefault="00C146F2" w:rsidP="0026280A">
            <w:pPr>
              <w:jc w:val="center"/>
              <w:rPr>
                <w:ins w:id="58" w:author="Hewes Angie" w:date="2020-03-02T14:11:00Z"/>
                <w:sz w:val="24"/>
                <w:szCs w:val="24"/>
              </w:rPr>
            </w:pPr>
            <w:ins w:id="59" w:author="Hewes Angie" w:date="2020-03-02T14:11:00Z">
              <w:r w:rsidRPr="002D1FCE">
                <w:rPr>
                  <w:szCs w:val="24"/>
                </w:rPr>
                <w:t xml:space="preserve">3 errors – </w:t>
              </w:r>
              <w:r>
                <w:rPr>
                  <w:szCs w:val="24"/>
                </w:rPr>
                <w:t>30</w:t>
              </w:r>
              <w:r w:rsidRPr="002D1FCE">
                <w:rPr>
                  <w:szCs w:val="24"/>
                </w:rPr>
                <w:t xml:space="preserve"> points</w:t>
              </w:r>
              <w:r w:rsidRPr="00736831">
                <w:rPr>
                  <w:szCs w:val="24"/>
                </w:rPr>
                <w:t xml:space="preserve">, </w:t>
              </w:r>
              <w:r w:rsidRPr="002D1FCE">
                <w:rPr>
                  <w:szCs w:val="24"/>
                </w:rPr>
                <w:t>4+ errors – 0 points</w:t>
              </w:r>
            </w:ins>
          </w:p>
        </w:tc>
        <w:tc>
          <w:tcPr>
            <w:tcW w:w="1170" w:type="dxa"/>
            <w:vAlign w:val="center"/>
          </w:tcPr>
          <w:p w14:paraId="4F7665EC" w14:textId="77777777" w:rsidR="00C146F2" w:rsidRPr="00681DEB" w:rsidRDefault="00C146F2" w:rsidP="0026280A">
            <w:pPr>
              <w:jc w:val="right"/>
              <w:rPr>
                <w:ins w:id="60" w:author="Hewes Angie" w:date="2020-03-02T14:11:00Z"/>
                <w:sz w:val="24"/>
                <w:szCs w:val="24"/>
              </w:rPr>
            </w:pPr>
            <w:ins w:id="61" w:author="Hewes Angie" w:date="2020-03-02T14:11:00Z">
              <w:r>
                <w:rPr>
                  <w:sz w:val="24"/>
                  <w:szCs w:val="24"/>
                </w:rPr>
                <w:t>70</w:t>
              </w:r>
            </w:ins>
          </w:p>
        </w:tc>
        <w:tc>
          <w:tcPr>
            <w:tcW w:w="1177" w:type="dxa"/>
          </w:tcPr>
          <w:p w14:paraId="0C30F5C4" w14:textId="77777777" w:rsidR="00C146F2" w:rsidRPr="00681DEB" w:rsidRDefault="00C146F2" w:rsidP="0026280A">
            <w:pPr>
              <w:rPr>
                <w:ins w:id="62" w:author="Hewes Angie" w:date="2020-03-02T14:11:00Z"/>
                <w:b/>
                <w:i/>
                <w:sz w:val="24"/>
                <w:szCs w:val="24"/>
              </w:rPr>
            </w:pPr>
          </w:p>
        </w:tc>
      </w:tr>
      <w:tr w:rsidR="00C146F2" w:rsidRPr="00681DEB" w14:paraId="3EA738A1" w14:textId="77777777" w:rsidTr="0026280A">
        <w:trPr>
          <w:trHeight w:val="432"/>
          <w:jc w:val="center"/>
          <w:ins w:id="63" w:author="Hewes Angie" w:date="2020-03-02T14:11:00Z"/>
        </w:trPr>
        <w:tc>
          <w:tcPr>
            <w:tcW w:w="6318" w:type="dxa"/>
            <w:vAlign w:val="center"/>
          </w:tcPr>
          <w:p w14:paraId="39057C0D" w14:textId="77777777" w:rsidR="00C146F2" w:rsidRDefault="00C146F2" w:rsidP="0026280A">
            <w:pPr>
              <w:rPr>
                <w:ins w:id="64" w:author="Hewes Angie" w:date="2020-03-02T14:11:00Z"/>
                <w:sz w:val="24"/>
                <w:szCs w:val="24"/>
              </w:rPr>
            </w:pPr>
            <w:ins w:id="65" w:author="Hewes Angie" w:date="2020-03-02T14:11:00Z">
              <w:r>
                <w:rPr>
                  <w:sz w:val="24"/>
                  <w:szCs w:val="24"/>
                </w:rPr>
                <w:t>Formatting &amp; Design</w:t>
              </w:r>
            </w:ins>
          </w:p>
        </w:tc>
        <w:tc>
          <w:tcPr>
            <w:tcW w:w="1170" w:type="dxa"/>
            <w:vAlign w:val="center"/>
          </w:tcPr>
          <w:p w14:paraId="2274C229" w14:textId="77777777" w:rsidR="00C146F2" w:rsidRPr="00681DEB" w:rsidRDefault="00C146F2" w:rsidP="0026280A">
            <w:pPr>
              <w:jc w:val="right"/>
              <w:rPr>
                <w:ins w:id="66" w:author="Hewes Angie" w:date="2020-03-02T14:11:00Z"/>
                <w:sz w:val="24"/>
                <w:szCs w:val="24"/>
              </w:rPr>
            </w:pPr>
            <w:ins w:id="67" w:author="Hewes Angie" w:date="2020-03-02T14:11:00Z">
              <w:r>
                <w:rPr>
                  <w:sz w:val="24"/>
                  <w:szCs w:val="24"/>
                </w:rPr>
                <w:t>10</w:t>
              </w:r>
            </w:ins>
          </w:p>
        </w:tc>
        <w:tc>
          <w:tcPr>
            <w:tcW w:w="1177" w:type="dxa"/>
          </w:tcPr>
          <w:p w14:paraId="744964A6" w14:textId="77777777" w:rsidR="00C146F2" w:rsidRPr="00681DEB" w:rsidRDefault="00C146F2" w:rsidP="0026280A">
            <w:pPr>
              <w:rPr>
                <w:ins w:id="68" w:author="Hewes Angie" w:date="2020-03-02T14:11:00Z"/>
                <w:b/>
                <w:i/>
                <w:sz w:val="24"/>
                <w:szCs w:val="24"/>
              </w:rPr>
            </w:pPr>
          </w:p>
        </w:tc>
      </w:tr>
      <w:tr w:rsidR="00C146F2" w:rsidRPr="00681DEB" w14:paraId="015D6089" w14:textId="77777777" w:rsidTr="0026280A">
        <w:trPr>
          <w:trHeight w:val="432"/>
          <w:jc w:val="center"/>
          <w:ins w:id="69" w:author="Hewes Angie" w:date="2020-03-02T14:11:00Z"/>
        </w:trPr>
        <w:tc>
          <w:tcPr>
            <w:tcW w:w="6318" w:type="dxa"/>
            <w:vAlign w:val="center"/>
          </w:tcPr>
          <w:p w14:paraId="303449F0" w14:textId="77777777" w:rsidR="00C146F2" w:rsidRDefault="00C146F2" w:rsidP="0026280A">
            <w:pPr>
              <w:rPr>
                <w:ins w:id="70" w:author="Hewes Angie" w:date="2020-03-02T14:11:00Z"/>
                <w:sz w:val="24"/>
                <w:szCs w:val="24"/>
              </w:rPr>
            </w:pPr>
            <w:ins w:id="71" w:author="Hewes Angie" w:date="2020-03-02T14:11:00Z">
              <w:r>
                <w:rPr>
                  <w:sz w:val="24"/>
                  <w:szCs w:val="24"/>
                </w:rPr>
                <w:t>Text inserted correctly</w:t>
              </w:r>
            </w:ins>
          </w:p>
        </w:tc>
        <w:tc>
          <w:tcPr>
            <w:tcW w:w="1170" w:type="dxa"/>
            <w:vAlign w:val="center"/>
          </w:tcPr>
          <w:p w14:paraId="610540AC" w14:textId="77777777" w:rsidR="00C146F2" w:rsidRDefault="00C146F2" w:rsidP="0026280A">
            <w:pPr>
              <w:jc w:val="right"/>
              <w:rPr>
                <w:ins w:id="72" w:author="Hewes Angie" w:date="2020-03-02T14:11:00Z"/>
                <w:sz w:val="24"/>
                <w:szCs w:val="24"/>
              </w:rPr>
            </w:pPr>
            <w:ins w:id="73" w:author="Hewes Angie" w:date="2020-03-02T14:11:00Z">
              <w:r>
                <w:rPr>
                  <w:sz w:val="24"/>
                  <w:szCs w:val="24"/>
                </w:rPr>
                <w:t>10</w:t>
              </w:r>
            </w:ins>
          </w:p>
        </w:tc>
        <w:tc>
          <w:tcPr>
            <w:tcW w:w="1177" w:type="dxa"/>
          </w:tcPr>
          <w:p w14:paraId="218EE113" w14:textId="77777777" w:rsidR="00C146F2" w:rsidRPr="00681DEB" w:rsidRDefault="00C146F2" w:rsidP="0026280A">
            <w:pPr>
              <w:rPr>
                <w:ins w:id="74" w:author="Hewes Angie" w:date="2020-03-02T14:11:00Z"/>
                <w:b/>
                <w:i/>
                <w:sz w:val="24"/>
                <w:szCs w:val="24"/>
              </w:rPr>
            </w:pPr>
          </w:p>
        </w:tc>
      </w:tr>
      <w:tr w:rsidR="00C146F2" w:rsidRPr="00681DEB" w14:paraId="3C81DEFE" w14:textId="77777777" w:rsidTr="0026280A">
        <w:trPr>
          <w:trHeight w:val="432"/>
          <w:jc w:val="center"/>
          <w:ins w:id="75" w:author="Hewes Angie" w:date="2020-03-02T14:11:00Z"/>
        </w:trPr>
        <w:tc>
          <w:tcPr>
            <w:tcW w:w="6318" w:type="dxa"/>
            <w:vAlign w:val="center"/>
          </w:tcPr>
          <w:p w14:paraId="764D17F2" w14:textId="77777777" w:rsidR="00C146F2" w:rsidRDefault="00C146F2" w:rsidP="0026280A">
            <w:pPr>
              <w:rPr>
                <w:ins w:id="76" w:author="Hewes Angie" w:date="2020-03-02T14:11:00Z"/>
                <w:sz w:val="24"/>
                <w:szCs w:val="24"/>
              </w:rPr>
            </w:pPr>
            <w:ins w:id="77" w:author="Hewes Angie" w:date="2020-03-02T14:11:00Z">
              <w:r>
                <w:rPr>
                  <w:sz w:val="24"/>
                  <w:szCs w:val="24"/>
                </w:rPr>
                <w:t>Contestant ID and Job # in footer</w:t>
              </w:r>
            </w:ins>
          </w:p>
        </w:tc>
        <w:tc>
          <w:tcPr>
            <w:tcW w:w="1170" w:type="dxa"/>
            <w:vAlign w:val="center"/>
          </w:tcPr>
          <w:p w14:paraId="069C9741" w14:textId="77777777" w:rsidR="00C146F2" w:rsidRPr="00681DEB" w:rsidRDefault="00C146F2" w:rsidP="0026280A">
            <w:pPr>
              <w:jc w:val="right"/>
              <w:rPr>
                <w:ins w:id="78" w:author="Hewes Angie" w:date="2020-03-02T14:11:00Z"/>
                <w:sz w:val="24"/>
                <w:szCs w:val="24"/>
              </w:rPr>
            </w:pPr>
            <w:ins w:id="79" w:author="Hewes Angie" w:date="2020-03-02T14:11:00Z">
              <w:r>
                <w:rPr>
                  <w:sz w:val="24"/>
                  <w:szCs w:val="24"/>
                </w:rPr>
                <w:t>10</w:t>
              </w:r>
            </w:ins>
          </w:p>
        </w:tc>
        <w:tc>
          <w:tcPr>
            <w:tcW w:w="1177" w:type="dxa"/>
          </w:tcPr>
          <w:p w14:paraId="40634CB0" w14:textId="77777777" w:rsidR="00C146F2" w:rsidRPr="00681DEB" w:rsidRDefault="00C146F2" w:rsidP="0026280A">
            <w:pPr>
              <w:rPr>
                <w:ins w:id="80" w:author="Hewes Angie" w:date="2020-03-02T14:11:00Z"/>
                <w:b/>
                <w:i/>
                <w:sz w:val="24"/>
                <w:szCs w:val="24"/>
              </w:rPr>
            </w:pPr>
          </w:p>
        </w:tc>
      </w:tr>
      <w:tr w:rsidR="00C146F2" w:rsidRPr="00681DEB" w14:paraId="36FE618D" w14:textId="77777777" w:rsidTr="0026280A">
        <w:trPr>
          <w:trHeight w:val="432"/>
          <w:jc w:val="center"/>
          <w:ins w:id="81" w:author="Hewes Angie" w:date="2020-03-02T14:11:00Z"/>
        </w:trPr>
        <w:tc>
          <w:tcPr>
            <w:tcW w:w="6318" w:type="dxa"/>
            <w:vAlign w:val="center"/>
          </w:tcPr>
          <w:p w14:paraId="5D54950E" w14:textId="77777777" w:rsidR="00C146F2" w:rsidRPr="00681DEB" w:rsidRDefault="00C146F2" w:rsidP="0026280A">
            <w:pPr>
              <w:jc w:val="right"/>
              <w:rPr>
                <w:ins w:id="82" w:author="Hewes Angie" w:date="2020-03-02T14:11:00Z"/>
                <w:sz w:val="24"/>
                <w:szCs w:val="24"/>
              </w:rPr>
            </w:pPr>
            <w:ins w:id="83" w:author="Hewes Angie" w:date="2020-03-02T14:11:00Z">
              <w:r w:rsidRPr="00B75340">
                <w:rPr>
                  <w:b/>
                  <w:sz w:val="28"/>
                  <w:szCs w:val="24"/>
                </w:rPr>
                <w:t>Job 2 Total</w:t>
              </w:r>
            </w:ins>
          </w:p>
        </w:tc>
        <w:tc>
          <w:tcPr>
            <w:tcW w:w="1170" w:type="dxa"/>
            <w:vAlign w:val="center"/>
          </w:tcPr>
          <w:p w14:paraId="10E731AD" w14:textId="77777777" w:rsidR="00C146F2" w:rsidRPr="00681DEB" w:rsidRDefault="00C146F2" w:rsidP="0026280A">
            <w:pPr>
              <w:jc w:val="right"/>
              <w:rPr>
                <w:ins w:id="84" w:author="Hewes Angie" w:date="2020-03-02T14:11:00Z"/>
                <w:sz w:val="24"/>
                <w:szCs w:val="24"/>
              </w:rPr>
            </w:pPr>
            <w:ins w:id="85" w:author="Hewes Angie" w:date="2020-03-02T14:11:00Z">
              <w:r>
                <w:rPr>
                  <w:b/>
                  <w:sz w:val="28"/>
                  <w:szCs w:val="24"/>
                </w:rPr>
                <w:t>100</w:t>
              </w:r>
            </w:ins>
          </w:p>
        </w:tc>
        <w:tc>
          <w:tcPr>
            <w:tcW w:w="1177" w:type="dxa"/>
          </w:tcPr>
          <w:p w14:paraId="1069696E" w14:textId="77777777" w:rsidR="00C146F2" w:rsidRPr="00681DEB" w:rsidRDefault="00C146F2" w:rsidP="0026280A">
            <w:pPr>
              <w:rPr>
                <w:ins w:id="86" w:author="Hewes Angie" w:date="2020-03-02T14:11:00Z"/>
                <w:b/>
                <w:i/>
                <w:sz w:val="24"/>
                <w:szCs w:val="24"/>
              </w:rPr>
            </w:pPr>
          </w:p>
        </w:tc>
      </w:tr>
      <w:tr w:rsidR="00C146F2" w:rsidRPr="00681DEB" w14:paraId="27E387B6" w14:textId="77777777" w:rsidTr="0026280A">
        <w:trPr>
          <w:trHeight w:val="432"/>
          <w:jc w:val="center"/>
          <w:ins w:id="87" w:author="Hewes Angie" w:date="2020-03-02T14:11:00Z"/>
        </w:trPr>
        <w:tc>
          <w:tcPr>
            <w:tcW w:w="6318" w:type="dxa"/>
            <w:vAlign w:val="center"/>
          </w:tcPr>
          <w:p w14:paraId="57F127BA" w14:textId="77777777" w:rsidR="00C146F2" w:rsidRPr="00681DEB" w:rsidRDefault="00C146F2" w:rsidP="0026280A">
            <w:pPr>
              <w:rPr>
                <w:ins w:id="88" w:author="Hewes Angie" w:date="2020-03-02T14:11:00Z"/>
                <w:sz w:val="24"/>
                <w:szCs w:val="24"/>
              </w:rPr>
            </w:pPr>
            <w:ins w:id="89" w:author="Hewes Angie" w:date="2020-03-02T14:11:00Z">
              <w:r w:rsidRPr="00681DEB">
                <w:rPr>
                  <w:b/>
                  <w:i/>
                  <w:sz w:val="24"/>
                  <w:szCs w:val="24"/>
                </w:rPr>
                <w:t xml:space="preserve">Job </w:t>
              </w:r>
              <w:r>
                <w:rPr>
                  <w:b/>
                  <w:i/>
                  <w:sz w:val="24"/>
                  <w:szCs w:val="24"/>
                </w:rPr>
                <w:t>3</w:t>
              </w:r>
              <w:r w:rsidRPr="00681DEB">
                <w:rPr>
                  <w:b/>
                  <w:i/>
                  <w:sz w:val="24"/>
                  <w:szCs w:val="24"/>
                </w:rPr>
                <w:t xml:space="preserve"> –</w:t>
              </w:r>
              <w:r>
                <w:rPr>
                  <w:b/>
                  <w:i/>
                  <w:sz w:val="24"/>
                  <w:szCs w:val="24"/>
                </w:rPr>
                <w:t>2 page Report</w:t>
              </w:r>
            </w:ins>
          </w:p>
        </w:tc>
        <w:tc>
          <w:tcPr>
            <w:tcW w:w="1170" w:type="dxa"/>
          </w:tcPr>
          <w:p w14:paraId="598DEBAD" w14:textId="77777777" w:rsidR="00C146F2" w:rsidRPr="0005695C" w:rsidRDefault="00C146F2" w:rsidP="0026280A">
            <w:pPr>
              <w:jc w:val="right"/>
              <w:rPr>
                <w:ins w:id="90" w:author="Hewes Angie" w:date="2020-03-02T14:11:00Z"/>
                <w:sz w:val="24"/>
                <w:szCs w:val="24"/>
              </w:rPr>
            </w:pPr>
            <w:ins w:id="91" w:author="Hewes Angie" w:date="2020-03-02T14:11:00Z">
              <w:r>
                <w:rPr>
                  <w:b/>
                  <w:i/>
                  <w:sz w:val="24"/>
                  <w:szCs w:val="24"/>
                </w:rPr>
                <w:t xml:space="preserve">Possible </w:t>
              </w:r>
              <w:r w:rsidRPr="00681DEB">
                <w:rPr>
                  <w:b/>
                  <w:i/>
                  <w:sz w:val="24"/>
                  <w:szCs w:val="24"/>
                </w:rPr>
                <w:t>Points</w:t>
              </w:r>
            </w:ins>
          </w:p>
        </w:tc>
        <w:tc>
          <w:tcPr>
            <w:tcW w:w="1177" w:type="dxa"/>
          </w:tcPr>
          <w:p w14:paraId="34973546" w14:textId="77777777" w:rsidR="00C146F2" w:rsidRPr="00681DEB" w:rsidRDefault="00C146F2" w:rsidP="0026280A">
            <w:pPr>
              <w:rPr>
                <w:ins w:id="92" w:author="Hewes Angie" w:date="2020-03-02T14:11:00Z"/>
                <w:b/>
                <w:i/>
                <w:sz w:val="24"/>
                <w:szCs w:val="24"/>
              </w:rPr>
            </w:pPr>
            <w:ins w:id="93" w:author="Hewes Angie" w:date="2020-03-02T14:11:00Z">
              <w:r>
                <w:rPr>
                  <w:b/>
                  <w:i/>
                  <w:sz w:val="24"/>
                  <w:szCs w:val="24"/>
                </w:rPr>
                <w:t>Points Awarded</w:t>
              </w:r>
            </w:ins>
          </w:p>
        </w:tc>
      </w:tr>
      <w:tr w:rsidR="00C146F2" w:rsidRPr="00681DEB" w14:paraId="41FA7EBD" w14:textId="77777777" w:rsidTr="0026280A">
        <w:trPr>
          <w:trHeight w:val="432"/>
          <w:jc w:val="center"/>
          <w:ins w:id="94" w:author="Hewes Angie" w:date="2020-03-02T14:11:00Z"/>
        </w:trPr>
        <w:tc>
          <w:tcPr>
            <w:tcW w:w="6318" w:type="dxa"/>
            <w:vAlign w:val="center"/>
          </w:tcPr>
          <w:p w14:paraId="5EDA1D51" w14:textId="77777777" w:rsidR="00C146F2" w:rsidRPr="00736831" w:rsidRDefault="00C146F2" w:rsidP="0026280A">
            <w:pPr>
              <w:rPr>
                <w:ins w:id="95" w:author="Hewes Angie" w:date="2020-03-02T14:11:00Z"/>
                <w:sz w:val="24"/>
                <w:szCs w:val="24"/>
              </w:rPr>
            </w:pPr>
            <w:ins w:id="96" w:author="Hewes Angie" w:date="2020-03-02T14:11:00Z">
              <w:r>
                <w:rPr>
                  <w:sz w:val="24"/>
                  <w:szCs w:val="24"/>
                </w:rPr>
                <w:t>Report  (Production Standards)</w:t>
              </w:r>
            </w:ins>
          </w:p>
          <w:p w14:paraId="70A3A236" w14:textId="77777777" w:rsidR="00C146F2" w:rsidRPr="0004453B" w:rsidRDefault="00C146F2" w:rsidP="0026280A">
            <w:pPr>
              <w:jc w:val="center"/>
              <w:rPr>
                <w:ins w:id="97" w:author="Hewes Angie" w:date="2020-03-02T14:11:00Z"/>
                <w:szCs w:val="24"/>
              </w:rPr>
            </w:pPr>
            <w:ins w:id="98" w:author="Hewes Angie" w:date="2020-03-02T14:11:00Z">
              <w:r w:rsidRPr="0004453B">
                <w:rPr>
                  <w:szCs w:val="24"/>
                </w:rPr>
                <w:t xml:space="preserve">0 errors - </w:t>
              </w:r>
              <w:r>
                <w:rPr>
                  <w:szCs w:val="24"/>
                </w:rPr>
                <w:t>80</w:t>
              </w:r>
              <w:r w:rsidRPr="0004453B">
                <w:rPr>
                  <w:szCs w:val="24"/>
                </w:rPr>
                <w:t xml:space="preserve"> points, 1 error - </w:t>
              </w:r>
              <w:r>
                <w:rPr>
                  <w:szCs w:val="24"/>
                </w:rPr>
                <w:t>70</w:t>
              </w:r>
              <w:r w:rsidRPr="0004453B">
                <w:rPr>
                  <w:szCs w:val="24"/>
                </w:rPr>
                <w:t xml:space="preserve"> points, 2 errors - </w:t>
              </w:r>
              <w:r>
                <w:rPr>
                  <w:szCs w:val="24"/>
                </w:rPr>
                <w:t>50</w:t>
              </w:r>
              <w:r w:rsidRPr="0004453B">
                <w:rPr>
                  <w:szCs w:val="24"/>
                </w:rPr>
                <w:t xml:space="preserve"> points,</w:t>
              </w:r>
            </w:ins>
          </w:p>
          <w:p w14:paraId="5092E023" w14:textId="77777777" w:rsidR="00C146F2" w:rsidRPr="00681DEB" w:rsidRDefault="00C146F2" w:rsidP="0026280A">
            <w:pPr>
              <w:jc w:val="center"/>
              <w:rPr>
                <w:ins w:id="99" w:author="Hewes Angie" w:date="2020-03-02T14:11:00Z"/>
                <w:b/>
                <w:i/>
                <w:sz w:val="24"/>
                <w:szCs w:val="24"/>
              </w:rPr>
            </w:pPr>
            <w:ins w:id="100" w:author="Hewes Angie" w:date="2020-03-02T14:11:00Z">
              <w:r w:rsidRPr="002D1FCE">
                <w:rPr>
                  <w:szCs w:val="24"/>
                </w:rPr>
                <w:t xml:space="preserve">3 errors – </w:t>
              </w:r>
              <w:r>
                <w:rPr>
                  <w:szCs w:val="24"/>
                </w:rPr>
                <w:t>40</w:t>
              </w:r>
              <w:r w:rsidRPr="002D1FCE">
                <w:rPr>
                  <w:szCs w:val="24"/>
                </w:rPr>
                <w:t xml:space="preserve"> points</w:t>
              </w:r>
              <w:r w:rsidRPr="00736831">
                <w:rPr>
                  <w:szCs w:val="24"/>
                </w:rPr>
                <w:t xml:space="preserve">, </w:t>
              </w:r>
              <w:r w:rsidRPr="002D1FCE">
                <w:rPr>
                  <w:szCs w:val="24"/>
                </w:rPr>
                <w:t>4+ errors – 0 points</w:t>
              </w:r>
            </w:ins>
          </w:p>
        </w:tc>
        <w:tc>
          <w:tcPr>
            <w:tcW w:w="1170" w:type="dxa"/>
            <w:vAlign w:val="center"/>
          </w:tcPr>
          <w:p w14:paraId="2DAD758F" w14:textId="77777777" w:rsidR="00C146F2" w:rsidRPr="0005695C" w:rsidRDefault="00C146F2" w:rsidP="0026280A">
            <w:pPr>
              <w:jc w:val="right"/>
              <w:rPr>
                <w:ins w:id="101" w:author="Hewes Angie" w:date="2020-03-02T14:11:00Z"/>
                <w:sz w:val="24"/>
                <w:szCs w:val="24"/>
              </w:rPr>
            </w:pPr>
            <w:ins w:id="102" w:author="Hewes Angie" w:date="2020-03-02T14:11:00Z">
              <w:r>
                <w:rPr>
                  <w:sz w:val="24"/>
                  <w:szCs w:val="24"/>
                </w:rPr>
                <w:t>80</w:t>
              </w:r>
            </w:ins>
          </w:p>
        </w:tc>
        <w:tc>
          <w:tcPr>
            <w:tcW w:w="1177" w:type="dxa"/>
          </w:tcPr>
          <w:p w14:paraId="7283B66E" w14:textId="77777777" w:rsidR="00C146F2" w:rsidRPr="00681DEB" w:rsidRDefault="00C146F2" w:rsidP="0026280A">
            <w:pPr>
              <w:rPr>
                <w:ins w:id="103" w:author="Hewes Angie" w:date="2020-03-02T14:11:00Z"/>
                <w:b/>
                <w:i/>
                <w:sz w:val="24"/>
                <w:szCs w:val="24"/>
              </w:rPr>
            </w:pPr>
          </w:p>
        </w:tc>
      </w:tr>
      <w:tr w:rsidR="00C146F2" w:rsidRPr="00681DEB" w14:paraId="258B7824" w14:textId="77777777" w:rsidTr="0026280A">
        <w:trPr>
          <w:jc w:val="center"/>
          <w:ins w:id="104" w:author="Hewes Angie" w:date="2020-03-02T14:11:00Z"/>
        </w:trPr>
        <w:tc>
          <w:tcPr>
            <w:tcW w:w="6318" w:type="dxa"/>
            <w:vAlign w:val="center"/>
          </w:tcPr>
          <w:p w14:paraId="41DCFE57" w14:textId="77777777" w:rsidR="00C146F2" w:rsidRPr="00681DEB" w:rsidRDefault="00C146F2" w:rsidP="0026280A">
            <w:pPr>
              <w:rPr>
                <w:ins w:id="105" w:author="Hewes Angie" w:date="2020-03-02T14:11:00Z"/>
                <w:b/>
                <w:i/>
                <w:sz w:val="24"/>
                <w:szCs w:val="24"/>
              </w:rPr>
            </w:pPr>
            <w:ins w:id="106" w:author="Hewes Angie" w:date="2020-03-02T14:11:00Z">
              <w:r>
                <w:rPr>
                  <w:sz w:val="24"/>
                  <w:szCs w:val="24"/>
                </w:rPr>
                <w:t>Contestant ID and Job # in footer</w:t>
              </w:r>
            </w:ins>
          </w:p>
        </w:tc>
        <w:tc>
          <w:tcPr>
            <w:tcW w:w="1170" w:type="dxa"/>
            <w:vAlign w:val="center"/>
          </w:tcPr>
          <w:p w14:paraId="561615BD" w14:textId="77777777" w:rsidR="00C146F2" w:rsidRPr="00681DEB" w:rsidRDefault="00C146F2" w:rsidP="0026280A">
            <w:pPr>
              <w:jc w:val="right"/>
              <w:rPr>
                <w:ins w:id="107" w:author="Hewes Angie" w:date="2020-03-02T14:11:00Z"/>
                <w:b/>
                <w:i/>
                <w:sz w:val="24"/>
                <w:szCs w:val="24"/>
              </w:rPr>
            </w:pPr>
            <w:ins w:id="108" w:author="Hewes Angie" w:date="2020-03-02T14:11:00Z">
              <w:r>
                <w:rPr>
                  <w:sz w:val="24"/>
                  <w:szCs w:val="24"/>
                </w:rPr>
                <w:t>10</w:t>
              </w:r>
            </w:ins>
          </w:p>
        </w:tc>
        <w:tc>
          <w:tcPr>
            <w:tcW w:w="1177" w:type="dxa"/>
          </w:tcPr>
          <w:p w14:paraId="284CCE1A" w14:textId="77777777" w:rsidR="00C146F2" w:rsidRPr="00681DEB" w:rsidRDefault="00C146F2" w:rsidP="0026280A">
            <w:pPr>
              <w:jc w:val="center"/>
              <w:rPr>
                <w:ins w:id="109" w:author="Hewes Angie" w:date="2020-03-02T14:11:00Z"/>
                <w:b/>
                <w:i/>
                <w:sz w:val="24"/>
                <w:szCs w:val="24"/>
              </w:rPr>
            </w:pPr>
          </w:p>
        </w:tc>
      </w:tr>
      <w:tr w:rsidR="00C146F2" w:rsidRPr="00681DEB" w14:paraId="03924BC3" w14:textId="77777777" w:rsidTr="0026280A">
        <w:trPr>
          <w:jc w:val="center"/>
          <w:ins w:id="110" w:author="Hewes Angie" w:date="2020-03-02T14:11:00Z"/>
        </w:trPr>
        <w:tc>
          <w:tcPr>
            <w:tcW w:w="6318" w:type="dxa"/>
            <w:vAlign w:val="center"/>
          </w:tcPr>
          <w:p w14:paraId="728CB57F" w14:textId="77777777" w:rsidR="00C146F2" w:rsidRPr="00681DEB" w:rsidRDefault="00C146F2" w:rsidP="0026280A">
            <w:pPr>
              <w:rPr>
                <w:ins w:id="111" w:author="Hewes Angie" w:date="2020-03-02T14:11:00Z"/>
                <w:sz w:val="24"/>
                <w:szCs w:val="24"/>
              </w:rPr>
            </w:pPr>
            <w:ins w:id="112" w:author="Hewes Angie" w:date="2020-03-02T14:11:00Z">
              <w:r>
                <w:rPr>
                  <w:sz w:val="24"/>
                  <w:szCs w:val="24"/>
                </w:rPr>
                <w:t>Report printed on 2 pages only</w:t>
              </w:r>
            </w:ins>
          </w:p>
        </w:tc>
        <w:tc>
          <w:tcPr>
            <w:tcW w:w="1170" w:type="dxa"/>
            <w:vAlign w:val="center"/>
          </w:tcPr>
          <w:p w14:paraId="1B1BC0BA" w14:textId="77777777" w:rsidR="00C146F2" w:rsidRPr="00681DEB" w:rsidRDefault="00C146F2" w:rsidP="0026280A">
            <w:pPr>
              <w:jc w:val="right"/>
              <w:rPr>
                <w:ins w:id="113" w:author="Hewes Angie" w:date="2020-03-02T14:11:00Z"/>
                <w:sz w:val="24"/>
                <w:szCs w:val="24"/>
              </w:rPr>
            </w:pPr>
            <w:ins w:id="114" w:author="Hewes Angie" w:date="2020-03-02T14:11:00Z">
              <w:r>
                <w:rPr>
                  <w:sz w:val="24"/>
                  <w:szCs w:val="24"/>
                </w:rPr>
                <w:t>10</w:t>
              </w:r>
            </w:ins>
          </w:p>
        </w:tc>
        <w:tc>
          <w:tcPr>
            <w:tcW w:w="1177" w:type="dxa"/>
          </w:tcPr>
          <w:p w14:paraId="12BD4F27" w14:textId="77777777" w:rsidR="00C146F2" w:rsidRPr="00681DEB" w:rsidRDefault="00C146F2" w:rsidP="0026280A">
            <w:pPr>
              <w:rPr>
                <w:ins w:id="115" w:author="Hewes Angie" w:date="2020-03-02T14:11:00Z"/>
                <w:sz w:val="24"/>
                <w:szCs w:val="24"/>
              </w:rPr>
            </w:pPr>
          </w:p>
        </w:tc>
      </w:tr>
      <w:tr w:rsidR="00C146F2" w:rsidRPr="00681DEB" w14:paraId="0901100F" w14:textId="77777777" w:rsidTr="0026280A">
        <w:trPr>
          <w:trHeight w:val="432"/>
          <w:jc w:val="center"/>
          <w:ins w:id="116" w:author="Hewes Angie" w:date="2020-03-02T14:11:00Z"/>
        </w:trPr>
        <w:tc>
          <w:tcPr>
            <w:tcW w:w="6318" w:type="dxa"/>
            <w:vAlign w:val="center"/>
          </w:tcPr>
          <w:p w14:paraId="1E711AFC" w14:textId="77777777" w:rsidR="00C146F2" w:rsidRPr="00681DEB" w:rsidRDefault="00C146F2" w:rsidP="0026280A">
            <w:pPr>
              <w:jc w:val="right"/>
              <w:rPr>
                <w:ins w:id="117" w:author="Hewes Angie" w:date="2020-03-02T14:11:00Z"/>
                <w:sz w:val="24"/>
                <w:szCs w:val="24"/>
              </w:rPr>
            </w:pPr>
            <w:ins w:id="118" w:author="Hewes Angie" w:date="2020-03-02T14:11:00Z">
              <w:r w:rsidRPr="00A862E8">
                <w:rPr>
                  <w:b/>
                  <w:sz w:val="28"/>
                  <w:szCs w:val="24"/>
                </w:rPr>
                <w:t>Job 3 Total</w:t>
              </w:r>
            </w:ins>
          </w:p>
        </w:tc>
        <w:tc>
          <w:tcPr>
            <w:tcW w:w="1170" w:type="dxa"/>
            <w:vAlign w:val="center"/>
          </w:tcPr>
          <w:p w14:paraId="7424F04A" w14:textId="77777777" w:rsidR="00C146F2" w:rsidRPr="00681DEB" w:rsidRDefault="00C146F2" w:rsidP="0026280A">
            <w:pPr>
              <w:jc w:val="right"/>
              <w:rPr>
                <w:ins w:id="119" w:author="Hewes Angie" w:date="2020-03-02T14:11:00Z"/>
                <w:sz w:val="24"/>
                <w:szCs w:val="24"/>
              </w:rPr>
            </w:pPr>
            <w:ins w:id="120" w:author="Hewes Angie" w:date="2020-03-02T14:11:00Z">
              <w:r>
                <w:rPr>
                  <w:b/>
                  <w:sz w:val="28"/>
                  <w:szCs w:val="24"/>
                </w:rPr>
                <w:t>100</w:t>
              </w:r>
            </w:ins>
          </w:p>
        </w:tc>
        <w:tc>
          <w:tcPr>
            <w:tcW w:w="1177" w:type="dxa"/>
          </w:tcPr>
          <w:p w14:paraId="4823304F" w14:textId="77777777" w:rsidR="00C146F2" w:rsidRPr="00681DEB" w:rsidRDefault="00C146F2" w:rsidP="0026280A">
            <w:pPr>
              <w:rPr>
                <w:ins w:id="121" w:author="Hewes Angie" w:date="2020-03-02T14:11:00Z"/>
                <w:sz w:val="24"/>
                <w:szCs w:val="24"/>
              </w:rPr>
            </w:pPr>
          </w:p>
        </w:tc>
      </w:tr>
      <w:tr w:rsidR="00C146F2" w:rsidRPr="00681DEB" w14:paraId="025E5030" w14:textId="77777777" w:rsidTr="0026280A">
        <w:trPr>
          <w:trHeight w:val="432"/>
          <w:jc w:val="center"/>
          <w:ins w:id="122" w:author="Hewes Angie" w:date="2020-03-02T14:11:00Z"/>
        </w:trPr>
        <w:tc>
          <w:tcPr>
            <w:tcW w:w="6318" w:type="dxa"/>
            <w:vAlign w:val="center"/>
          </w:tcPr>
          <w:p w14:paraId="08D1BC43" w14:textId="77777777" w:rsidR="00C146F2" w:rsidRPr="009F50F7" w:rsidRDefault="00C146F2" w:rsidP="0026280A">
            <w:pPr>
              <w:rPr>
                <w:ins w:id="123" w:author="Hewes Angie" w:date="2020-03-02T14:11:00Z"/>
                <w:b/>
                <w:i/>
                <w:sz w:val="24"/>
                <w:szCs w:val="24"/>
              </w:rPr>
            </w:pPr>
            <w:ins w:id="124" w:author="Hewes Angie" w:date="2020-03-02T14:11:00Z">
              <w:r w:rsidRPr="009F50F7">
                <w:rPr>
                  <w:b/>
                  <w:i/>
                  <w:sz w:val="24"/>
                  <w:szCs w:val="24"/>
                </w:rPr>
                <w:t>Job 4- Spreadsheet</w:t>
              </w:r>
              <w:r>
                <w:rPr>
                  <w:b/>
                  <w:i/>
                  <w:sz w:val="24"/>
                  <w:szCs w:val="24"/>
                </w:rPr>
                <w:t xml:space="preserve"> with Formulas</w:t>
              </w:r>
            </w:ins>
          </w:p>
        </w:tc>
        <w:tc>
          <w:tcPr>
            <w:tcW w:w="1170" w:type="dxa"/>
            <w:vAlign w:val="center"/>
          </w:tcPr>
          <w:p w14:paraId="712FFB47" w14:textId="77777777" w:rsidR="00C146F2" w:rsidRDefault="00C146F2" w:rsidP="0026280A">
            <w:pPr>
              <w:jc w:val="right"/>
              <w:rPr>
                <w:ins w:id="125" w:author="Hewes Angie" w:date="2020-03-02T14:11:00Z"/>
                <w:b/>
                <w:sz w:val="32"/>
                <w:szCs w:val="24"/>
              </w:rPr>
            </w:pPr>
          </w:p>
        </w:tc>
        <w:tc>
          <w:tcPr>
            <w:tcW w:w="1177" w:type="dxa"/>
            <w:vAlign w:val="center"/>
          </w:tcPr>
          <w:p w14:paraId="58C7C1B0" w14:textId="77777777" w:rsidR="00C146F2" w:rsidRPr="00681DEB" w:rsidRDefault="00C146F2" w:rsidP="0026280A">
            <w:pPr>
              <w:rPr>
                <w:ins w:id="126" w:author="Hewes Angie" w:date="2020-03-02T14:11:00Z"/>
                <w:sz w:val="24"/>
                <w:szCs w:val="24"/>
              </w:rPr>
            </w:pPr>
          </w:p>
        </w:tc>
      </w:tr>
      <w:tr w:rsidR="00C146F2" w:rsidRPr="00681DEB" w14:paraId="5C505256" w14:textId="77777777" w:rsidTr="0026280A">
        <w:trPr>
          <w:trHeight w:val="432"/>
          <w:jc w:val="center"/>
          <w:ins w:id="127" w:author="Hewes Angie" w:date="2020-03-02T14:11:00Z"/>
        </w:trPr>
        <w:tc>
          <w:tcPr>
            <w:tcW w:w="6318" w:type="dxa"/>
            <w:vAlign w:val="center"/>
          </w:tcPr>
          <w:p w14:paraId="7736ED58" w14:textId="77777777" w:rsidR="00C146F2" w:rsidRPr="00736831" w:rsidRDefault="00C146F2" w:rsidP="0026280A">
            <w:pPr>
              <w:rPr>
                <w:ins w:id="128" w:author="Hewes Angie" w:date="2020-03-02T14:11:00Z"/>
                <w:sz w:val="24"/>
                <w:szCs w:val="24"/>
              </w:rPr>
            </w:pPr>
            <w:ins w:id="129" w:author="Hewes Angie" w:date="2020-03-02T14:11:00Z">
              <w:r>
                <w:rPr>
                  <w:sz w:val="24"/>
                  <w:szCs w:val="24"/>
                </w:rPr>
                <w:t>Data inputted</w:t>
              </w:r>
              <w:r w:rsidRPr="00736831">
                <w:rPr>
                  <w:sz w:val="24"/>
                  <w:szCs w:val="24"/>
                </w:rPr>
                <w:t xml:space="preserve"> correctly (</w:t>
              </w:r>
              <w:r>
                <w:rPr>
                  <w:sz w:val="24"/>
                  <w:szCs w:val="24"/>
                </w:rPr>
                <w:t>Production Standards</w:t>
              </w:r>
              <w:r w:rsidRPr="00736831">
                <w:rPr>
                  <w:sz w:val="24"/>
                  <w:szCs w:val="24"/>
                </w:rPr>
                <w:t>)</w:t>
              </w:r>
            </w:ins>
          </w:p>
          <w:p w14:paraId="113C33BF" w14:textId="77777777" w:rsidR="00C146F2" w:rsidRPr="0004453B" w:rsidRDefault="00C146F2" w:rsidP="0026280A">
            <w:pPr>
              <w:jc w:val="center"/>
              <w:rPr>
                <w:ins w:id="130" w:author="Hewes Angie" w:date="2020-03-02T14:11:00Z"/>
                <w:szCs w:val="24"/>
              </w:rPr>
            </w:pPr>
            <w:ins w:id="131" w:author="Hewes Angie" w:date="2020-03-02T14:11:00Z">
              <w:r w:rsidRPr="0004453B">
                <w:rPr>
                  <w:szCs w:val="24"/>
                </w:rPr>
                <w:t xml:space="preserve">0 errors - </w:t>
              </w:r>
              <w:r>
                <w:rPr>
                  <w:szCs w:val="24"/>
                </w:rPr>
                <w:t>60</w:t>
              </w:r>
              <w:r w:rsidRPr="0004453B">
                <w:rPr>
                  <w:szCs w:val="24"/>
                </w:rPr>
                <w:t xml:space="preserve"> points, 1 error - </w:t>
              </w:r>
              <w:r>
                <w:rPr>
                  <w:szCs w:val="24"/>
                </w:rPr>
                <w:t>50</w:t>
              </w:r>
              <w:r w:rsidRPr="0004453B">
                <w:rPr>
                  <w:szCs w:val="24"/>
                </w:rPr>
                <w:t xml:space="preserve"> points, 2 errors - </w:t>
              </w:r>
              <w:r>
                <w:rPr>
                  <w:szCs w:val="24"/>
                </w:rPr>
                <w:t>40</w:t>
              </w:r>
              <w:r w:rsidRPr="0004453B">
                <w:rPr>
                  <w:szCs w:val="24"/>
                </w:rPr>
                <w:t xml:space="preserve"> points,</w:t>
              </w:r>
            </w:ins>
          </w:p>
          <w:p w14:paraId="4D99EAA5" w14:textId="77777777" w:rsidR="00C146F2" w:rsidRPr="00A862E8" w:rsidRDefault="00C146F2" w:rsidP="0026280A">
            <w:pPr>
              <w:jc w:val="center"/>
              <w:rPr>
                <w:ins w:id="132" w:author="Hewes Angie" w:date="2020-03-02T14:11:00Z"/>
                <w:b/>
                <w:sz w:val="32"/>
                <w:szCs w:val="24"/>
              </w:rPr>
            </w:pPr>
            <w:ins w:id="133" w:author="Hewes Angie" w:date="2020-03-02T14:11:00Z">
              <w:r w:rsidRPr="0004453B">
                <w:rPr>
                  <w:szCs w:val="24"/>
                </w:rPr>
                <w:t xml:space="preserve">3 errors – </w:t>
              </w:r>
              <w:r>
                <w:rPr>
                  <w:szCs w:val="24"/>
                </w:rPr>
                <w:t>30</w:t>
              </w:r>
              <w:r w:rsidRPr="00736831">
                <w:rPr>
                  <w:szCs w:val="24"/>
                </w:rPr>
                <w:t xml:space="preserve"> points, </w:t>
              </w:r>
              <w:r w:rsidRPr="002D1FCE">
                <w:rPr>
                  <w:szCs w:val="24"/>
                </w:rPr>
                <w:t>4+ errors – 0 points</w:t>
              </w:r>
            </w:ins>
          </w:p>
        </w:tc>
        <w:tc>
          <w:tcPr>
            <w:tcW w:w="1170" w:type="dxa"/>
            <w:vAlign w:val="center"/>
          </w:tcPr>
          <w:p w14:paraId="24CBA7FD" w14:textId="77777777" w:rsidR="00C146F2" w:rsidRPr="009F50F7" w:rsidRDefault="00C146F2" w:rsidP="0026280A">
            <w:pPr>
              <w:jc w:val="right"/>
              <w:rPr>
                <w:ins w:id="134" w:author="Hewes Angie" w:date="2020-03-02T14:11:00Z"/>
                <w:sz w:val="24"/>
                <w:szCs w:val="24"/>
              </w:rPr>
            </w:pPr>
            <w:ins w:id="135" w:author="Hewes Angie" w:date="2020-03-02T14:11:00Z">
              <w:r>
                <w:rPr>
                  <w:sz w:val="24"/>
                  <w:szCs w:val="24"/>
                </w:rPr>
                <w:t>6</w:t>
              </w:r>
              <w:r w:rsidRPr="009F50F7">
                <w:rPr>
                  <w:sz w:val="24"/>
                  <w:szCs w:val="24"/>
                </w:rPr>
                <w:t>0</w:t>
              </w:r>
            </w:ins>
          </w:p>
        </w:tc>
        <w:tc>
          <w:tcPr>
            <w:tcW w:w="1177" w:type="dxa"/>
            <w:vAlign w:val="center"/>
          </w:tcPr>
          <w:p w14:paraId="33F86BE7" w14:textId="77777777" w:rsidR="00C146F2" w:rsidRPr="00681DEB" w:rsidRDefault="00C146F2" w:rsidP="0026280A">
            <w:pPr>
              <w:rPr>
                <w:ins w:id="136" w:author="Hewes Angie" w:date="2020-03-02T14:11:00Z"/>
                <w:sz w:val="24"/>
                <w:szCs w:val="24"/>
              </w:rPr>
            </w:pPr>
          </w:p>
        </w:tc>
      </w:tr>
      <w:tr w:rsidR="00C146F2" w:rsidRPr="00681DEB" w14:paraId="33018E50" w14:textId="77777777" w:rsidTr="0026280A">
        <w:trPr>
          <w:trHeight w:val="432"/>
          <w:jc w:val="center"/>
          <w:ins w:id="137" w:author="Hewes Angie" w:date="2020-03-02T14:11:00Z"/>
        </w:trPr>
        <w:tc>
          <w:tcPr>
            <w:tcW w:w="6318" w:type="dxa"/>
            <w:vAlign w:val="center"/>
          </w:tcPr>
          <w:p w14:paraId="107389C8" w14:textId="77777777" w:rsidR="00C146F2" w:rsidRPr="00A862E8" w:rsidRDefault="00C146F2" w:rsidP="0026280A">
            <w:pPr>
              <w:rPr>
                <w:ins w:id="138" w:author="Hewes Angie" w:date="2020-03-02T14:11:00Z"/>
                <w:b/>
                <w:sz w:val="32"/>
                <w:szCs w:val="24"/>
              </w:rPr>
            </w:pPr>
            <w:ins w:id="139" w:author="Hewes Angie" w:date="2020-03-02T14:11:00Z">
              <w:r>
                <w:rPr>
                  <w:sz w:val="24"/>
                  <w:szCs w:val="24"/>
                </w:rPr>
                <w:t>Landscape Orientation (fits to one page)</w:t>
              </w:r>
            </w:ins>
          </w:p>
        </w:tc>
        <w:tc>
          <w:tcPr>
            <w:tcW w:w="1170" w:type="dxa"/>
            <w:vAlign w:val="center"/>
          </w:tcPr>
          <w:p w14:paraId="3B797DA5" w14:textId="77777777" w:rsidR="00C146F2" w:rsidRPr="009F50F7" w:rsidRDefault="00C146F2" w:rsidP="0026280A">
            <w:pPr>
              <w:jc w:val="right"/>
              <w:rPr>
                <w:ins w:id="140" w:author="Hewes Angie" w:date="2020-03-02T14:11:00Z"/>
                <w:sz w:val="24"/>
                <w:szCs w:val="24"/>
              </w:rPr>
            </w:pPr>
            <w:ins w:id="141" w:author="Hewes Angie" w:date="2020-03-02T14:11:00Z">
              <w:r w:rsidRPr="009F50F7">
                <w:rPr>
                  <w:sz w:val="24"/>
                  <w:szCs w:val="24"/>
                </w:rPr>
                <w:t>10</w:t>
              </w:r>
            </w:ins>
          </w:p>
        </w:tc>
        <w:tc>
          <w:tcPr>
            <w:tcW w:w="1177" w:type="dxa"/>
            <w:vAlign w:val="center"/>
          </w:tcPr>
          <w:p w14:paraId="3ED6016D" w14:textId="77777777" w:rsidR="00C146F2" w:rsidRPr="00681DEB" w:rsidRDefault="00C146F2" w:rsidP="0026280A">
            <w:pPr>
              <w:rPr>
                <w:ins w:id="142" w:author="Hewes Angie" w:date="2020-03-02T14:11:00Z"/>
                <w:sz w:val="24"/>
                <w:szCs w:val="24"/>
              </w:rPr>
            </w:pPr>
          </w:p>
        </w:tc>
      </w:tr>
      <w:tr w:rsidR="00C146F2" w:rsidRPr="00681DEB" w14:paraId="4FCE0E5C" w14:textId="77777777" w:rsidTr="0026280A">
        <w:trPr>
          <w:trHeight w:val="432"/>
          <w:jc w:val="center"/>
          <w:ins w:id="143" w:author="Hewes Angie" w:date="2020-03-02T14:11:00Z"/>
        </w:trPr>
        <w:tc>
          <w:tcPr>
            <w:tcW w:w="6318" w:type="dxa"/>
            <w:vAlign w:val="center"/>
          </w:tcPr>
          <w:p w14:paraId="5DBD5320" w14:textId="77777777" w:rsidR="00C146F2" w:rsidRPr="00A862E8" w:rsidRDefault="00C146F2" w:rsidP="0026280A">
            <w:pPr>
              <w:rPr>
                <w:ins w:id="144" w:author="Hewes Angie" w:date="2020-03-02T14:11:00Z"/>
                <w:b/>
                <w:sz w:val="32"/>
                <w:szCs w:val="24"/>
              </w:rPr>
            </w:pPr>
            <w:ins w:id="145" w:author="Hewes Angie" w:date="2020-03-02T14:11:00Z">
              <w:r>
                <w:rPr>
                  <w:sz w:val="24"/>
                  <w:szCs w:val="24"/>
                </w:rPr>
                <w:t>All table data is displayed</w:t>
              </w:r>
            </w:ins>
          </w:p>
        </w:tc>
        <w:tc>
          <w:tcPr>
            <w:tcW w:w="1170" w:type="dxa"/>
            <w:vAlign w:val="center"/>
          </w:tcPr>
          <w:p w14:paraId="432AD814" w14:textId="77777777" w:rsidR="00C146F2" w:rsidRPr="009F50F7" w:rsidRDefault="00C146F2" w:rsidP="0026280A">
            <w:pPr>
              <w:jc w:val="right"/>
              <w:rPr>
                <w:ins w:id="146" w:author="Hewes Angie" w:date="2020-03-02T14:11:00Z"/>
                <w:sz w:val="24"/>
                <w:szCs w:val="24"/>
              </w:rPr>
            </w:pPr>
            <w:ins w:id="147" w:author="Hewes Angie" w:date="2020-03-02T14:11:00Z">
              <w:r>
                <w:rPr>
                  <w:sz w:val="24"/>
                  <w:szCs w:val="24"/>
                </w:rPr>
                <w:t>10</w:t>
              </w:r>
            </w:ins>
          </w:p>
        </w:tc>
        <w:tc>
          <w:tcPr>
            <w:tcW w:w="1177" w:type="dxa"/>
            <w:vAlign w:val="center"/>
          </w:tcPr>
          <w:p w14:paraId="5DB04EDB" w14:textId="77777777" w:rsidR="00C146F2" w:rsidRPr="00681DEB" w:rsidRDefault="00C146F2" w:rsidP="0026280A">
            <w:pPr>
              <w:rPr>
                <w:ins w:id="148" w:author="Hewes Angie" w:date="2020-03-02T14:11:00Z"/>
                <w:sz w:val="24"/>
                <w:szCs w:val="24"/>
              </w:rPr>
            </w:pPr>
          </w:p>
        </w:tc>
      </w:tr>
      <w:tr w:rsidR="00C146F2" w:rsidRPr="00681DEB" w14:paraId="148507CF" w14:textId="77777777" w:rsidTr="0026280A">
        <w:trPr>
          <w:trHeight w:val="432"/>
          <w:jc w:val="center"/>
          <w:ins w:id="149" w:author="Hewes Angie" w:date="2020-03-02T14:11:00Z"/>
        </w:trPr>
        <w:tc>
          <w:tcPr>
            <w:tcW w:w="6318" w:type="dxa"/>
            <w:vAlign w:val="center"/>
          </w:tcPr>
          <w:p w14:paraId="2F09C15B" w14:textId="77777777" w:rsidR="00C146F2" w:rsidRDefault="00C146F2" w:rsidP="0026280A">
            <w:pPr>
              <w:rPr>
                <w:ins w:id="150" w:author="Hewes Angie" w:date="2020-03-02T14:11:00Z"/>
                <w:sz w:val="24"/>
                <w:szCs w:val="24"/>
              </w:rPr>
            </w:pPr>
            <w:ins w:id="151" w:author="Hewes Angie" w:date="2020-03-02T14:11:00Z">
              <w:r>
                <w:rPr>
                  <w:sz w:val="24"/>
                  <w:szCs w:val="24"/>
                </w:rPr>
                <w:t>Style is inserted</w:t>
              </w:r>
            </w:ins>
          </w:p>
        </w:tc>
        <w:tc>
          <w:tcPr>
            <w:tcW w:w="1170" w:type="dxa"/>
            <w:vAlign w:val="center"/>
          </w:tcPr>
          <w:p w14:paraId="244B830C" w14:textId="77777777" w:rsidR="00C146F2" w:rsidRDefault="00C146F2" w:rsidP="0026280A">
            <w:pPr>
              <w:jc w:val="right"/>
              <w:rPr>
                <w:ins w:id="152" w:author="Hewes Angie" w:date="2020-03-02T14:11:00Z"/>
                <w:sz w:val="24"/>
                <w:szCs w:val="24"/>
              </w:rPr>
            </w:pPr>
            <w:ins w:id="153" w:author="Hewes Angie" w:date="2020-03-02T14:11:00Z">
              <w:r>
                <w:rPr>
                  <w:sz w:val="24"/>
                  <w:szCs w:val="24"/>
                </w:rPr>
                <w:t>10</w:t>
              </w:r>
            </w:ins>
          </w:p>
        </w:tc>
        <w:tc>
          <w:tcPr>
            <w:tcW w:w="1177" w:type="dxa"/>
            <w:vAlign w:val="center"/>
          </w:tcPr>
          <w:p w14:paraId="7FEF25AB" w14:textId="77777777" w:rsidR="00C146F2" w:rsidRPr="00681DEB" w:rsidRDefault="00C146F2" w:rsidP="0026280A">
            <w:pPr>
              <w:rPr>
                <w:ins w:id="154" w:author="Hewes Angie" w:date="2020-03-02T14:11:00Z"/>
                <w:sz w:val="24"/>
                <w:szCs w:val="24"/>
              </w:rPr>
            </w:pPr>
          </w:p>
        </w:tc>
      </w:tr>
      <w:tr w:rsidR="00C146F2" w:rsidRPr="00681DEB" w14:paraId="3D050099" w14:textId="77777777" w:rsidTr="0026280A">
        <w:trPr>
          <w:trHeight w:val="432"/>
          <w:jc w:val="center"/>
          <w:ins w:id="155" w:author="Hewes Angie" w:date="2020-03-02T14:11:00Z"/>
        </w:trPr>
        <w:tc>
          <w:tcPr>
            <w:tcW w:w="6318" w:type="dxa"/>
            <w:vAlign w:val="center"/>
          </w:tcPr>
          <w:p w14:paraId="4E895F3F" w14:textId="77777777" w:rsidR="00C146F2" w:rsidRPr="00A862E8" w:rsidRDefault="00C146F2" w:rsidP="0026280A">
            <w:pPr>
              <w:rPr>
                <w:ins w:id="156" w:author="Hewes Angie" w:date="2020-03-02T14:11:00Z"/>
                <w:b/>
                <w:sz w:val="32"/>
                <w:szCs w:val="24"/>
              </w:rPr>
            </w:pPr>
            <w:ins w:id="157" w:author="Hewes Angie" w:date="2020-03-02T14:11:00Z">
              <w:r>
                <w:rPr>
                  <w:sz w:val="24"/>
                  <w:szCs w:val="24"/>
                </w:rPr>
                <w:t>Contestant ID and Job # Centered in footer</w:t>
              </w:r>
            </w:ins>
          </w:p>
        </w:tc>
        <w:tc>
          <w:tcPr>
            <w:tcW w:w="1170" w:type="dxa"/>
            <w:vAlign w:val="center"/>
          </w:tcPr>
          <w:p w14:paraId="0717E5EE" w14:textId="77777777" w:rsidR="00C146F2" w:rsidRPr="009F50F7" w:rsidRDefault="00C146F2" w:rsidP="0026280A">
            <w:pPr>
              <w:jc w:val="right"/>
              <w:rPr>
                <w:ins w:id="158" w:author="Hewes Angie" w:date="2020-03-02T14:11:00Z"/>
                <w:sz w:val="24"/>
                <w:szCs w:val="24"/>
              </w:rPr>
            </w:pPr>
            <w:ins w:id="159" w:author="Hewes Angie" w:date="2020-03-02T14:11:00Z">
              <w:r>
                <w:rPr>
                  <w:sz w:val="24"/>
                  <w:szCs w:val="24"/>
                </w:rPr>
                <w:t>10</w:t>
              </w:r>
            </w:ins>
          </w:p>
        </w:tc>
        <w:tc>
          <w:tcPr>
            <w:tcW w:w="1177" w:type="dxa"/>
            <w:vAlign w:val="center"/>
          </w:tcPr>
          <w:p w14:paraId="3ADCA078" w14:textId="77777777" w:rsidR="00C146F2" w:rsidRPr="00681DEB" w:rsidRDefault="00C146F2" w:rsidP="0026280A">
            <w:pPr>
              <w:rPr>
                <w:ins w:id="160" w:author="Hewes Angie" w:date="2020-03-02T14:11:00Z"/>
                <w:sz w:val="24"/>
                <w:szCs w:val="24"/>
              </w:rPr>
            </w:pPr>
          </w:p>
        </w:tc>
      </w:tr>
      <w:tr w:rsidR="00C146F2" w:rsidRPr="00681DEB" w14:paraId="191DB14D" w14:textId="77777777" w:rsidTr="0026280A">
        <w:trPr>
          <w:trHeight w:val="432"/>
          <w:jc w:val="center"/>
          <w:ins w:id="161" w:author="Hewes Angie" w:date="2020-03-02T14:11:00Z"/>
        </w:trPr>
        <w:tc>
          <w:tcPr>
            <w:tcW w:w="6318" w:type="dxa"/>
            <w:vAlign w:val="center"/>
          </w:tcPr>
          <w:p w14:paraId="03F4C1BB" w14:textId="77777777" w:rsidR="00C146F2" w:rsidRPr="00A862E8" w:rsidRDefault="00C146F2" w:rsidP="0026280A">
            <w:pPr>
              <w:jc w:val="right"/>
              <w:rPr>
                <w:ins w:id="162" w:author="Hewes Angie" w:date="2020-03-02T14:11:00Z"/>
                <w:b/>
                <w:sz w:val="32"/>
                <w:szCs w:val="24"/>
              </w:rPr>
            </w:pPr>
            <w:ins w:id="163" w:author="Hewes Angie" w:date="2020-03-02T14:11:00Z">
              <w:r>
                <w:rPr>
                  <w:b/>
                  <w:sz w:val="32"/>
                  <w:szCs w:val="24"/>
                </w:rPr>
                <w:t>Job 4 Total</w:t>
              </w:r>
            </w:ins>
          </w:p>
        </w:tc>
        <w:tc>
          <w:tcPr>
            <w:tcW w:w="1170" w:type="dxa"/>
            <w:vAlign w:val="center"/>
          </w:tcPr>
          <w:p w14:paraId="5FB8D5BC" w14:textId="77777777" w:rsidR="00C146F2" w:rsidRDefault="00C146F2" w:rsidP="0026280A">
            <w:pPr>
              <w:jc w:val="right"/>
              <w:rPr>
                <w:ins w:id="164" w:author="Hewes Angie" w:date="2020-03-02T14:11:00Z"/>
                <w:b/>
                <w:sz w:val="32"/>
                <w:szCs w:val="24"/>
              </w:rPr>
            </w:pPr>
            <w:ins w:id="165" w:author="Hewes Angie" w:date="2020-03-02T14:11:00Z">
              <w:r>
                <w:rPr>
                  <w:b/>
                  <w:sz w:val="32"/>
                  <w:szCs w:val="24"/>
                </w:rPr>
                <w:t>100</w:t>
              </w:r>
            </w:ins>
          </w:p>
        </w:tc>
        <w:tc>
          <w:tcPr>
            <w:tcW w:w="1177" w:type="dxa"/>
            <w:vAlign w:val="center"/>
          </w:tcPr>
          <w:p w14:paraId="50EC6CFB" w14:textId="77777777" w:rsidR="00C146F2" w:rsidRPr="00681DEB" w:rsidRDefault="00C146F2" w:rsidP="0026280A">
            <w:pPr>
              <w:rPr>
                <w:ins w:id="166" w:author="Hewes Angie" w:date="2020-03-02T14:11:00Z"/>
                <w:sz w:val="24"/>
                <w:szCs w:val="24"/>
              </w:rPr>
            </w:pPr>
          </w:p>
        </w:tc>
      </w:tr>
      <w:tr w:rsidR="00C146F2" w:rsidRPr="00681DEB" w14:paraId="6FE7871B" w14:textId="77777777" w:rsidTr="0026280A">
        <w:trPr>
          <w:trHeight w:val="432"/>
          <w:jc w:val="center"/>
          <w:ins w:id="167" w:author="Hewes Angie" w:date="2020-03-02T14:11:00Z"/>
        </w:trPr>
        <w:tc>
          <w:tcPr>
            <w:tcW w:w="6318" w:type="dxa"/>
            <w:vAlign w:val="center"/>
          </w:tcPr>
          <w:p w14:paraId="2327A1D4" w14:textId="77777777" w:rsidR="00C146F2" w:rsidRPr="009F50F7" w:rsidRDefault="00C146F2" w:rsidP="0026280A">
            <w:pPr>
              <w:rPr>
                <w:ins w:id="168" w:author="Hewes Angie" w:date="2020-03-02T14:11:00Z"/>
                <w:b/>
                <w:i/>
                <w:sz w:val="24"/>
                <w:szCs w:val="24"/>
              </w:rPr>
            </w:pPr>
            <w:ins w:id="169" w:author="Hewes Angie" w:date="2020-03-02T14:11:00Z">
              <w:r>
                <w:rPr>
                  <w:b/>
                  <w:i/>
                  <w:sz w:val="24"/>
                  <w:szCs w:val="24"/>
                </w:rPr>
                <w:t>Job 5- Thank You Letter</w:t>
              </w:r>
            </w:ins>
          </w:p>
        </w:tc>
        <w:tc>
          <w:tcPr>
            <w:tcW w:w="1170" w:type="dxa"/>
            <w:vAlign w:val="center"/>
          </w:tcPr>
          <w:p w14:paraId="4278071A" w14:textId="77777777" w:rsidR="00C146F2" w:rsidRDefault="00C146F2" w:rsidP="0026280A">
            <w:pPr>
              <w:jc w:val="right"/>
              <w:rPr>
                <w:ins w:id="170" w:author="Hewes Angie" w:date="2020-03-02T14:11:00Z"/>
                <w:b/>
                <w:sz w:val="32"/>
                <w:szCs w:val="24"/>
              </w:rPr>
            </w:pPr>
          </w:p>
        </w:tc>
        <w:tc>
          <w:tcPr>
            <w:tcW w:w="1177" w:type="dxa"/>
            <w:vAlign w:val="center"/>
          </w:tcPr>
          <w:p w14:paraId="11B5360F" w14:textId="77777777" w:rsidR="00C146F2" w:rsidRPr="00681DEB" w:rsidRDefault="00C146F2" w:rsidP="0026280A">
            <w:pPr>
              <w:rPr>
                <w:ins w:id="171" w:author="Hewes Angie" w:date="2020-03-02T14:11:00Z"/>
                <w:sz w:val="24"/>
                <w:szCs w:val="24"/>
              </w:rPr>
            </w:pPr>
          </w:p>
        </w:tc>
      </w:tr>
      <w:tr w:rsidR="00C146F2" w:rsidRPr="00681DEB" w14:paraId="33B38CA2" w14:textId="77777777" w:rsidTr="0026280A">
        <w:trPr>
          <w:trHeight w:val="432"/>
          <w:jc w:val="center"/>
          <w:ins w:id="172" w:author="Hewes Angie" w:date="2020-03-02T14:11:00Z"/>
        </w:trPr>
        <w:tc>
          <w:tcPr>
            <w:tcW w:w="6318" w:type="dxa"/>
            <w:vAlign w:val="center"/>
          </w:tcPr>
          <w:p w14:paraId="203716B7" w14:textId="77777777" w:rsidR="00C146F2" w:rsidRPr="00736831" w:rsidRDefault="00C146F2" w:rsidP="0026280A">
            <w:pPr>
              <w:rPr>
                <w:ins w:id="173" w:author="Hewes Angie" w:date="2020-03-02T14:11:00Z"/>
                <w:sz w:val="24"/>
                <w:szCs w:val="24"/>
              </w:rPr>
            </w:pPr>
            <w:ins w:id="174" w:author="Hewes Angie" w:date="2020-03-02T14:11:00Z">
              <w:r>
                <w:rPr>
                  <w:sz w:val="24"/>
                  <w:szCs w:val="24"/>
                </w:rPr>
                <w:t xml:space="preserve">Letter </w:t>
              </w:r>
              <w:r w:rsidRPr="00736831">
                <w:rPr>
                  <w:sz w:val="24"/>
                  <w:szCs w:val="24"/>
                </w:rPr>
                <w:t xml:space="preserve"> correctly (</w:t>
              </w:r>
              <w:r>
                <w:rPr>
                  <w:sz w:val="24"/>
                  <w:szCs w:val="24"/>
                </w:rPr>
                <w:t>Production Standards</w:t>
              </w:r>
              <w:r w:rsidRPr="00736831">
                <w:rPr>
                  <w:sz w:val="24"/>
                  <w:szCs w:val="24"/>
                </w:rPr>
                <w:t>)</w:t>
              </w:r>
            </w:ins>
          </w:p>
          <w:p w14:paraId="7C6F205A" w14:textId="77777777" w:rsidR="00C146F2" w:rsidRPr="0004453B" w:rsidRDefault="00C146F2" w:rsidP="0026280A">
            <w:pPr>
              <w:jc w:val="center"/>
              <w:rPr>
                <w:ins w:id="175" w:author="Hewes Angie" w:date="2020-03-02T14:11:00Z"/>
                <w:szCs w:val="24"/>
              </w:rPr>
            </w:pPr>
            <w:ins w:id="176" w:author="Hewes Angie" w:date="2020-03-02T14:11:00Z">
              <w:r w:rsidRPr="0004453B">
                <w:rPr>
                  <w:szCs w:val="24"/>
                </w:rPr>
                <w:t xml:space="preserve">0 errors - 100 points, 1 error - 90 points, 2 errors - 70 points, </w:t>
              </w:r>
            </w:ins>
          </w:p>
          <w:p w14:paraId="4E390D89" w14:textId="77777777" w:rsidR="00C146F2" w:rsidRPr="00A862E8" w:rsidRDefault="00C146F2" w:rsidP="0026280A">
            <w:pPr>
              <w:jc w:val="center"/>
              <w:rPr>
                <w:ins w:id="177" w:author="Hewes Angie" w:date="2020-03-02T14:11:00Z"/>
                <w:b/>
                <w:sz w:val="32"/>
                <w:szCs w:val="24"/>
              </w:rPr>
            </w:pPr>
            <w:ins w:id="178" w:author="Hewes Angie" w:date="2020-03-02T14:11:00Z">
              <w:r w:rsidRPr="002D1FCE">
                <w:rPr>
                  <w:szCs w:val="24"/>
                </w:rPr>
                <w:t>3 errors – 50 points</w:t>
              </w:r>
              <w:r w:rsidRPr="00736831">
                <w:rPr>
                  <w:szCs w:val="24"/>
                </w:rPr>
                <w:t xml:space="preserve">, </w:t>
              </w:r>
              <w:r w:rsidRPr="002D1FCE">
                <w:rPr>
                  <w:szCs w:val="24"/>
                </w:rPr>
                <w:t>4+ errors – 0 points</w:t>
              </w:r>
            </w:ins>
          </w:p>
        </w:tc>
        <w:tc>
          <w:tcPr>
            <w:tcW w:w="1170" w:type="dxa"/>
            <w:vAlign w:val="center"/>
          </w:tcPr>
          <w:p w14:paraId="7DC92FE2" w14:textId="77777777" w:rsidR="00C146F2" w:rsidRPr="00691A86" w:rsidRDefault="00C146F2" w:rsidP="0026280A">
            <w:pPr>
              <w:jc w:val="right"/>
              <w:rPr>
                <w:ins w:id="179" w:author="Hewes Angie" w:date="2020-03-02T14:11:00Z"/>
                <w:sz w:val="24"/>
                <w:szCs w:val="24"/>
              </w:rPr>
            </w:pPr>
            <w:ins w:id="180" w:author="Hewes Angie" w:date="2020-03-02T14:11:00Z">
              <w:r>
                <w:rPr>
                  <w:sz w:val="24"/>
                  <w:szCs w:val="24"/>
                </w:rPr>
                <w:t>100</w:t>
              </w:r>
            </w:ins>
          </w:p>
        </w:tc>
        <w:tc>
          <w:tcPr>
            <w:tcW w:w="1177" w:type="dxa"/>
            <w:vAlign w:val="center"/>
          </w:tcPr>
          <w:p w14:paraId="2A3EFF9E" w14:textId="77777777" w:rsidR="00C146F2" w:rsidRDefault="00C146F2" w:rsidP="0026280A">
            <w:pPr>
              <w:rPr>
                <w:ins w:id="181" w:author="Hewes Angie" w:date="2020-03-02T14:11:00Z"/>
                <w:sz w:val="24"/>
                <w:szCs w:val="24"/>
              </w:rPr>
            </w:pPr>
          </w:p>
          <w:p w14:paraId="4DE11675" w14:textId="77777777" w:rsidR="00C146F2" w:rsidRDefault="00C146F2" w:rsidP="0026280A">
            <w:pPr>
              <w:rPr>
                <w:ins w:id="182" w:author="Hewes Angie" w:date="2020-03-02T14:11:00Z"/>
                <w:sz w:val="24"/>
                <w:szCs w:val="24"/>
              </w:rPr>
            </w:pPr>
          </w:p>
          <w:p w14:paraId="4F2759F9" w14:textId="77777777" w:rsidR="00C146F2" w:rsidRPr="00681DEB" w:rsidRDefault="00C146F2" w:rsidP="0026280A">
            <w:pPr>
              <w:rPr>
                <w:ins w:id="183" w:author="Hewes Angie" w:date="2020-03-02T14:11:00Z"/>
                <w:sz w:val="24"/>
                <w:szCs w:val="24"/>
              </w:rPr>
            </w:pPr>
          </w:p>
        </w:tc>
      </w:tr>
      <w:tr w:rsidR="00C146F2" w:rsidRPr="00681DEB" w14:paraId="596C8F6D" w14:textId="77777777" w:rsidTr="0026280A">
        <w:trPr>
          <w:trHeight w:val="432"/>
          <w:jc w:val="center"/>
          <w:ins w:id="184" w:author="Hewes Angie" w:date="2020-03-02T14:11:00Z"/>
        </w:trPr>
        <w:tc>
          <w:tcPr>
            <w:tcW w:w="6318" w:type="dxa"/>
            <w:vAlign w:val="center"/>
          </w:tcPr>
          <w:p w14:paraId="0A270144" w14:textId="77777777" w:rsidR="00C146F2" w:rsidRPr="00691A86" w:rsidRDefault="00C146F2" w:rsidP="0026280A">
            <w:pPr>
              <w:jc w:val="right"/>
              <w:rPr>
                <w:ins w:id="185" w:author="Hewes Angie" w:date="2020-03-02T14:11:00Z"/>
                <w:b/>
                <w:sz w:val="28"/>
                <w:szCs w:val="28"/>
              </w:rPr>
            </w:pPr>
            <w:ins w:id="186" w:author="Hewes Angie" w:date="2020-03-02T14:11:00Z">
              <w:r w:rsidRPr="00691A86">
                <w:rPr>
                  <w:b/>
                  <w:sz w:val="28"/>
                  <w:szCs w:val="28"/>
                </w:rPr>
                <w:t>Job 5 Total</w:t>
              </w:r>
            </w:ins>
          </w:p>
        </w:tc>
        <w:tc>
          <w:tcPr>
            <w:tcW w:w="1170" w:type="dxa"/>
            <w:vAlign w:val="center"/>
          </w:tcPr>
          <w:p w14:paraId="15683C16" w14:textId="77777777" w:rsidR="00C146F2" w:rsidRPr="00691A86" w:rsidRDefault="00C146F2" w:rsidP="0026280A">
            <w:pPr>
              <w:jc w:val="right"/>
              <w:rPr>
                <w:ins w:id="187" w:author="Hewes Angie" w:date="2020-03-02T14:11:00Z"/>
                <w:b/>
                <w:sz w:val="28"/>
                <w:szCs w:val="28"/>
              </w:rPr>
            </w:pPr>
            <w:ins w:id="188" w:author="Hewes Angie" w:date="2020-03-02T14:11:00Z">
              <w:r w:rsidRPr="00691A86">
                <w:rPr>
                  <w:b/>
                  <w:sz w:val="28"/>
                  <w:szCs w:val="28"/>
                </w:rPr>
                <w:t>100</w:t>
              </w:r>
            </w:ins>
          </w:p>
        </w:tc>
        <w:tc>
          <w:tcPr>
            <w:tcW w:w="1177" w:type="dxa"/>
            <w:vAlign w:val="center"/>
          </w:tcPr>
          <w:p w14:paraId="5AD5DC2D" w14:textId="77777777" w:rsidR="00C146F2" w:rsidRPr="00681DEB" w:rsidRDefault="00C146F2" w:rsidP="0026280A">
            <w:pPr>
              <w:rPr>
                <w:ins w:id="189" w:author="Hewes Angie" w:date="2020-03-02T14:11:00Z"/>
                <w:sz w:val="24"/>
                <w:szCs w:val="24"/>
              </w:rPr>
            </w:pPr>
          </w:p>
        </w:tc>
      </w:tr>
      <w:tr w:rsidR="00C146F2" w:rsidRPr="00681DEB" w14:paraId="4B59BB3C" w14:textId="77777777" w:rsidTr="0026280A">
        <w:trPr>
          <w:trHeight w:val="432"/>
          <w:jc w:val="center"/>
          <w:ins w:id="190" w:author="Hewes Angie" w:date="2020-03-02T14:11:00Z"/>
        </w:trPr>
        <w:tc>
          <w:tcPr>
            <w:tcW w:w="6318" w:type="dxa"/>
            <w:vAlign w:val="center"/>
          </w:tcPr>
          <w:p w14:paraId="34C723B6" w14:textId="77777777" w:rsidR="00C146F2" w:rsidRPr="002A44BE" w:rsidRDefault="00C146F2" w:rsidP="0026280A">
            <w:pPr>
              <w:rPr>
                <w:ins w:id="191" w:author="Hewes Angie" w:date="2020-03-02T14:11:00Z"/>
                <w:sz w:val="24"/>
                <w:szCs w:val="24"/>
              </w:rPr>
            </w:pPr>
            <w:ins w:id="192" w:author="Hewes Angie" w:date="2020-03-02T14:11:00Z">
              <w:r w:rsidRPr="00A862E8">
                <w:rPr>
                  <w:b/>
                  <w:sz w:val="32"/>
                  <w:szCs w:val="24"/>
                </w:rPr>
                <w:t>TOTAL</w:t>
              </w:r>
            </w:ins>
          </w:p>
        </w:tc>
        <w:tc>
          <w:tcPr>
            <w:tcW w:w="1170" w:type="dxa"/>
            <w:vAlign w:val="center"/>
          </w:tcPr>
          <w:p w14:paraId="56B1D229" w14:textId="77777777" w:rsidR="00C146F2" w:rsidRPr="002A44BE" w:rsidRDefault="00C146F2" w:rsidP="0026280A">
            <w:pPr>
              <w:jc w:val="right"/>
              <w:rPr>
                <w:ins w:id="193" w:author="Hewes Angie" w:date="2020-03-02T14:11:00Z"/>
                <w:sz w:val="24"/>
                <w:szCs w:val="24"/>
              </w:rPr>
            </w:pPr>
            <w:ins w:id="194" w:author="Hewes Angie" w:date="2020-03-02T14:11:00Z">
              <w:r>
                <w:rPr>
                  <w:b/>
                  <w:sz w:val="32"/>
                  <w:szCs w:val="24"/>
                </w:rPr>
                <w:t>500</w:t>
              </w:r>
            </w:ins>
          </w:p>
        </w:tc>
        <w:tc>
          <w:tcPr>
            <w:tcW w:w="1177" w:type="dxa"/>
            <w:vAlign w:val="center"/>
          </w:tcPr>
          <w:p w14:paraId="7ED84EF3" w14:textId="77777777" w:rsidR="00C146F2" w:rsidRPr="00681DEB" w:rsidRDefault="00C146F2" w:rsidP="0026280A">
            <w:pPr>
              <w:rPr>
                <w:ins w:id="195" w:author="Hewes Angie" w:date="2020-03-02T14:11:00Z"/>
                <w:sz w:val="24"/>
                <w:szCs w:val="24"/>
              </w:rPr>
            </w:pPr>
          </w:p>
        </w:tc>
      </w:tr>
    </w:tbl>
    <w:p w14:paraId="75E3C910" w14:textId="77777777" w:rsidR="009F536C" w:rsidRDefault="009F536C" w:rsidP="00A6195E">
      <w:pPr>
        <w:rPr>
          <w:b/>
        </w:rPr>
        <w:sectPr w:rsidR="009F536C" w:rsidSect="00ED11B8">
          <w:headerReference w:type="default" r:id="rId10"/>
          <w:pgSz w:w="12240" w:h="15840"/>
          <w:pgMar w:top="1166" w:right="1296" w:bottom="432" w:left="1296" w:header="720" w:footer="720" w:gutter="0"/>
          <w:cols w:space="720"/>
          <w:titlePg/>
          <w:docGrid w:linePitch="360"/>
        </w:sectPr>
      </w:pPr>
    </w:p>
    <w:p w14:paraId="673D3DC2" w14:textId="77777777" w:rsidR="00D41BA0" w:rsidRDefault="00D41BA0" w:rsidP="00D41BA0">
      <w:pPr>
        <w:rPr>
          <w:b/>
          <w:sz w:val="28"/>
          <w:szCs w:val="28"/>
        </w:rPr>
      </w:pPr>
    </w:p>
    <w:p w14:paraId="5D39EA71" w14:textId="77777777" w:rsidR="00D41BA0" w:rsidRDefault="00D41BA0" w:rsidP="00D41BA0">
      <w:pPr>
        <w:rPr>
          <w:b/>
          <w:sz w:val="28"/>
          <w:szCs w:val="28"/>
        </w:rPr>
      </w:pPr>
    </w:p>
    <w:p w14:paraId="3FD30394" w14:textId="77777777" w:rsidR="00F5765B" w:rsidRDefault="00D41BA0" w:rsidP="00D41BA0">
      <w:pPr>
        <w:rPr>
          <w:b/>
          <w:sz w:val="28"/>
          <w:szCs w:val="28"/>
        </w:rPr>
      </w:pPr>
      <w:r w:rsidRPr="00241EBA">
        <w:rPr>
          <w:b/>
          <w:sz w:val="28"/>
          <w:szCs w:val="28"/>
        </w:rPr>
        <w:t xml:space="preserve">JOB 1:  </w:t>
      </w:r>
      <w:r w:rsidR="00F5765B">
        <w:rPr>
          <w:b/>
          <w:sz w:val="28"/>
          <w:szCs w:val="28"/>
        </w:rPr>
        <w:t>Volunteer Certificate</w:t>
      </w:r>
    </w:p>
    <w:p w14:paraId="0DA815CE" w14:textId="77777777" w:rsidR="00F5765B" w:rsidRDefault="00F5765B" w:rsidP="00D41BA0">
      <w:pPr>
        <w:rPr>
          <w:b/>
          <w:sz w:val="28"/>
          <w:szCs w:val="28"/>
        </w:rPr>
      </w:pPr>
    </w:p>
    <w:p w14:paraId="53D6A7D4" w14:textId="671A40C2" w:rsidR="00F5765B" w:rsidRDefault="00F5765B" w:rsidP="00F5765B">
      <w:pPr>
        <w:rPr>
          <w:i/>
          <w:sz w:val="24"/>
          <w:szCs w:val="24"/>
        </w:rPr>
      </w:pPr>
      <w:r>
        <w:rPr>
          <w:i/>
          <w:sz w:val="24"/>
          <w:szCs w:val="24"/>
        </w:rPr>
        <w:t>N</w:t>
      </w:r>
      <w:r w:rsidRPr="00DF64C2">
        <w:rPr>
          <w:i/>
          <w:sz w:val="24"/>
          <w:szCs w:val="24"/>
        </w:rPr>
        <w:t xml:space="preserve">ote to grader:  </w:t>
      </w:r>
      <w:r>
        <w:rPr>
          <w:i/>
          <w:sz w:val="24"/>
          <w:szCs w:val="24"/>
        </w:rPr>
        <w:t xml:space="preserve">There are several ways this certificate could be created.  However, the directions </w:t>
      </w:r>
      <w:del w:id="196" w:author="Hewes Angie" w:date="2020-03-02T13:25:00Z">
        <w:r w:rsidDel="00970500">
          <w:rPr>
            <w:i/>
            <w:sz w:val="24"/>
            <w:szCs w:val="24"/>
          </w:rPr>
          <w:delText xml:space="preserve">asks </w:delText>
        </w:r>
      </w:del>
      <w:ins w:id="197" w:author="Hewes Angie" w:date="2020-03-02T13:25:00Z">
        <w:r w:rsidR="00970500">
          <w:rPr>
            <w:i/>
            <w:sz w:val="24"/>
            <w:szCs w:val="24"/>
          </w:rPr>
          <w:t xml:space="preserve">contestants to </w:t>
        </w:r>
      </w:ins>
      <w:del w:id="198" w:author="Hewes Angie" w:date="2020-03-02T13:25:00Z">
        <w:r w:rsidDel="00970500">
          <w:rPr>
            <w:i/>
            <w:sz w:val="24"/>
            <w:szCs w:val="24"/>
          </w:rPr>
          <w:delText xml:space="preserve">them to </w:delText>
        </w:r>
      </w:del>
      <w:r>
        <w:rPr>
          <w:i/>
          <w:sz w:val="24"/>
          <w:szCs w:val="24"/>
        </w:rPr>
        <w:t xml:space="preserve">create it in Word.  Please use rubric for grading purposes.  This is an EXAMPLE.  </w:t>
      </w:r>
    </w:p>
    <w:p w14:paraId="7489EB81" w14:textId="618C48DC" w:rsidR="00D41BA0" w:rsidRDefault="00970500" w:rsidP="00D41BA0">
      <w:pPr>
        <w:rPr>
          <w:b/>
          <w:sz w:val="24"/>
          <w:szCs w:val="24"/>
        </w:rPr>
      </w:pPr>
      <w:ins w:id="199" w:author="Hewes Angie" w:date="2020-03-02T13:25:00Z">
        <w:r>
          <w:rPr>
            <w:noProof/>
          </w:rPr>
          <mc:AlternateContent>
            <mc:Choice Requires="wps">
              <w:drawing>
                <wp:anchor distT="0" distB="0" distL="114300" distR="114300" simplePos="0" relativeHeight="251685376" behindDoc="0" locked="0" layoutInCell="1" allowOverlap="1" wp14:anchorId="5DD40D64" wp14:editId="23C812AD">
                  <wp:simplePos x="0" y="0"/>
                  <wp:positionH relativeFrom="column">
                    <wp:posOffset>1763795</wp:posOffset>
                  </wp:positionH>
                  <wp:positionV relativeFrom="paragraph">
                    <wp:posOffset>3852097</wp:posOffset>
                  </wp:positionV>
                  <wp:extent cx="2348838" cy="268686"/>
                  <wp:effectExtent l="0" t="0" r="0" b="0"/>
                  <wp:wrapNone/>
                  <wp:docPr id="1" name="Text Box 1"/>
                  <wp:cNvGraphicFramePr/>
                  <a:graphic xmlns:a="http://schemas.openxmlformats.org/drawingml/2006/main">
                    <a:graphicData uri="http://schemas.microsoft.com/office/word/2010/wordprocessingShape">
                      <wps:wsp>
                        <wps:cNvSpPr txBox="1"/>
                        <wps:spPr>
                          <a:xfrm>
                            <a:off x="0" y="0"/>
                            <a:ext cx="2348838" cy="268686"/>
                          </a:xfrm>
                          <a:prstGeom prst="rect">
                            <a:avLst/>
                          </a:prstGeom>
                          <a:solidFill>
                            <a:schemeClr val="lt1"/>
                          </a:solidFill>
                          <a:ln w="6350">
                            <a:noFill/>
                          </a:ln>
                        </wps:spPr>
                        <wps:txbx>
                          <w:txbxContent>
                            <w:p w14:paraId="7163EEA8" w14:textId="2250736C" w:rsidR="00970500" w:rsidRPr="00970500" w:rsidRDefault="00970500">
                              <w:pPr>
                                <w:jc w:val="center"/>
                                <w:rPr>
                                  <w:rFonts w:ascii="Verdana" w:hAnsi="Verdana"/>
                                  <w:sz w:val="16"/>
                                  <w:rPrChange w:id="200" w:author="Hewes Angie" w:date="2020-03-02T13:26:00Z">
                                    <w:rPr/>
                                  </w:rPrChange>
                                </w:rPr>
                                <w:pPrChange w:id="201" w:author="Hewes Angie" w:date="2020-03-02T13:27:00Z">
                                  <w:pPr/>
                                </w:pPrChange>
                              </w:pPr>
                              <w:ins w:id="202" w:author="Hewes Angie" w:date="2020-03-02T13:25:00Z">
                                <w:r w:rsidRPr="00970500">
                                  <w:rPr>
                                    <w:rFonts w:ascii="Verdana" w:hAnsi="Verdana"/>
                                    <w:sz w:val="16"/>
                                    <w:rPrChange w:id="203" w:author="Hewes Angie" w:date="2020-03-02T13:26:00Z">
                                      <w:rPr/>
                                    </w:rPrChange>
                                  </w:rPr>
                                  <w:t>Nancy Wells, CEO</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40D64" id="Text Box 1" o:spid="_x0000_s1027" type="#_x0000_t202" style="position:absolute;margin-left:138.9pt;margin-top:303.3pt;width:184.95pt;height:21.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" fillcolor="white [3201]" stroked="f" strokeweight=".5pt">
                  <v:textbox>
                    <w:txbxContent>
                      <w:p w14:paraId="7163EEA8" w14:textId="2250736C" w:rsidR="00970500" w:rsidRPr="00970500" w:rsidRDefault="00970500" w:rsidP="004D76FA">
                        <w:pPr>
                          <w:jc w:val="center"/>
                          <w:rPr>
                            <w:rFonts w:ascii="Verdana" w:hAnsi="Verdana"/>
                            <w:sz w:val="16"/>
                            <w:rPrChange w:id="204" w:author="Hewes Angie" w:date="2020-03-02T13:26:00Z">
                              <w:rPr/>
                            </w:rPrChange>
                          </w:rPr>
                          <w:pPrChange w:id="205" w:author="Hewes Angie" w:date="2020-03-02T13:27:00Z">
                            <w:pPr/>
                          </w:pPrChange>
                        </w:pPr>
                        <w:ins w:id="206" w:author="Hewes Angie" w:date="2020-03-02T13:25:00Z">
                          <w:r w:rsidRPr="00970500">
                            <w:rPr>
                              <w:rFonts w:ascii="Verdana" w:hAnsi="Verdana"/>
                              <w:sz w:val="16"/>
                              <w:rPrChange w:id="207" w:author="Hewes Angie" w:date="2020-03-02T13:26:00Z">
                                <w:rPr/>
                              </w:rPrChange>
                            </w:rPr>
                            <w:t>Nancy Wells, CEO</w:t>
                          </w:r>
                        </w:ins>
                      </w:p>
                    </w:txbxContent>
                  </v:textbox>
                </v:shape>
              </w:pict>
            </mc:Fallback>
          </mc:AlternateContent>
        </w:r>
      </w:ins>
      <w:r w:rsidR="00997572">
        <w:rPr>
          <w:noProof/>
        </w:rPr>
        <w:drawing>
          <wp:anchor distT="0" distB="0" distL="114300" distR="114300" simplePos="0" relativeHeight="251676160" behindDoc="1" locked="0" layoutInCell="1" allowOverlap="1" wp14:anchorId="21901579" wp14:editId="5BCB93C7">
            <wp:simplePos x="0" y="0"/>
            <wp:positionH relativeFrom="margin">
              <wp:align>right</wp:align>
            </wp:positionH>
            <wp:positionV relativeFrom="paragraph">
              <wp:posOffset>314415</wp:posOffset>
            </wp:positionV>
            <wp:extent cx="5943600" cy="4462145"/>
            <wp:effectExtent l="0" t="0" r="0" b="0"/>
            <wp:wrapTight wrapText="bothSides">
              <wp:wrapPolygon edited="0">
                <wp:start x="0" y="0"/>
                <wp:lineTo x="0" y="21486"/>
                <wp:lineTo x="21531" y="21486"/>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462145"/>
                    </a:xfrm>
                    <a:prstGeom prst="rect">
                      <a:avLst/>
                    </a:prstGeom>
                  </pic:spPr>
                </pic:pic>
              </a:graphicData>
            </a:graphic>
          </wp:anchor>
        </w:drawing>
      </w:r>
      <w:r w:rsidR="00D41BA0">
        <w:rPr>
          <w:b/>
          <w:sz w:val="28"/>
          <w:szCs w:val="28"/>
        </w:rPr>
        <w:br/>
      </w:r>
    </w:p>
    <w:p w14:paraId="20CD4085" w14:textId="6A33B50F" w:rsidR="00D41BA0" w:rsidRPr="00CA222C" w:rsidRDefault="00D41BA0" w:rsidP="00D41BA0">
      <w:pPr>
        <w:ind w:left="5040" w:firstLine="1440"/>
        <w:jc w:val="center"/>
        <w:rPr>
          <w:sz w:val="24"/>
          <w:szCs w:val="24"/>
        </w:rPr>
      </w:pPr>
    </w:p>
    <w:p w14:paraId="766FCAAB" w14:textId="77777777" w:rsidR="00B76171" w:rsidRDefault="00B76171" w:rsidP="00453DFC"/>
    <w:p w14:paraId="39BEF3F0" w14:textId="77777777" w:rsidR="00241EBA" w:rsidRDefault="00241EBA" w:rsidP="00453DFC"/>
    <w:p w14:paraId="742C6254" w14:textId="44EC065A" w:rsidR="00E0013F" w:rsidRDefault="00E0013F" w:rsidP="00453DFC">
      <w:pPr>
        <w:rPr>
          <w:b/>
          <w:sz w:val="24"/>
          <w:szCs w:val="24"/>
        </w:rPr>
      </w:pPr>
    </w:p>
    <w:p w14:paraId="2DBC78B2" w14:textId="57FF5A47" w:rsidR="00997572" w:rsidRDefault="00997572" w:rsidP="00453DFC">
      <w:pPr>
        <w:rPr>
          <w:b/>
          <w:sz w:val="24"/>
          <w:szCs w:val="24"/>
        </w:rPr>
      </w:pPr>
    </w:p>
    <w:p w14:paraId="7A374B47" w14:textId="46D5E1A2" w:rsidR="00997572" w:rsidRDefault="00997572" w:rsidP="00453DFC">
      <w:pPr>
        <w:rPr>
          <w:b/>
          <w:sz w:val="24"/>
          <w:szCs w:val="24"/>
        </w:rPr>
      </w:pPr>
    </w:p>
    <w:p w14:paraId="163DE3C3" w14:textId="4FD93CC4" w:rsidR="00997572" w:rsidRDefault="00997572" w:rsidP="00453DFC">
      <w:pPr>
        <w:rPr>
          <w:b/>
          <w:sz w:val="24"/>
          <w:szCs w:val="24"/>
        </w:rPr>
      </w:pPr>
    </w:p>
    <w:p w14:paraId="5BFCFC46" w14:textId="2617A913" w:rsidR="00997572" w:rsidRDefault="00997572" w:rsidP="00453DFC">
      <w:pPr>
        <w:rPr>
          <w:b/>
          <w:sz w:val="24"/>
          <w:szCs w:val="24"/>
        </w:rPr>
      </w:pPr>
    </w:p>
    <w:p w14:paraId="74BE06F4" w14:textId="77777777" w:rsidR="00997572" w:rsidRDefault="00997572" w:rsidP="00453DFC">
      <w:pPr>
        <w:rPr>
          <w:b/>
          <w:sz w:val="24"/>
          <w:szCs w:val="24"/>
        </w:rPr>
      </w:pPr>
    </w:p>
    <w:p w14:paraId="65C5228E" w14:textId="77777777" w:rsidR="00241EBA" w:rsidRDefault="00241EBA" w:rsidP="00453DFC">
      <w:pPr>
        <w:rPr>
          <w:b/>
          <w:sz w:val="24"/>
          <w:szCs w:val="24"/>
        </w:rPr>
      </w:pPr>
    </w:p>
    <w:p w14:paraId="59F137BF" w14:textId="77777777" w:rsidR="00111FA8" w:rsidRDefault="00111FA8" w:rsidP="007451F7">
      <w:pPr>
        <w:rPr>
          <w:b/>
          <w:sz w:val="24"/>
          <w:szCs w:val="24"/>
        </w:rPr>
      </w:pPr>
    </w:p>
    <w:p w14:paraId="15F48CA8" w14:textId="0C8C8E87" w:rsidR="00CF01D9" w:rsidRPr="00111FA8" w:rsidRDefault="00111FA8" w:rsidP="007451F7">
      <w:pPr>
        <w:rPr>
          <w:sz w:val="28"/>
          <w:szCs w:val="28"/>
        </w:rPr>
      </w:pPr>
      <w:r>
        <w:rPr>
          <w:b/>
          <w:sz w:val="28"/>
          <w:szCs w:val="28"/>
        </w:rPr>
        <w:t xml:space="preserve">JOB 2:  </w:t>
      </w:r>
      <w:r w:rsidR="00997572">
        <w:rPr>
          <w:b/>
          <w:sz w:val="28"/>
          <w:szCs w:val="28"/>
        </w:rPr>
        <w:t>Flyer</w:t>
      </w:r>
    </w:p>
    <w:p w14:paraId="538378C5" w14:textId="163F0687" w:rsidR="007451F7" w:rsidRDefault="007451F7" w:rsidP="007451F7">
      <w:pPr>
        <w:rPr>
          <w:sz w:val="24"/>
          <w:szCs w:val="24"/>
        </w:rPr>
      </w:pPr>
    </w:p>
    <w:p w14:paraId="6CBCCA57" w14:textId="7FD744D0" w:rsidR="007451F7" w:rsidRPr="00997572" w:rsidRDefault="00997572" w:rsidP="007451F7">
      <w:pPr>
        <w:rPr>
          <w:i/>
          <w:sz w:val="24"/>
          <w:szCs w:val="24"/>
        </w:rPr>
      </w:pPr>
      <w:r>
        <w:rPr>
          <w:i/>
          <w:sz w:val="24"/>
          <w:szCs w:val="24"/>
        </w:rPr>
        <w:t>N</w:t>
      </w:r>
      <w:r w:rsidRPr="00DF64C2">
        <w:rPr>
          <w:i/>
          <w:sz w:val="24"/>
          <w:szCs w:val="24"/>
        </w:rPr>
        <w:t xml:space="preserve">ote to grader:  </w:t>
      </w:r>
      <w:r>
        <w:rPr>
          <w:i/>
          <w:sz w:val="24"/>
          <w:szCs w:val="24"/>
        </w:rPr>
        <w:t>There are several ways this flyer could be created.  However, the directions asks them to use their creativity in designing the flyer</w:t>
      </w:r>
      <w:del w:id="204" w:author="Hewes Angie" w:date="2020-03-02T13:28:00Z">
        <w:r w:rsidDel="00B30062">
          <w:rPr>
            <w:i/>
            <w:sz w:val="24"/>
            <w:szCs w:val="24"/>
          </w:rPr>
          <w:delText xml:space="preserve"> create it in Word</w:delText>
        </w:r>
      </w:del>
      <w:r>
        <w:rPr>
          <w:i/>
          <w:sz w:val="24"/>
          <w:szCs w:val="24"/>
        </w:rPr>
        <w:t xml:space="preserve">.  Please use rubric for grading purposes.  This is what needs to be on the Flyer.  </w:t>
      </w:r>
    </w:p>
    <w:p w14:paraId="65CED461" w14:textId="77777777" w:rsidR="00643907" w:rsidRDefault="00643907" w:rsidP="00643907">
      <w:pPr>
        <w:rPr>
          <w:sz w:val="24"/>
          <w:szCs w:val="24"/>
        </w:rPr>
      </w:pPr>
    </w:p>
    <w:p w14:paraId="09A7A59A" w14:textId="77777777" w:rsidR="00997572" w:rsidRPr="00997572" w:rsidRDefault="00997572" w:rsidP="00997572">
      <w:pPr>
        <w:rPr>
          <w:sz w:val="24"/>
          <w:szCs w:val="24"/>
        </w:rPr>
      </w:pPr>
      <w:r w:rsidRPr="00997572">
        <w:rPr>
          <w:sz w:val="24"/>
          <w:szCs w:val="24"/>
        </w:rPr>
        <w:t>•</w:t>
      </w:r>
      <w:r w:rsidRPr="00997572">
        <w:rPr>
          <w:sz w:val="24"/>
          <w:szCs w:val="24"/>
        </w:rPr>
        <w:tab/>
        <w:t>PBA Employee Wellness Room</w:t>
      </w:r>
    </w:p>
    <w:p w14:paraId="7F88BA24" w14:textId="77777777" w:rsidR="00997572" w:rsidRPr="00997572" w:rsidRDefault="00997572" w:rsidP="00997572">
      <w:pPr>
        <w:rPr>
          <w:sz w:val="24"/>
          <w:szCs w:val="24"/>
        </w:rPr>
      </w:pPr>
      <w:r w:rsidRPr="00997572">
        <w:rPr>
          <w:sz w:val="24"/>
          <w:szCs w:val="24"/>
        </w:rPr>
        <w:t>•</w:t>
      </w:r>
      <w:r w:rsidRPr="00997572">
        <w:rPr>
          <w:sz w:val="24"/>
          <w:szCs w:val="24"/>
        </w:rPr>
        <w:tab/>
        <w:t>Include an appropriate border</w:t>
      </w:r>
    </w:p>
    <w:p w14:paraId="3B59F5EF" w14:textId="77777777" w:rsidR="00997572" w:rsidRPr="00997572" w:rsidRDefault="00997572" w:rsidP="00997572">
      <w:pPr>
        <w:rPr>
          <w:sz w:val="24"/>
          <w:szCs w:val="24"/>
        </w:rPr>
      </w:pPr>
      <w:r w:rsidRPr="00997572">
        <w:rPr>
          <w:sz w:val="24"/>
          <w:szCs w:val="24"/>
        </w:rPr>
        <w:t>•</w:t>
      </w:r>
      <w:r w:rsidRPr="00997572">
        <w:rPr>
          <w:sz w:val="24"/>
          <w:szCs w:val="24"/>
        </w:rPr>
        <w:tab/>
        <w:t xml:space="preserve">“Free” to Employees </w:t>
      </w:r>
    </w:p>
    <w:p w14:paraId="053C993C" w14:textId="77777777" w:rsidR="00997572" w:rsidRPr="00997572" w:rsidRDefault="00997572" w:rsidP="00997572">
      <w:pPr>
        <w:rPr>
          <w:sz w:val="24"/>
          <w:szCs w:val="24"/>
        </w:rPr>
      </w:pPr>
      <w:r w:rsidRPr="00997572">
        <w:rPr>
          <w:sz w:val="24"/>
          <w:szCs w:val="24"/>
        </w:rPr>
        <w:t>•</w:t>
      </w:r>
      <w:r w:rsidRPr="00997572">
        <w:rPr>
          <w:sz w:val="24"/>
          <w:szCs w:val="24"/>
        </w:rPr>
        <w:tab/>
        <w:t>Massage Chairs</w:t>
      </w:r>
    </w:p>
    <w:p w14:paraId="00CF4A3F" w14:textId="77777777" w:rsidR="00997572" w:rsidRPr="00997572" w:rsidRDefault="00997572" w:rsidP="00997572">
      <w:pPr>
        <w:rPr>
          <w:sz w:val="24"/>
          <w:szCs w:val="24"/>
        </w:rPr>
      </w:pPr>
      <w:r w:rsidRPr="00997572">
        <w:rPr>
          <w:sz w:val="24"/>
          <w:szCs w:val="24"/>
        </w:rPr>
        <w:t>•</w:t>
      </w:r>
      <w:r w:rsidRPr="00997572">
        <w:rPr>
          <w:sz w:val="24"/>
          <w:szCs w:val="24"/>
        </w:rPr>
        <w:tab/>
        <w:t>Mindfulness classes</w:t>
      </w:r>
    </w:p>
    <w:p w14:paraId="564931A6" w14:textId="12D7C95C" w:rsidR="00E0013F" w:rsidRDefault="00997572" w:rsidP="00997572">
      <w:pPr>
        <w:rPr>
          <w:sz w:val="24"/>
          <w:szCs w:val="24"/>
        </w:rPr>
        <w:sectPr w:rsidR="00E0013F" w:rsidSect="009F536C">
          <w:footerReference w:type="default" r:id="rId12"/>
          <w:pgSz w:w="12240" w:h="15840"/>
          <w:pgMar w:top="1440" w:right="1440" w:bottom="1440" w:left="1440" w:header="720" w:footer="720" w:gutter="0"/>
          <w:cols w:space="720"/>
          <w:docGrid w:linePitch="360"/>
        </w:sectPr>
      </w:pPr>
      <w:r>
        <w:rPr>
          <w:sz w:val="24"/>
          <w:szCs w:val="24"/>
        </w:rPr>
        <w:t>•</w:t>
      </w:r>
      <w:r>
        <w:rPr>
          <w:sz w:val="24"/>
          <w:szCs w:val="24"/>
        </w:rPr>
        <w:tab/>
        <w:t>Health Cookin</w:t>
      </w:r>
      <w:r w:rsidR="00E752C6">
        <w:rPr>
          <w:sz w:val="24"/>
          <w:szCs w:val="24"/>
        </w:rPr>
        <w:t>g</w:t>
      </w:r>
    </w:p>
    <w:p w14:paraId="2BAB1346" w14:textId="46C54FAF" w:rsidR="006B7157" w:rsidRDefault="00C33412">
      <w:pPr>
        <w:rPr>
          <w:ins w:id="205" w:author="Hewes Angie" w:date="2020-03-02T13:37:00Z"/>
          <w:b/>
          <w:sz w:val="28"/>
          <w:szCs w:val="28"/>
        </w:rPr>
      </w:pPr>
      <w:ins w:id="206" w:author="Hewes Angie" w:date="2020-03-02T13:51:00Z">
        <w:r>
          <w:rPr>
            <w:noProof/>
            <w:sz w:val="24"/>
            <w:szCs w:val="24"/>
          </w:rPr>
          <mc:AlternateContent>
            <mc:Choice Requires="wps">
              <w:drawing>
                <wp:anchor distT="0" distB="0" distL="114300" distR="114300" simplePos="0" relativeHeight="251688448" behindDoc="0" locked="0" layoutInCell="1" allowOverlap="1" wp14:anchorId="7A9F9CA8" wp14:editId="5E128A26">
                  <wp:simplePos x="0" y="0"/>
                  <wp:positionH relativeFrom="column">
                    <wp:posOffset>3778885</wp:posOffset>
                  </wp:positionH>
                  <wp:positionV relativeFrom="paragraph">
                    <wp:posOffset>-402470</wp:posOffset>
                  </wp:positionV>
                  <wp:extent cx="2093153" cy="4637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093153" cy="463700"/>
                          </a:xfrm>
                          <a:prstGeom prst="rect">
                            <a:avLst/>
                          </a:prstGeom>
                          <a:noFill/>
                          <a:ln w="6350">
                            <a:noFill/>
                          </a:ln>
                        </wps:spPr>
                        <wps:txbx>
                          <w:txbxContent>
                            <w:p w14:paraId="4DDDD7BC" w14:textId="6A41F073" w:rsidR="00C33412" w:rsidRPr="00B30062" w:rsidRDefault="00C33412">
                              <w:pPr>
                                <w:jc w:val="right"/>
                                <w:rPr>
                                  <w:sz w:val="24"/>
                                  <w:szCs w:val="24"/>
                                  <w:rPrChange w:id="207" w:author="Hewes Angie" w:date="2020-03-02T13:41:00Z">
                                    <w:rPr/>
                                  </w:rPrChange>
                                </w:rPr>
                                <w:pPrChange w:id="208" w:author="Hewes Angie" w:date="2020-03-02T13:41:00Z">
                                  <w:pPr/>
                                </w:pPrChange>
                              </w:pPr>
                              <w:ins w:id="209" w:author="Hewes Angie" w:date="2020-03-02T13:41:00Z">
                                <w:r w:rsidRPr="00B30062">
                                  <w:rPr>
                                    <w:sz w:val="24"/>
                                    <w:szCs w:val="24"/>
                                    <w:rPrChange w:id="210" w:author="Hewes Angie" w:date="2020-03-02T13:41:00Z">
                                      <w:rPr/>
                                    </w:rPrChange>
                                  </w:rPr>
                                  <w:t xml:space="preserve">Meyer </w:t>
                                </w:r>
                              </w:ins>
                              <w:ins w:id="211" w:author="Hewes Angie" w:date="2020-03-02T13:51:00Z">
                                <w:r>
                                  <w:rPr>
                                    <w:sz w:val="24"/>
                                    <w:szCs w:val="24"/>
                                  </w:rPr>
                                  <w:t>1</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9F9CA8" id="Text Box 10" o:spid="_x0000_s1028" type="#_x0000_t202" style="position:absolute;margin-left:297.55pt;margin-top:-31.7pt;width:164.8pt;height:36.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" filled="f" stroked="f" strokeweight=".5pt">
                  <v:textbox>
                    <w:txbxContent>
                      <w:p w14:paraId="4DDDD7BC" w14:textId="6A41F073" w:rsidR="00C33412" w:rsidRPr="00B30062" w:rsidRDefault="00C33412" w:rsidP="00C33412">
                        <w:pPr>
                          <w:jc w:val="right"/>
                          <w:rPr>
                            <w:sz w:val="24"/>
                            <w:szCs w:val="24"/>
                            <w:rPrChange w:id="216" w:author="Hewes Angie" w:date="2020-03-02T13:41:00Z">
                              <w:rPr/>
                            </w:rPrChange>
                          </w:rPr>
                          <w:pPrChange w:id="217" w:author="Hewes Angie" w:date="2020-03-02T13:41:00Z">
                            <w:pPr/>
                          </w:pPrChange>
                        </w:pPr>
                        <w:ins w:id="218" w:author="Hewes Angie" w:date="2020-03-02T13:41:00Z">
                          <w:r w:rsidRPr="00B30062">
                            <w:rPr>
                              <w:sz w:val="24"/>
                              <w:szCs w:val="24"/>
                              <w:rPrChange w:id="219" w:author="Hewes Angie" w:date="2020-03-02T13:41:00Z">
                                <w:rPr/>
                              </w:rPrChange>
                            </w:rPr>
                            <w:t xml:space="preserve">Meyer </w:t>
                          </w:r>
                        </w:ins>
                        <w:ins w:id="220" w:author="Hewes Angie" w:date="2020-03-02T13:51:00Z">
                          <w:r>
                            <w:rPr>
                              <w:sz w:val="24"/>
                              <w:szCs w:val="24"/>
                            </w:rPr>
                            <w:t>1</w:t>
                          </w:r>
                        </w:ins>
                      </w:p>
                    </w:txbxContent>
                  </v:textbox>
                </v:shape>
              </w:pict>
            </mc:Fallback>
          </mc:AlternateContent>
        </w:r>
      </w:ins>
      <w:del w:id="212" w:author="Hewes Angie" w:date="2020-03-02T13:37:00Z">
        <w:r w:rsidR="002170B5" w:rsidRPr="002170B5" w:rsidDel="00B30062">
          <w:rPr>
            <w:noProof/>
            <w:sz w:val="24"/>
            <w:szCs w:val="24"/>
          </w:rPr>
          <w:drawing>
            <wp:anchor distT="0" distB="0" distL="114300" distR="114300" simplePos="0" relativeHeight="251681280" behindDoc="0" locked="0" layoutInCell="1" allowOverlap="1" wp14:anchorId="5D4D1183" wp14:editId="4F2E4963">
              <wp:simplePos x="0" y="0"/>
              <wp:positionH relativeFrom="column">
                <wp:posOffset>3876675</wp:posOffset>
              </wp:positionH>
              <wp:positionV relativeFrom="paragraph">
                <wp:posOffset>-427355</wp:posOffset>
              </wp:positionV>
              <wp:extent cx="2962275" cy="11715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2275" cy="1171575"/>
                      </a:xfrm>
                      <a:prstGeom prst="rect">
                        <a:avLst/>
                      </a:prstGeom>
                      <a:noFill/>
                      <a:ln>
                        <a:noFill/>
                      </a:ln>
                    </pic:spPr>
                  </pic:pic>
                </a:graphicData>
              </a:graphic>
              <wp14:sizeRelH relativeFrom="page">
                <wp14:pctWidth>0</wp14:pctWidth>
              </wp14:sizeRelH>
              <wp14:sizeRelV relativeFrom="page">
                <wp14:pctHeight>0</wp14:pctHeight>
              </wp14:sizeRelV>
            </wp:anchor>
          </w:drawing>
        </w:r>
      </w:del>
      <w:r w:rsidR="006B7157">
        <w:rPr>
          <w:b/>
          <w:sz w:val="28"/>
          <w:szCs w:val="28"/>
        </w:rPr>
        <w:t xml:space="preserve">Job 3 </w:t>
      </w:r>
      <w:r w:rsidR="00997572">
        <w:rPr>
          <w:b/>
          <w:sz w:val="28"/>
          <w:szCs w:val="28"/>
        </w:rPr>
        <w:t>2 page Report</w:t>
      </w:r>
    </w:p>
    <w:p w14:paraId="5736256C" w14:textId="74E7C942" w:rsidR="00B30062" w:rsidRPr="00B30062" w:rsidRDefault="00B30062">
      <w:pPr>
        <w:rPr>
          <w:ins w:id="213" w:author="Hewes Angie" w:date="2020-03-02T13:37:00Z"/>
          <w:b/>
          <w:sz w:val="24"/>
          <w:szCs w:val="24"/>
          <w:rPrChange w:id="214" w:author="Hewes Angie" w:date="2020-03-02T13:37:00Z">
            <w:rPr>
              <w:ins w:id="215" w:author="Hewes Angie" w:date="2020-03-02T13:37:00Z"/>
              <w:b/>
              <w:sz w:val="28"/>
              <w:szCs w:val="28"/>
            </w:rPr>
          </w:rPrChange>
        </w:rPr>
      </w:pPr>
    </w:p>
    <w:p w14:paraId="5F9BA11C" w14:textId="77777777" w:rsidR="00B30062" w:rsidRPr="00DE4B9C" w:rsidRDefault="00B30062" w:rsidP="00B30062">
      <w:pPr>
        <w:spacing w:line="480" w:lineRule="auto"/>
        <w:rPr>
          <w:ins w:id="216" w:author="Hewes Angie" w:date="2020-03-02T13:40:00Z"/>
          <w:sz w:val="23"/>
          <w:szCs w:val="23"/>
          <w:rPrChange w:id="217" w:author="Hewes Angie" w:date="2020-03-02T13:52:00Z">
            <w:rPr>
              <w:ins w:id="218" w:author="Hewes Angie" w:date="2020-03-02T13:40:00Z"/>
              <w:sz w:val="24"/>
              <w:szCs w:val="24"/>
            </w:rPr>
          </w:rPrChange>
        </w:rPr>
      </w:pPr>
      <w:ins w:id="219" w:author="Hewes Angie" w:date="2020-03-02T13:40:00Z">
        <w:r w:rsidRPr="00DE4B9C">
          <w:rPr>
            <w:sz w:val="23"/>
            <w:szCs w:val="23"/>
            <w:rPrChange w:id="220" w:author="Hewes Angie" w:date="2020-03-02T13:52:00Z">
              <w:rPr>
                <w:sz w:val="24"/>
                <w:szCs w:val="24"/>
              </w:rPr>
            </w:rPrChange>
          </w:rPr>
          <w:t xml:space="preserve">Roger Meyers </w:t>
        </w:r>
      </w:ins>
    </w:p>
    <w:p w14:paraId="70809B37" w14:textId="77777777" w:rsidR="00B30062" w:rsidRPr="00DE4B9C" w:rsidRDefault="00B30062" w:rsidP="00B30062">
      <w:pPr>
        <w:spacing w:line="480" w:lineRule="auto"/>
        <w:rPr>
          <w:ins w:id="221" w:author="Hewes Angie" w:date="2020-03-02T13:40:00Z"/>
          <w:sz w:val="23"/>
          <w:szCs w:val="23"/>
          <w:rPrChange w:id="222" w:author="Hewes Angie" w:date="2020-03-02T13:52:00Z">
            <w:rPr>
              <w:ins w:id="223" w:author="Hewes Angie" w:date="2020-03-02T13:40:00Z"/>
              <w:sz w:val="24"/>
              <w:szCs w:val="24"/>
            </w:rPr>
          </w:rPrChange>
        </w:rPr>
      </w:pPr>
      <w:ins w:id="224" w:author="Hewes Angie" w:date="2020-03-02T13:40:00Z">
        <w:r w:rsidRPr="00DE4B9C">
          <w:rPr>
            <w:sz w:val="23"/>
            <w:szCs w:val="23"/>
            <w:rPrChange w:id="225" w:author="Hewes Angie" w:date="2020-03-02T13:52:00Z">
              <w:rPr>
                <w:sz w:val="24"/>
                <w:szCs w:val="24"/>
              </w:rPr>
            </w:rPrChange>
          </w:rPr>
          <w:t>Department Heads</w:t>
        </w:r>
      </w:ins>
    </w:p>
    <w:p w14:paraId="10CF8A57" w14:textId="77777777" w:rsidR="00B30062" w:rsidRPr="00DE4B9C" w:rsidRDefault="00B30062" w:rsidP="00B30062">
      <w:pPr>
        <w:spacing w:line="480" w:lineRule="auto"/>
        <w:rPr>
          <w:ins w:id="226" w:author="Hewes Angie" w:date="2020-03-02T13:40:00Z"/>
          <w:sz w:val="23"/>
          <w:szCs w:val="23"/>
          <w:rPrChange w:id="227" w:author="Hewes Angie" w:date="2020-03-02T13:52:00Z">
            <w:rPr>
              <w:ins w:id="228" w:author="Hewes Angie" w:date="2020-03-02T13:40:00Z"/>
              <w:sz w:val="24"/>
              <w:szCs w:val="24"/>
            </w:rPr>
          </w:rPrChange>
        </w:rPr>
      </w:pPr>
      <w:ins w:id="229" w:author="Hewes Angie" w:date="2020-03-02T13:40:00Z">
        <w:r w:rsidRPr="00DE4B9C">
          <w:rPr>
            <w:sz w:val="23"/>
            <w:szCs w:val="23"/>
            <w:rPrChange w:id="230" w:author="Hewes Angie" w:date="2020-03-02T13:52:00Z">
              <w:rPr>
                <w:sz w:val="24"/>
                <w:szCs w:val="24"/>
              </w:rPr>
            </w:rPrChange>
          </w:rPr>
          <w:t>Department Managers</w:t>
        </w:r>
      </w:ins>
    </w:p>
    <w:p w14:paraId="04FADABD" w14:textId="77777777" w:rsidR="00B30062" w:rsidRPr="00DE4B9C" w:rsidRDefault="00B30062" w:rsidP="00B30062">
      <w:pPr>
        <w:spacing w:line="480" w:lineRule="auto"/>
        <w:rPr>
          <w:ins w:id="231" w:author="Hewes Angie" w:date="2020-03-02T13:40:00Z"/>
          <w:sz w:val="23"/>
          <w:szCs w:val="23"/>
          <w:rPrChange w:id="232" w:author="Hewes Angie" w:date="2020-03-02T13:52:00Z">
            <w:rPr>
              <w:ins w:id="233" w:author="Hewes Angie" w:date="2020-03-02T13:40:00Z"/>
              <w:sz w:val="24"/>
              <w:szCs w:val="24"/>
            </w:rPr>
          </w:rPrChange>
        </w:rPr>
      </w:pPr>
      <w:ins w:id="234" w:author="Hewes Angie" w:date="2020-03-02T13:40:00Z">
        <w:r w:rsidRPr="00DE4B9C">
          <w:rPr>
            <w:sz w:val="23"/>
            <w:szCs w:val="23"/>
            <w:rPrChange w:id="235" w:author="Hewes Angie" w:date="2020-03-02T13:52:00Z">
              <w:rPr>
                <w:sz w:val="24"/>
                <w:szCs w:val="24"/>
              </w:rPr>
            </w:rPrChange>
          </w:rPr>
          <w:t>Current Date (military style)</w:t>
        </w:r>
      </w:ins>
    </w:p>
    <w:p w14:paraId="26A641CE" w14:textId="77777777" w:rsidR="00B30062" w:rsidRPr="00DE4B9C" w:rsidRDefault="00B30062" w:rsidP="00B30062">
      <w:pPr>
        <w:spacing w:line="480" w:lineRule="auto"/>
        <w:jc w:val="center"/>
        <w:rPr>
          <w:ins w:id="236" w:author="Hewes Angie" w:date="2020-03-02T13:40:00Z"/>
          <w:sz w:val="23"/>
          <w:szCs w:val="23"/>
          <w:rPrChange w:id="237" w:author="Hewes Angie" w:date="2020-03-02T13:52:00Z">
            <w:rPr>
              <w:ins w:id="238" w:author="Hewes Angie" w:date="2020-03-02T13:40:00Z"/>
              <w:sz w:val="24"/>
              <w:szCs w:val="24"/>
            </w:rPr>
          </w:rPrChange>
        </w:rPr>
      </w:pPr>
      <w:ins w:id="239" w:author="Hewes Angie" w:date="2020-03-02T13:40:00Z">
        <w:r w:rsidRPr="00DE4B9C">
          <w:rPr>
            <w:sz w:val="23"/>
            <w:szCs w:val="23"/>
            <w:rPrChange w:id="240" w:author="Hewes Angie" w:date="2020-03-02T13:52:00Z">
              <w:rPr>
                <w:sz w:val="24"/>
                <w:szCs w:val="24"/>
              </w:rPr>
            </w:rPrChange>
          </w:rPr>
          <w:t>Mindfulness at Work</w:t>
        </w:r>
      </w:ins>
    </w:p>
    <w:p w14:paraId="533737B4" w14:textId="77777777" w:rsidR="00B30062" w:rsidRPr="00DE4B9C" w:rsidRDefault="00B30062" w:rsidP="00B30062">
      <w:pPr>
        <w:spacing w:line="480" w:lineRule="auto"/>
        <w:ind w:firstLine="720"/>
        <w:rPr>
          <w:ins w:id="241" w:author="Hewes Angie" w:date="2020-03-02T13:40:00Z"/>
          <w:sz w:val="23"/>
          <w:szCs w:val="23"/>
          <w:u w:val="single"/>
          <w:rPrChange w:id="242" w:author="Hewes Angie" w:date="2020-03-02T13:52:00Z">
            <w:rPr>
              <w:ins w:id="243" w:author="Hewes Angie" w:date="2020-03-02T13:40:00Z"/>
              <w:sz w:val="24"/>
              <w:szCs w:val="24"/>
              <w:u w:val="single"/>
            </w:rPr>
          </w:rPrChange>
        </w:rPr>
      </w:pPr>
      <w:ins w:id="244" w:author="Hewes Angie" w:date="2020-03-02T13:40:00Z">
        <w:r w:rsidRPr="00DE4B9C">
          <w:rPr>
            <w:sz w:val="23"/>
            <w:szCs w:val="23"/>
            <w:rPrChange w:id="245" w:author="Hewes Angie" w:date="2020-03-02T13:52:00Z">
              <w:rPr>
                <w:sz w:val="24"/>
                <w:szCs w:val="24"/>
              </w:rPr>
            </w:rPrChange>
          </w:rPr>
          <w:t>Mindfulness may seem like a great idea, but how do you become more mindful in the context of a busy workday? You may have emails, phone calls, meetings, and presentations to deal with. In the middle of all that, how can you apply the principles of mindfulness so that you feel more alive and present, as well as being productive? Here are a few popular and other more radical ways to be mindful at work.</w:t>
        </w:r>
        <w:r w:rsidRPr="00DE4B9C">
          <w:rPr>
            <w:sz w:val="23"/>
            <w:szCs w:val="23"/>
            <w:rPrChange w:id="246" w:author="Hewes Angie" w:date="2020-03-02T13:52:00Z">
              <w:rPr>
                <w:sz w:val="24"/>
                <w:szCs w:val="24"/>
              </w:rPr>
            </w:rPrChange>
          </w:rPr>
          <w:br/>
        </w:r>
        <w:r w:rsidRPr="00DE4B9C">
          <w:rPr>
            <w:sz w:val="23"/>
            <w:szCs w:val="23"/>
            <w:u w:val="single"/>
            <w:rPrChange w:id="247" w:author="Hewes Angie" w:date="2020-03-02T13:52:00Z">
              <w:rPr>
                <w:sz w:val="24"/>
                <w:szCs w:val="24"/>
                <w:u w:val="single"/>
              </w:rPr>
            </w:rPrChange>
          </w:rPr>
          <w:t>Be Consciously Present</w:t>
        </w:r>
      </w:ins>
    </w:p>
    <w:p w14:paraId="0860D341" w14:textId="77777777" w:rsidR="00B30062" w:rsidRPr="00DE4B9C" w:rsidRDefault="00B30062" w:rsidP="00B30062">
      <w:pPr>
        <w:spacing w:line="480" w:lineRule="auto"/>
        <w:ind w:firstLine="720"/>
        <w:rPr>
          <w:ins w:id="248" w:author="Hewes Angie" w:date="2020-03-02T13:40:00Z"/>
          <w:sz w:val="23"/>
          <w:szCs w:val="23"/>
          <w:rPrChange w:id="249" w:author="Hewes Angie" w:date="2020-03-02T13:52:00Z">
            <w:rPr>
              <w:ins w:id="250" w:author="Hewes Angie" w:date="2020-03-02T13:40:00Z"/>
              <w:sz w:val="24"/>
              <w:szCs w:val="24"/>
            </w:rPr>
          </w:rPrChange>
        </w:rPr>
      </w:pPr>
      <w:ins w:id="251" w:author="Hewes Angie" w:date="2020-03-02T13:40:00Z">
        <w:r w:rsidRPr="00DE4B9C">
          <w:rPr>
            <w:sz w:val="23"/>
            <w:szCs w:val="23"/>
            <w:rPrChange w:id="252" w:author="Hewes Angie" w:date="2020-03-02T13:52:00Z">
              <w:rPr>
                <w:sz w:val="24"/>
                <w:szCs w:val="24"/>
              </w:rPr>
            </w:rPrChange>
          </w:rPr>
          <w:t>Mindfulness is, above all, about being aware and awake rather than operating unconsciously. When you are consciously present at work, you’re aware of two aspects of your moment-to-moment experience—what’s going on around you and what’s going on within you. To be mindful at work means to be consciously present in what you are doing, while you’re doing it, as well as managing your mental and emotional state. If you are writing a report, mindfulness requires you to give that your full attention.  Here are some ideas to help you stop being mindless, unconscious at work, more mindful, and consciously present:</w:t>
        </w:r>
      </w:ins>
    </w:p>
    <w:p w14:paraId="05951672" w14:textId="77777777" w:rsidR="00B30062" w:rsidRPr="00DE4B9C" w:rsidRDefault="00B30062" w:rsidP="00B30062">
      <w:pPr>
        <w:spacing w:line="480" w:lineRule="auto"/>
        <w:rPr>
          <w:ins w:id="253" w:author="Hewes Angie" w:date="2020-03-02T13:40:00Z"/>
          <w:sz w:val="23"/>
          <w:szCs w:val="23"/>
          <w:u w:val="single"/>
          <w:rPrChange w:id="254" w:author="Hewes Angie" w:date="2020-03-02T13:52:00Z">
            <w:rPr>
              <w:ins w:id="255" w:author="Hewes Angie" w:date="2020-03-02T13:40:00Z"/>
              <w:sz w:val="24"/>
              <w:szCs w:val="24"/>
              <w:u w:val="single"/>
            </w:rPr>
          </w:rPrChange>
        </w:rPr>
      </w:pPr>
      <w:ins w:id="256" w:author="Hewes Angie" w:date="2020-03-02T13:40:00Z">
        <w:r w:rsidRPr="00DE4B9C">
          <w:rPr>
            <w:sz w:val="23"/>
            <w:szCs w:val="23"/>
            <w:rPrChange w:id="257" w:author="Hewes Angie" w:date="2020-03-02T13:52:00Z">
              <w:rPr>
                <w:sz w:val="24"/>
                <w:szCs w:val="24"/>
              </w:rPr>
            </w:rPrChange>
          </w:rPr>
          <w:t>Make a clear decision at the start of your workday to be present as best you can. Pause for a few moments before you start your workday to set this intention in your mind.</w:t>
        </w:r>
        <w:r w:rsidRPr="00DE4B9C">
          <w:rPr>
            <w:sz w:val="23"/>
            <w:szCs w:val="23"/>
            <w:rPrChange w:id="258" w:author="Hewes Angie" w:date="2020-03-02T13:52:00Z">
              <w:rPr>
                <w:sz w:val="24"/>
                <w:szCs w:val="24"/>
              </w:rPr>
            </w:rPrChange>
          </w:rPr>
          <w:br/>
        </w:r>
        <w:r w:rsidRPr="00DE4B9C">
          <w:rPr>
            <w:sz w:val="23"/>
            <w:szCs w:val="23"/>
            <w:u w:val="single"/>
            <w:rPrChange w:id="259" w:author="Hewes Angie" w:date="2020-03-02T13:52:00Z">
              <w:rPr>
                <w:sz w:val="24"/>
                <w:szCs w:val="24"/>
                <w:u w:val="single"/>
              </w:rPr>
            </w:rPrChange>
          </w:rPr>
          <w:t>Use Short Mindful Exercises at Work</w:t>
        </w:r>
      </w:ins>
    </w:p>
    <w:p w14:paraId="438ABEDF" w14:textId="1696743B" w:rsidR="00B30062" w:rsidRPr="00DE4B9C" w:rsidRDefault="00C33412" w:rsidP="00B30062">
      <w:pPr>
        <w:spacing w:line="480" w:lineRule="auto"/>
        <w:ind w:firstLine="720"/>
        <w:rPr>
          <w:ins w:id="260" w:author="Hewes Angie" w:date="2020-03-02T13:40:00Z"/>
          <w:sz w:val="23"/>
          <w:szCs w:val="23"/>
          <w:u w:val="single"/>
          <w:rPrChange w:id="261" w:author="Hewes Angie" w:date="2020-03-02T13:52:00Z">
            <w:rPr>
              <w:ins w:id="262" w:author="Hewes Angie" w:date="2020-03-02T13:40:00Z"/>
              <w:sz w:val="24"/>
              <w:szCs w:val="24"/>
              <w:u w:val="single"/>
            </w:rPr>
          </w:rPrChange>
        </w:rPr>
      </w:pPr>
      <w:ins w:id="263" w:author="Hewes Angie" w:date="2020-03-02T13:40:00Z">
        <w:r w:rsidRPr="00DE4B9C">
          <w:rPr>
            <w:noProof/>
            <w:sz w:val="23"/>
            <w:szCs w:val="23"/>
            <w:rPrChange w:id="264" w:author="Hewes Angie" w:date="2020-03-02T13:52:00Z">
              <w:rPr>
                <w:noProof/>
                <w:sz w:val="24"/>
                <w:szCs w:val="24"/>
              </w:rPr>
            </w:rPrChange>
          </w:rPr>
          <mc:AlternateContent>
            <mc:Choice Requires="wps">
              <w:drawing>
                <wp:anchor distT="0" distB="0" distL="114300" distR="114300" simplePos="0" relativeHeight="251686400" behindDoc="0" locked="0" layoutInCell="1" allowOverlap="1" wp14:anchorId="5CE65C4E" wp14:editId="00B7D118">
                  <wp:simplePos x="0" y="0"/>
                  <wp:positionH relativeFrom="column">
                    <wp:posOffset>3862127</wp:posOffset>
                  </wp:positionH>
                  <wp:positionV relativeFrom="paragraph">
                    <wp:posOffset>-554355</wp:posOffset>
                  </wp:positionV>
                  <wp:extent cx="2093153" cy="4637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093153" cy="463700"/>
                          </a:xfrm>
                          <a:prstGeom prst="rect">
                            <a:avLst/>
                          </a:prstGeom>
                          <a:noFill/>
                          <a:ln w="6350">
                            <a:noFill/>
                          </a:ln>
                        </wps:spPr>
                        <wps:txbx>
                          <w:txbxContent>
                            <w:p w14:paraId="4677D529" w14:textId="13EBF88C" w:rsidR="00B30062" w:rsidRPr="00B30062" w:rsidRDefault="00B30062">
                              <w:pPr>
                                <w:jc w:val="right"/>
                                <w:rPr>
                                  <w:sz w:val="24"/>
                                  <w:szCs w:val="24"/>
                                  <w:rPrChange w:id="265" w:author="Hewes Angie" w:date="2020-03-02T13:41:00Z">
                                    <w:rPr/>
                                  </w:rPrChange>
                                </w:rPr>
                                <w:pPrChange w:id="266" w:author="Hewes Angie" w:date="2020-03-02T13:41:00Z">
                                  <w:pPr/>
                                </w:pPrChange>
                              </w:pPr>
                              <w:ins w:id="267" w:author="Hewes Angie" w:date="2020-03-02T13:41:00Z">
                                <w:r w:rsidRPr="00B30062">
                                  <w:rPr>
                                    <w:sz w:val="24"/>
                                    <w:szCs w:val="24"/>
                                    <w:rPrChange w:id="268" w:author="Hewes Angie" w:date="2020-03-02T13:41:00Z">
                                      <w:rPr/>
                                    </w:rPrChange>
                                  </w:rPr>
                                  <w:t>Meyer 2</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E65C4E" id="Text Box 8" o:spid="_x0000_s1029" type="#_x0000_t202" style="position:absolute;left:0;text-align:left;margin-left:304.1pt;margin-top:-43.65pt;width:164.8pt;height:36.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" filled="f" stroked="f" strokeweight=".5pt">
                  <v:textbox>
                    <w:txbxContent>
                      <w:p w14:paraId="4677D529" w14:textId="13EBF88C" w:rsidR="00B30062" w:rsidRPr="00B30062" w:rsidRDefault="00B30062" w:rsidP="00B30062">
                        <w:pPr>
                          <w:jc w:val="right"/>
                          <w:rPr>
                            <w:sz w:val="24"/>
                            <w:szCs w:val="24"/>
                            <w:rPrChange w:id="278" w:author="Hewes Angie" w:date="2020-03-02T13:41:00Z">
                              <w:rPr/>
                            </w:rPrChange>
                          </w:rPr>
                          <w:pPrChange w:id="279" w:author="Hewes Angie" w:date="2020-03-02T13:41:00Z">
                            <w:pPr/>
                          </w:pPrChange>
                        </w:pPr>
                        <w:ins w:id="280" w:author="Hewes Angie" w:date="2020-03-02T13:41:00Z">
                          <w:r w:rsidRPr="00B30062">
                            <w:rPr>
                              <w:sz w:val="24"/>
                              <w:szCs w:val="24"/>
                              <w:rPrChange w:id="281" w:author="Hewes Angie" w:date="2020-03-02T13:41:00Z">
                                <w:rPr/>
                              </w:rPrChange>
                            </w:rPr>
                            <w:t>Meyer 2</w:t>
                          </w:r>
                        </w:ins>
                      </w:p>
                    </w:txbxContent>
                  </v:textbox>
                </v:shape>
              </w:pict>
            </mc:Fallback>
          </mc:AlternateContent>
        </w:r>
        <w:r w:rsidR="00B30062" w:rsidRPr="00DE4B9C">
          <w:rPr>
            <w:sz w:val="23"/>
            <w:szCs w:val="23"/>
            <w:rPrChange w:id="269" w:author="Hewes Angie" w:date="2020-03-02T13:52:00Z">
              <w:rPr>
                <w:sz w:val="24"/>
                <w:szCs w:val="24"/>
              </w:rPr>
            </w:rPrChange>
          </w:rPr>
          <w:t xml:space="preserve">Mindful exercises train your brain to be more mindful. The more mindful exercises you do, the easier your brain finds it to drop into a mindful state, thus optimizing your brain function. In the busy workplace, finding time for a 30-minute mindful exercise can be difficult. So does that mean you can’t be mindful at all at work? Nope. Mindful exercises can be as short as you wish. Even one minute of consciously connecting with one of your senses can be classified as a mindful exercise. You do not need to close your eyes. You do not even need to be sitting down. Be creative about finding slots in the day to practice mindfulness exercises. At times of excessive pressure at work, practicing a short mindfulness exercise can be a helpful. </w:t>
        </w:r>
        <w:r w:rsidR="00B30062" w:rsidRPr="00DE4B9C">
          <w:rPr>
            <w:sz w:val="23"/>
            <w:szCs w:val="23"/>
            <w:rPrChange w:id="270" w:author="Hewes Angie" w:date="2020-03-02T13:52:00Z">
              <w:rPr>
                <w:sz w:val="24"/>
                <w:szCs w:val="24"/>
              </w:rPr>
            </w:rPrChange>
          </w:rPr>
          <w:br/>
        </w:r>
        <w:r w:rsidR="00B30062" w:rsidRPr="00DE4B9C">
          <w:rPr>
            <w:sz w:val="23"/>
            <w:szCs w:val="23"/>
            <w:u w:val="single"/>
            <w:rPrChange w:id="271" w:author="Hewes Angie" w:date="2020-03-02T13:52:00Z">
              <w:rPr>
                <w:sz w:val="24"/>
                <w:szCs w:val="24"/>
                <w:u w:val="single"/>
              </w:rPr>
            </w:rPrChange>
          </w:rPr>
          <w:t>Use Mindful Reminders</w:t>
        </w:r>
      </w:ins>
    </w:p>
    <w:p w14:paraId="3CC95857" w14:textId="77777777" w:rsidR="00B30062" w:rsidRPr="00DE4B9C" w:rsidRDefault="00B30062" w:rsidP="00B30062">
      <w:pPr>
        <w:spacing w:line="480" w:lineRule="auto"/>
        <w:ind w:firstLine="720"/>
        <w:rPr>
          <w:ins w:id="272" w:author="Hewes Angie" w:date="2020-03-02T13:40:00Z"/>
          <w:sz w:val="23"/>
          <w:szCs w:val="23"/>
          <w:rPrChange w:id="273" w:author="Hewes Angie" w:date="2020-03-02T13:52:00Z">
            <w:rPr>
              <w:ins w:id="274" w:author="Hewes Angie" w:date="2020-03-02T13:40:00Z"/>
              <w:sz w:val="24"/>
              <w:szCs w:val="24"/>
            </w:rPr>
          </w:rPrChange>
        </w:rPr>
      </w:pPr>
      <w:ins w:id="275" w:author="Hewes Angie" w:date="2020-03-02T13:40:00Z">
        <w:r w:rsidRPr="00DE4B9C">
          <w:rPr>
            <w:sz w:val="23"/>
            <w:szCs w:val="23"/>
            <w:rPrChange w:id="276" w:author="Hewes Angie" w:date="2020-03-02T13:52:00Z">
              <w:rPr>
                <w:sz w:val="24"/>
                <w:szCs w:val="24"/>
              </w:rPr>
            </w:rPrChange>
          </w:rPr>
          <w:t>The word “mindful” means to remember. Most people who have read about or undertaken training in mindfulness appreciate the benefits of mindful living. Unfortunately, they keep forgetting to be mindful! The reason you forget to be mindful is that your brain’s normal (default) mode is to be habitually lost in your own thoughts—running a sort of internal narrative. When you are going about your usual daily activities, your brain switches you into this low energy state, which is unmindful, almost dreamy. Doing some things automatically, without thinking, is fine but research undertaken at Harvard University showed that 47 per cent of a person’s day can be spent lost in thoughts. By using some form of reminder, you can be mindful again. The reminder shakes you out of autopilot mode. Try these reminders:</w:t>
        </w:r>
      </w:ins>
    </w:p>
    <w:p w14:paraId="134EC797" w14:textId="77777777" w:rsidR="00B30062" w:rsidRPr="00DE4B9C" w:rsidRDefault="00B30062" w:rsidP="00B30062">
      <w:pPr>
        <w:spacing w:line="480" w:lineRule="auto"/>
        <w:rPr>
          <w:ins w:id="277" w:author="Hewes Angie" w:date="2020-03-02T13:40:00Z"/>
          <w:sz w:val="23"/>
          <w:szCs w:val="23"/>
          <w:rPrChange w:id="278" w:author="Hewes Angie" w:date="2020-03-02T13:52:00Z">
            <w:rPr>
              <w:ins w:id="279" w:author="Hewes Angie" w:date="2020-03-02T13:40:00Z"/>
              <w:sz w:val="24"/>
              <w:szCs w:val="24"/>
            </w:rPr>
          </w:rPrChange>
        </w:rPr>
      </w:pPr>
      <w:ins w:id="280" w:author="Hewes Angie" w:date="2020-03-02T13:40:00Z">
        <w:r w:rsidRPr="00DE4B9C">
          <w:rPr>
            <w:sz w:val="23"/>
            <w:szCs w:val="23"/>
            <w:rPrChange w:id="281" w:author="Hewes Angie" w:date="2020-03-02T13:52:00Z">
              <w:rPr>
                <w:sz w:val="24"/>
                <w:szCs w:val="24"/>
              </w:rPr>
            </w:rPrChange>
          </w:rPr>
          <w:t>Setting an alarm on the phone – even a vibrating alarm that doesn’t disturb others can work well.</w:t>
        </w:r>
      </w:ins>
    </w:p>
    <w:p w14:paraId="7B20E4E8" w14:textId="4BE287DD" w:rsidR="00B30062" w:rsidRPr="00DE4B9C" w:rsidRDefault="00B30062">
      <w:pPr>
        <w:spacing w:line="480" w:lineRule="auto"/>
        <w:ind w:firstLine="720"/>
        <w:rPr>
          <w:sz w:val="23"/>
          <w:szCs w:val="23"/>
          <w:rPrChange w:id="282" w:author="Hewes Angie" w:date="2020-03-02T13:52:00Z">
            <w:rPr>
              <w:b/>
              <w:sz w:val="28"/>
              <w:szCs w:val="28"/>
            </w:rPr>
          </w:rPrChange>
        </w:rPr>
        <w:pPrChange w:id="283" w:author="Hewes Angie" w:date="2020-03-02T13:40:00Z">
          <w:pPr/>
        </w:pPrChange>
      </w:pPr>
      <w:ins w:id="284" w:author="Hewes Angie" w:date="2020-03-02T13:40:00Z">
        <w:r w:rsidRPr="00DE4B9C">
          <w:rPr>
            <w:sz w:val="23"/>
            <w:szCs w:val="23"/>
            <w:rPrChange w:id="285" w:author="Hewes Angie" w:date="2020-03-02T13:52:00Z">
              <w:rPr>
                <w:sz w:val="24"/>
                <w:szCs w:val="24"/>
              </w:rPr>
            </w:rPrChange>
          </w:rPr>
          <w:t>Therefore, every time your phone rings, you take a mindful breath. Every time you hear the ping of a text message, you pause to be mindful of your surroundings rather than immediately reacting by checking the message. All these things are opportunities to come back into the present moment, to see yourself and your surroundings afresh. You take a small step back and reflect rather than automatically react to what’s coming at you in the form of demands, tasks, and challenges.</w:t>
        </w:r>
      </w:ins>
    </w:p>
    <w:p w14:paraId="433AB0E3" w14:textId="01D0B910" w:rsidR="006B7157" w:rsidRPr="00B30062" w:rsidDel="00B30062" w:rsidRDefault="00FA4CD0" w:rsidP="00FA4CD0">
      <w:pPr>
        <w:rPr>
          <w:del w:id="286" w:author="Hewes Angie" w:date="2020-03-02T13:37:00Z"/>
          <w:sz w:val="24"/>
          <w:szCs w:val="24"/>
        </w:rPr>
      </w:pPr>
      <w:del w:id="287" w:author="Hewes Angie" w:date="2020-03-02T13:37:00Z">
        <w:r w:rsidRPr="00B30062" w:rsidDel="00B30062">
          <w:rPr>
            <w:sz w:val="24"/>
            <w:szCs w:val="24"/>
          </w:rPr>
          <w:delText>Roger Meyers</w:delText>
        </w:r>
      </w:del>
    </w:p>
    <w:p w14:paraId="6BB73874" w14:textId="3F584BE4" w:rsidR="00FA4CD0" w:rsidRPr="00B30062" w:rsidDel="00B30062" w:rsidRDefault="00FA4CD0" w:rsidP="00FA4CD0">
      <w:pPr>
        <w:rPr>
          <w:del w:id="288" w:author="Hewes Angie" w:date="2020-03-02T13:37:00Z"/>
          <w:sz w:val="24"/>
          <w:szCs w:val="24"/>
        </w:rPr>
      </w:pPr>
    </w:p>
    <w:p w14:paraId="75271251" w14:textId="565F817A" w:rsidR="00FA4CD0" w:rsidRPr="00B30062" w:rsidDel="00B30062" w:rsidRDefault="00FA4CD0" w:rsidP="00FA4CD0">
      <w:pPr>
        <w:rPr>
          <w:del w:id="289" w:author="Hewes Angie" w:date="2020-03-02T13:37:00Z"/>
          <w:sz w:val="24"/>
          <w:szCs w:val="24"/>
        </w:rPr>
      </w:pPr>
      <w:del w:id="290" w:author="Hewes Angie" w:date="2020-03-02T13:37:00Z">
        <w:r w:rsidRPr="00B30062" w:rsidDel="00B30062">
          <w:rPr>
            <w:sz w:val="24"/>
            <w:szCs w:val="24"/>
          </w:rPr>
          <w:delText>Department Heads</w:delText>
        </w:r>
      </w:del>
    </w:p>
    <w:p w14:paraId="5A73C3FB" w14:textId="28F704DB" w:rsidR="00FA4CD0" w:rsidRPr="00B30062" w:rsidDel="00B30062" w:rsidRDefault="00FA4CD0" w:rsidP="00FA4CD0">
      <w:pPr>
        <w:rPr>
          <w:del w:id="291" w:author="Hewes Angie" w:date="2020-03-02T13:37:00Z"/>
          <w:sz w:val="24"/>
          <w:szCs w:val="24"/>
        </w:rPr>
      </w:pPr>
    </w:p>
    <w:p w14:paraId="73D0CD91" w14:textId="43A298C1" w:rsidR="00FA4CD0" w:rsidRPr="00B30062" w:rsidDel="00B30062" w:rsidRDefault="002170B5" w:rsidP="00FA4CD0">
      <w:pPr>
        <w:rPr>
          <w:del w:id="292" w:author="Hewes Angie" w:date="2020-03-02T13:37:00Z"/>
          <w:sz w:val="24"/>
          <w:szCs w:val="24"/>
        </w:rPr>
      </w:pPr>
      <w:del w:id="293" w:author="Hewes Angie" w:date="2020-03-02T13:37:00Z">
        <w:r w:rsidRPr="00B30062" w:rsidDel="00B30062">
          <w:rPr>
            <w:sz w:val="24"/>
            <w:szCs w:val="24"/>
          </w:rPr>
          <w:delText>Professional Business Associates</w:delText>
        </w:r>
      </w:del>
    </w:p>
    <w:p w14:paraId="6138DBAE" w14:textId="4FCB0ECF" w:rsidR="002170B5" w:rsidRPr="00B30062" w:rsidDel="00B30062" w:rsidRDefault="002170B5" w:rsidP="00FA4CD0">
      <w:pPr>
        <w:rPr>
          <w:del w:id="294" w:author="Hewes Angie" w:date="2020-03-02T13:37:00Z"/>
          <w:sz w:val="24"/>
          <w:szCs w:val="24"/>
        </w:rPr>
      </w:pPr>
    </w:p>
    <w:p w14:paraId="6FA693F0" w14:textId="02A226DB" w:rsidR="002170B5" w:rsidRPr="00B30062" w:rsidDel="00B30062" w:rsidRDefault="002170B5" w:rsidP="00FA4CD0">
      <w:pPr>
        <w:rPr>
          <w:del w:id="295" w:author="Hewes Angie" w:date="2020-03-02T13:37:00Z"/>
          <w:sz w:val="24"/>
          <w:szCs w:val="24"/>
        </w:rPr>
      </w:pPr>
      <w:del w:id="296" w:author="Hewes Angie" w:date="2020-03-02T13:37:00Z">
        <w:r w:rsidRPr="00B30062" w:rsidDel="00B30062">
          <w:rPr>
            <w:sz w:val="24"/>
            <w:szCs w:val="24"/>
          </w:rPr>
          <w:delText>17 May 2020</w:delText>
        </w:r>
      </w:del>
    </w:p>
    <w:p w14:paraId="6A0F5E05" w14:textId="21B94EFE" w:rsidR="006B7157" w:rsidRPr="00B30062" w:rsidDel="00B30062" w:rsidRDefault="006B7157" w:rsidP="006B7157">
      <w:pPr>
        <w:jc w:val="center"/>
        <w:rPr>
          <w:del w:id="297" w:author="Hewes Angie" w:date="2020-03-02T13:37:00Z"/>
          <w:sz w:val="24"/>
          <w:szCs w:val="24"/>
          <w:rPrChange w:id="298" w:author="Hewes Angie" w:date="2020-03-02T13:37:00Z">
            <w:rPr>
              <w:del w:id="299" w:author="Hewes Angie" w:date="2020-03-02T13:37:00Z"/>
              <w:sz w:val="28"/>
              <w:szCs w:val="28"/>
            </w:rPr>
          </w:rPrChange>
        </w:rPr>
      </w:pPr>
    </w:p>
    <w:p w14:paraId="54150E55" w14:textId="008124DA" w:rsidR="006B7157" w:rsidRPr="00B30062" w:rsidDel="00B30062" w:rsidRDefault="000B526F" w:rsidP="006B7157">
      <w:pPr>
        <w:jc w:val="center"/>
        <w:rPr>
          <w:del w:id="300" w:author="Hewes Angie" w:date="2020-03-02T13:37:00Z"/>
          <w:sz w:val="24"/>
          <w:szCs w:val="24"/>
          <w:rPrChange w:id="301" w:author="Hewes Angie" w:date="2020-03-02T13:37:00Z">
            <w:rPr>
              <w:del w:id="302" w:author="Hewes Angie" w:date="2020-03-02T13:37:00Z"/>
              <w:sz w:val="28"/>
              <w:szCs w:val="28"/>
            </w:rPr>
          </w:rPrChange>
        </w:rPr>
      </w:pPr>
      <w:del w:id="303" w:author="Hewes Angie" w:date="2020-03-02T13:37:00Z">
        <w:r w:rsidRPr="00B30062" w:rsidDel="00B30062">
          <w:rPr>
            <w:sz w:val="24"/>
            <w:szCs w:val="24"/>
            <w:rPrChange w:id="304" w:author="Hewes Angie" w:date="2020-03-02T13:37:00Z">
              <w:rPr>
                <w:sz w:val="28"/>
                <w:szCs w:val="28"/>
              </w:rPr>
            </w:rPrChange>
          </w:rPr>
          <w:delText>Mindfulness at Work</w:delText>
        </w:r>
      </w:del>
    </w:p>
    <w:p w14:paraId="6BE7E5BC" w14:textId="756F701F" w:rsidR="006B7157" w:rsidRPr="00B30062" w:rsidDel="00B30062" w:rsidRDefault="006B7157" w:rsidP="006B7157">
      <w:pPr>
        <w:jc w:val="center"/>
        <w:rPr>
          <w:del w:id="305" w:author="Hewes Angie" w:date="2020-03-02T13:37:00Z"/>
          <w:sz w:val="24"/>
          <w:szCs w:val="24"/>
          <w:rPrChange w:id="306" w:author="Hewes Angie" w:date="2020-03-02T13:37:00Z">
            <w:rPr>
              <w:del w:id="307" w:author="Hewes Angie" w:date="2020-03-02T13:37:00Z"/>
              <w:sz w:val="28"/>
              <w:szCs w:val="28"/>
            </w:rPr>
          </w:rPrChange>
        </w:rPr>
      </w:pPr>
    </w:p>
    <w:p w14:paraId="416635DE" w14:textId="584CDE26" w:rsidR="000B526F" w:rsidRPr="00B30062" w:rsidDel="00B30062" w:rsidRDefault="000B526F" w:rsidP="000B526F">
      <w:pPr>
        <w:spacing w:line="480" w:lineRule="auto"/>
        <w:ind w:left="720" w:firstLine="720"/>
        <w:contextualSpacing/>
        <w:rPr>
          <w:del w:id="308" w:author="Hewes Angie" w:date="2020-03-02T13:37:00Z"/>
          <w:sz w:val="24"/>
          <w:szCs w:val="24"/>
        </w:rPr>
      </w:pPr>
      <w:del w:id="309" w:author="Hewes Angie" w:date="2020-03-02T13:37:00Z">
        <w:r w:rsidRPr="00B30062" w:rsidDel="00B30062">
          <w:rPr>
            <w:sz w:val="24"/>
            <w:szCs w:val="24"/>
          </w:rPr>
          <w:delText>Mindfulness may seem like a great idea, but how do you become more mindful in the context of a busy workday? You may have emails, phone calls, meetings, and presentations to deal with. In the middle of all that, how can you apply the principles of mindfulness so that you feel more alive and present, as well as being productive? Here are a few popular and other more radical ways to be mindful at work.</w:delText>
        </w:r>
      </w:del>
    </w:p>
    <w:p w14:paraId="092D578C" w14:textId="68FACAA5" w:rsidR="000B526F" w:rsidRPr="00B30062" w:rsidDel="00B30062" w:rsidRDefault="000B526F" w:rsidP="000B526F">
      <w:pPr>
        <w:spacing w:line="480" w:lineRule="auto"/>
        <w:ind w:left="720"/>
        <w:contextualSpacing/>
        <w:rPr>
          <w:del w:id="310" w:author="Hewes Angie" w:date="2020-03-02T13:37:00Z"/>
          <w:sz w:val="24"/>
          <w:szCs w:val="24"/>
          <w:u w:val="single"/>
        </w:rPr>
      </w:pPr>
      <w:del w:id="311" w:author="Hewes Angie" w:date="2020-03-02T13:37:00Z">
        <w:r w:rsidRPr="00B30062" w:rsidDel="00B30062">
          <w:rPr>
            <w:sz w:val="24"/>
            <w:szCs w:val="24"/>
            <w:u w:val="single"/>
          </w:rPr>
          <w:delText>Be Consciously Present</w:delText>
        </w:r>
      </w:del>
    </w:p>
    <w:p w14:paraId="2B845DCB" w14:textId="51D41541" w:rsidR="000B526F" w:rsidRPr="00B30062" w:rsidDel="00B30062" w:rsidRDefault="000B526F" w:rsidP="000B526F">
      <w:pPr>
        <w:spacing w:line="480" w:lineRule="auto"/>
        <w:ind w:left="720" w:firstLine="720"/>
        <w:contextualSpacing/>
        <w:rPr>
          <w:del w:id="312" w:author="Hewes Angie" w:date="2020-03-02T13:37:00Z"/>
          <w:sz w:val="24"/>
          <w:szCs w:val="24"/>
        </w:rPr>
      </w:pPr>
      <w:del w:id="313" w:author="Hewes Angie" w:date="2020-03-02T13:37:00Z">
        <w:r w:rsidRPr="00B30062" w:rsidDel="00B30062">
          <w:rPr>
            <w:sz w:val="24"/>
            <w:szCs w:val="24"/>
          </w:rPr>
          <w:delText xml:space="preserve">Mindfulness is, above all, about being aware and awake rather than operating unconsciously. When you are consciously present at work, you’re aware of two aspects of your moment-to-moment experience—what’s going on around you and what’s going on within you. To be mindful at work means to be consciously present in what you are doing, while you’re doing it, as well as managing your mental and emotional state. If you are writing a report, mindfulness requires you to give that your full attention. </w:delText>
        </w:r>
      </w:del>
    </w:p>
    <w:p w14:paraId="100EF69C" w14:textId="47521EA3" w:rsidR="000B526F" w:rsidRPr="00B30062" w:rsidDel="00B30062" w:rsidRDefault="000B526F" w:rsidP="000B526F">
      <w:pPr>
        <w:spacing w:line="480" w:lineRule="auto"/>
        <w:ind w:left="720"/>
        <w:contextualSpacing/>
        <w:rPr>
          <w:del w:id="314" w:author="Hewes Angie" w:date="2020-03-02T13:37:00Z"/>
          <w:sz w:val="24"/>
          <w:szCs w:val="24"/>
        </w:rPr>
      </w:pPr>
      <w:del w:id="315" w:author="Hewes Angie" w:date="2020-03-02T13:37:00Z">
        <w:r w:rsidRPr="00B30062" w:rsidDel="00B30062">
          <w:rPr>
            <w:sz w:val="24"/>
            <w:szCs w:val="24"/>
          </w:rPr>
          <w:delText>Here are some ideas to help you stop being mindless, unconscious at work, more mindful, and consciously present:</w:delText>
        </w:r>
      </w:del>
    </w:p>
    <w:p w14:paraId="29178B8D" w14:textId="7E23D32C" w:rsidR="000B526F" w:rsidRPr="00B30062" w:rsidDel="00B30062" w:rsidRDefault="000B526F" w:rsidP="000B526F">
      <w:pPr>
        <w:spacing w:line="480" w:lineRule="auto"/>
        <w:ind w:left="720"/>
        <w:contextualSpacing/>
        <w:rPr>
          <w:del w:id="316" w:author="Hewes Angie" w:date="2020-03-02T13:37:00Z"/>
          <w:sz w:val="24"/>
          <w:szCs w:val="24"/>
        </w:rPr>
      </w:pPr>
      <w:del w:id="317" w:author="Hewes Angie" w:date="2020-03-02T13:37:00Z">
        <w:r w:rsidRPr="00B30062" w:rsidDel="00B30062">
          <w:rPr>
            <w:sz w:val="24"/>
            <w:szCs w:val="24"/>
          </w:rPr>
          <w:delText>Make a clear decision at the start of your workday to be present as best you can. Pause for a few moments before you start your workday to set this intention in your mind.</w:delText>
        </w:r>
      </w:del>
    </w:p>
    <w:p w14:paraId="075161A4" w14:textId="4367D49F" w:rsidR="000B526F" w:rsidRPr="00B30062" w:rsidDel="00B30062" w:rsidRDefault="000B526F" w:rsidP="000B526F">
      <w:pPr>
        <w:spacing w:line="480" w:lineRule="auto"/>
        <w:ind w:left="720"/>
        <w:contextualSpacing/>
        <w:rPr>
          <w:del w:id="318" w:author="Hewes Angie" w:date="2020-03-02T13:37:00Z"/>
          <w:sz w:val="24"/>
          <w:szCs w:val="24"/>
          <w:u w:val="single"/>
        </w:rPr>
      </w:pPr>
      <w:del w:id="319" w:author="Hewes Angie" w:date="2020-03-02T13:37:00Z">
        <w:r w:rsidRPr="00B30062" w:rsidDel="00B30062">
          <w:rPr>
            <w:sz w:val="24"/>
            <w:szCs w:val="24"/>
            <w:u w:val="single"/>
          </w:rPr>
          <w:delText>Use Short Mindful Exercises at Work</w:delText>
        </w:r>
      </w:del>
    </w:p>
    <w:p w14:paraId="581B73A5" w14:textId="37DABCB1" w:rsidR="000B526F" w:rsidRPr="00B30062" w:rsidDel="00B30062" w:rsidRDefault="000B526F" w:rsidP="000B526F">
      <w:pPr>
        <w:spacing w:line="480" w:lineRule="auto"/>
        <w:ind w:left="720" w:firstLine="720"/>
        <w:contextualSpacing/>
        <w:rPr>
          <w:del w:id="320" w:author="Hewes Angie" w:date="2020-03-02T13:37:00Z"/>
          <w:sz w:val="24"/>
          <w:szCs w:val="24"/>
        </w:rPr>
      </w:pPr>
      <w:del w:id="321" w:author="Hewes Angie" w:date="2020-03-02T13:37:00Z">
        <w:r w:rsidRPr="00B30062" w:rsidDel="00B30062">
          <w:rPr>
            <w:sz w:val="24"/>
            <w:szCs w:val="24"/>
          </w:rPr>
          <w:delText xml:space="preserve">Mindful exercises train your brain to be more mindful. The more mindful exercises you do, the easier your brain finds it to drop into a mindful state, thus optimizing your brain function. In the busy </w:delText>
        </w:r>
        <w:r w:rsidR="002170B5" w:rsidRPr="00B30062" w:rsidDel="00B30062">
          <w:rPr>
            <w:noProof/>
            <w:sz w:val="24"/>
            <w:szCs w:val="24"/>
            <w:rPrChange w:id="322" w:author="Hewes Angie" w:date="2020-03-02T13:37:00Z">
              <w:rPr>
                <w:noProof/>
                <w:sz w:val="24"/>
                <w:szCs w:val="24"/>
              </w:rPr>
            </w:rPrChange>
          </w:rPr>
          <w:drawing>
            <wp:anchor distT="0" distB="0" distL="114300" distR="114300" simplePos="0" relativeHeight="251682304" behindDoc="0" locked="0" layoutInCell="1" allowOverlap="1" wp14:anchorId="2270210B" wp14:editId="6AE024FC">
              <wp:simplePos x="0" y="0"/>
              <wp:positionH relativeFrom="column">
                <wp:posOffset>3305175</wp:posOffset>
              </wp:positionH>
              <wp:positionV relativeFrom="paragraph">
                <wp:posOffset>-494030</wp:posOffset>
              </wp:positionV>
              <wp:extent cx="3838575" cy="51435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85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0062" w:rsidDel="00B30062">
          <w:rPr>
            <w:sz w:val="24"/>
            <w:szCs w:val="24"/>
          </w:rPr>
          <w:delText xml:space="preserve">workplace, finding time for a 30-minute mindful exercise can be difficult. So does that mean you can’t be mindful at all at work? </w:delText>
        </w:r>
        <w:r w:rsidR="002170B5" w:rsidRPr="00B30062" w:rsidDel="00B30062">
          <w:rPr>
            <w:sz w:val="24"/>
            <w:szCs w:val="24"/>
          </w:rPr>
          <w:delText xml:space="preserve"> </w:delText>
        </w:r>
        <w:r w:rsidRPr="00B30062" w:rsidDel="00B30062">
          <w:rPr>
            <w:sz w:val="24"/>
            <w:szCs w:val="24"/>
          </w:rPr>
          <w:delText xml:space="preserve">Nope. Mindful exercises can be as short as you wish. Even one minute of consciously connecting with one of your senses can be classified as a mindful exercise. You do not need to close your eyes. You do not even need to be sitting down. Be creative about finding slots in the day to practice mindfulness exercises. At times of excessive pressure at work, practicing a short mindfulness exercise can be a helpful. </w:delText>
        </w:r>
      </w:del>
    </w:p>
    <w:p w14:paraId="30305B15" w14:textId="6DA241CE" w:rsidR="000B526F" w:rsidRPr="00B30062" w:rsidDel="00B30062" w:rsidRDefault="000B526F" w:rsidP="000B526F">
      <w:pPr>
        <w:spacing w:line="480" w:lineRule="auto"/>
        <w:ind w:left="720"/>
        <w:contextualSpacing/>
        <w:rPr>
          <w:del w:id="323" w:author="Hewes Angie" w:date="2020-03-02T13:37:00Z"/>
          <w:sz w:val="24"/>
          <w:szCs w:val="24"/>
          <w:u w:val="single"/>
        </w:rPr>
      </w:pPr>
      <w:del w:id="324" w:author="Hewes Angie" w:date="2020-03-02T13:37:00Z">
        <w:r w:rsidRPr="00B30062" w:rsidDel="00B30062">
          <w:rPr>
            <w:sz w:val="24"/>
            <w:szCs w:val="24"/>
            <w:u w:val="single"/>
          </w:rPr>
          <w:delText>Use Mindful Reminders</w:delText>
        </w:r>
      </w:del>
    </w:p>
    <w:p w14:paraId="4A22FBCF" w14:textId="04106C00" w:rsidR="000B526F" w:rsidRPr="00B30062" w:rsidDel="00B30062" w:rsidRDefault="000B526F" w:rsidP="000B526F">
      <w:pPr>
        <w:spacing w:line="480" w:lineRule="auto"/>
        <w:ind w:left="720" w:firstLine="720"/>
        <w:contextualSpacing/>
        <w:rPr>
          <w:del w:id="325" w:author="Hewes Angie" w:date="2020-03-02T13:37:00Z"/>
          <w:sz w:val="24"/>
          <w:szCs w:val="24"/>
        </w:rPr>
      </w:pPr>
      <w:del w:id="326" w:author="Hewes Angie" w:date="2020-03-02T13:37:00Z">
        <w:r w:rsidRPr="00B30062" w:rsidDel="00B30062">
          <w:rPr>
            <w:sz w:val="24"/>
            <w:szCs w:val="24"/>
          </w:rPr>
          <w:delText>The word “mindful” means to remember. Most people who have read about or undertaken training in mindfulness appreciate the benefits of mindful living. Unfortunately, they keep forgetting to be mindful! The reason you forget to be mindful is that your brain’s normal (default) mode is to be habitually lost in your own thoughts—running a sort of internal narrative. When you are going about your usual daily activities, your brain switches you into this low energy state, which is unmindful, almost dreamy. Doing some things automatically, without thinking, is fine but research undertaken at Harvard University showed that 47 per cent of a person’s day can be spent lost in thoughts. By using some form of reminder, you can be mindful again. The reminder shakes you out of autopilot mode. Try these reminders:</w:delText>
        </w:r>
      </w:del>
    </w:p>
    <w:p w14:paraId="3B232378" w14:textId="3467FE95" w:rsidR="000B526F" w:rsidRPr="00B30062" w:rsidDel="00B30062" w:rsidRDefault="000B526F" w:rsidP="000B526F">
      <w:pPr>
        <w:spacing w:line="480" w:lineRule="auto"/>
        <w:ind w:left="720"/>
        <w:contextualSpacing/>
        <w:rPr>
          <w:del w:id="327" w:author="Hewes Angie" w:date="2020-03-02T13:37:00Z"/>
          <w:sz w:val="24"/>
          <w:szCs w:val="24"/>
        </w:rPr>
      </w:pPr>
      <w:del w:id="328" w:author="Hewes Angie" w:date="2020-03-02T13:37:00Z">
        <w:r w:rsidRPr="00B30062" w:rsidDel="00B30062">
          <w:rPr>
            <w:sz w:val="24"/>
            <w:szCs w:val="24"/>
          </w:rPr>
          <w:delText>Setting an alarm on the phone – even a vibrating alarm that doesn’t disturb others can work well.</w:delText>
        </w:r>
      </w:del>
    </w:p>
    <w:p w14:paraId="4E148251" w14:textId="15DEB5AD" w:rsidR="000B526F" w:rsidRPr="00B30062" w:rsidDel="00B30062" w:rsidRDefault="000B526F" w:rsidP="000B526F">
      <w:pPr>
        <w:spacing w:line="480" w:lineRule="auto"/>
        <w:ind w:left="720" w:firstLine="720"/>
        <w:contextualSpacing/>
        <w:rPr>
          <w:del w:id="329" w:author="Hewes Angie" w:date="2020-03-02T13:37:00Z"/>
          <w:sz w:val="24"/>
          <w:szCs w:val="24"/>
        </w:rPr>
      </w:pPr>
      <w:del w:id="330" w:author="Hewes Angie" w:date="2020-03-02T13:37:00Z">
        <w:r w:rsidRPr="00B30062" w:rsidDel="00B30062">
          <w:rPr>
            <w:sz w:val="24"/>
            <w:szCs w:val="24"/>
          </w:rPr>
          <w:delText>Therefore, every time your phone rings, you take a mindful breath. Every time you hear the ping of a text message, you pause to be mindful of your surroundings rather than immediately reacting by checking the message. All these things are opportunities to come back into the present moment, to see yourself and your surroundings afresh. You take a small step back and reflect rather than automatically react to what’s coming at you in the form of demands, tasks, and challenges.</w:delText>
        </w:r>
      </w:del>
    </w:p>
    <w:p w14:paraId="4D146FAD" w14:textId="478E8D6B" w:rsidR="006B7157" w:rsidRPr="00B30062" w:rsidDel="00B30062" w:rsidRDefault="000B526F" w:rsidP="000B526F">
      <w:pPr>
        <w:rPr>
          <w:del w:id="331" w:author="Hewes Angie" w:date="2020-03-02T13:37:00Z"/>
          <w:b/>
          <w:sz w:val="24"/>
          <w:szCs w:val="24"/>
          <w:rPrChange w:id="332" w:author="Hewes Angie" w:date="2020-03-02T13:37:00Z">
            <w:rPr>
              <w:del w:id="333" w:author="Hewes Angie" w:date="2020-03-02T13:37:00Z"/>
              <w:b/>
              <w:sz w:val="28"/>
              <w:szCs w:val="28"/>
            </w:rPr>
          </w:rPrChange>
        </w:rPr>
      </w:pPr>
      <w:del w:id="334" w:author="Hewes Angie" w:date="2020-03-02T13:37:00Z">
        <w:r w:rsidRPr="00B30062" w:rsidDel="00B30062">
          <w:rPr>
            <w:rFonts w:eastAsia="Calibri"/>
            <w:sz w:val="24"/>
            <w:szCs w:val="24"/>
          </w:rPr>
          <w:delText>Source:</w:delText>
        </w:r>
        <w:r w:rsidRPr="00B30062" w:rsidDel="00B30062">
          <w:rPr>
            <w:rFonts w:eastAsia="Calibri"/>
            <w:sz w:val="24"/>
            <w:szCs w:val="24"/>
            <w:rPrChange w:id="335" w:author="Hewes Angie" w:date="2020-03-02T13:37:00Z">
              <w:rPr>
                <w:rFonts w:eastAsia="Calibri"/>
                <w:sz w:val="22"/>
                <w:szCs w:val="22"/>
              </w:rPr>
            </w:rPrChange>
          </w:rPr>
          <w:delText xml:space="preserve"> </w:delText>
        </w:r>
        <w:r w:rsidR="00C146F2" w:rsidRPr="00B30062" w:rsidDel="00B30062">
          <w:rPr>
            <w:sz w:val="24"/>
            <w:szCs w:val="24"/>
            <w:rPrChange w:id="336" w:author="Hewes Angie" w:date="2020-03-02T13:37:00Z">
              <w:rPr/>
            </w:rPrChange>
          </w:rPr>
          <w:fldChar w:fldCharType="begin"/>
        </w:r>
        <w:r w:rsidR="00C146F2" w:rsidRPr="00B30062" w:rsidDel="00B30062">
          <w:rPr>
            <w:sz w:val="24"/>
            <w:szCs w:val="24"/>
            <w:rPrChange w:id="337" w:author="Hewes Angie" w:date="2020-03-02T13:37:00Z">
              <w:rPr/>
            </w:rPrChange>
          </w:rPr>
          <w:delInstrText xml:space="preserve"> HYPERLINK "https://www.mindful.org/10-ways-mindful-work/" </w:delInstrText>
        </w:r>
        <w:r w:rsidR="00C146F2" w:rsidRPr="00B30062" w:rsidDel="00B30062">
          <w:rPr>
            <w:sz w:val="24"/>
            <w:szCs w:val="24"/>
            <w:rPrChange w:id="338" w:author="Hewes Angie" w:date="2020-03-02T13:37:00Z">
              <w:rPr>
                <w:rFonts w:eastAsia="Calibri"/>
                <w:color w:val="0000FF"/>
                <w:sz w:val="24"/>
                <w:szCs w:val="24"/>
                <w:u w:val="single"/>
              </w:rPr>
            </w:rPrChange>
          </w:rPr>
          <w:fldChar w:fldCharType="separate"/>
        </w:r>
        <w:r w:rsidRPr="00B30062" w:rsidDel="00B30062">
          <w:rPr>
            <w:rFonts w:eastAsia="Calibri"/>
            <w:color w:val="0000FF"/>
            <w:sz w:val="24"/>
            <w:szCs w:val="24"/>
            <w:u w:val="single"/>
          </w:rPr>
          <w:delText>https://www.mindful.org/10-ways-mindful-work/</w:delText>
        </w:r>
        <w:r w:rsidR="00C146F2" w:rsidRPr="00B30062" w:rsidDel="00B30062">
          <w:rPr>
            <w:rFonts w:eastAsia="Calibri"/>
            <w:color w:val="0000FF"/>
            <w:sz w:val="24"/>
            <w:szCs w:val="24"/>
            <w:u w:val="single"/>
            <w:rPrChange w:id="339" w:author="Hewes Angie" w:date="2020-03-02T13:37:00Z">
              <w:rPr>
                <w:rFonts w:eastAsia="Calibri"/>
                <w:color w:val="0000FF"/>
                <w:sz w:val="24"/>
                <w:szCs w:val="24"/>
                <w:u w:val="single"/>
              </w:rPr>
            </w:rPrChange>
          </w:rPr>
          <w:fldChar w:fldCharType="end"/>
        </w:r>
      </w:del>
    </w:p>
    <w:p w14:paraId="74A5346A" w14:textId="42D42E5E" w:rsidR="00114F5F" w:rsidRPr="00B30062" w:rsidDel="00B30062" w:rsidRDefault="00114F5F" w:rsidP="00DF64C2">
      <w:pPr>
        <w:rPr>
          <w:del w:id="340" w:author="Hewes Angie" w:date="2020-03-02T13:37:00Z"/>
          <w:b/>
          <w:sz w:val="24"/>
          <w:szCs w:val="24"/>
          <w:rPrChange w:id="341" w:author="Hewes Angie" w:date="2020-03-02T13:37:00Z">
            <w:rPr>
              <w:del w:id="342" w:author="Hewes Angie" w:date="2020-03-02T13:37:00Z"/>
              <w:b/>
              <w:sz w:val="28"/>
              <w:szCs w:val="28"/>
            </w:rPr>
          </w:rPrChange>
        </w:rPr>
      </w:pPr>
    </w:p>
    <w:p w14:paraId="0A3347E6" w14:textId="6103A696" w:rsidR="000B526F" w:rsidRPr="00B30062" w:rsidDel="00B30062" w:rsidRDefault="000B526F" w:rsidP="00DF64C2">
      <w:pPr>
        <w:rPr>
          <w:del w:id="343" w:author="Hewes Angie" w:date="2020-03-02T13:37:00Z"/>
          <w:b/>
          <w:sz w:val="24"/>
          <w:szCs w:val="24"/>
          <w:rPrChange w:id="344" w:author="Hewes Angie" w:date="2020-03-02T13:37:00Z">
            <w:rPr>
              <w:del w:id="345" w:author="Hewes Angie" w:date="2020-03-02T13:37:00Z"/>
              <w:b/>
              <w:sz w:val="28"/>
              <w:szCs w:val="28"/>
            </w:rPr>
          </w:rPrChange>
        </w:rPr>
      </w:pPr>
    </w:p>
    <w:p w14:paraId="65383EB7" w14:textId="77777777" w:rsidR="000B526F" w:rsidRPr="00B30062" w:rsidRDefault="000B526F" w:rsidP="00DF64C2">
      <w:pPr>
        <w:rPr>
          <w:b/>
          <w:sz w:val="24"/>
          <w:szCs w:val="24"/>
          <w:rPrChange w:id="346" w:author="Hewes Angie" w:date="2020-03-02T13:37:00Z">
            <w:rPr>
              <w:b/>
              <w:sz w:val="28"/>
              <w:szCs w:val="28"/>
            </w:rPr>
          </w:rPrChange>
        </w:rPr>
      </w:pPr>
    </w:p>
    <w:p w14:paraId="01781F38" w14:textId="77777777" w:rsidR="000B526F" w:rsidRDefault="000B526F" w:rsidP="00DF64C2">
      <w:pPr>
        <w:rPr>
          <w:b/>
          <w:sz w:val="28"/>
          <w:szCs w:val="28"/>
        </w:rPr>
      </w:pPr>
    </w:p>
    <w:p w14:paraId="6A394F1A" w14:textId="77777777" w:rsidR="00AD6A1C" w:rsidRDefault="00AD6A1C" w:rsidP="00DF64C2">
      <w:pPr>
        <w:rPr>
          <w:b/>
          <w:sz w:val="28"/>
          <w:szCs w:val="28"/>
        </w:rPr>
      </w:pPr>
    </w:p>
    <w:p w14:paraId="7C6BD129" w14:textId="65FC8E5F" w:rsidR="00B30062" w:rsidRDefault="00B30062">
      <w:pPr>
        <w:rPr>
          <w:ins w:id="347" w:author="Hewes Angie" w:date="2020-03-02T13:41:00Z"/>
          <w:b/>
          <w:sz w:val="28"/>
          <w:szCs w:val="28"/>
        </w:rPr>
      </w:pPr>
    </w:p>
    <w:p w14:paraId="04CCD4AC" w14:textId="64CBE061" w:rsidR="00DF64C2" w:rsidRPr="006D3A5B" w:rsidRDefault="000D5683" w:rsidP="00DF64C2">
      <w:pPr>
        <w:rPr>
          <w:sz w:val="28"/>
          <w:szCs w:val="28"/>
        </w:rPr>
      </w:pPr>
      <w:r w:rsidRPr="006D3A5B">
        <w:rPr>
          <w:b/>
          <w:sz w:val="28"/>
          <w:szCs w:val="28"/>
        </w:rPr>
        <w:t>JO</w:t>
      </w:r>
      <w:r w:rsidR="00DF64C2" w:rsidRPr="006D3A5B">
        <w:rPr>
          <w:b/>
          <w:sz w:val="28"/>
          <w:szCs w:val="28"/>
        </w:rPr>
        <w:t>B 4:  Spreadsheet</w:t>
      </w:r>
    </w:p>
    <w:p w14:paraId="41077C63" w14:textId="40C64C50" w:rsidR="001C1578" w:rsidRDefault="006B2F22" w:rsidP="00DF64C2">
      <w:pPr>
        <w:pStyle w:val="ListParagraph"/>
        <w:rPr>
          <w:ins w:id="348" w:author="Hewes Angie" w:date="2020-03-02T14:10:00Z"/>
          <w:rFonts w:ascii="Times New Roman" w:hAnsi="Times New Roman" w:cs="Times New Roman"/>
          <w:i/>
          <w:sz w:val="24"/>
          <w:szCs w:val="24"/>
        </w:rPr>
      </w:pPr>
      <w:del w:id="349" w:author="Hewes Angie" w:date="2020-03-02T14:02:00Z">
        <w:r w:rsidDel="00DE4B9C">
          <w:rPr>
            <w:noProof/>
          </w:rPr>
          <w:drawing>
            <wp:anchor distT="0" distB="0" distL="114300" distR="114300" simplePos="0" relativeHeight="251679232" behindDoc="1" locked="0" layoutInCell="1" allowOverlap="1" wp14:anchorId="71EEE158" wp14:editId="4C769BCE">
              <wp:simplePos x="0" y="0"/>
              <wp:positionH relativeFrom="margin">
                <wp:posOffset>228600</wp:posOffset>
              </wp:positionH>
              <wp:positionV relativeFrom="paragraph">
                <wp:posOffset>2788920</wp:posOffset>
              </wp:positionV>
              <wp:extent cx="6372225" cy="2126615"/>
              <wp:effectExtent l="0" t="0" r="9525" b="6985"/>
              <wp:wrapTight wrapText="bothSides">
                <wp:wrapPolygon edited="0">
                  <wp:start x="0" y="0"/>
                  <wp:lineTo x="0" y="21477"/>
                  <wp:lineTo x="21568" y="21477"/>
                  <wp:lineTo x="2156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372225" cy="2126615"/>
                      </a:xfrm>
                      <a:prstGeom prst="rect">
                        <a:avLst/>
                      </a:prstGeom>
                    </pic:spPr>
                  </pic:pic>
                </a:graphicData>
              </a:graphic>
              <wp14:sizeRelH relativeFrom="margin">
                <wp14:pctWidth>0</wp14:pctWidth>
              </wp14:sizeRelH>
              <wp14:sizeRelV relativeFrom="margin">
                <wp14:pctHeight>0</wp14:pctHeight>
              </wp14:sizeRelV>
            </wp:anchor>
          </w:drawing>
        </w:r>
        <w:r w:rsidDel="00DE4B9C">
          <w:rPr>
            <w:noProof/>
          </w:rPr>
          <w:drawing>
            <wp:anchor distT="0" distB="0" distL="114300" distR="114300" simplePos="0" relativeHeight="251677184" behindDoc="1" locked="0" layoutInCell="1" allowOverlap="1" wp14:anchorId="5B52E065" wp14:editId="5EDD21AA">
              <wp:simplePos x="0" y="0"/>
              <wp:positionH relativeFrom="column">
                <wp:posOffset>227965</wp:posOffset>
              </wp:positionH>
              <wp:positionV relativeFrom="paragraph">
                <wp:posOffset>502920</wp:posOffset>
              </wp:positionV>
              <wp:extent cx="6372225" cy="2098675"/>
              <wp:effectExtent l="0" t="0" r="9525" b="0"/>
              <wp:wrapTight wrapText="bothSides">
                <wp:wrapPolygon edited="0">
                  <wp:start x="0" y="0"/>
                  <wp:lineTo x="0" y="21371"/>
                  <wp:lineTo x="21568" y="21371"/>
                  <wp:lineTo x="2156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372225" cy="2098675"/>
                      </a:xfrm>
                      <a:prstGeom prst="rect">
                        <a:avLst/>
                      </a:prstGeom>
                    </pic:spPr>
                  </pic:pic>
                </a:graphicData>
              </a:graphic>
              <wp14:sizeRelH relativeFrom="margin">
                <wp14:pctWidth>0</wp14:pctWidth>
              </wp14:sizeRelH>
              <wp14:sizeRelV relativeFrom="margin">
                <wp14:pctHeight>0</wp14:pctHeight>
              </wp14:sizeRelV>
            </wp:anchor>
          </w:drawing>
        </w:r>
      </w:del>
      <w:r w:rsidR="00DF64C2" w:rsidRPr="00DF64C2">
        <w:rPr>
          <w:rFonts w:ascii="Times New Roman" w:hAnsi="Times New Roman" w:cs="Times New Roman"/>
          <w:i/>
          <w:sz w:val="24"/>
          <w:szCs w:val="24"/>
        </w:rPr>
        <w:t xml:space="preserve">Note to grader:  These printouts reflect </w:t>
      </w:r>
      <w:r w:rsidR="00AD6A1C">
        <w:rPr>
          <w:rFonts w:ascii="Times New Roman" w:hAnsi="Times New Roman" w:cs="Times New Roman"/>
          <w:i/>
          <w:sz w:val="24"/>
          <w:szCs w:val="24"/>
        </w:rPr>
        <w:t>the style</w:t>
      </w:r>
      <w:del w:id="350" w:author="Hewes Angie" w:date="2020-03-02T14:02:00Z">
        <w:r w:rsidR="00AD6A1C" w:rsidDel="00DE4B9C">
          <w:rPr>
            <w:rFonts w:ascii="Times New Roman" w:hAnsi="Times New Roman" w:cs="Times New Roman"/>
            <w:i/>
            <w:sz w:val="24"/>
            <w:szCs w:val="24"/>
          </w:rPr>
          <w:delText xml:space="preserve"> (title accent 2 60%) </w:delText>
        </w:r>
      </w:del>
      <w:r w:rsidR="00DF64C2" w:rsidRPr="00DF64C2">
        <w:rPr>
          <w:rFonts w:ascii="Times New Roman" w:hAnsi="Times New Roman" w:cs="Times New Roman"/>
          <w:i/>
          <w:sz w:val="24"/>
          <w:szCs w:val="24"/>
        </w:rPr>
        <w:t>. Please follow rubric for grading purposes.</w:t>
      </w:r>
      <w:r w:rsidR="00DF64C2">
        <w:rPr>
          <w:rFonts w:ascii="Times New Roman" w:hAnsi="Times New Roman" w:cs="Times New Roman"/>
          <w:i/>
          <w:sz w:val="24"/>
          <w:szCs w:val="24"/>
        </w:rPr>
        <w:t xml:space="preserve"> The second printout shows </w:t>
      </w:r>
      <w:r w:rsidR="00AD6A1C">
        <w:rPr>
          <w:rFonts w:ascii="Times New Roman" w:hAnsi="Times New Roman" w:cs="Times New Roman"/>
          <w:i/>
          <w:sz w:val="24"/>
          <w:szCs w:val="24"/>
        </w:rPr>
        <w:t>descending, the third printout shows formulas</w:t>
      </w:r>
    </w:p>
    <w:p w14:paraId="126A78C0" w14:textId="77777777" w:rsidR="006A0C1B" w:rsidRPr="00DF64C2" w:rsidRDefault="006A0C1B" w:rsidP="00DF64C2">
      <w:pPr>
        <w:pStyle w:val="ListParagraph"/>
        <w:rPr>
          <w:rFonts w:ascii="Times New Roman" w:hAnsi="Times New Roman" w:cs="Times New Roman"/>
          <w:i/>
          <w:sz w:val="24"/>
          <w:szCs w:val="24"/>
        </w:rPr>
      </w:pPr>
    </w:p>
    <w:p w14:paraId="2A2B736A" w14:textId="77777777" w:rsidR="00DE4B9C" w:rsidRDefault="006B2F22">
      <w:pPr>
        <w:rPr>
          <w:ins w:id="351" w:author="Hewes Angie" w:date="2020-03-02T14:02:00Z"/>
          <w:b/>
          <w:sz w:val="28"/>
          <w:szCs w:val="28"/>
        </w:rPr>
      </w:pPr>
      <w:del w:id="352" w:author="Hewes Angie" w:date="2020-03-02T14:02:00Z">
        <w:r w:rsidDel="00DE4B9C">
          <w:rPr>
            <w:noProof/>
          </w:rPr>
          <w:drawing>
            <wp:anchor distT="0" distB="0" distL="114300" distR="114300" simplePos="0" relativeHeight="251678208" behindDoc="1" locked="0" layoutInCell="1" allowOverlap="1" wp14:anchorId="0C1FAFB7" wp14:editId="02621615">
              <wp:simplePos x="0" y="0"/>
              <wp:positionH relativeFrom="page">
                <wp:posOffset>685800</wp:posOffset>
              </wp:positionH>
              <wp:positionV relativeFrom="paragraph">
                <wp:posOffset>5048250</wp:posOffset>
              </wp:positionV>
              <wp:extent cx="6372225" cy="1739265"/>
              <wp:effectExtent l="0" t="0" r="9525" b="0"/>
              <wp:wrapTight wrapText="bothSides">
                <wp:wrapPolygon edited="0">
                  <wp:start x="0" y="0"/>
                  <wp:lineTo x="0" y="21292"/>
                  <wp:lineTo x="21568" y="21292"/>
                  <wp:lineTo x="2156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72225" cy="1739265"/>
                      </a:xfrm>
                      <a:prstGeom prst="rect">
                        <a:avLst/>
                      </a:prstGeom>
                    </pic:spPr>
                  </pic:pic>
                </a:graphicData>
              </a:graphic>
              <wp14:sizeRelH relativeFrom="margin">
                <wp14:pctWidth>0</wp14:pctWidth>
              </wp14:sizeRelH>
              <wp14:sizeRelV relativeFrom="margin">
                <wp14:pctHeight>0</wp14:pctHeight>
              </wp14:sizeRelV>
            </wp:anchor>
          </w:drawing>
        </w:r>
      </w:del>
      <w:ins w:id="353" w:author="Hewes Angie" w:date="2020-03-02T14:02:00Z">
        <w:r w:rsidR="00DE4B9C">
          <w:rPr>
            <w:noProof/>
          </w:rPr>
          <w:drawing>
            <wp:inline distT="0" distB="0" distL="0" distR="0" wp14:anchorId="7D907191" wp14:editId="1BB1646A">
              <wp:extent cx="3638099" cy="239041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3717" cy="2394109"/>
                      </a:xfrm>
                      <a:prstGeom prst="rect">
                        <a:avLst/>
                      </a:prstGeom>
                    </pic:spPr>
                  </pic:pic>
                </a:graphicData>
              </a:graphic>
            </wp:inline>
          </w:drawing>
        </w:r>
      </w:ins>
    </w:p>
    <w:p w14:paraId="5A2F1386" w14:textId="3067EC8B" w:rsidR="00DE4B9C" w:rsidRDefault="00DE4B9C">
      <w:pPr>
        <w:rPr>
          <w:ins w:id="354" w:author="Hewes Angie" w:date="2020-03-02T14:02:00Z"/>
          <w:b/>
          <w:sz w:val="28"/>
          <w:szCs w:val="28"/>
        </w:rPr>
      </w:pPr>
      <w:ins w:id="355" w:author="Hewes Angie" w:date="2020-03-02T14:03:00Z">
        <w:r>
          <w:rPr>
            <w:noProof/>
          </w:rPr>
          <w:drawing>
            <wp:anchor distT="0" distB="0" distL="114300" distR="114300" simplePos="0" relativeHeight="251689472" behindDoc="1" locked="0" layoutInCell="1" allowOverlap="1" wp14:anchorId="622443DC" wp14:editId="6AB7EEF2">
              <wp:simplePos x="0" y="0"/>
              <wp:positionH relativeFrom="column">
                <wp:posOffset>2340170</wp:posOffset>
              </wp:positionH>
              <wp:positionV relativeFrom="paragraph">
                <wp:posOffset>87461</wp:posOffset>
              </wp:positionV>
              <wp:extent cx="3691676" cy="2622036"/>
              <wp:effectExtent l="0" t="0" r="4445" b="6985"/>
              <wp:wrapTight wrapText="bothSides">
                <wp:wrapPolygon edited="0">
                  <wp:start x="0" y="0"/>
                  <wp:lineTo x="0" y="21501"/>
                  <wp:lineTo x="21515" y="21501"/>
                  <wp:lineTo x="2151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91676" cy="2622036"/>
                      </a:xfrm>
                      <a:prstGeom prst="rect">
                        <a:avLst/>
                      </a:prstGeom>
                    </pic:spPr>
                  </pic:pic>
                </a:graphicData>
              </a:graphic>
              <wp14:sizeRelH relativeFrom="page">
                <wp14:pctWidth>0</wp14:pctWidth>
              </wp14:sizeRelH>
              <wp14:sizeRelV relativeFrom="page">
                <wp14:pctHeight>0</wp14:pctHeight>
              </wp14:sizeRelV>
            </wp:anchor>
          </w:drawing>
        </w:r>
      </w:ins>
    </w:p>
    <w:p w14:paraId="53213C98" w14:textId="7A552B38" w:rsidR="006B2F22" w:rsidRDefault="006B2F22">
      <w:pPr>
        <w:jc w:val="both"/>
        <w:rPr>
          <w:ins w:id="356" w:author="Hewes Angie" w:date="2020-03-02T14:02:00Z"/>
          <w:b/>
          <w:sz w:val="28"/>
          <w:szCs w:val="28"/>
        </w:rPr>
        <w:pPrChange w:id="357" w:author="Hewes Angie" w:date="2020-03-02T14:03:00Z">
          <w:pPr/>
        </w:pPrChange>
      </w:pPr>
      <w:r>
        <w:rPr>
          <w:b/>
          <w:sz w:val="28"/>
          <w:szCs w:val="28"/>
        </w:rPr>
        <w:br w:type="page"/>
      </w:r>
    </w:p>
    <w:p w14:paraId="2B1EDF52" w14:textId="77777777" w:rsidR="00DE4B9C" w:rsidRDefault="00DE4B9C">
      <w:pPr>
        <w:rPr>
          <w:b/>
          <w:sz w:val="28"/>
          <w:szCs w:val="28"/>
        </w:rPr>
      </w:pPr>
    </w:p>
    <w:p w14:paraId="1F1B024A" w14:textId="6C27EFA3" w:rsidR="000D5683" w:rsidRDefault="00114F5F" w:rsidP="000D5683">
      <w:pPr>
        <w:rPr>
          <w:b/>
          <w:sz w:val="28"/>
          <w:szCs w:val="28"/>
        </w:rPr>
      </w:pPr>
      <w:r>
        <w:rPr>
          <w:b/>
          <w:sz w:val="28"/>
          <w:szCs w:val="28"/>
        </w:rPr>
        <w:t>J</w:t>
      </w:r>
      <w:r w:rsidR="000D5683" w:rsidRPr="006B6389">
        <w:rPr>
          <w:b/>
          <w:sz w:val="28"/>
          <w:szCs w:val="28"/>
        </w:rPr>
        <w:t xml:space="preserve">OB 5:  </w:t>
      </w:r>
      <w:r w:rsidR="00E752C6">
        <w:rPr>
          <w:b/>
          <w:sz w:val="28"/>
          <w:szCs w:val="28"/>
        </w:rPr>
        <w:t>Thank You Letter</w:t>
      </w:r>
    </w:p>
    <w:p w14:paraId="2AA71036" w14:textId="68B2C3D8" w:rsidR="00E752C6" w:rsidRDefault="00781784" w:rsidP="000D5683">
      <w:pPr>
        <w:rPr>
          <w:b/>
          <w:sz w:val="28"/>
          <w:szCs w:val="28"/>
        </w:rPr>
      </w:pPr>
      <w:del w:id="358" w:author="Hewes Angie" w:date="2020-03-02T14:09:00Z">
        <w:r w:rsidDel="006A0C1B">
          <w:rPr>
            <w:noProof/>
          </w:rPr>
          <w:drawing>
            <wp:anchor distT="0" distB="0" distL="114300" distR="114300" simplePos="0" relativeHeight="251680256" behindDoc="1" locked="0" layoutInCell="1" allowOverlap="1" wp14:anchorId="0517AB97" wp14:editId="52973128">
              <wp:simplePos x="0" y="0"/>
              <wp:positionH relativeFrom="margin">
                <wp:align>right</wp:align>
              </wp:positionH>
              <wp:positionV relativeFrom="paragraph">
                <wp:posOffset>784407</wp:posOffset>
              </wp:positionV>
              <wp:extent cx="6858000" cy="6659880"/>
              <wp:effectExtent l="0" t="0" r="0" b="7620"/>
              <wp:wrapTight wrapText="bothSides">
                <wp:wrapPolygon edited="0">
                  <wp:start x="0" y="0"/>
                  <wp:lineTo x="0" y="21563"/>
                  <wp:lineTo x="21540" y="21563"/>
                  <wp:lineTo x="215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858000" cy="6659880"/>
                      </a:xfrm>
                      <a:prstGeom prst="rect">
                        <a:avLst/>
                      </a:prstGeom>
                    </pic:spPr>
                  </pic:pic>
                </a:graphicData>
              </a:graphic>
            </wp:anchor>
          </w:drawing>
        </w:r>
      </w:del>
      <w:ins w:id="359" w:author="Hewes Angie" w:date="2020-03-02T14:10:00Z">
        <w:r w:rsidR="006A0C1B" w:rsidRPr="006A0C1B">
          <w:rPr>
            <w:noProof/>
          </w:rPr>
          <w:t xml:space="preserve"> </w:t>
        </w:r>
        <w:r w:rsidR="006A0C1B">
          <w:rPr>
            <w:noProof/>
          </w:rPr>
          <w:drawing>
            <wp:inline distT="0" distB="0" distL="0" distR="0" wp14:anchorId="490EAD0D" wp14:editId="5A55EBDF">
              <wp:extent cx="5943600" cy="7278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278370"/>
                      </a:xfrm>
                      <a:prstGeom prst="rect">
                        <a:avLst/>
                      </a:prstGeom>
                    </pic:spPr>
                  </pic:pic>
                </a:graphicData>
              </a:graphic>
            </wp:inline>
          </w:drawing>
        </w:r>
      </w:ins>
    </w:p>
    <w:sectPr w:rsidR="00E752C6" w:rsidSect="00B30062">
      <w:footerReference w:type="default" r:id="rId22"/>
      <w:pgSz w:w="12240" w:h="15840"/>
      <w:pgMar w:top="1440" w:right="1440" w:bottom="1440" w:left="1440" w:header="720" w:footer="720" w:gutter="0"/>
      <w:cols w:space="720"/>
      <w:docGrid w:linePitch="360"/>
      <w:sectPrChange w:id="360" w:author="Hewes Angie" w:date="2020-03-02T13:41:00Z">
        <w:sectPr w:rsidR="00E752C6" w:rsidSect="00B30062">
          <w:pgMar w:top="720" w:right="720" w:bottom="720" w:left="72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1127E" w14:textId="77777777" w:rsidR="00A83723" w:rsidRDefault="00A83723" w:rsidP="00F1245D">
      <w:r>
        <w:separator/>
      </w:r>
    </w:p>
  </w:endnote>
  <w:endnote w:type="continuationSeparator" w:id="0">
    <w:p w14:paraId="76BB2E90" w14:textId="77777777" w:rsidR="00A83723" w:rsidRDefault="00A83723"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925C9" w14:textId="77777777" w:rsidR="00E752C6" w:rsidRDefault="00E752C6">
    <w:pPr>
      <w:pStyle w:val="Footer"/>
    </w:pPr>
    <w:r>
      <w:t>Contestant ID #</w:t>
    </w:r>
  </w:p>
  <w:p w14:paraId="0A3B8044" w14:textId="77777777" w:rsidR="00E752C6" w:rsidRDefault="00E752C6">
    <w:pPr>
      <w:pStyle w:val="Footer"/>
    </w:pPr>
    <w:r>
      <w:t>Job 2</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2AAB4" w14:textId="77777777" w:rsidR="00E752C6" w:rsidRPr="007D469C" w:rsidRDefault="00E752C6" w:rsidP="007D4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691E0F" w14:textId="77777777" w:rsidR="00A83723" w:rsidRDefault="00A83723" w:rsidP="00F1245D">
      <w:r>
        <w:separator/>
      </w:r>
    </w:p>
  </w:footnote>
  <w:footnote w:type="continuationSeparator" w:id="0">
    <w:p w14:paraId="7316F9A2" w14:textId="77777777" w:rsidR="00A83723" w:rsidRDefault="00A83723"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AD635" w14:textId="2FAE55D0" w:rsidR="00E752C6" w:rsidRPr="006B6389" w:rsidRDefault="00E752C6" w:rsidP="006B6389">
    <w:pPr>
      <w:pStyle w:val="Header"/>
      <w:tabs>
        <w:tab w:val="clear" w:pos="4320"/>
        <w:tab w:val="clear" w:pos="8640"/>
        <w:tab w:val="left" w:pos="7920"/>
        <w:tab w:val="right" w:pos="10800"/>
      </w:tabs>
      <w:rPr>
        <w:b/>
        <w:bCs/>
        <w:sz w:val="17"/>
        <w:szCs w:val="17"/>
      </w:rPr>
    </w:pPr>
    <w:r w:rsidRPr="006B6389">
      <w:rPr>
        <w:b/>
        <w:bCs/>
        <w:sz w:val="17"/>
        <w:szCs w:val="17"/>
      </w:rPr>
      <w:t xml:space="preserve">ADMINISTRATIVE SUPPORT TEAM - </w:t>
    </w:r>
    <w:r>
      <w:rPr>
        <w:b/>
        <w:bCs/>
        <w:sz w:val="17"/>
        <w:szCs w:val="17"/>
      </w:rPr>
      <w:t>NATIONAL</w:t>
    </w:r>
    <w:r w:rsidRPr="006B6389">
      <w:rPr>
        <w:b/>
        <w:bCs/>
        <w:sz w:val="17"/>
        <w:szCs w:val="17"/>
      </w:rPr>
      <w:t xml:space="preserve"> 20</w:t>
    </w:r>
    <w:r>
      <w:rPr>
        <w:b/>
        <w:bCs/>
        <w:sz w:val="17"/>
        <w:szCs w:val="17"/>
      </w:rPr>
      <w:t>20</w:t>
    </w:r>
    <w:r w:rsidRPr="006B6389">
      <w:rPr>
        <w:b/>
        <w:bCs/>
        <w:sz w:val="17"/>
        <w:szCs w:val="17"/>
      </w:rPr>
      <w:tab/>
    </w:r>
    <w:r w:rsidRPr="006B6389">
      <w:rPr>
        <w:b/>
        <w:bCs/>
        <w:sz w:val="17"/>
        <w:szCs w:val="17"/>
      </w:rPr>
      <w:tab/>
    </w:r>
  </w:p>
  <w:p w14:paraId="2F288CEA" w14:textId="77777777" w:rsidR="00E752C6" w:rsidRDefault="00E752C6" w:rsidP="007D469C">
    <w:pPr>
      <w:pStyle w:val="Header"/>
      <w:tabs>
        <w:tab w:val="clear" w:pos="4320"/>
        <w:tab w:val="clear" w:pos="8640"/>
        <w:tab w:val="left" w:pos="7920"/>
        <w:tab w:val="right" w:pos="10800"/>
      </w:tabs>
      <w:rPr>
        <w:b/>
        <w:bCs/>
        <w:sz w:val="17"/>
        <w:szCs w:val="17"/>
      </w:rPr>
    </w:pPr>
    <w:r w:rsidRPr="006B6389">
      <w:rPr>
        <w:b/>
        <w:bCs/>
        <w:sz w:val="17"/>
        <w:szCs w:val="17"/>
      </w:rPr>
      <w:t>ANSW</w:t>
    </w:r>
    <w:r>
      <w:rPr>
        <w:b/>
        <w:bCs/>
        <w:sz w:val="17"/>
        <w:szCs w:val="17"/>
      </w:rPr>
      <w:t>ER KEY</w:t>
    </w:r>
  </w:p>
  <w:p w14:paraId="41B2C8CC" w14:textId="550FF081" w:rsidR="00E752C6" w:rsidRDefault="00E752C6" w:rsidP="007D469C">
    <w:pPr>
      <w:pStyle w:val="Header"/>
      <w:tabs>
        <w:tab w:val="clear" w:pos="4320"/>
        <w:tab w:val="clear" w:pos="8640"/>
        <w:tab w:val="left" w:pos="975"/>
      </w:tabs>
      <w:rPr>
        <w:b/>
        <w:sz w:val="17"/>
        <w:szCs w:val="17"/>
      </w:rPr>
    </w:pPr>
    <w:r w:rsidRPr="006B6389">
      <w:rPr>
        <w:b/>
        <w:bCs/>
        <w:sz w:val="17"/>
        <w:szCs w:val="17"/>
      </w:rPr>
      <w:t xml:space="preserve">Page </w:t>
    </w:r>
    <w:r w:rsidRPr="006B6389">
      <w:rPr>
        <w:b/>
        <w:bCs/>
        <w:sz w:val="17"/>
        <w:szCs w:val="17"/>
      </w:rPr>
      <w:fldChar w:fldCharType="begin"/>
    </w:r>
    <w:r w:rsidRPr="006B6389">
      <w:rPr>
        <w:b/>
        <w:bCs/>
        <w:sz w:val="17"/>
        <w:szCs w:val="17"/>
      </w:rPr>
      <w:instrText xml:space="preserve"> PAGE   \* MERGEFORMAT </w:instrText>
    </w:r>
    <w:r w:rsidRPr="006B6389">
      <w:rPr>
        <w:b/>
        <w:bCs/>
        <w:sz w:val="17"/>
        <w:szCs w:val="17"/>
      </w:rPr>
      <w:fldChar w:fldCharType="separate"/>
    </w:r>
    <w:r w:rsidR="006F5826">
      <w:rPr>
        <w:b/>
        <w:bCs/>
        <w:noProof/>
        <w:sz w:val="17"/>
        <w:szCs w:val="17"/>
      </w:rPr>
      <w:t>9</w:t>
    </w:r>
    <w:r w:rsidRPr="006B6389">
      <w:rPr>
        <w:b/>
        <w:bCs/>
        <w:sz w:val="17"/>
        <w:szCs w:val="17"/>
      </w:rPr>
      <w:fldChar w:fldCharType="end"/>
    </w:r>
    <w:r w:rsidRPr="006B6389">
      <w:rPr>
        <w:b/>
        <w:bCs/>
        <w:sz w:val="17"/>
        <w:szCs w:val="17"/>
      </w:rPr>
      <w:t xml:space="preserve"> of </w:t>
    </w:r>
    <w:r w:rsidRPr="006B6389">
      <w:rPr>
        <w:b/>
        <w:sz w:val="17"/>
        <w:szCs w:val="17"/>
      </w:rPr>
      <w:fldChar w:fldCharType="begin"/>
    </w:r>
    <w:r w:rsidRPr="006B6389">
      <w:rPr>
        <w:b/>
        <w:sz w:val="17"/>
        <w:szCs w:val="17"/>
      </w:rPr>
      <w:instrText xml:space="preserve"> NUMPAGES  </w:instrText>
    </w:r>
    <w:r w:rsidRPr="006B6389">
      <w:rPr>
        <w:b/>
        <w:sz w:val="17"/>
        <w:szCs w:val="17"/>
      </w:rPr>
      <w:fldChar w:fldCharType="separate"/>
    </w:r>
    <w:r w:rsidR="006F5826">
      <w:rPr>
        <w:b/>
        <w:noProof/>
        <w:sz w:val="17"/>
        <w:szCs w:val="17"/>
      </w:rPr>
      <w:t>9</w:t>
    </w:r>
    <w:r w:rsidRPr="006B6389">
      <w:rPr>
        <w:b/>
        <w:sz w:val="17"/>
        <w:szCs w:val="17"/>
      </w:rPr>
      <w:fldChar w:fldCharType="end"/>
    </w:r>
  </w:p>
  <w:p w14:paraId="6082ABAA" w14:textId="77777777" w:rsidR="00FA4CD0" w:rsidRPr="007D469C" w:rsidRDefault="00FA4CD0" w:rsidP="007D469C">
    <w:pPr>
      <w:pStyle w:val="Header"/>
      <w:tabs>
        <w:tab w:val="clear" w:pos="4320"/>
        <w:tab w:val="clear" w:pos="8640"/>
        <w:tab w:val="left" w:pos="975"/>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7296E10"/>
    <w:multiLevelType w:val="hybridMultilevel"/>
    <w:tmpl w:val="3A2638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404C1C"/>
    <w:multiLevelType w:val="hybridMultilevel"/>
    <w:tmpl w:val="391C5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501A5"/>
    <w:multiLevelType w:val="hybridMultilevel"/>
    <w:tmpl w:val="74903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54E5419"/>
    <w:multiLevelType w:val="hybridMultilevel"/>
    <w:tmpl w:val="0CA6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330E1E"/>
    <w:multiLevelType w:val="hybridMultilevel"/>
    <w:tmpl w:val="6892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4A6B35"/>
    <w:multiLevelType w:val="hybridMultilevel"/>
    <w:tmpl w:val="5AEEB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1" w15:restartNumberingAfterBreak="0">
    <w:nsid w:val="798E071C"/>
    <w:multiLevelType w:val="hybridMultilevel"/>
    <w:tmpl w:val="CBA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1"/>
  </w:num>
  <w:num w:numId="3">
    <w:abstractNumId w:val="9"/>
  </w:num>
  <w:num w:numId="4">
    <w:abstractNumId w:val="14"/>
  </w:num>
  <w:num w:numId="5">
    <w:abstractNumId w:val="4"/>
  </w:num>
  <w:num w:numId="6">
    <w:abstractNumId w:val="2"/>
  </w:num>
  <w:num w:numId="7">
    <w:abstractNumId w:val="5"/>
  </w:num>
  <w:num w:numId="8">
    <w:abstractNumId w:val="0"/>
  </w:num>
  <w:num w:numId="9">
    <w:abstractNumId w:val="8"/>
  </w:num>
  <w:num w:numId="10">
    <w:abstractNumId w:val="15"/>
  </w:num>
  <w:num w:numId="11">
    <w:abstractNumId w:val="16"/>
  </w:num>
  <w:num w:numId="12">
    <w:abstractNumId w:val="3"/>
  </w:num>
  <w:num w:numId="13">
    <w:abstractNumId w:val="18"/>
  </w:num>
  <w:num w:numId="14">
    <w:abstractNumId w:val="13"/>
  </w:num>
  <w:num w:numId="15">
    <w:abstractNumId w:val="12"/>
  </w:num>
  <w:num w:numId="16">
    <w:abstractNumId w:val="1"/>
  </w:num>
  <w:num w:numId="17">
    <w:abstractNumId w:val="6"/>
  </w:num>
  <w:num w:numId="18">
    <w:abstractNumId w:val="7"/>
  </w:num>
  <w:num w:numId="19">
    <w:abstractNumId w:val="19"/>
  </w:num>
  <w:num w:numId="20">
    <w:abstractNumId w:val="21"/>
  </w:num>
  <w:num w:numId="21">
    <w:abstractNumId w:val="17"/>
  </w:num>
  <w:num w:numId="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441B"/>
    <w:rsid w:val="0000531A"/>
    <w:rsid w:val="0001536A"/>
    <w:rsid w:val="00025D29"/>
    <w:rsid w:val="00035023"/>
    <w:rsid w:val="0004087C"/>
    <w:rsid w:val="0005099D"/>
    <w:rsid w:val="00065323"/>
    <w:rsid w:val="00070447"/>
    <w:rsid w:val="00091841"/>
    <w:rsid w:val="0009681C"/>
    <w:rsid w:val="00096C05"/>
    <w:rsid w:val="000A0B10"/>
    <w:rsid w:val="000A0DB5"/>
    <w:rsid w:val="000B526F"/>
    <w:rsid w:val="000D5683"/>
    <w:rsid w:val="000D56FC"/>
    <w:rsid w:val="000E00FD"/>
    <w:rsid w:val="000E1BD5"/>
    <w:rsid w:val="000E2358"/>
    <w:rsid w:val="000E2945"/>
    <w:rsid w:val="00100E4A"/>
    <w:rsid w:val="00103DB8"/>
    <w:rsid w:val="0010665F"/>
    <w:rsid w:val="00111FA8"/>
    <w:rsid w:val="00114703"/>
    <w:rsid w:val="00114F5F"/>
    <w:rsid w:val="00117F9B"/>
    <w:rsid w:val="001233AE"/>
    <w:rsid w:val="00124B64"/>
    <w:rsid w:val="00135207"/>
    <w:rsid w:val="00143A1C"/>
    <w:rsid w:val="00146D32"/>
    <w:rsid w:val="001536E7"/>
    <w:rsid w:val="00155172"/>
    <w:rsid w:val="001721C0"/>
    <w:rsid w:val="0018488C"/>
    <w:rsid w:val="00195022"/>
    <w:rsid w:val="001962B9"/>
    <w:rsid w:val="001A018A"/>
    <w:rsid w:val="001A6172"/>
    <w:rsid w:val="001B36B4"/>
    <w:rsid w:val="001B3D7F"/>
    <w:rsid w:val="001B5FD2"/>
    <w:rsid w:val="001C1578"/>
    <w:rsid w:val="001C4797"/>
    <w:rsid w:val="001C78AB"/>
    <w:rsid w:val="001D289E"/>
    <w:rsid w:val="001D6D75"/>
    <w:rsid w:val="001E1578"/>
    <w:rsid w:val="001E746C"/>
    <w:rsid w:val="001E7B05"/>
    <w:rsid w:val="00203734"/>
    <w:rsid w:val="002170B5"/>
    <w:rsid w:val="002320A9"/>
    <w:rsid w:val="00241EBA"/>
    <w:rsid w:val="00244804"/>
    <w:rsid w:val="00246A9F"/>
    <w:rsid w:val="00251877"/>
    <w:rsid w:val="00255AD1"/>
    <w:rsid w:val="00263A8D"/>
    <w:rsid w:val="002658BD"/>
    <w:rsid w:val="00270C01"/>
    <w:rsid w:val="00271D98"/>
    <w:rsid w:val="00284D39"/>
    <w:rsid w:val="002A0D6A"/>
    <w:rsid w:val="002B0596"/>
    <w:rsid w:val="002C0006"/>
    <w:rsid w:val="002C4BF3"/>
    <w:rsid w:val="002C6CEC"/>
    <w:rsid w:val="002F10AA"/>
    <w:rsid w:val="002F46CB"/>
    <w:rsid w:val="003003AB"/>
    <w:rsid w:val="003012E1"/>
    <w:rsid w:val="003117D5"/>
    <w:rsid w:val="00322433"/>
    <w:rsid w:val="00330557"/>
    <w:rsid w:val="0034397A"/>
    <w:rsid w:val="00352A11"/>
    <w:rsid w:val="0036325B"/>
    <w:rsid w:val="00367B08"/>
    <w:rsid w:val="00376011"/>
    <w:rsid w:val="00376B09"/>
    <w:rsid w:val="003834D4"/>
    <w:rsid w:val="00391D7C"/>
    <w:rsid w:val="00392C9F"/>
    <w:rsid w:val="003A3238"/>
    <w:rsid w:val="003B26F2"/>
    <w:rsid w:val="003C62B5"/>
    <w:rsid w:val="003F2552"/>
    <w:rsid w:val="003F662B"/>
    <w:rsid w:val="00406A48"/>
    <w:rsid w:val="00420CB8"/>
    <w:rsid w:val="0042596D"/>
    <w:rsid w:val="00425BF1"/>
    <w:rsid w:val="00431F3D"/>
    <w:rsid w:val="0043409A"/>
    <w:rsid w:val="004341A5"/>
    <w:rsid w:val="00436929"/>
    <w:rsid w:val="00450503"/>
    <w:rsid w:val="00451020"/>
    <w:rsid w:val="004510FE"/>
    <w:rsid w:val="00453986"/>
    <w:rsid w:val="00453DFC"/>
    <w:rsid w:val="00477AC3"/>
    <w:rsid w:val="00481371"/>
    <w:rsid w:val="00494DD1"/>
    <w:rsid w:val="00495A40"/>
    <w:rsid w:val="004B0E9D"/>
    <w:rsid w:val="004C65BC"/>
    <w:rsid w:val="004C6A24"/>
    <w:rsid w:val="004D22C7"/>
    <w:rsid w:val="004D76FA"/>
    <w:rsid w:val="004E5846"/>
    <w:rsid w:val="0051264C"/>
    <w:rsid w:val="00515CE6"/>
    <w:rsid w:val="00520B21"/>
    <w:rsid w:val="0052244F"/>
    <w:rsid w:val="00536671"/>
    <w:rsid w:val="00536F84"/>
    <w:rsid w:val="005462F6"/>
    <w:rsid w:val="005600BC"/>
    <w:rsid w:val="00564CCE"/>
    <w:rsid w:val="00574698"/>
    <w:rsid w:val="005816EA"/>
    <w:rsid w:val="00582255"/>
    <w:rsid w:val="00582A32"/>
    <w:rsid w:val="00586FF8"/>
    <w:rsid w:val="00596E45"/>
    <w:rsid w:val="005A0EA4"/>
    <w:rsid w:val="005A39FB"/>
    <w:rsid w:val="005B368D"/>
    <w:rsid w:val="005B7D0F"/>
    <w:rsid w:val="005D5DD9"/>
    <w:rsid w:val="005E1E5E"/>
    <w:rsid w:val="005E5CAB"/>
    <w:rsid w:val="00602B0F"/>
    <w:rsid w:val="00611968"/>
    <w:rsid w:val="00613D4B"/>
    <w:rsid w:val="00615146"/>
    <w:rsid w:val="00643907"/>
    <w:rsid w:val="0065306E"/>
    <w:rsid w:val="00656AE0"/>
    <w:rsid w:val="00657676"/>
    <w:rsid w:val="0066323A"/>
    <w:rsid w:val="0067063A"/>
    <w:rsid w:val="00670E74"/>
    <w:rsid w:val="00682B04"/>
    <w:rsid w:val="00683334"/>
    <w:rsid w:val="006838D7"/>
    <w:rsid w:val="0068463D"/>
    <w:rsid w:val="00693ECA"/>
    <w:rsid w:val="006A0C1B"/>
    <w:rsid w:val="006A4EC0"/>
    <w:rsid w:val="006B046F"/>
    <w:rsid w:val="006B2F22"/>
    <w:rsid w:val="006B3C67"/>
    <w:rsid w:val="006B6389"/>
    <w:rsid w:val="006B7157"/>
    <w:rsid w:val="006D39A1"/>
    <w:rsid w:val="006D3A5B"/>
    <w:rsid w:val="006D53F5"/>
    <w:rsid w:val="006D6443"/>
    <w:rsid w:val="006E3FA0"/>
    <w:rsid w:val="006F5826"/>
    <w:rsid w:val="00703BB5"/>
    <w:rsid w:val="0071100D"/>
    <w:rsid w:val="0072015B"/>
    <w:rsid w:val="00720502"/>
    <w:rsid w:val="00724536"/>
    <w:rsid w:val="00725674"/>
    <w:rsid w:val="00727F51"/>
    <w:rsid w:val="007405F1"/>
    <w:rsid w:val="007451F7"/>
    <w:rsid w:val="007541F5"/>
    <w:rsid w:val="007557D5"/>
    <w:rsid w:val="0076620B"/>
    <w:rsid w:val="00772077"/>
    <w:rsid w:val="00773C66"/>
    <w:rsid w:val="00774285"/>
    <w:rsid w:val="0077466C"/>
    <w:rsid w:val="00781784"/>
    <w:rsid w:val="00782159"/>
    <w:rsid w:val="00783F4D"/>
    <w:rsid w:val="00787588"/>
    <w:rsid w:val="007A0854"/>
    <w:rsid w:val="007B38DD"/>
    <w:rsid w:val="007C7D29"/>
    <w:rsid w:val="007D469C"/>
    <w:rsid w:val="007F5370"/>
    <w:rsid w:val="00802B54"/>
    <w:rsid w:val="0080645B"/>
    <w:rsid w:val="00811A93"/>
    <w:rsid w:val="0081454A"/>
    <w:rsid w:val="00822E30"/>
    <w:rsid w:val="00836901"/>
    <w:rsid w:val="008404A3"/>
    <w:rsid w:val="0085188B"/>
    <w:rsid w:val="008662B2"/>
    <w:rsid w:val="00874966"/>
    <w:rsid w:val="00877D2D"/>
    <w:rsid w:val="00884D3A"/>
    <w:rsid w:val="00896337"/>
    <w:rsid w:val="008A1FCB"/>
    <w:rsid w:val="008B0BC3"/>
    <w:rsid w:val="008C013C"/>
    <w:rsid w:val="008C3EFC"/>
    <w:rsid w:val="008C7E00"/>
    <w:rsid w:val="008D4E1C"/>
    <w:rsid w:val="008E34DD"/>
    <w:rsid w:val="008F0383"/>
    <w:rsid w:val="008F07A0"/>
    <w:rsid w:val="00903B27"/>
    <w:rsid w:val="00911900"/>
    <w:rsid w:val="0092206F"/>
    <w:rsid w:val="00940044"/>
    <w:rsid w:val="00940BED"/>
    <w:rsid w:val="009507EC"/>
    <w:rsid w:val="00966451"/>
    <w:rsid w:val="00970500"/>
    <w:rsid w:val="00970AA3"/>
    <w:rsid w:val="00997572"/>
    <w:rsid w:val="009B033F"/>
    <w:rsid w:val="009B17FB"/>
    <w:rsid w:val="009B3A4F"/>
    <w:rsid w:val="009C030D"/>
    <w:rsid w:val="009C1C9C"/>
    <w:rsid w:val="009D45B7"/>
    <w:rsid w:val="009F3B30"/>
    <w:rsid w:val="009F536C"/>
    <w:rsid w:val="009F6AB1"/>
    <w:rsid w:val="009F795D"/>
    <w:rsid w:val="00A0059C"/>
    <w:rsid w:val="00A03819"/>
    <w:rsid w:val="00A2222D"/>
    <w:rsid w:val="00A253BE"/>
    <w:rsid w:val="00A31992"/>
    <w:rsid w:val="00A3749C"/>
    <w:rsid w:val="00A47A70"/>
    <w:rsid w:val="00A51EF1"/>
    <w:rsid w:val="00A6195E"/>
    <w:rsid w:val="00A6432E"/>
    <w:rsid w:val="00A80ABF"/>
    <w:rsid w:val="00A83723"/>
    <w:rsid w:val="00AA3939"/>
    <w:rsid w:val="00AB2DF4"/>
    <w:rsid w:val="00AB4113"/>
    <w:rsid w:val="00AC4495"/>
    <w:rsid w:val="00AD6A1C"/>
    <w:rsid w:val="00AE5DD4"/>
    <w:rsid w:val="00AF1788"/>
    <w:rsid w:val="00AF4E12"/>
    <w:rsid w:val="00B07639"/>
    <w:rsid w:val="00B12A84"/>
    <w:rsid w:val="00B21752"/>
    <w:rsid w:val="00B21B79"/>
    <w:rsid w:val="00B2455E"/>
    <w:rsid w:val="00B24B81"/>
    <w:rsid w:val="00B30062"/>
    <w:rsid w:val="00B564E8"/>
    <w:rsid w:val="00B6046D"/>
    <w:rsid w:val="00B76171"/>
    <w:rsid w:val="00B96AB4"/>
    <w:rsid w:val="00BE0424"/>
    <w:rsid w:val="00BE79F6"/>
    <w:rsid w:val="00BF612A"/>
    <w:rsid w:val="00C06B40"/>
    <w:rsid w:val="00C10884"/>
    <w:rsid w:val="00C12A28"/>
    <w:rsid w:val="00C146F2"/>
    <w:rsid w:val="00C16532"/>
    <w:rsid w:val="00C25F93"/>
    <w:rsid w:val="00C32E00"/>
    <w:rsid w:val="00C33412"/>
    <w:rsid w:val="00C5029D"/>
    <w:rsid w:val="00C55CAE"/>
    <w:rsid w:val="00C56046"/>
    <w:rsid w:val="00C5746D"/>
    <w:rsid w:val="00C613C9"/>
    <w:rsid w:val="00C6187E"/>
    <w:rsid w:val="00C61B47"/>
    <w:rsid w:val="00C64A80"/>
    <w:rsid w:val="00C74E29"/>
    <w:rsid w:val="00C75F23"/>
    <w:rsid w:val="00C80FCF"/>
    <w:rsid w:val="00C872C2"/>
    <w:rsid w:val="00C92A93"/>
    <w:rsid w:val="00CA4673"/>
    <w:rsid w:val="00CA6A94"/>
    <w:rsid w:val="00CB03C3"/>
    <w:rsid w:val="00CB12A5"/>
    <w:rsid w:val="00CC0E64"/>
    <w:rsid w:val="00CC279C"/>
    <w:rsid w:val="00CC2C7D"/>
    <w:rsid w:val="00CC68B4"/>
    <w:rsid w:val="00CD6C67"/>
    <w:rsid w:val="00CE1558"/>
    <w:rsid w:val="00CF01D9"/>
    <w:rsid w:val="00D17C28"/>
    <w:rsid w:val="00D26648"/>
    <w:rsid w:val="00D269FD"/>
    <w:rsid w:val="00D30854"/>
    <w:rsid w:val="00D371AC"/>
    <w:rsid w:val="00D40F3F"/>
    <w:rsid w:val="00D41BA0"/>
    <w:rsid w:val="00D50AAC"/>
    <w:rsid w:val="00D55A03"/>
    <w:rsid w:val="00D56E9F"/>
    <w:rsid w:val="00D61261"/>
    <w:rsid w:val="00D65CE5"/>
    <w:rsid w:val="00D74CCC"/>
    <w:rsid w:val="00D75666"/>
    <w:rsid w:val="00D81C07"/>
    <w:rsid w:val="00D86359"/>
    <w:rsid w:val="00D86BD0"/>
    <w:rsid w:val="00D934EC"/>
    <w:rsid w:val="00DC01DA"/>
    <w:rsid w:val="00DC3815"/>
    <w:rsid w:val="00DC6170"/>
    <w:rsid w:val="00DE0B2B"/>
    <w:rsid w:val="00DE1C76"/>
    <w:rsid w:val="00DE2D7E"/>
    <w:rsid w:val="00DE4B9C"/>
    <w:rsid w:val="00DE5ECB"/>
    <w:rsid w:val="00DF1D50"/>
    <w:rsid w:val="00DF64C2"/>
    <w:rsid w:val="00E0013F"/>
    <w:rsid w:val="00E27CC7"/>
    <w:rsid w:val="00E3548F"/>
    <w:rsid w:val="00E41CA4"/>
    <w:rsid w:val="00E46FF6"/>
    <w:rsid w:val="00E5567F"/>
    <w:rsid w:val="00E65046"/>
    <w:rsid w:val="00E72025"/>
    <w:rsid w:val="00E752C6"/>
    <w:rsid w:val="00E817AF"/>
    <w:rsid w:val="00EA03F2"/>
    <w:rsid w:val="00EA5D62"/>
    <w:rsid w:val="00EC7ED2"/>
    <w:rsid w:val="00ED0161"/>
    <w:rsid w:val="00ED11B8"/>
    <w:rsid w:val="00ED11BB"/>
    <w:rsid w:val="00EF12A2"/>
    <w:rsid w:val="00EF543D"/>
    <w:rsid w:val="00F011CE"/>
    <w:rsid w:val="00F1245D"/>
    <w:rsid w:val="00F2101F"/>
    <w:rsid w:val="00F249C9"/>
    <w:rsid w:val="00F3666E"/>
    <w:rsid w:val="00F3671B"/>
    <w:rsid w:val="00F36A23"/>
    <w:rsid w:val="00F4209B"/>
    <w:rsid w:val="00F42C43"/>
    <w:rsid w:val="00F52F9B"/>
    <w:rsid w:val="00F55ED1"/>
    <w:rsid w:val="00F5765B"/>
    <w:rsid w:val="00F635A7"/>
    <w:rsid w:val="00F71962"/>
    <w:rsid w:val="00F72508"/>
    <w:rsid w:val="00F74F30"/>
    <w:rsid w:val="00F8335A"/>
    <w:rsid w:val="00F83679"/>
    <w:rsid w:val="00F93AB9"/>
    <w:rsid w:val="00FA1F2C"/>
    <w:rsid w:val="00FA2991"/>
    <w:rsid w:val="00FA4CD0"/>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92ADE"/>
  <w15:chartTrackingRefBased/>
  <w15:docId w15:val="{B9F7090B-12BE-4438-A3EB-602359BD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B76171"/>
    <w:pPr>
      <w:ind w:left="720"/>
      <w:contextualSpacing/>
    </w:pPr>
    <w:rPr>
      <w:rFonts w:asciiTheme="minorHAnsi" w:eastAsiaTheme="minorHAnsi" w:hAnsiTheme="minorHAnsi" w:cstheme="minorBidi"/>
      <w:sz w:val="22"/>
      <w:szCs w:val="22"/>
    </w:rPr>
  </w:style>
  <w:style w:type="table" w:styleId="GridTable5Dark">
    <w:name w:val="Grid Table 5 Dark"/>
    <w:basedOn w:val="TableNormal"/>
    <w:uiPriority w:val="50"/>
    <w:rsid w:val="00C80F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80F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C80F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CommentReference">
    <w:name w:val="annotation reference"/>
    <w:basedOn w:val="DefaultParagraphFont"/>
    <w:uiPriority w:val="99"/>
    <w:semiHidden/>
    <w:unhideWhenUsed/>
    <w:rsid w:val="00FA2991"/>
    <w:rPr>
      <w:sz w:val="16"/>
      <w:szCs w:val="16"/>
    </w:rPr>
  </w:style>
  <w:style w:type="paragraph" w:styleId="CommentText">
    <w:name w:val="annotation text"/>
    <w:basedOn w:val="Normal"/>
    <w:link w:val="CommentTextChar"/>
    <w:uiPriority w:val="99"/>
    <w:semiHidden/>
    <w:unhideWhenUsed/>
    <w:rsid w:val="00FA2991"/>
  </w:style>
  <w:style w:type="character" w:customStyle="1" w:styleId="CommentTextChar">
    <w:name w:val="Comment Text Char"/>
    <w:basedOn w:val="DefaultParagraphFont"/>
    <w:link w:val="CommentText"/>
    <w:uiPriority w:val="99"/>
    <w:semiHidden/>
    <w:rsid w:val="00FA299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A2991"/>
    <w:rPr>
      <w:b/>
      <w:bCs/>
    </w:rPr>
  </w:style>
  <w:style w:type="character" w:customStyle="1" w:styleId="CommentSubjectChar">
    <w:name w:val="Comment Subject Char"/>
    <w:basedOn w:val="CommentTextChar"/>
    <w:link w:val="CommentSubject"/>
    <w:uiPriority w:val="99"/>
    <w:semiHidden/>
    <w:rsid w:val="00FA2991"/>
    <w:rPr>
      <w:rFonts w:ascii="Times New Roman" w:eastAsia="Times New Roman" w:hAnsi="Times New Roman"/>
      <w:b/>
      <w:bCs/>
    </w:rPr>
  </w:style>
  <w:style w:type="paragraph" w:customStyle="1" w:styleId="Body">
    <w:name w:val="Body"/>
    <w:basedOn w:val="Normal"/>
    <w:rsid w:val="00D41BA0"/>
    <w:rPr>
      <w:color w:val="000000"/>
      <w:sz w:val="24"/>
    </w:rPr>
  </w:style>
  <w:style w:type="table" w:customStyle="1" w:styleId="TableGrid1">
    <w:name w:val="Table Grid1"/>
    <w:basedOn w:val="TableNormal"/>
    <w:next w:val="TableGrid"/>
    <w:rsid w:val="00F5765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3F26837-A52A-4C4D-9543-6CE6DF486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dc:description/>
  <cp:lastModifiedBy>McNew, Amber</cp:lastModifiedBy>
  <cp:revision>2</cp:revision>
  <cp:lastPrinted>2010-01-05T18:21:00Z</cp:lastPrinted>
  <dcterms:created xsi:type="dcterms:W3CDTF">2020-03-04T16:12:00Z</dcterms:created>
  <dcterms:modified xsi:type="dcterms:W3CDTF">2020-03-04T16:12:00Z</dcterms:modified>
</cp:coreProperties>
</file>