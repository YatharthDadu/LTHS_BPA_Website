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265730" w14:textId="5CEDD29B" w:rsidR="00F1245D" w:rsidRPr="004510FE" w:rsidRDefault="00EE14AF" w:rsidP="00F1245D">
      <w:pPr>
        <w:pStyle w:val="BodyText2"/>
      </w:pPr>
      <w:r>
        <w:rPr>
          <w:rFonts w:ascii="Times" w:hAnsi="Times"/>
          <w:b w:val="0"/>
          <w:noProof/>
          <w:sz w:val="60"/>
          <w:szCs w:val="60"/>
        </w:rPr>
        <w:drawing>
          <wp:anchor distT="0" distB="0" distL="114300" distR="114300" simplePos="0" relativeHeight="251678208" behindDoc="1" locked="0" layoutInCell="1" allowOverlap="1" wp14:anchorId="441D8247" wp14:editId="6C54B948">
            <wp:simplePos x="0" y="0"/>
            <wp:positionH relativeFrom="column">
              <wp:posOffset>5292090</wp:posOffset>
            </wp:positionH>
            <wp:positionV relativeFrom="paragraph">
              <wp:posOffset>-673735</wp:posOffset>
            </wp:positionV>
            <wp:extent cx="1362710" cy="1303224"/>
            <wp:effectExtent l="0" t="0" r="889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50px-Sempre_mais_alto[1].png"/>
                    <pic:cNvPicPr/>
                  </pic:nvPicPr>
                  <pic:blipFill>
                    <a:blip r:embed="rId8">
                      <a:extLst>
                        <a:ext uri="{28A0092B-C50C-407E-A947-70E740481C1C}">
                          <a14:useLocalDpi xmlns:a14="http://schemas.microsoft.com/office/drawing/2010/main" val="0"/>
                        </a:ext>
                      </a:extLst>
                    </a:blip>
                    <a:stretch>
                      <a:fillRect/>
                    </a:stretch>
                  </pic:blipFill>
                  <pic:spPr>
                    <a:xfrm>
                      <a:off x="0" y="0"/>
                      <a:ext cx="1362710" cy="1303224"/>
                    </a:xfrm>
                    <a:prstGeom prst="rect">
                      <a:avLst/>
                    </a:prstGeom>
                  </pic:spPr>
                </pic:pic>
              </a:graphicData>
            </a:graphic>
            <wp14:sizeRelH relativeFrom="margin">
              <wp14:pctWidth>0</wp14:pctWidth>
            </wp14:sizeRelH>
            <wp14:sizeRelV relativeFrom="margin">
              <wp14:pctHeight>0</wp14:pctHeight>
            </wp14:sizeRelV>
          </wp:anchor>
        </w:drawing>
      </w:r>
      <w:r w:rsidRPr="000B1B6A">
        <w:rPr>
          <w:noProof/>
        </w:rPr>
        <w:drawing>
          <wp:anchor distT="0" distB="0" distL="114300" distR="114300" simplePos="0" relativeHeight="251676160" behindDoc="1" locked="0" layoutInCell="1" allowOverlap="1" wp14:anchorId="50C01371" wp14:editId="1F9C2D08">
            <wp:simplePos x="0" y="0"/>
            <wp:positionH relativeFrom="margin">
              <wp:posOffset>1652905</wp:posOffset>
            </wp:positionH>
            <wp:positionV relativeFrom="paragraph">
              <wp:posOffset>9525</wp:posOffset>
            </wp:positionV>
            <wp:extent cx="2839720" cy="854710"/>
            <wp:effectExtent l="0" t="0" r="0" b="254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9720" cy="854710"/>
                    </a:xfrm>
                    <a:prstGeom prst="rect">
                      <a:avLst/>
                    </a:prstGeom>
                  </pic:spPr>
                </pic:pic>
              </a:graphicData>
            </a:graphic>
          </wp:anchor>
        </w:drawing>
      </w:r>
      <w:r w:rsidR="00772077" w:rsidRPr="004510FE">
        <w:tab/>
      </w:r>
    </w:p>
    <w:p w14:paraId="1FD142FD" w14:textId="77777777" w:rsidR="00EE14AF" w:rsidRDefault="00EE14AF" w:rsidP="007C59E8">
      <w:pPr>
        <w:pStyle w:val="TestTitle"/>
      </w:pPr>
    </w:p>
    <w:p w14:paraId="1FEBC6DF" w14:textId="19279D7B" w:rsidR="00682B04" w:rsidRPr="00EE14AF" w:rsidRDefault="003655CB" w:rsidP="007C59E8">
      <w:pPr>
        <w:pStyle w:val="TestTitle"/>
        <w:rPr>
          <w:sz w:val="72"/>
        </w:rPr>
      </w:pPr>
      <w:r w:rsidRPr="00EE14AF">
        <w:rPr>
          <w:sz w:val="72"/>
        </w:rPr>
        <w:t>Basic Office Systems &amp; Procedures</w:t>
      </w:r>
    </w:p>
    <w:p w14:paraId="33392B5C" w14:textId="77777777" w:rsidR="00F1245D" w:rsidRPr="00EE14AF" w:rsidRDefault="00F1245D" w:rsidP="007C59E8">
      <w:pPr>
        <w:pStyle w:val="TestTitle"/>
        <w:rPr>
          <w:sz w:val="72"/>
        </w:rPr>
      </w:pPr>
      <w:r w:rsidRPr="00EE14AF">
        <w:rPr>
          <w:sz w:val="72"/>
        </w:rPr>
        <w:t>(</w:t>
      </w:r>
      <w:r w:rsidR="003655CB" w:rsidRPr="00EE14AF">
        <w:rPr>
          <w:sz w:val="72"/>
        </w:rPr>
        <w:t>220</w:t>
      </w:r>
      <w:r w:rsidRPr="00EE14AF">
        <w:rPr>
          <w:sz w:val="72"/>
        </w:rPr>
        <w:t>)</w:t>
      </w:r>
      <w:r w:rsidR="00AE7763" w:rsidRPr="00EE14AF">
        <w:rPr>
          <w:noProof/>
          <w:sz w:val="72"/>
        </w:rPr>
        <w:t xml:space="preserve"> </w:t>
      </w:r>
    </w:p>
    <w:p w14:paraId="334133CD" w14:textId="77777777" w:rsidR="00F1245D" w:rsidRPr="004510FE" w:rsidRDefault="00F1245D" w:rsidP="00F1245D">
      <w:pPr>
        <w:pStyle w:val="BodyText2"/>
        <w:rPr>
          <w:b w:val="0"/>
          <w:sz w:val="22"/>
        </w:rPr>
      </w:pPr>
    </w:p>
    <w:p w14:paraId="676D0EF8" w14:textId="3F6E8EBB" w:rsidR="00F1245D" w:rsidRPr="00EE14AF" w:rsidRDefault="003655CB" w:rsidP="00EE14AF">
      <w:pPr>
        <w:pStyle w:val="LevelYear"/>
      </w:pPr>
      <w:r w:rsidRPr="00EE14AF">
        <w:t>NATIONAL</w:t>
      </w:r>
      <w:r w:rsidR="00682B04" w:rsidRPr="00EE14AF">
        <w:t xml:space="preserve"> </w:t>
      </w:r>
      <w:r w:rsidR="009F4FD3" w:rsidRPr="00EE14AF">
        <w:t>20</w:t>
      </w:r>
      <w:r w:rsidR="00AE7763" w:rsidRPr="00EE14AF">
        <w:t>20</w:t>
      </w:r>
    </w:p>
    <w:p w14:paraId="16E867C7" w14:textId="77777777" w:rsidR="007C59E8" w:rsidRPr="004510FE" w:rsidRDefault="007C59E8" w:rsidP="007C59E8"/>
    <w:p w14:paraId="6CE1FE2E" w14:textId="77777777" w:rsidR="00384442" w:rsidRPr="00384442" w:rsidRDefault="00F55ED1" w:rsidP="00384442">
      <w:pPr>
        <w:jc w:val="both"/>
        <w:rPr>
          <w:b/>
          <w:sz w:val="24"/>
        </w:rPr>
      </w:pPr>
      <w:r w:rsidRPr="004510FE">
        <w:tab/>
        <w:t xml:space="preserve">   </w:t>
      </w:r>
      <w:r w:rsidR="00BB0C4B">
        <w:rPr>
          <w:b/>
          <w:sz w:val="24"/>
        </w:rPr>
        <w:t>OBJECTIVE QUESTIONS</w:t>
      </w:r>
      <w:r w:rsidR="00384442" w:rsidRPr="00384442">
        <w:rPr>
          <w:b/>
          <w:sz w:val="24"/>
        </w:rPr>
        <w:t>:</w:t>
      </w:r>
    </w:p>
    <w:p w14:paraId="34E11017" w14:textId="77777777" w:rsidR="00384442" w:rsidRPr="00384442" w:rsidRDefault="00384442" w:rsidP="00384442">
      <w:pPr>
        <w:jc w:val="both"/>
        <w:rPr>
          <w:b/>
          <w:sz w:val="24"/>
        </w:rPr>
      </w:pPr>
    </w:p>
    <w:p w14:paraId="3933130E" w14:textId="77777777" w:rsidR="00384442" w:rsidRPr="00BB0C4B" w:rsidRDefault="00384442" w:rsidP="00384442">
      <w:pPr>
        <w:tabs>
          <w:tab w:val="left" w:pos="6300"/>
          <w:tab w:val="left" w:leader="underscore" w:pos="8010"/>
        </w:tabs>
        <w:ind w:left="1440" w:right="18"/>
        <w:rPr>
          <w:sz w:val="24"/>
          <w:szCs w:val="22"/>
        </w:rPr>
      </w:pPr>
      <w:r w:rsidRPr="00BB0C4B">
        <w:rPr>
          <w:sz w:val="24"/>
          <w:szCs w:val="22"/>
        </w:rPr>
        <w:t>Multiple Choice (</w:t>
      </w:r>
      <w:r w:rsidR="00D852ED" w:rsidRPr="00BB0C4B">
        <w:rPr>
          <w:sz w:val="24"/>
          <w:szCs w:val="22"/>
        </w:rPr>
        <w:t>3</w:t>
      </w:r>
      <w:r w:rsidRPr="00BB0C4B">
        <w:rPr>
          <w:sz w:val="24"/>
          <w:szCs w:val="22"/>
        </w:rPr>
        <w:t>0 @ 5 points each)</w:t>
      </w:r>
      <w:r w:rsidRPr="00BB0C4B">
        <w:rPr>
          <w:sz w:val="24"/>
          <w:szCs w:val="22"/>
        </w:rPr>
        <w:tab/>
      </w:r>
      <w:r w:rsidRPr="00BB0C4B">
        <w:rPr>
          <w:sz w:val="24"/>
          <w:szCs w:val="22"/>
        </w:rPr>
        <w:tab/>
        <w:t xml:space="preserve"> (1</w:t>
      </w:r>
      <w:r w:rsidR="00D852ED" w:rsidRPr="00BB0C4B">
        <w:rPr>
          <w:sz w:val="24"/>
          <w:szCs w:val="22"/>
        </w:rPr>
        <w:t>5</w:t>
      </w:r>
      <w:r w:rsidRPr="00BB0C4B">
        <w:rPr>
          <w:sz w:val="24"/>
          <w:szCs w:val="22"/>
        </w:rPr>
        <w:t>0 points)</w:t>
      </w:r>
    </w:p>
    <w:p w14:paraId="776ECB9C" w14:textId="77777777" w:rsidR="00384442" w:rsidRPr="00384442" w:rsidRDefault="00384442" w:rsidP="00384442">
      <w:pPr>
        <w:tabs>
          <w:tab w:val="left" w:pos="6300"/>
          <w:tab w:val="left" w:leader="underscore" w:pos="8010"/>
        </w:tabs>
        <w:ind w:left="1440" w:right="18"/>
        <w:rPr>
          <w:sz w:val="22"/>
          <w:szCs w:val="22"/>
        </w:rPr>
      </w:pPr>
    </w:p>
    <w:p w14:paraId="70862378" w14:textId="77777777" w:rsidR="00384442" w:rsidRPr="00384442" w:rsidRDefault="00BB0C4B" w:rsidP="00384442">
      <w:pPr>
        <w:tabs>
          <w:tab w:val="left" w:pos="5580"/>
          <w:tab w:val="left" w:leader="underscore" w:pos="7380"/>
          <w:tab w:val="left" w:leader="underscore" w:pos="8010"/>
        </w:tabs>
        <w:ind w:left="900" w:right="900"/>
        <w:rPr>
          <w:b/>
          <w:sz w:val="24"/>
          <w:szCs w:val="22"/>
        </w:rPr>
      </w:pPr>
      <w:r>
        <w:rPr>
          <w:b/>
          <w:sz w:val="24"/>
          <w:szCs w:val="22"/>
        </w:rPr>
        <w:t>PRODUCTION PORTION</w:t>
      </w:r>
      <w:r w:rsidR="00384442" w:rsidRPr="00384442">
        <w:rPr>
          <w:b/>
          <w:sz w:val="24"/>
          <w:szCs w:val="22"/>
        </w:rPr>
        <w:t>:</w:t>
      </w:r>
    </w:p>
    <w:p w14:paraId="650B9FEA" w14:textId="77777777" w:rsidR="00384442" w:rsidRPr="00384442" w:rsidRDefault="00384442" w:rsidP="00384442">
      <w:pPr>
        <w:tabs>
          <w:tab w:val="left" w:pos="5580"/>
          <w:tab w:val="left" w:leader="underscore" w:pos="7380"/>
          <w:tab w:val="left" w:leader="underscore" w:pos="8010"/>
        </w:tabs>
        <w:ind w:left="900" w:right="900"/>
        <w:rPr>
          <w:b/>
          <w:sz w:val="24"/>
          <w:szCs w:val="22"/>
        </w:rPr>
      </w:pPr>
    </w:p>
    <w:p w14:paraId="0A02AE73" w14:textId="77777777" w:rsidR="00D852ED" w:rsidRPr="003A2854" w:rsidRDefault="00D852ED" w:rsidP="00D852ED">
      <w:pPr>
        <w:tabs>
          <w:tab w:val="left" w:pos="6300"/>
          <w:tab w:val="left" w:leader="underscore" w:pos="8010"/>
        </w:tabs>
        <w:spacing w:after="240"/>
        <w:ind w:left="1440" w:right="-72"/>
        <w:rPr>
          <w:sz w:val="24"/>
          <w:szCs w:val="24"/>
        </w:rPr>
      </w:pPr>
      <w:r w:rsidRPr="003A2854">
        <w:rPr>
          <w:sz w:val="24"/>
          <w:szCs w:val="24"/>
        </w:rPr>
        <w:t>Job 1: Table (with borders)</w:t>
      </w:r>
      <w:r w:rsidRPr="003A2854">
        <w:rPr>
          <w:sz w:val="24"/>
          <w:szCs w:val="24"/>
        </w:rPr>
        <w:tab/>
      </w:r>
      <w:r w:rsidRPr="003A2854">
        <w:rPr>
          <w:sz w:val="24"/>
          <w:szCs w:val="24"/>
        </w:rPr>
        <w:tab/>
        <w:t xml:space="preserve"> (100 points)</w:t>
      </w:r>
    </w:p>
    <w:p w14:paraId="23EB2E79" w14:textId="77777777" w:rsidR="00D852ED" w:rsidRPr="003A2854" w:rsidRDefault="00D852ED" w:rsidP="00D852ED">
      <w:pPr>
        <w:tabs>
          <w:tab w:val="left" w:pos="6300"/>
          <w:tab w:val="left" w:leader="underscore" w:pos="8010"/>
        </w:tabs>
        <w:spacing w:after="240"/>
        <w:ind w:left="1440" w:right="-72"/>
        <w:rPr>
          <w:sz w:val="24"/>
          <w:szCs w:val="24"/>
        </w:rPr>
      </w:pPr>
      <w:r w:rsidRPr="003A2854">
        <w:rPr>
          <w:sz w:val="24"/>
          <w:szCs w:val="24"/>
        </w:rPr>
        <w:t>Job 2: Itinerary</w:t>
      </w:r>
      <w:r w:rsidRPr="003A2854">
        <w:rPr>
          <w:b/>
          <w:i/>
          <w:sz w:val="24"/>
          <w:szCs w:val="24"/>
        </w:rPr>
        <w:tab/>
      </w:r>
      <w:r w:rsidRPr="003A2854">
        <w:rPr>
          <w:sz w:val="24"/>
          <w:szCs w:val="24"/>
        </w:rPr>
        <w:tab/>
      </w:r>
      <w:r>
        <w:rPr>
          <w:sz w:val="24"/>
          <w:szCs w:val="24"/>
        </w:rPr>
        <w:t xml:space="preserve"> </w:t>
      </w:r>
      <w:r w:rsidRPr="003A2854">
        <w:rPr>
          <w:sz w:val="24"/>
          <w:szCs w:val="24"/>
        </w:rPr>
        <w:t>(100 points)</w:t>
      </w:r>
    </w:p>
    <w:p w14:paraId="10629062" w14:textId="77777777" w:rsidR="00D852ED" w:rsidRPr="003A2854" w:rsidRDefault="00D852ED" w:rsidP="00D852ED">
      <w:pPr>
        <w:tabs>
          <w:tab w:val="left" w:pos="6300"/>
          <w:tab w:val="left" w:leader="underscore" w:pos="8010"/>
        </w:tabs>
        <w:spacing w:after="240"/>
        <w:ind w:left="1440" w:right="-72"/>
        <w:rPr>
          <w:sz w:val="24"/>
          <w:szCs w:val="24"/>
        </w:rPr>
      </w:pPr>
      <w:r w:rsidRPr="003A2854">
        <w:rPr>
          <w:sz w:val="24"/>
          <w:szCs w:val="24"/>
        </w:rPr>
        <w:t xml:space="preserve">Job 3: </w:t>
      </w:r>
      <w:r>
        <w:rPr>
          <w:sz w:val="24"/>
          <w:szCs w:val="24"/>
        </w:rPr>
        <w:t>Memorandum</w:t>
      </w:r>
      <w:r w:rsidRPr="003A2854">
        <w:rPr>
          <w:sz w:val="24"/>
          <w:szCs w:val="24"/>
        </w:rPr>
        <w:tab/>
      </w:r>
      <w:r w:rsidRPr="003A2854">
        <w:rPr>
          <w:sz w:val="24"/>
          <w:szCs w:val="24"/>
        </w:rPr>
        <w:tab/>
        <w:t xml:space="preserve"> (100 points)</w:t>
      </w:r>
    </w:p>
    <w:p w14:paraId="3049AA76" w14:textId="77777777" w:rsidR="00D852ED" w:rsidRPr="003A2854" w:rsidRDefault="00D852ED" w:rsidP="00D852ED">
      <w:pPr>
        <w:tabs>
          <w:tab w:val="left" w:pos="6300"/>
          <w:tab w:val="left" w:leader="underscore" w:pos="8010"/>
        </w:tabs>
        <w:spacing w:after="240"/>
        <w:ind w:left="1440" w:right="-72"/>
        <w:rPr>
          <w:sz w:val="24"/>
          <w:szCs w:val="24"/>
        </w:rPr>
      </w:pPr>
      <w:r w:rsidRPr="003A2854">
        <w:rPr>
          <w:sz w:val="24"/>
          <w:szCs w:val="24"/>
        </w:rPr>
        <w:t>Job 4: Letter with mail merge</w:t>
      </w:r>
      <w:r w:rsidRPr="003A2854">
        <w:rPr>
          <w:sz w:val="24"/>
          <w:szCs w:val="24"/>
        </w:rPr>
        <w:tab/>
      </w:r>
      <w:r w:rsidRPr="003A2854">
        <w:rPr>
          <w:sz w:val="24"/>
          <w:szCs w:val="24"/>
        </w:rPr>
        <w:tab/>
        <w:t xml:space="preserve"> (100 points)</w:t>
      </w:r>
    </w:p>
    <w:p w14:paraId="151D46D0" w14:textId="77777777" w:rsidR="00D852ED" w:rsidRPr="004510FE" w:rsidRDefault="00D852ED" w:rsidP="00D852ED">
      <w:pPr>
        <w:tabs>
          <w:tab w:val="left" w:pos="2160"/>
          <w:tab w:val="left" w:pos="6300"/>
          <w:tab w:val="left" w:leader="underscore" w:pos="8010"/>
        </w:tabs>
        <w:rPr>
          <w:b/>
          <w:i/>
          <w:sz w:val="22"/>
          <w:szCs w:val="22"/>
        </w:rPr>
      </w:pPr>
      <w:r w:rsidRPr="004510FE">
        <w:rPr>
          <w:b/>
          <w:i/>
          <w:sz w:val="22"/>
          <w:szCs w:val="22"/>
        </w:rPr>
        <w:tab/>
      </w:r>
    </w:p>
    <w:p w14:paraId="1F325A27" w14:textId="77777777" w:rsidR="00D852ED" w:rsidRPr="003A2854" w:rsidRDefault="00D852ED" w:rsidP="00D852ED">
      <w:pPr>
        <w:tabs>
          <w:tab w:val="left" w:pos="2070"/>
          <w:tab w:val="left" w:pos="6300"/>
          <w:tab w:val="left" w:leader="underscore" w:pos="8010"/>
        </w:tabs>
        <w:rPr>
          <w:b/>
          <w:sz w:val="24"/>
          <w:szCs w:val="22"/>
        </w:rPr>
      </w:pPr>
      <w:r w:rsidRPr="004510FE">
        <w:rPr>
          <w:b/>
          <w:i/>
          <w:sz w:val="28"/>
          <w:szCs w:val="22"/>
        </w:rPr>
        <w:tab/>
      </w:r>
      <w:r w:rsidRPr="003A2854">
        <w:rPr>
          <w:b/>
          <w:sz w:val="28"/>
          <w:szCs w:val="22"/>
        </w:rPr>
        <w:t>TOTAL POINTS</w:t>
      </w:r>
      <w:r w:rsidRPr="003A2854">
        <w:rPr>
          <w:b/>
          <w:sz w:val="28"/>
          <w:szCs w:val="22"/>
        </w:rPr>
        <w:tab/>
      </w:r>
      <w:r w:rsidRPr="003A2854">
        <w:rPr>
          <w:b/>
          <w:sz w:val="28"/>
          <w:szCs w:val="22"/>
        </w:rPr>
        <w:tab/>
        <w:t xml:space="preserve"> (550 points)</w:t>
      </w:r>
    </w:p>
    <w:p w14:paraId="69B953AC" w14:textId="77777777" w:rsidR="00F1245D" w:rsidRPr="004510FE" w:rsidRDefault="00F1245D" w:rsidP="00F1245D">
      <w:pPr>
        <w:tabs>
          <w:tab w:val="left" w:pos="1440"/>
          <w:tab w:val="left" w:pos="2880"/>
          <w:tab w:val="left" w:pos="6480"/>
          <w:tab w:val="right" w:pos="8640"/>
        </w:tabs>
        <w:rPr>
          <w:b/>
          <w:iCs/>
          <w:sz w:val="24"/>
        </w:rPr>
      </w:pPr>
    </w:p>
    <w:p w14:paraId="05CBCE98" w14:textId="77777777" w:rsidR="00F55ED1" w:rsidRPr="004510FE" w:rsidRDefault="005A4FCA"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8752" behindDoc="1" locked="0" layoutInCell="1" allowOverlap="1" wp14:anchorId="5245954B" wp14:editId="527D475F">
                <wp:simplePos x="0" y="0"/>
                <wp:positionH relativeFrom="column">
                  <wp:posOffset>-80010</wp:posOffset>
                </wp:positionH>
                <wp:positionV relativeFrom="paragraph">
                  <wp:posOffset>36195</wp:posOffset>
                </wp:positionV>
                <wp:extent cx="6296025" cy="894080"/>
                <wp:effectExtent l="9525" t="13970" r="9525" b="635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894080"/>
                        </a:xfrm>
                        <a:prstGeom prst="rect">
                          <a:avLst/>
                        </a:prstGeom>
                        <a:solidFill>
                          <a:srgbClr val="D8D8D8"/>
                        </a:solidFill>
                        <a:ln w="9525">
                          <a:solidFill>
                            <a:srgbClr val="000000"/>
                          </a:solidFill>
                          <a:miter lim="800000"/>
                          <a:headEnd/>
                          <a:tailEnd/>
                        </a:ln>
                      </wps:spPr>
                      <wps:txbx>
                        <w:txbxContent>
                          <w:p w14:paraId="57487203" w14:textId="77777777" w:rsidR="001962B9" w:rsidRDefault="001962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45954B" id="_x0000_t202" coordsize="21600,21600" o:spt="202" path="m,l,21600r21600,l21600,xe">
                <v:stroke joinstyle="miter"/>
                <v:path gradientshapeok="t" o:connecttype="rect"/>
              </v:shapetype>
              <v:shape id="Text Box 3" o:spid="_x0000_s1026" type="#_x0000_t202" style="position:absolute;margin-left:-6.3pt;margin-top:2.85pt;width:495.75pt;height:70.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" fillcolor="#d8d8d8">
                <v:textbox>
                  <w:txbxContent>
                    <w:p w14:paraId="57487203" w14:textId="77777777" w:rsidR="001962B9" w:rsidRDefault="001962B9"/>
                  </w:txbxContent>
                </v:textbox>
              </v:shape>
            </w:pict>
          </mc:Fallback>
        </mc:AlternateContent>
      </w:r>
    </w:p>
    <w:p w14:paraId="76C16047" w14:textId="77777777" w:rsidR="00F1245D" w:rsidRPr="00CB03C3" w:rsidRDefault="00CB03C3" w:rsidP="00CB03C3">
      <w:pPr>
        <w:ind w:right="90"/>
        <w:jc w:val="center"/>
        <w:rPr>
          <w:b/>
          <w:sz w:val="40"/>
          <w:szCs w:val="22"/>
        </w:rPr>
      </w:pPr>
      <w:r w:rsidRPr="00CB03C3">
        <w:rPr>
          <w:b/>
          <w:sz w:val="40"/>
        </w:rPr>
        <w:t>Graders: Please double check and verify all scores and answer keys!</w:t>
      </w:r>
    </w:p>
    <w:p w14:paraId="7397736F" w14:textId="77777777" w:rsidR="00F1245D" w:rsidRDefault="00F1245D" w:rsidP="00F1245D">
      <w:pPr>
        <w:pStyle w:val="Header"/>
        <w:tabs>
          <w:tab w:val="clear" w:pos="4320"/>
          <w:tab w:val="clear" w:pos="8640"/>
          <w:tab w:val="left" w:pos="-1440"/>
        </w:tabs>
        <w:jc w:val="center"/>
        <w:rPr>
          <w:sz w:val="22"/>
        </w:rPr>
      </w:pPr>
    </w:p>
    <w:p w14:paraId="14345C0B" w14:textId="77777777" w:rsidR="00CB03C3" w:rsidRDefault="00CB03C3" w:rsidP="00F1245D">
      <w:pPr>
        <w:pStyle w:val="Header"/>
        <w:tabs>
          <w:tab w:val="clear" w:pos="4320"/>
          <w:tab w:val="clear" w:pos="8640"/>
          <w:tab w:val="left" w:pos="-1440"/>
        </w:tabs>
        <w:jc w:val="center"/>
        <w:rPr>
          <w:sz w:val="22"/>
        </w:rPr>
      </w:pPr>
    </w:p>
    <w:p w14:paraId="37BBC912" w14:textId="77777777" w:rsidR="00CB03C3" w:rsidRDefault="00CB03C3" w:rsidP="00F1245D">
      <w:pPr>
        <w:pStyle w:val="Header"/>
        <w:tabs>
          <w:tab w:val="clear" w:pos="4320"/>
          <w:tab w:val="clear" w:pos="8640"/>
          <w:tab w:val="left" w:pos="-1440"/>
        </w:tabs>
        <w:jc w:val="center"/>
        <w:rPr>
          <w:sz w:val="22"/>
        </w:rPr>
      </w:pPr>
    </w:p>
    <w:p w14:paraId="3A1D7E6C" w14:textId="77777777" w:rsidR="00CB03C3" w:rsidRPr="004510FE" w:rsidRDefault="00CB03C3" w:rsidP="00F1245D">
      <w:pPr>
        <w:pStyle w:val="Header"/>
        <w:tabs>
          <w:tab w:val="clear" w:pos="4320"/>
          <w:tab w:val="clear" w:pos="8640"/>
          <w:tab w:val="left" w:pos="-1440"/>
        </w:tabs>
        <w:jc w:val="center"/>
        <w:rPr>
          <w:sz w:val="22"/>
        </w:rPr>
      </w:pPr>
    </w:p>
    <w:p w14:paraId="1887C8A2"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Property of Busi</w:t>
      </w:r>
      <w:r w:rsidR="00D852ED">
        <w:rPr>
          <w:sz w:val="22"/>
          <w:szCs w:val="22"/>
        </w:rPr>
        <w:t>ness Professionals of America</w:t>
      </w:r>
    </w:p>
    <w:p w14:paraId="2C28A8B3"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2EDC9732"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5FA12D88" w14:textId="77777777" w:rsidR="008B5915" w:rsidRDefault="008B5915">
      <w:pPr>
        <w:rPr>
          <w:b/>
          <w:sz w:val="32"/>
          <w:szCs w:val="24"/>
        </w:rPr>
      </w:pPr>
      <w:r>
        <w:rPr>
          <w:b/>
          <w:sz w:val="32"/>
          <w:szCs w:val="24"/>
        </w:rPr>
        <w:br w:type="page"/>
      </w:r>
    </w:p>
    <w:p w14:paraId="455CA87A" w14:textId="77777777" w:rsidR="00C31656" w:rsidRDefault="00C31656" w:rsidP="00C31656">
      <w:pPr>
        <w:rPr>
          <w:b/>
          <w:sz w:val="24"/>
          <w:szCs w:val="22"/>
        </w:rPr>
      </w:pPr>
      <w:r>
        <w:rPr>
          <w:b/>
          <w:sz w:val="32"/>
          <w:szCs w:val="24"/>
        </w:rPr>
        <w:lastRenderedPageBreak/>
        <w:t>PART 1 – OBJECTIVE QUESTIONS</w:t>
      </w:r>
    </w:p>
    <w:p w14:paraId="0EB823A5" w14:textId="77777777" w:rsidR="00C31656" w:rsidRPr="00421842" w:rsidRDefault="00C31656" w:rsidP="00C31656">
      <w:pPr>
        <w:rPr>
          <w:b/>
          <w:sz w:val="14"/>
          <w:szCs w:val="22"/>
        </w:rPr>
      </w:pPr>
    </w:p>
    <w:p w14:paraId="493C23D1" w14:textId="77777777" w:rsidR="000308A3" w:rsidRPr="005F55C8" w:rsidRDefault="00C31656" w:rsidP="005F55C8">
      <w:pPr>
        <w:rPr>
          <w:b/>
          <w:sz w:val="24"/>
          <w:szCs w:val="22"/>
        </w:rPr>
      </w:pPr>
      <w:r>
        <w:rPr>
          <w:b/>
          <w:sz w:val="24"/>
          <w:szCs w:val="22"/>
        </w:rPr>
        <w:t xml:space="preserve">DIRECTIONS: </w:t>
      </w:r>
      <w:r w:rsidRPr="00DC6ABD">
        <w:rPr>
          <w:b/>
          <w:sz w:val="24"/>
          <w:szCs w:val="22"/>
        </w:rPr>
        <w:t>Identify the letter of the choice that best completes the st</w:t>
      </w:r>
      <w:r>
        <w:rPr>
          <w:b/>
          <w:sz w:val="24"/>
          <w:szCs w:val="22"/>
        </w:rPr>
        <w:t xml:space="preserve">atement or answers the question </w:t>
      </w:r>
      <w:r w:rsidRPr="00CF67C3">
        <w:rPr>
          <w:b/>
          <w:sz w:val="24"/>
          <w:szCs w:val="22"/>
          <w:u w:val="single"/>
        </w:rPr>
        <w:t>OR</w:t>
      </w:r>
      <w:r w:rsidRPr="00DC6ABD">
        <w:rPr>
          <w:b/>
          <w:sz w:val="24"/>
          <w:szCs w:val="22"/>
        </w:rPr>
        <w:t xml:space="preserve"> </w:t>
      </w:r>
      <w:r>
        <w:rPr>
          <w:b/>
          <w:sz w:val="24"/>
          <w:szCs w:val="22"/>
        </w:rPr>
        <w:t xml:space="preserve">Mark A if the statement is TRUE. Mark B if the statement is FALSE. </w:t>
      </w:r>
    </w:p>
    <w:tbl>
      <w:tblPr>
        <w:tblpPr w:leftFromText="180" w:rightFromText="180" w:vertAnchor="page" w:horzAnchor="page" w:tblpX="7350" w:tblpY="5951"/>
        <w:tblW w:w="0" w:type="auto"/>
        <w:tblLayout w:type="fixed"/>
        <w:tblCellMar>
          <w:left w:w="0" w:type="dxa"/>
          <w:right w:w="0" w:type="dxa"/>
        </w:tblCellMar>
        <w:tblLook w:val="0000" w:firstRow="0" w:lastRow="0" w:firstColumn="0" w:lastColumn="0" w:noHBand="0" w:noVBand="0"/>
      </w:tblPr>
      <w:tblGrid>
        <w:gridCol w:w="1080"/>
        <w:gridCol w:w="1345"/>
      </w:tblGrid>
      <w:tr w:rsidR="00FC7892" w:rsidRPr="00794DD7" w14:paraId="0D91D4C3" w14:textId="77777777" w:rsidTr="00FC7892">
        <w:trPr>
          <w:trHeight w:hRule="exact" w:val="411"/>
        </w:trPr>
        <w:tc>
          <w:tcPr>
            <w:tcW w:w="2425" w:type="dxa"/>
            <w:gridSpan w:val="2"/>
            <w:tcBorders>
              <w:top w:val="single" w:sz="6" w:space="0" w:color="000000"/>
              <w:left w:val="single" w:sz="4" w:space="0" w:color="000000"/>
              <w:bottom w:val="single" w:sz="6" w:space="0" w:color="000000"/>
              <w:right w:val="single" w:sz="4" w:space="0" w:color="auto"/>
            </w:tcBorders>
          </w:tcPr>
          <w:p w14:paraId="2336EF94" w14:textId="77777777" w:rsidR="00FC7892" w:rsidRPr="00FC7892" w:rsidRDefault="00FC7892" w:rsidP="00FC7892">
            <w:pPr>
              <w:autoSpaceDE w:val="0"/>
              <w:autoSpaceDN w:val="0"/>
              <w:adjustRightInd w:val="0"/>
              <w:spacing w:before="60" w:after="60"/>
              <w:ind w:right="-20"/>
              <w:rPr>
                <w:b/>
                <w:szCs w:val="24"/>
              </w:rPr>
            </w:pPr>
            <w:r>
              <w:rPr>
                <w:b/>
                <w:szCs w:val="24"/>
              </w:rPr>
              <w:t xml:space="preserve"> </w:t>
            </w:r>
            <w:r w:rsidRPr="00FC7892">
              <w:rPr>
                <w:b/>
                <w:szCs w:val="24"/>
              </w:rPr>
              <w:t>PART 2 – PRODUCTION</w:t>
            </w:r>
          </w:p>
        </w:tc>
      </w:tr>
      <w:tr w:rsidR="00FC7892" w:rsidRPr="00794DD7" w14:paraId="7D5028CF" w14:textId="77777777" w:rsidTr="00FC7892">
        <w:trPr>
          <w:trHeight w:hRule="exact" w:val="411"/>
        </w:trPr>
        <w:tc>
          <w:tcPr>
            <w:tcW w:w="2425" w:type="dxa"/>
            <w:gridSpan w:val="2"/>
            <w:tcBorders>
              <w:top w:val="single" w:sz="6" w:space="0" w:color="000000"/>
              <w:left w:val="single" w:sz="4" w:space="0" w:color="000000"/>
              <w:bottom w:val="single" w:sz="6" w:space="0" w:color="000000"/>
              <w:right w:val="single" w:sz="4" w:space="0" w:color="auto"/>
            </w:tcBorders>
          </w:tcPr>
          <w:p w14:paraId="2E9C0812" w14:textId="77777777" w:rsidR="00FC7892" w:rsidRPr="00FC7892" w:rsidRDefault="00FC7892" w:rsidP="00FC7892">
            <w:pPr>
              <w:autoSpaceDE w:val="0"/>
              <w:autoSpaceDN w:val="0"/>
              <w:adjustRightInd w:val="0"/>
              <w:spacing w:before="60" w:after="60"/>
              <w:ind w:left="115" w:right="-20"/>
              <w:jc w:val="center"/>
              <w:rPr>
                <w:b/>
                <w:szCs w:val="24"/>
              </w:rPr>
            </w:pPr>
            <w:r w:rsidRPr="00FC7892">
              <w:rPr>
                <w:b/>
                <w:szCs w:val="24"/>
              </w:rPr>
              <w:t>Production Standards</w:t>
            </w:r>
          </w:p>
          <w:p w14:paraId="32EE5C1A" w14:textId="77777777" w:rsidR="00FC7892" w:rsidRPr="00FC7892" w:rsidRDefault="00FC7892" w:rsidP="00B44D69">
            <w:pPr>
              <w:autoSpaceDE w:val="0"/>
              <w:autoSpaceDN w:val="0"/>
              <w:adjustRightInd w:val="0"/>
              <w:spacing w:before="60" w:after="60"/>
              <w:ind w:left="115" w:right="-20"/>
              <w:rPr>
                <w:b/>
                <w:szCs w:val="24"/>
              </w:rPr>
            </w:pPr>
          </w:p>
        </w:tc>
      </w:tr>
      <w:tr w:rsidR="00FC7892" w:rsidRPr="00794DD7" w14:paraId="631953E0" w14:textId="77777777" w:rsidTr="00FC7892">
        <w:trPr>
          <w:trHeight w:hRule="exact" w:val="512"/>
        </w:trPr>
        <w:tc>
          <w:tcPr>
            <w:tcW w:w="1080" w:type="dxa"/>
            <w:tcBorders>
              <w:top w:val="single" w:sz="5" w:space="0" w:color="000000"/>
              <w:left w:val="single" w:sz="4" w:space="0" w:color="000000"/>
              <w:bottom w:val="single" w:sz="5" w:space="0" w:color="000000"/>
              <w:right w:val="single" w:sz="4" w:space="0" w:color="000000"/>
            </w:tcBorders>
          </w:tcPr>
          <w:p w14:paraId="073A8577" w14:textId="77777777" w:rsidR="00FC7892" w:rsidRPr="00FC7892" w:rsidRDefault="00FC7892" w:rsidP="00B44D69">
            <w:pPr>
              <w:autoSpaceDE w:val="0"/>
              <w:autoSpaceDN w:val="0"/>
              <w:adjustRightInd w:val="0"/>
              <w:spacing w:before="2" w:line="110" w:lineRule="exact"/>
              <w:ind w:left="195"/>
              <w:rPr>
                <w:szCs w:val="24"/>
              </w:rPr>
            </w:pPr>
            <w:r w:rsidRPr="00FC7892">
              <w:rPr>
                <w:szCs w:val="24"/>
              </w:rPr>
              <w:t xml:space="preserve">     </w:t>
            </w:r>
          </w:p>
          <w:p w14:paraId="6B1EC7DF" w14:textId="77777777" w:rsidR="00FC7892" w:rsidRPr="00FC7892" w:rsidRDefault="00FC7892" w:rsidP="00B44D69">
            <w:pPr>
              <w:autoSpaceDE w:val="0"/>
              <w:autoSpaceDN w:val="0"/>
              <w:adjustRightInd w:val="0"/>
              <w:ind w:left="195" w:right="-20"/>
              <w:rPr>
                <w:szCs w:val="24"/>
              </w:rPr>
            </w:pPr>
            <w:r w:rsidRPr="00FC7892">
              <w:rPr>
                <w:szCs w:val="24"/>
              </w:rPr>
              <w:t>0 Errors</w:t>
            </w:r>
          </w:p>
        </w:tc>
        <w:tc>
          <w:tcPr>
            <w:tcW w:w="1345" w:type="dxa"/>
            <w:tcBorders>
              <w:top w:val="single" w:sz="6" w:space="0" w:color="000000"/>
              <w:left w:val="single" w:sz="4" w:space="0" w:color="000000"/>
              <w:bottom w:val="single" w:sz="6" w:space="0" w:color="000000"/>
              <w:right w:val="single" w:sz="4" w:space="0" w:color="auto"/>
            </w:tcBorders>
          </w:tcPr>
          <w:p w14:paraId="16E6A535" w14:textId="77777777" w:rsidR="00FC7892" w:rsidRPr="00FC7892" w:rsidRDefault="00FC7892" w:rsidP="00FC7892">
            <w:pPr>
              <w:autoSpaceDE w:val="0"/>
              <w:autoSpaceDN w:val="0"/>
              <w:adjustRightInd w:val="0"/>
              <w:spacing w:before="2" w:line="110" w:lineRule="exact"/>
              <w:jc w:val="center"/>
              <w:rPr>
                <w:szCs w:val="24"/>
              </w:rPr>
            </w:pPr>
          </w:p>
          <w:p w14:paraId="295CAB03" w14:textId="77777777" w:rsidR="00FC7892" w:rsidRPr="00FC7892" w:rsidRDefault="00FC7892" w:rsidP="00FC7892">
            <w:pPr>
              <w:autoSpaceDE w:val="0"/>
              <w:autoSpaceDN w:val="0"/>
              <w:adjustRightInd w:val="0"/>
              <w:ind w:right="-20"/>
              <w:jc w:val="center"/>
              <w:rPr>
                <w:szCs w:val="24"/>
              </w:rPr>
            </w:pPr>
            <w:r w:rsidRPr="00FC7892">
              <w:rPr>
                <w:szCs w:val="24"/>
              </w:rPr>
              <w:t>100 points</w:t>
            </w:r>
          </w:p>
        </w:tc>
      </w:tr>
      <w:tr w:rsidR="00FC7892" w:rsidRPr="00794DD7" w14:paraId="48B1C35F" w14:textId="77777777" w:rsidTr="00FC7892">
        <w:trPr>
          <w:trHeight w:hRule="exact" w:val="512"/>
        </w:trPr>
        <w:tc>
          <w:tcPr>
            <w:tcW w:w="1080" w:type="dxa"/>
            <w:tcBorders>
              <w:top w:val="single" w:sz="5" w:space="0" w:color="000000"/>
              <w:left w:val="single" w:sz="4" w:space="0" w:color="000000"/>
              <w:bottom w:val="single" w:sz="5" w:space="0" w:color="000000"/>
              <w:right w:val="single" w:sz="4" w:space="0" w:color="000000"/>
            </w:tcBorders>
          </w:tcPr>
          <w:p w14:paraId="5DB3A4A5" w14:textId="77777777" w:rsidR="00FC7892" w:rsidRPr="00FC7892" w:rsidRDefault="00FC7892" w:rsidP="00B44D69">
            <w:pPr>
              <w:autoSpaceDE w:val="0"/>
              <w:autoSpaceDN w:val="0"/>
              <w:adjustRightInd w:val="0"/>
              <w:spacing w:before="8" w:line="100" w:lineRule="exact"/>
              <w:ind w:left="195"/>
              <w:rPr>
                <w:szCs w:val="24"/>
              </w:rPr>
            </w:pPr>
          </w:p>
          <w:p w14:paraId="4FC039D6" w14:textId="77777777" w:rsidR="00FC7892" w:rsidRPr="00FC7892" w:rsidRDefault="00FC7892" w:rsidP="00B44D69">
            <w:pPr>
              <w:autoSpaceDE w:val="0"/>
              <w:autoSpaceDN w:val="0"/>
              <w:adjustRightInd w:val="0"/>
              <w:ind w:left="195" w:right="-20"/>
              <w:rPr>
                <w:szCs w:val="24"/>
              </w:rPr>
            </w:pPr>
            <w:r w:rsidRPr="00FC7892">
              <w:rPr>
                <w:szCs w:val="24"/>
              </w:rPr>
              <w:t>1 Error</w:t>
            </w:r>
          </w:p>
        </w:tc>
        <w:tc>
          <w:tcPr>
            <w:tcW w:w="1345" w:type="dxa"/>
            <w:tcBorders>
              <w:top w:val="single" w:sz="6" w:space="0" w:color="000000"/>
              <w:left w:val="single" w:sz="4" w:space="0" w:color="000000"/>
              <w:bottom w:val="single" w:sz="6" w:space="0" w:color="000000"/>
              <w:right w:val="single" w:sz="4" w:space="0" w:color="auto"/>
            </w:tcBorders>
          </w:tcPr>
          <w:p w14:paraId="1C77B62A" w14:textId="77777777" w:rsidR="00FC7892" w:rsidRPr="00FC7892" w:rsidRDefault="00FC7892" w:rsidP="00FC7892">
            <w:pPr>
              <w:autoSpaceDE w:val="0"/>
              <w:autoSpaceDN w:val="0"/>
              <w:adjustRightInd w:val="0"/>
              <w:spacing w:before="8" w:line="100" w:lineRule="exact"/>
              <w:jc w:val="center"/>
              <w:rPr>
                <w:szCs w:val="24"/>
              </w:rPr>
            </w:pPr>
          </w:p>
          <w:p w14:paraId="3794208E" w14:textId="77777777" w:rsidR="00FC7892" w:rsidRPr="00FC7892" w:rsidRDefault="00FC7892" w:rsidP="00FC7892">
            <w:pPr>
              <w:autoSpaceDE w:val="0"/>
              <w:autoSpaceDN w:val="0"/>
              <w:adjustRightInd w:val="0"/>
              <w:ind w:right="-20"/>
              <w:jc w:val="center"/>
              <w:rPr>
                <w:szCs w:val="24"/>
              </w:rPr>
            </w:pPr>
            <w:r w:rsidRPr="00FC7892">
              <w:rPr>
                <w:szCs w:val="24"/>
              </w:rPr>
              <w:t>90 points</w:t>
            </w:r>
          </w:p>
        </w:tc>
      </w:tr>
      <w:tr w:rsidR="00FC7892" w:rsidRPr="00794DD7" w14:paraId="3370DE8F" w14:textId="77777777" w:rsidTr="00FC7892">
        <w:trPr>
          <w:trHeight w:hRule="exact" w:val="508"/>
        </w:trPr>
        <w:tc>
          <w:tcPr>
            <w:tcW w:w="1080" w:type="dxa"/>
            <w:tcBorders>
              <w:top w:val="single" w:sz="5" w:space="0" w:color="000000"/>
              <w:left w:val="single" w:sz="4" w:space="0" w:color="000000"/>
              <w:bottom w:val="single" w:sz="5" w:space="0" w:color="000000"/>
              <w:right w:val="single" w:sz="4" w:space="0" w:color="000000"/>
            </w:tcBorders>
          </w:tcPr>
          <w:p w14:paraId="66A100E8" w14:textId="77777777" w:rsidR="00FC7892" w:rsidRPr="00FC7892" w:rsidRDefault="00FC7892" w:rsidP="00B44D69">
            <w:pPr>
              <w:autoSpaceDE w:val="0"/>
              <w:autoSpaceDN w:val="0"/>
              <w:adjustRightInd w:val="0"/>
              <w:spacing w:before="9" w:line="100" w:lineRule="exact"/>
              <w:ind w:left="195"/>
              <w:rPr>
                <w:szCs w:val="24"/>
              </w:rPr>
            </w:pPr>
          </w:p>
          <w:p w14:paraId="49ACA59D" w14:textId="77777777" w:rsidR="00FC7892" w:rsidRPr="00FC7892" w:rsidRDefault="00FC7892" w:rsidP="00B44D69">
            <w:pPr>
              <w:autoSpaceDE w:val="0"/>
              <w:autoSpaceDN w:val="0"/>
              <w:adjustRightInd w:val="0"/>
              <w:ind w:left="195" w:right="-20"/>
              <w:rPr>
                <w:szCs w:val="24"/>
              </w:rPr>
            </w:pPr>
            <w:r w:rsidRPr="00FC7892">
              <w:rPr>
                <w:szCs w:val="24"/>
              </w:rPr>
              <w:t>2 Errors</w:t>
            </w:r>
          </w:p>
        </w:tc>
        <w:tc>
          <w:tcPr>
            <w:tcW w:w="1345" w:type="dxa"/>
            <w:tcBorders>
              <w:top w:val="single" w:sz="6" w:space="0" w:color="000000"/>
              <w:left w:val="single" w:sz="4" w:space="0" w:color="000000"/>
              <w:bottom w:val="single" w:sz="6" w:space="0" w:color="000000"/>
              <w:right w:val="single" w:sz="4" w:space="0" w:color="auto"/>
            </w:tcBorders>
          </w:tcPr>
          <w:p w14:paraId="7F5A4FFF" w14:textId="77777777" w:rsidR="00FC7892" w:rsidRPr="00FC7892" w:rsidRDefault="00FC7892" w:rsidP="00FC7892">
            <w:pPr>
              <w:autoSpaceDE w:val="0"/>
              <w:autoSpaceDN w:val="0"/>
              <w:adjustRightInd w:val="0"/>
              <w:spacing w:before="9" w:line="100" w:lineRule="exact"/>
              <w:jc w:val="center"/>
              <w:rPr>
                <w:szCs w:val="24"/>
              </w:rPr>
            </w:pPr>
          </w:p>
          <w:p w14:paraId="46BBF348" w14:textId="77777777" w:rsidR="00FC7892" w:rsidRPr="00FC7892" w:rsidRDefault="00FC7892" w:rsidP="00FC7892">
            <w:pPr>
              <w:autoSpaceDE w:val="0"/>
              <w:autoSpaceDN w:val="0"/>
              <w:adjustRightInd w:val="0"/>
              <w:ind w:right="-20"/>
              <w:jc w:val="center"/>
              <w:rPr>
                <w:szCs w:val="24"/>
              </w:rPr>
            </w:pPr>
            <w:r w:rsidRPr="00FC7892">
              <w:rPr>
                <w:szCs w:val="24"/>
              </w:rPr>
              <w:t>70 points</w:t>
            </w:r>
          </w:p>
        </w:tc>
      </w:tr>
      <w:tr w:rsidR="00FC7892" w:rsidRPr="00794DD7" w14:paraId="6F7B649B" w14:textId="77777777" w:rsidTr="00FC7892">
        <w:trPr>
          <w:trHeight w:hRule="exact" w:val="508"/>
        </w:trPr>
        <w:tc>
          <w:tcPr>
            <w:tcW w:w="1080" w:type="dxa"/>
            <w:tcBorders>
              <w:top w:val="single" w:sz="5" w:space="0" w:color="000000"/>
              <w:left w:val="single" w:sz="4" w:space="0" w:color="000000"/>
              <w:bottom w:val="single" w:sz="5" w:space="0" w:color="000000"/>
              <w:right w:val="single" w:sz="4" w:space="0" w:color="000000"/>
            </w:tcBorders>
          </w:tcPr>
          <w:p w14:paraId="0C16DFC8" w14:textId="77777777" w:rsidR="00FC7892" w:rsidRPr="00FC7892" w:rsidRDefault="00FC7892" w:rsidP="00B44D69">
            <w:pPr>
              <w:autoSpaceDE w:val="0"/>
              <w:autoSpaceDN w:val="0"/>
              <w:adjustRightInd w:val="0"/>
              <w:spacing w:before="3" w:line="110" w:lineRule="exact"/>
              <w:ind w:left="195"/>
              <w:rPr>
                <w:szCs w:val="24"/>
              </w:rPr>
            </w:pPr>
          </w:p>
          <w:p w14:paraId="6493A83D" w14:textId="77777777" w:rsidR="00FC7892" w:rsidRPr="00FC7892" w:rsidRDefault="00FC7892" w:rsidP="00B44D69">
            <w:pPr>
              <w:autoSpaceDE w:val="0"/>
              <w:autoSpaceDN w:val="0"/>
              <w:adjustRightInd w:val="0"/>
              <w:ind w:left="195" w:right="-20"/>
              <w:rPr>
                <w:szCs w:val="24"/>
              </w:rPr>
            </w:pPr>
            <w:r w:rsidRPr="00FC7892">
              <w:rPr>
                <w:szCs w:val="24"/>
              </w:rPr>
              <w:t>3 Errors</w:t>
            </w:r>
          </w:p>
        </w:tc>
        <w:tc>
          <w:tcPr>
            <w:tcW w:w="1345" w:type="dxa"/>
            <w:tcBorders>
              <w:top w:val="single" w:sz="6" w:space="0" w:color="000000"/>
              <w:left w:val="single" w:sz="4" w:space="0" w:color="000000"/>
              <w:bottom w:val="single" w:sz="6" w:space="0" w:color="000000"/>
              <w:right w:val="single" w:sz="4" w:space="0" w:color="auto"/>
            </w:tcBorders>
          </w:tcPr>
          <w:p w14:paraId="0FAA08ED" w14:textId="77777777" w:rsidR="00FC7892" w:rsidRPr="00FC7892" w:rsidRDefault="00FC7892" w:rsidP="00FC7892">
            <w:pPr>
              <w:autoSpaceDE w:val="0"/>
              <w:autoSpaceDN w:val="0"/>
              <w:adjustRightInd w:val="0"/>
              <w:spacing w:before="3" w:line="110" w:lineRule="exact"/>
              <w:jc w:val="center"/>
              <w:rPr>
                <w:szCs w:val="24"/>
              </w:rPr>
            </w:pPr>
          </w:p>
          <w:p w14:paraId="09251AA2" w14:textId="77777777" w:rsidR="00FC7892" w:rsidRPr="00FC7892" w:rsidRDefault="00FC7892" w:rsidP="00FC7892">
            <w:pPr>
              <w:autoSpaceDE w:val="0"/>
              <w:autoSpaceDN w:val="0"/>
              <w:adjustRightInd w:val="0"/>
              <w:ind w:right="-20"/>
              <w:jc w:val="center"/>
              <w:rPr>
                <w:szCs w:val="24"/>
              </w:rPr>
            </w:pPr>
            <w:r w:rsidRPr="00FC7892">
              <w:rPr>
                <w:szCs w:val="24"/>
              </w:rPr>
              <w:t>50 points</w:t>
            </w:r>
          </w:p>
        </w:tc>
      </w:tr>
      <w:tr w:rsidR="00FC7892" w:rsidRPr="00794DD7" w14:paraId="7BB2BD7F" w14:textId="77777777" w:rsidTr="00FC7892">
        <w:trPr>
          <w:trHeight w:hRule="exact" w:val="508"/>
        </w:trPr>
        <w:tc>
          <w:tcPr>
            <w:tcW w:w="1080" w:type="dxa"/>
            <w:tcBorders>
              <w:top w:val="single" w:sz="5" w:space="0" w:color="000000"/>
              <w:left w:val="single" w:sz="4" w:space="0" w:color="000000"/>
              <w:bottom w:val="single" w:sz="4" w:space="0" w:color="000000"/>
              <w:right w:val="single" w:sz="4" w:space="0" w:color="000000"/>
            </w:tcBorders>
          </w:tcPr>
          <w:p w14:paraId="6BCF9181" w14:textId="77777777" w:rsidR="00FC7892" w:rsidRPr="00FC7892" w:rsidRDefault="00FC7892" w:rsidP="00B44D69">
            <w:pPr>
              <w:autoSpaceDE w:val="0"/>
              <w:autoSpaceDN w:val="0"/>
              <w:adjustRightInd w:val="0"/>
              <w:spacing w:before="3" w:line="110" w:lineRule="exact"/>
              <w:ind w:left="195"/>
              <w:rPr>
                <w:szCs w:val="24"/>
              </w:rPr>
            </w:pPr>
          </w:p>
          <w:p w14:paraId="150E042B" w14:textId="77777777" w:rsidR="00FC7892" w:rsidRPr="00FC7892" w:rsidRDefault="00FC7892" w:rsidP="00B44D69">
            <w:pPr>
              <w:autoSpaceDE w:val="0"/>
              <w:autoSpaceDN w:val="0"/>
              <w:adjustRightInd w:val="0"/>
              <w:ind w:left="195" w:right="-20"/>
              <w:rPr>
                <w:szCs w:val="24"/>
              </w:rPr>
            </w:pPr>
            <w:r w:rsidRPr="00FC7892">
              <w:rPr>
                <w:szCs w:val="24"/>
              </w:rPr>
              <w:t>4+ Errors</w:t>
            </w:r>
          </w:p>
        </w:tc>
        <w:tc>
          <w:tcPr>
            <w:tcW w:w="1345" w:type="dxa"/>
            <w:tcBorders>
              <w:top w:val="single" w:sz="6" w:space="0" w:color="000000"/>
              <w:left w:val="single" w:sz="4" w:space="0" w:color="000000"/>
              <w:bottom w:val="single" w:sz="4" w:space="0" w:color="000000"/>
              <w:right w:val="single" w:sz="4" w:space="0" w:color="auto"/>
            </w:tcBorders>
          </w:tcPr>
          <w:p w14:paraId="55C2944D" w14:textId="77777777" w:rsidR="00FC7892" w:rsidRPr="00FC7892" w:rsidRDefault="00FC7892" w:rsidP="00FC7892">
            <w:pPr>
              <w:autoSpaceDE w:val="0"/>
              <w:autoSpaceDN w:val="0"/>
              <w:adjustRightInd w:val="0"/>
              <w:spacing w:before="3" w:line="110" w:lineRule="exact"/>
              <w:jc w:val="center"/>
              <w:rPr>
                <w:szCs w:val="24"/>
              </w:rPr>
            </w:pPr>
          </w:p>
          <w:p w14:paraId="24C02E08" w14:textId="77777777" w:rsidR="00FC7892" w:rsidRPr="00FC7892" w:rsidRDefault="00FC7892" w:rsidP="00FC7892">
            <w:pPr>
              <w:autoSpaceDE w:val="0"/>
              <w:autoSpaceDN w:val="0"/>
              <w:adjustRightInd w:val="0"/>
              <w:ind w:right="-20"/>
              <w:jc w:val="center"/>
              <w:rPr>
                <w:szCs w:val="24"/>
              </w:rPr>
            </w:pPr>
            <w:r w:rsidRPr="00FC7892">
              <w:rPr>
                <w:szCs w:val="24"/>
              </w:rPr>
              <w:t>0 points</w:t>
            </w:r>
          </w:p>
        </w:tc>
      </w:tr>
    </w:tbl>
    <w:p w14:paraId="131CB41D" w14:textId="77777777" w:rsidR="000308A3" w:rsidRPr="004510FE" w:rsidRDefault="000308A3" w:rsidP="00F1245D">
      <w:pPr>
        <w:jc w:val="both"/>
      </w:pPr>
    </w:p>
    <w:tbl>
      <w:tblPr>
        <w:tblStyle w:val="TableGrid"/>
        <w:tblW w:w="0" w:type="auto"/>
        <w:tblInd w:w="829" w:type="dxa"/>
        <w:tblLook w:val="04A0" w:firstRow="1" w:lastRow="0" w:firstColumn="1" w:lastColumn="0" w:noHBand="0" w:noVBand="1"/>
      </w:tblPr>
      <w:tblGrid>
        <w:gridCol w:w="1435"/>
      </w:tblGrid>
      <w:tr w:rsidR="000308A3" w14:paraId="795F5322" w14:textId="77777777" w:rsidTr="000308A3">
        <w:tc>
          <w:tcPr>
            <w:tcW w:w="1435" w:type="dxa"/>
          </w:tcPr>
          <w:p w14:paraId="4F36837E" w14:textId="77777777" w:rsidR="000308A3" w:rsidRPr="000308A3" w:rsidRDefault="00C31656" w:rsidP="000308A3">
            <w:pPr>
              <w:pStyle w:val="ListParagraph"/>
              <w:numPr>
                <w:ilvl w:val="0"/>
                <w:numId w:val="17"/>
              </w:numPr>
              <w:rPr>
                <w:sz w:val="32"/>
              </w:rPr>
            </w:pPr>
            <w:r>
              <w:rPr>
                <w:sz w:val="32"/>
              </w:rPr>
              <w:t>C</w:t>
            </w:r>
          </w:p>
        </w:tc>
      </w:tr>
      <w:tr w:rsidR="000308A3" w14:paraId="39BA3874" w14:textId="77777777" w:rsidTr="000308A3">
        <w:tc>
          <w:tcPr>
            <w:tcW w:w="1435" w:type="dxa"/>
          </w:tcPr>
          <w:p w14:paraId="590541CD" w14:textId="77777777" w:rsidR="000308A3" w:rsidRPr="000308A3" w:rsidRDefault="00C31656" w:rsidP="000308A3">
            <w:pPr>
              <w:pStyle w:val="ListParagraph"/>
              <w:numPr>
                <w:ilvl w:val="0"/>
                <w:numId w:val="17"/>
              </w:numPr>
              <w:rPr>
                <w:sz w:val="32"/>
              </w:rPr>
            </w:pPr>
            <w:r>
              <w:rPr>
                <w:sz w:val="32"/>
              </w:rPr>
              <w:t>A</w:t>
            </w:r>
          </w:p>
        </w:tc>
      </w:tr>
      <w:tr w:rsidR="000308A3" w14:paraId="0830395A" w14:textId="77777777" w:rsidTr="000308A3">
        <w:tc>
          <w:tcPr>
            <w:tcW w:w="1435" w:type="dxa"/>
          </w:tcPr>
          <w:p w14:paraId="381491F5" w14:textId="77777777" w:rsidR="000308A3" w:rsidRPr="000308A3" w:rsidRDefault="00C31656" w:rsidP="000308A3">
            <w:pPr>
              <w:pStyle w:val="ListParagraph"/>
              <w:numPr>
                <w:ilvl w:val="0"/>
                <w:numId w:val="17"/>
              </w:numPr>
              <w:rPr>
                <w:sz w:val="32"/>
              </w:rPr>
            </w:pPr>
            <w:r>
              <w:rPr>
                <w:sz w:val="32"/>
              </w:rPr>
              <w:t>A</w:t>
            </w:r>
          </w:p>
        </w:tc>
      </w:tr>
      <w:tr w:rsidR="000308A3" w14:paraId="6504C207" w14:textId="77777777" w:rsidTr="000308A3">
        <w:tc>
          <w:tcPr>
            <w:tcW w:w="1435" w:type="dxa"/>
          </w:tcPr>
          <w:p w14:paraId="3D14E0E7" w14:textId="77777777" w:rsidR="000308A3" w:rsidRPr="000308A3" w:rsidRDefault="00C31656" w:rsidP="000308A3">
            <w:pPr>
              <w:pStyle w:val="ListParagraph"/>
              <w:numPr>
                <w:ilvl w:val="0"/>
                <w:numId w:val="17"/>
              </w:numPr>
              <w:rPr>
                <w:sz w:val="32"/>
              </w:rPr>
            </w:pPr>
            <w:r>
              <w:rPr>
                <w:sz w:val="32"/>
              </w:rPr>
              <w:t>B</w:t>
            </w:r>
          </w:p>
        </w:tc>
      </w:tr>
      <w:tr w:rsidR="000308A3" w14:paraId="11E639E8" w14:textId="77777777" w:rsidTr="000308A3">
        <w:tc>
          <w:tcPr>
            <w:tcW w:w="1435" w:type="dxa"/>
          </w:tcPr>
          <w:p w14:paraId="029464A8" w14:textId="77777777" w:rsidR="000308A3" w:rsidRPr="000308A3" w:rsidRDefault="00C31656" w:rsidP="000308A3">
            <w:pPr>
              <w:pStyle w:val="ListParagraph"/>
              <w:numPr>
                <w:ilvl w:val="0"/>
                <w:numId w:val="17"/>
              </w:numPr>
              <w:rPr>
                <w:sz w:val="32"/>
              </w:rPr>
            </w:pPr>
            <w:r>
              <w:rPr>
                <w:sz w:val="32"/>
              </w:rPr>
              <w:t>A</w:t>
            </w:r>
          </w:p>
        </w:tc>
      </w:tr>
      <w:tr w:rsidR="000308A3" w14:paraId="1323A014" w14:textId="77777777" w:rsidTr="000308A3">
        <w:tc>
          <w:tcPr>
            <w:tcW w:w="1435" w:type="dxa"/>
          </w:tcPr>
          <w:p w14:paraId="48482797" w14:textId="77777777" w:rsidR="000308A3" w:rsidRPr="000308A3" w:rsidRDefault="00C31656" w:rsidP="000308A3">
            <w:pPr>
              <w:pStyle w:val="ListParagraph"/>
              <w:numPr>
                <w:ilvl w:val="0"/>
                <w:numId w:val="17"/>
              </w:numPr>
              <w:rPr>
                <w:sz w:val="32"/>
              </w:rPr>
            </w:pPr>
            <w:r>
              <w:rPr>
                <w:sz w:val="32"/>
              </w:rPr>
              <w:t>B</w:t>
            </w:r>
          </w:p>
        </w:tc>
      </w:tr>
      <w:tr w:rsidR="000308A3" w14:paraId="795309D4" w14:textId="77777777" w:rsidTr="000308A3">
        <w:tc>
          <w:tcPr>
            <w:tcW w:w="1435" w:type="dxa"/>
          </w:tcPr>
          <w:p w14:paraId="58C0D909" w14:textId="77777777" w:rsidR="000308A3" w:rsidRPr="000308A3" w:rsidRDefault="00C31656" w:rsidP="000308A3">
            <w:pPr>
              <w:pStyle w:val="ListParagraph"/>
              <w:numPr>
                <w:ilvl w:val="0"/>
                <w:numId w:val="17"/>
              </w:numPr>
              <w:rPr>
                <w:sz w:val="32"/>
              </w:rPr>
            </w:pPr>
            <w:r>
              <w:rPr>
                <w:sz w:val="32"/>
              </w:rPr>
              <w:t>A</w:t>
            </w:r>
          </w:p>
        </w:tc>
      </w:tr>
      <w:tr w:rsidR="000308A3" w14:paraId="663A1A6B" w14:textId="77777777" w:rsidTr="000308A3">
        <w:tc>
          <w:tcPr>
            <w:tcW w:w="1435" w:type="dxa"/>
          </w:tcPr>
          <w:p w14:paraId="01AD08E0" w14:textId="77777777" w:rsidR="000308A3" w:rsidRPr="000308A3" w:rsidRDefault="00FC7892" w:rsidP="000308A3">
            <w:pPr>
              <w:pStyle w:val="ListParagraph"/>
              <w:numPr>
                <w:ilvl w:val="0"/>
                <w:numId w:val="17"/>
              </w:numPr>
              <w:rPr>
                <w:sz w:val="32"/>
              </w:rPr>
            </w:pPr>
            <w:r>
              <w:rPr>
                <w:sz w:val="32"/>
              </w:rPr>
              <w:t xml:space="preserve"> </w:t>
            </w:r>
            <w:r w:rsidR="00C31656">
              <w:rPr>
                <w:sz w:val="32"/>
              </w:rPr>
              <w:t>D</w:t>
            </w:r>
          </w:p>
        </w:tc>
      </w:tr>
      <w:tr w:rsidR="000308A3" w14:paraId="4D9B0BF0" w14:textId="77777777" w:rsidTr="000308A3">
        <w:tc>
          <w:tcPr>
            <w:tcW w:w="1435" w:type="dxa"/>
          </w:tcPr>
          <w:p w14:paraId="5E1458AF" w14:textId="77777777" w:rsidR="000308A3" w:rsidRPr="000308A3" w:rsidRDefault="00C31656" w:rsidP="000308A3">
            <w:pPr>
              <w:pStyle w:val="ListParagraph"/>
              <w:numPr>
                <w:ilvl w:val="0"/>
                <w:numId w:val="17"/>
              </w:numPr>
              <w:rPr>
                <w:sz w:val="32"/>
              </w:rPr>
            </w:pPr>
            <w:r>
              <w:rPr>
                <w:sz w:val="32"/>
              </w:rPr>
              <w:t>B</w:t>
            </w:r>
          </w:p>
        </w:tc>
      </w:tr>
      <w:tr w:rsidR="000308A3" w14:paraId="5600AA56" w14:textId="77777777" w:rsidTr="000308A3">
        <w:tc>
          <w:tcPr>
            <w:tcW w:w="1435" w:type="dxa"/>
          </w:tcPr>
          <w:p w14:paraId="5025D246" w14:textId="77777777" w:rsidR="000308A3" w:rsidRPr="00C31656" w:rsidRDefault="00C31656" w:rsidP="00C31656">
            <w:pPr>
              <w:pStyle w:val="ListParagraph"/>
              <w:numPr>
                <w:ilvl w:val="0"/>
                <w:numId w:val="17"/>
              </w:numPr>
              <w:ind w:left="772" w:right="130" w:hanging="412"/>
              <w:rPr>
                <w:sz w:val="32"/>
              </w:rPr>
            </w:pPr>
            <w:r>
              <w:rPr>
                <w:sz w:val="32"/>
              </w:rPr>
              <w:t xml:space="preserve"> </w:t>
            </w:r>
            <w:r w:rsidRPr="00C31656">
              <w:rPr>
                <w:sz w:val="32"/>
              </w:rPr>
              <w:t>D</w:t>
            </w:r>
          </w:p>
        </w:tc>
      </w:tr>
      <w:tr w:rsidR="000308A3" w14:paraId="1E2629D2" w14:textId="77777777" w:rsidTr="000308A3">
        <w:tc>
          <w:tcPr>
            <w:tcW w:w="1435" w:type="dxa"/>
          </w:tcPr>
          <w:p w14:paraId="72937616" w14:textId="77777777" w:rsidR="000308A3" w:rsidRPr="000308A3" w:rsidRDefault="00C31656" w:rsidP="00C31656">
            <w:pPr>
              <w:pStyle w:val="ListParagraph"/>
              <w:numPr>
                <w:ilvl w:val="0"/>
                <w:numId w:val="17"/>
              </w:numPr>
              <w:ind w:left="772" w:right="130" w:hanging="412"/>
              <w:rPr>
                <w:sz w:val="32"/>
              </w:rPr>
            </w:pPr>
            <w:r>
              <w:rPr>
                <w:sz w:val="32"/>
              </w:rPr>
              <w:t xml:space="preserve"> B</w:t>
            </w:r>
          </w:p>
        </w:tc>
      </w:tr>
      <w:tr w:rsidR="000308A3" w14:paraId="7CE6466B" w14:textId="77777777" w:rsidTr="000308A3">
        <w:tc>
          <w:tcPr>
            <w:tcW w:w="1435" w:type="dxa"/>
          </w:tcPr>
          <w:p w14:paraId="391F32A2" w14:textId="77777777" w:rsidR="000308A3" w:rsidRPr="000308A3" w:rsidRDefault="00C31656" w:rsidP="00C31656">
            <w:pPr>
              <w:pStyle w:val="ListParagraph"/>
              <w:numPr>
                <w:ilvl w:val="0"/>
                <w:numId w:val="17"/>
              </w:numPr>
              <w:ind w:left="772" w:right="130" w:hanging="412"/>
              <w:rPr>
                <w:sz w:val="32"/>
              </w:rPr>
            </w:pPr>
            <w:r>
              <w:rPr>
                <w:sz w:val="32"/>
              </w:rPr>
              <w:t xml:space="preserve"> C</w:t>
            </w:r>
          </w:p>
        </w:tc>
      </w:tr>
      <w:tr w:rsidR="000308A3" w14:paraId="0D2B4B28" w14:textId="77777777" w:rsidTr="000308A3">
        <w:tc>
          <w:tcPr>
            <w:tcW w:w="1435" w:type="dxa"/>
          </w:tcPr>
          <w:p w14:paraId="29286159" w14:textId="77777777" w:rsidR="000308A3" w:rsidRPr="000308A3" w:rsidRDefault="00C31656" w:rsidP="00C31656">
            <w:pPr>
              <w:pStyle w:val="ListParagraph"/>
              <w:numPr>
                <w:ilvl w:val="0"/>
                <w:numId w:val="17"/>
              </w:numPr>
              <w:ind w:left="772" w:right="130" w:hanging="412"/>
              <w:rPr>
                <w:sz w:val="32"/>
              </w:rPr>
            </w:pPr>
            <w:r>
              <w:rPr>
                <w:sz w:val="32"/>
              </w:rPr>
              <w:t xml:space="preserve"> B</w:t>
            </w:r>
          </w:p>
        </w:tc>
      </w:tr>
      <w:tr w:rsidR="000308A3" w14:paraId="7B7AF60E" w14:textId="77777777" w:rsidTr="000308A3">
        <w:tc>
          <w:tcPr>
            <w:tcW w:w="1435" w:type="dxa"/>
          </w:tcPr>
          <w:p w14:paraId="50EEFD5F" w14:textId="77777777" w:rsidR="000308A3" w:rsidRPr="000308A3" w:rsidRDefault="00C31656" w:rsidP="00C31656">
            <w:pPr>
              <w:pStyle w:val="ListParagraph"/>
              <w:numPr>
                <w:ilvl w:val="0"/>
                <w:numId w:val="17"/>
              </w:numPr>
              <w:ind w:left="772" w:right="130" w:hanging="412"/>
              <w:rPr>
                <w:sz w:val="32"/>
              </w:rPr>
            </w:pPr>
            <w:r>
              <w:rPr>
                <w:sz w:val="32"/>
              </w:rPr>
              <w:t xml:space="preserve"> B</w:t>
            </w:r>
          </w:p>
        </w:tc>
      </w:tr>
      <w:tr w:rsidR="000308A3" w14:paraId="73F7323E" w14:textId="77777777" w:rsidTr="000308A3">
        <w:tc>
          <w:tcPr>
            <w:tcW w:w="1435" w:type="dxa"/>
          </w:tcPr>
          <w:p w14:paraId="373E8168" w14:textId="77777777" w:rsidR="000308A3" w:rsidRPr="000308A3" w:rsidRDefault="00C31656" w:rsidP="00C31656">
            <w:pPr>
              <w:pStyle w:val="ListParagraph"/>
              <w:numPr>
                <w:ilvl w:val="0"/>
                <w:numId w:val="17"/>
              </w:numPr>
              <w:ind w:left="772" w:right="130" w:hanging="412"/>
              <w:rPr>
                <w:sz w:val="32"/>
              </w:rPr>
            </w:pPr>
            <w:r>
              <w:rPr>
                <w:sz w:val="32"/>
              </w:rPr>
              <w:t xml:space="preserve"> A</w:t>
            </w:r>
          </w:p>
        </w:tc>
      </w:tr>
      <w:tr w:rsidR="000308A3" w14:paraId="1B607F5A" w14:textId="77777777" w:rsidTr="000308A3">
        <w:tc>
          <w:tcPr>
            <w:tcW w:w="1435" w:type="dxa"/>
          </w:tcPr>
          <w:p w14:paraId="6D4F6EF4" w14:textId="77777777" w:rsidR="000308A3" w:rsidRPr="000308A3" w:rsidRDefault="00C31656" w:rsidP="00C31656">
            <w:pPr>
              <w:pStyle w:val="ListParagraph"/>
              <w:numPr>
                <w:ilvl w:val="0"/>
                <w:numId w:val="17"/>
              </w:numPr>
              <w:ind w:left="772" w:right="130" w:hanging="412"/>
              <w:rPr>
                <w:sz w:val="32"/>
              </w:rPr>
            </w:pPr>
            <w:r>
              <w:rPr>
                <w:sz w:val="32"/>
              </w:rPr>
              <w:t xml:space="preserve"> B</w:t>
            </w:r>
          </w:p>
        </w:tc>
      </w:tr>
      <w:tr w:rsidR="000308A3" w14:paraId="57D56745" w14:textId="77777777" w:rsidTr="000308A3">
        <w:tc>
          <w:tcPr>
            <w:tcW w:w="1435" w:type="dxa"/>
          </w:tcPr>
          <w:p w14:paraId="60026B25" w14:textId="77777777" w:rsidR="000308A3" w:rsidRPr="000308A3" w:rsidRDefault="00C31656" w:rsidP="00C31656">
            <w:pPr>
              <w:pStyle w:val="ListParagraph"/>
              <w:numPr>
                <w:ilvl w:val="0"/>
                <w:numId w:val="17"/>
              </w:numPr>
              <w:ind w:left="772" w:right="130" w:hanging="412"/>
              <w:rPr>
                <w:sz w:val="32"/>
              </w:rPr>
            </w:pPr>
            <w:r>
              <w:rPr>
                <w:sz w:val="32"/>
              </w:rPr>
              <w:t xml:space="preserve"> D</w:t>
            </w:r>
          </w:p>
        </w:tc>
      </w:tr>
      <w:tr w:rsidR="000308A3" w14:paraId="43DB7C58" w14:textId="77777777" w:rsidTr="000308A3">
        <w:tc>
          <w:tcPr>
            <w:tcW w:w="1435" w:type="dxa"/>
          </w:tcPr>
          <w:p w14:paraId="30E7B36F" w14:textId="77777777" w:rsidR="000308A3" w:rsidRPr="000308A3" w:rsidRDefault="00C31656" w:rsidP="00C31656">
            <w:pPr>
              <w:pStyle w:val="ListParagraph"/>
              <w:numPr>
                <w:ilvl w:val="0"/>
                <w:numId w:val="17"/>
              </w:numPr>
              <w:ind w:left="772" w:right="130" w:hanging="412"/>
              <w:rPr>
                <w:sz w:val="32"/>
              </w:rPr>
            </w:pPr>
            <w:r>
              <w:rPr>
                <w:sz w:val="32"/>
              </w:rPr>
              <w:t xml:space="preserve"> A</w:t>
            </w:r>
          </w:p>
        </w:tc>
      </w:tr>
      <w:tr w:rsidR="000308A3" w14:paraId="2852E6CD" w14:textId="77777777" w:rsidTr="000308A3">
        <w:tc>
          <w:tcPr>
            <w:tcW w:w="1435" w:type="dxa"/>
          </w:tcPr>
          <w:p w14:paraId="563E1FB3" w14:textId="77777777" w:rsidR="000308A3" w:rsidRPr="000308A3" w:rsidRDefault="00C31656" w:rsidP="00C31656">
            <w:pPr>
              <w:pStyle w:val="ListParagraph"/>
              <w:numPr>
                <w:ilvl w:val="0"/>
                <w:numId w:val="17"/>
              </w:numPr>
              <w:ind w:left="772" w:right="130" w:hanging="412"/>
              <w:rPr>
                <w:sz w:val="32"/>
              </w:rPr>
            </w:pPr>
            <w:r>
              <w:rPr>
                <w:sz w:val="32"/>
              </w:rPr>
              <w:t xml:space="preserve"> C</w:t>
            </w:r>
          </w:p>
        </w:tc>
      </w:tr>
      <w:tr w:rsidR="000308A3" w14:paraId="6763BB68" w14:textId="77777777" w:rsidTr="000308A3">
        <w:tc>
          <w:tcPr>
            <w:tcW w:w="1435" w:type="dxa"/>
          </w:tcPr>
          <w:p w14:paraId="0F6D18F9" w14:textId="77777777" w:rsidR="000308A3" w:rsidRPr="000308A3" w:rsidRDefault="00C31656" w:rsidP="00C31656">
            <w:pPr>
              <w:pStyle w:val="ListParagraph"/>
              <w:numPr>
                <w:ilvl w:val="0"/>
                <w:numId w:val="17"/>
              </w:numPr>
              <w:ind w:left="772" w:right="130" w:hanging="412"/>
              <w:rPr>
                <w:sz w:val="32"/>
              </w:rPr>
            </w:pPr>
            <w:r>
              <w:rPr>
                <w:sz w:val="32"/>
              </w:rPr>
              <w:t xml:space="preserve"> D</w:t>
            </w:r>
          </w:p>
        </w:tc>
      </w:tr>
      <w:tr w:rsidR="000308A3" w14:paraId="0346A94C" w14:textId="77777777" w:rsidTr="000308A3">
        <w:tc>
          <w:tcPr>
            <w:tcW w:w="1435" w:type="dxa"/>
          </w:tcPr>
          <w:p w14:paraId="78197266" w14:textId="77777777" w:rsidR="000308A3" w:rsidRPr="000308A3" w:rsidRDefault="00C31656" w:rsidP="00C31656">
            <w:pPr>
              <w:pStyle w:val="ListParagraph"/>
              <w:numPr>
                <w:ilvl w:val="0"/>
                <w:numId w:val="17"/>
              </w:numPr>
              <w:ind w:left="772" w:right="130" w:hanging="412"/>
              <w:rPr>
                <w:sz w:val="32"/>
              </w:rPr>
            </w:pPr>
            <w:r>
              <w:rPr>
                <w:sz w:val="32"/>
              </w:rPr>
              <w:t xml:space="preserve"> B</w:t>
            </w:r>
          </w:p>
        </w:tc>
      </w:tr>
      <w:tr w:rsidR="000308A3" w14:paraId="585DC1FA" w14:textId="77777777" w:rsidTr="000308A3">
        <w:tc>
          <w:tcPr>
            <w:tcW w:w="1435" w:type="dxa"/>
          </w:tcPr>
          <w:p w14:paraId="48D96E00" w14:textId="77777777" w:rsidR="000308A3" w:rsidRPr="000308A3" w:rsidRDefault="00C31656" w:rsidP="00C31656">
            <w:pPr>
              <w:pStyle w:val="ListParagraph"/>
              <w:numPr>
                <w:ilvl w:val="0"/>
                <w:numId w:val="17"/>
              </w:numPr>
              <w:ind w:left="772" w:right="130" w:hanging="412"/>
              <w:rPr>
                <w:sz w:val="32"/>
              </w:rPr>
            </w:pPr>
            <w:r>
              <w:rPr>
                <w:sz w:val="32"/>
              </w:rPr>
              <w:t xml:space="preserve"> A</w:t>
            </w:r>
          </w:p>
        </w:tc>
      </w:tr>
      <w:tr w:rsidR="000308A3" w14:paraId="10E76A36" w14:textId="77777777" w:rsidTr="000308A3">
        <w:tc>
          <w:tcPr>
            <w:tcW w:w="1435" w:type="dxa"/>
          </w:tcPr>
          <w:p w14:paraId="1FE78BB5" w14:textId="77777777" w:rsidR="000308A3" w:rsidRPr="000308A3" w:rsidRDefault="00C31656" w:rsidP="00C31656">
            <w:pPr>
              <w:pStyle w:val="ListParagraph"/>
              <w:numPr>
                <w:ilvl w:val="0"/>
                <w:numId w:val="17"/>
              </w:numPr>
              <w:ind w:left="772" w:right="130" w:hanging="412"/>
              <w:rPr>
                <w:sz w:val="32"/>
              </w:rPr>
            </w:pPr>
            <w:r>
              <w:rPr>
                <w:sz w:val="32"/>
              </w:rPr>
              <w:t xml:space="preserve"> D</w:t>
            </w:r>
          </w:p>
        </w:tc>
      </w:tr>
      <w:tr w:rsidR="000308A3" w14:paraId="3C330936" w14:textId="77777777" w:rsidTr="000308A3">
        <w:tc>
          <w:tcPr>
            <w:tcW w:w="1435" w:type="dxa"/>
          </w:tcPr>
          <w:p w14:paraId="18E249B9" w14:textId="77777777" w:rsidR="000308A3" w:rsidRPr="000308A3" w:rsidRDefault="00C31656" w:rsidP="00C31656">
            <w:pPr>
              <w:pStyle w:val="ListParagraph"/>
              <w:numPr>
                <w:ilvl w:val="0"/>
                <w:numId w:val="17"/>
              </w:numPr>
              <w:ind w:left="772" w:right="130" w:hanging="412"/>
              <w:rPr>
                <w:sz w:val="32"/>
              </w:rPr>
            </w:pPr>
            <w:r>
              <w:rPr>
                <w:sz w:val="32"/>
              </w:rPr>
              <w:t xml:space="preserve"> D</w:t>
            </w:r>
          </w:p>
        </w:tc>
      </w:tr>
      <w:tr w:rsidR="000308A3" w14:paraId="353163F2" w14:textId="77777777" w:rsidTr="000308A3">
        <w:tc>
          <w:tcPr>
            <w:tcW w:w="1435" w:type="dxa"/>
          </w:tcPr>
          <w:p w14:paraId="0CF52FA4" w14:textId="77777777" w:rsidR="000308A3" w:rsidRPr="000308A3" w:rsidRDefault="00C31656" w:rsidP="00C31656">
            <w:pPr>
              <w:pStyle w:val="ListParagraph"/>
              <w:numPr>
                <w:ilvl w:val="0"/>
                <w:numId w:val="17"/>
              </w:numPr>
              <w:ind w:left="772" w:right="130" w:hanging="412"/>
              <w:rPr>
                <w:sz w:val="32"/>
              </w:rPr>
            </w:pPr>
            <w:r>
              <w:rPr>
                <w:sz w:val="32"/>
              </w:rPr>
              <w:t xml:space="preserve"> B</w:t>
            </w:r>
          </w:p>
        </w:tc>
      </w:tr>
      <w:tr w:rsidR="000308A3" w14:paraId="5BD1316F" w14:textId="77777777" w:rsidTr="000308A3">
        <w:tc>
          <w:tcPr>
            <w:tcW w:w="1435" w:type="dxa"/>
          </w:tcPr>
          <w:p w14:paraId="42D40BB0" w14:textId="77777777" w:rsidR="000308A3" w:rsidRPr="000308A3" w:rsidRDefault="00C31656" w:rsidP="00C31656">
            <w:pPr>
              <w:pStyle w:val="ListParagraph"/>
              <w:numPr>
                <w:ilvl w:val="0"/>
                <w:numId w:val="17"/>
              </w:numPr>
              <w:ind w:left="772" w:right="130" w:hanging="412"/>
              <w:rPr>
                <w:sz w:val="32"/>
              </w:rPr>
            </w:pPr>
            <w:r>
              <w:rPr>
                <w:sz w:val="32"/>
              </w:rPr>
              <w:t xml:space="preserve"> C</w:t>
            </w:r>
          </w:p>
        </w:tc>
      </w:tr>
      <w:tr w:rsidR="000308A3" w14:paraId="6C8982D5" w14:textId="77777777" w:rsidTr="000308A3">
        <w:tc>
          <w:tcPr>
            <w:tcW w:w="1435" w:type="dxa"/>
          </w:tcPr>
          <w:p w14:paraId="036248A5" w14:textId="77777777" w:rsidR="000308A3" w:rsidRPr="000308A3" w:rsidRDefault="00C31656" w:rsidP="00C31656">
            <w:pPr>
              <w:pStyle w:val="ListParagraph"/>
              <w:numPr>
                <w:ilvl w:val="0"/>
                <w:numId w:val="17"/>
              </w:numPr>
              <w:ind w:left="772" w:right="130" w:hanging="412"/>
              <w:rPr>
                <w:sz w:val="32"/>
              </w:rPr>
            </w:pPr>
            <w:r>
              <w:rPr>
                <w:sz w:val="32"/>
              </w:rPr>
              <w:t xml:space="preserve"> B</w:t>
            </w:r>
          </w:p>
        </w:tc>
      </w:tr>
      <w:tr w:rsidR="000308A3" w14:paraId="5EC94826" w14:textId="77777777" w:rsidTr="000308A3">
        <w:tc>
          <w:tcPr>
            <w:tcW w:w="1435" w:type="dxa"/>
          </w:tcPr>
          <w:p w14:paraId="726D1B9D" w14:textId="77777777" w:rsidR="000308A3" w:rsidRPr="000308A3" w:rsidRDefault="00C31656" w:rsidP="00C31656">
            <w:pPr>
              <w:pStyle w:val="ListParagraph"/>
              <w:numPr>
                <w:ilvl w:val="0"/>
                <w:numId w:val="17"/>
              </w:numPr>
              <w:ind w:left="772" w:right="130" w:hanging="412"/>
              <w:rPr>
                <w:sz w:val="32"/>
              </w:rPr>
            </w:pPr>
            <w:r>
              <w:rPr>
                <w:sz w:val="32"/>
              </w:rPr>
              <w:t xml:space="preserve"> D</w:t>
            </w:r>
          </w:p>
        </w:tc>
      </w:tr>
      <w:tr w:rsidR="000308A3" w14:paraId="73646831" w14:textId="77777777" w:rsidTr="000308A3">
        <w:tc>
          <w:tcPr>
            <w:tcW w:w="1435" w:type="dxa"/>
          </w:tcPr>
          <w:p w14:paraId="6AE1CC38" w14:textId="77777777" w:rsidR="000308A3" w:rsidRPr="000308A3" w:rsidRDefault="00C31656" w:rsidP="00C31656">
            <w:pPr>
              <w:pStyle w:val="ListParagraph"/>
              <w:numPr>
                <w:ilvl w:val="0"/>
                <w:numId w:val="17"/>
              </w:numPr>
              <w:ind w:left="772" w:right="130" w:hanging="412"/>
              <w:rPr>
                <w:sz w:val="32"/>
              </w:rPr>
            </w:pPr>
            <w:r>
              <w:rPr>
                <w:sz w:val="32"/>
              </w:rPr>
              <w:t xml:space="preserve"> B</w:t>
            </w:r>
          </w:p>
        </w:tc>
      </w:tr>
      <w:tr w:rsidR="000308A3" w14:paraId="47BA2825" w14:textId="77777777" w:rsidTr="000308A3">
        <w:tc>
          <w:tcPr>
            <w:tcW w:w="1435" w:type="dxa"/>
          </w:tcPr>
          <w:p w14:paraId="6DFE16B6" w14:textId="77777777" w:rsidR="000308A3" w:rsidRPr="000308A3" w:rsidRDefault="00C31656" w:rsidP="00C31656">
            <w:pPr>
              <w:pStyle w:val="ListParagraph"/>
              <w:numPr>
                <w:ilvl w:val="0"/>
                <w:numId w:val="17"/>
              </w:numPr>
              <w:ind w:left="772" w:right="130" w:hanging="412"/>
              <w:rPr>
                <w:sz w:val="32"/>
              </w:rPr>
            </w:pPr>
            <w:r>
              <w:rPr>
                <w:sz w:val="32"/>
              </w:rPr>
              <w:t xml:space="preserve"> A</w:t>
            </w:r>
          </w:p>
        </w:tc>
      </w:tr>
    </w:tbl>
    <w:p w14:paraId="4BA30029" w14:textId="77777777" w:rsidR="005209E9" w:rsidRDefault="005209E9" w:rsidP="00384442">
      <w:pPr>
        <w:rPr>
          <w:b/>
          <w:sz w:val="32"/>
          <w:szCs w:val="24"/>
        </w:rPr>
      </w:pPr>
    </w:p>
    <w:p w14:paraId="474A143D" w14:textId="77777777" w:rsidR="005209E9" w:rsidRDefault="005209E9">
      <w:pPr>
        <w:rPr>
          <w:b/>
          <w:sz w:val="32"/>
          <w:szCs w:val="24"/>
        </w:rPr>
      </w:pPr>
      <w:r>
        <w:rPr>
          <w:b/>
          <w:sz w:val="32"/>
          <w:szCs w:val="24"/>
        </w:rPr>
        <w:br w:type="page"/>
      </w:r>
    </w:p>
    <w:p w14:paraId="7FF73ED9" w14:textId="77777777" w:rsidR="00384442" w:rsidRDefault="00FC7892" w:rsidP="00384442">
      <w:pPr>
        <w:rPr>
          <w:b/>
          <w:sz w:val="32"/>
          <w:szCs w:val="24"/>
        </w:rPr>
      </w:pPr>
      <w:r>
        <w:rPr>
          <w:b/>
          <w:sz w:val="32"/>
          <w:szCs w:val="24"/>
        </w:rPr>
        <w:t>PART 2 – PRODUCTION</w:t>
      </w:r>
    </w:p>
    <w:p w14:paraId="4B33111A" w14:textId="77777777" w:rsidR="00FC7892" w:rsidRPr="00FC7892" w:rsidRDefault="00FC7892" w:rsidP="00384442">
      <w:pPr>
        <w:rPr>
          <w:b/>
          <w:i/>
          <w:sz w:val="22"/>
          <w:szCs w:val="24"/>
        </w:rPr>
      </w:pPr>
      <w:r w:rsidRPr="00FC7892">
        <w:rPr>
          <w:b/>
          <w:i/>
          <w:sz w:val="22"/>
          <w:szCs w:val="24"/>
        </w:rPr>
        <w:t>GRADING NOTE: Use the Style &amp; Reference Manual as the guide for assessing the productions jobs.</w:t>
      </w:r>
    </w:p>
    <w:p w14:paraId="0123FF78" w14:textId="77777777" w:rsidR="00FC7892" w:rsidRPr="00B362A4" w:rsidRDefault="00FC7892" w:rsidP="00FC7892">
      <w:pPr>
        <w:rPr>
          <w:b/>
          <w:sz w:val="24"/>
          <w:szCs w:val="24"/>
        </w:rPr>
      </w:pPr>
    </w:p>
    <w:p w14:paraId="5D0C5D15" w14:textId="77777777" w:rsidR="00FC7892" w:rsidRDefault="00FC7892" w:rsidP="00FC7892">
      <w:pPr>
        <w:rPr>
          <w:b/>
          <w:i/>
          <w:sz w:val="24"/>
          <w:szCs w:val="24"/>
        </w:rPr>
      </w:pPr>
      <w:r w:rsidRPr="00FC7892">
        <w:rPr>
          <w:rFonts w:ascii="TimesNewRomanPSMT" w:eastAsia="Calibri" w:hAnsi="TimesNewRomanPSMT" w:cs="TimesNewRomanPSMT"/>
          <w:noProof/>
          <w:sz w:val="24"/>
          <w:szCs w:val="24"/>
        </w:rPr>
        <mc:AlternateContent>
          <mc:Choice Requires="wps">
            <w:drawing>
              <wp:anchor distT="45720" distB="45720" distL="114300" distR="114300" simplePos="0" relativeHeight="251662848" behindDoc="0" locked="0" layoutInCell="1" allowOverlap="1" wp14:anchorId="2B27DB48" wp14:editId="331435D8">
                <wp:simplePos x="0" y="0"/>
                <wp:positionH relativeFrom="margin">
                  <wp:align>right</wp:align>
                </wp:positionH>
                <wp:positionV relativeFrom="paragraph">
                  <wp:posOffset>7848</wp:posOffset>
                </wp:positionV>
                <wp:extent cx="1439545" cy="603250"/>
                <wp:effectExtent l="0" t="0" r="27305"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9545" cy="603250"/>
                        </a:xfrm>
                        <a:prstGeom prst="rect">
                          <a:avLst/>
                        </a:prstGeom>
                        <a:solidFill>
                          <a:srgbClr val="FFFFFF"/>
                        </a:solidFill>
                        <a:ln w="9525">
                          <a:solidFill>
                            <a:srgbClr val="000000"/>
                          </a:solidFill>
                          <a:miter lim="800000"/>
                          <a:headEnd/>
                          <a:tailEnd/>
                        </a:ln>
                      </wps:spPr>
                      <wps:txbx>
                        <w:txbxContent>
                          <w:p w14:paraId="7E71CAED" w14:textId="77777777" w:rsidR="00FC7892" w:rsidRPr="00FC7892" w:rsidRDefault="00FC7892" w:rsidP="00FC7892">
                            <w:pPr>
                              <w:autoSpaceDE w:val="0"/>
                              <w:autoSpaceDN w:val="0"/>
                              <w:adjustRightInd w:val="0"/>
                              <w:jc w:val="right"/>
                              <w:rPr>
                                <w:rFonts w:eastAsia="Calibri"/>
                                <w:b/>
                                <w:bCs/>
                                <w:sz w:val="22"/>
                                <w:szCs w:val="28"/>
                              </w:rPr>
                            </w:pPr>
                            <w:r w:rsidRPr="00FC7892">
                              <w:rPr>
                                <w:rFonts w:eastAsia="Calibri"/>
                                <w:b/>
                                <w:bCs/>
                                <w:sz w:val="22"/>
                                <w:szCs w:val="28"/>
                              </w:rPr>
                              <w:t>Table (with borders)</w:t>
                            </w:r>
                          </w:p>
                          <w:p w14:paraId="6E82DDD5" w14:textId="77777777" w:rsidR="00FC7892" w:rsidRPr="00FC7892" w:rsidRDefault="00FC7892" w:rsidP="00FC7892">
                            <w:pPr>
                              <w:autoSpaceDE w:val="0"/>
                              <w:autoSpaceDN w:val="0"/>
                              <w:adjustRightInd w:val="0"/>
                              <w:jc w:val="right"/>
                              <w:rPr>
                                <w:rFonts w:eastAsia="Calibri"/>
                                <w:szCs w:val="24"/>
                              </w:rPr>
                            </w:pPr>
                            <w:r w:rsidRPr="00FC7892">
                              <w:rPr>
                                <w:rFonts w:eastAsia="Calibri"/>
                                <w:szCs w:val="24"/>
                              </w:rPr>
                              <w:t>Top Margin: 1”</w:t>
                            </w:r>
                          </w:p>
                          <w:p w14:paraId="2D851869" w14:textId="77777777" w:rsidR="00FC7892" w:rsidRPr="00FC7892" w:rsidRDefault="00FC7892" w:rsidP="00FC7892">
                            <w:pPr>
                              <w:jc w:val="right"/>
                              <w:rPr>
                                <w:rFonts w:eastAsia="Calibri"/>
                                <w:szCs w:val="24"/>
                              </w:rPr>
                            </w:pPr>
                            <w:r w:rsidRPr="00FC7892">
                              <w:rPr>
                                <w:rFonts w:eastAsia="Calibri"/>
                                <w:szCs w:val="24"/>
                              </w:rPr>
                              <w:t>Side Margins: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27DB48" id="Text Box 2" o:spid="_x0000_s1027" type="#_x0000_t202" style="position:absolute;margin-left:62.15pt;margin-top:.6pt;width:113.35pt;height:47.5pt;z-index:2516628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">
                <v:textbox>
                  <w:txbxContent>
                    <w:p w14:paraId="7E71CAED" w14:textId="77777777" w:rsidR="00FC7892" w:rsidRPr="00FC7892" w:rsidRDefault="00FC7892" w:rsidP="00FC7892">
                      <w:pPr>
                        <w:autoSpaceDE w:val="0"/>
                        <w:autoSpaceDN w:val="0"/>
                        <w:adjustRightInd w:val="0"/>
                        <w:jc w:val="right"/>
                        <w:rPr>
                          <w:rFonts w:eastAsia="Calibri"/>
                          <w:b/>
                          <w:bCs/>
                          <w:sz w:val="22"/>
                          <w:szCs w:val="28"/>
                        </w:rPr>
                      </w:pPr>
                      <w:r w:rsidRPr="00FC7892">
                        <w:rPr>
                          <w:rFonts w:eastAsia="Calibri"/>
                          <w:b/>
                          <w:bCs/>
                          <w:sz w:val="22"/>
                          <w:szCs w:val="28"/>
                        </w:rPr>
                        <w:t>Table (with borders)</w:t>
                      </w:r>
                    </w:p>
                    <w:p w14:paraId="6E82DDD5" w14:textId="77777777" w:rsidR="00FC7892" w:rsidRPr="00FC7892" w:rsidRDefault="00FC7892" w:rsidP="00FC7892">
                      <w:pPr>
                        <w:autoSpaceDE w:val="0"/>
                        <w:autoSpaceDN w:val="0"/>
                        <w:adjustRightInd w:val="0"/>
                        <w:jc w:val="right"/>
                        <w:rPr>
                          <w:rFonts w:eastAsia="Calibri"/>
                          <w:szCs w:val="24"/>
                        </w:rPr>
                      </w:pPr>
                      <w:r w:rsidRPr="00FC7892">
                        <w:rPr>
                          <w:rFonts w:eastAsia="Calibri"/>
                          <w:szCs w:val="24"/>
                        </w:rPr>
                        <w:t>Top Margin: 1”</w:t>
                      </w:r>
                    </w:p>
                    <w:p w14:paraId="2D851869" w14:textId="77777777" w:rsidR="00FC7892" w:rsidRPr="00FC7892" w:rsidRDefault="00FC7892" w:rsidP="00FC7892">
                      <w:pPr>
                        <w:jc w:val="right"/>
                        <w:rPr>
                          <w:rFonts w:eastAsia="Calibri"/>
                          <w:szCs w:val="24"/>
                        </w:rPr>
                      </w:pPr>
                      <w:r w:rsidRPr="00FC7892">
                        <w:rPr>
                          <w:rFonts w:eastAsia="Calibri"/>
                          <w:szCs w:val="24"/>
                        </w:rPr>
                        <w:t>Side Margins: 1”</w:t>
                      </w:r>
                    </w:p>
                  </w:txbxContent>
                </v:textbox>
                <w10:wrap type="square" anchorx="margin"/>
              </v:shape>
            </w:pict>
          </mc:Fallback>
        </mc:AlternateContent>
      </w:r>
      <w:r>
        <w:rPr>
          <w:b/>
          <w:sz w:val="28"/>
          <w:szCs w:val="24"/>
        </w:rPr>
        <w:t>JOB 1 – Table (with borders)</w:t>
      </w:r>
    </w:p>
    <w:p w14:paraId="3E5BDB34" w14:textId="77777777" w:rsidR="00FC7892" w:rsidRPr="00B362A4" w:rsidRDefault="00FC7892" w:rsidP="00384442">
      <w:pPr>
        <w:rPr>
          <w:sz w:val="24"/>
          <w:szCs w:val="24"/>
        </w:rPr>
      </w:pPr>
    </w:p>
    <w:p w14:paraId="64F52065" w14:textId="77777777" w:rsidR="00B362A4" w:rsidRDefault="00B362A4" w:rsidP="00B362A4">
      <w:pPr>
        <w:rPr>
          <w:b/>
          <w:caps/>
          <w:sz w:val="24"/>
          <w:szCs w:val="24"/>
        </w:rPr>
      </w:pPr>
    </w:p>
    <w:p w14:paraId="2AE8BFF9" w14:textId="2FBF43E5" w:rsidR="00B362A4" w:rsidRDefault="00C74FFE" w:rsidP="005F55C8">
      <w:pPr>
        <w:jc w:val="center"/>
        <w:rPr>
          <w:b/>
          <w:caps/>
          <w:sz w:val="24"/>
          <w:szCs w:val="24"/>
        </w:rPr>
      </w:pPr>
      <w:ins w:id="0" w:author="Hewes Angie" w:date="2020-02-14T08:09:00Z">
        <w:r>
          <w:rPr>
            <w:b/>
            <w:caps/>
            <w:noProof/>
            <w:sz w:val="24"/>
            <w:szCs w:val="24"/>
          </w:rPr>
          <mc:AlternateContent>
            <mc:Choice Requires="wps">
              <w:drawing>
                <wp:anchor distT="0" distB="0" distL="114300" distR="114300" simplePos="0" relativeHeight="251679232" behindDoc="0" locked="0" layoutInCell="1" allowOverlap="1" wp14:anchorId="579C803B" wp14:editId="5DCE6704">
                  <wp:simplePos x="0" y="0"/>
                  <wp:positionH relativeFrom="column">
                    <wp:posOffset>4110989</wp:posOffset>
                  </wp:positionH>
                  <wp:positionV relativeFrom="paragraph">
                    <wp:posOffset>131445</wp:posOffset>
                  </wp:positionV>
                  <wp:extent cx="1857375" cy="733425"/>
                  <wp:effectExtent l="0" t="0" r="28575" b="28575"/>
                  <wp:wrapNone/>
                  <wp:docPr id="1" name="Text Box 1"/>
                  <wp:cNvGraphicFramePr/>
                  <a:graphic xmlns:a="http://schemas.openxmlformats.org/drawingml/2006/main">
                    <a:graphicData uri="http://schemas.microsoft.com/office/word/2010/wordprocessingShape">
                      <wps:wsp>
                        <wps:cNvSpPr txBox="1"/>
                        <wps:spPr>
                          <a:xfrm>
                            <a:off x="0" y="0"/>
                            <a:ext cx="1857375" cy="733425"/>
                          </a:xfrm>
                          <a:prstGeom prst="rect">
                            <a:avLst/>
                          </a:prstGeom>
                          <a:solidFill>
                            <a:schemeClr val="lt1"/>
                          </a:solidFill>
                          <a:ln w="6350">
                            <a:solidFill>
                              <a:prstClr val="black"/>
                            </a:solidFill>
                          </a:ln>
                        </wps:spPr>
                        <wps:txbx>
                          <w:txbxContent>
                            <w:p w14:paraId="6EB5267F" w14:textId="46D6480E" w:rsidR="00C74FFE" w:rsidRPr="00C74FFE" w:rsidRDefault="00C74FFE">
                              <w:pPr>
                                <w:rPr>
                                  <w:sz w:val="24"/>
                                  <w:szCs w:val="24"/>
                                  <w:rPrChange w:id="1" w:author="Hewes Angie" w:date="2020-02-14T08:09:00Z">
                                    <w:rPr/>
                                  </w:rPrChange>
                                </w:rPr>
                              </w:pPr>
                              <w:ins w:id="2" w:author="Hewes Angie" w:date="2020-02-14T08:09:00Z">
                                <w:r w:rsidRPr="00C74FFE">
                                  <w:rPr>
                                    <w:sz w:val="24"/>
                                    <w:szCs w:val="24"/>
                                    <w:rPrChange w:id="3" w:author="Hewes Angie" w:date="2020-02-14T08:09:00Z">
                                      <w:rPr/>
                                    </w:rPrChange>
                                  </w:rPr>
                                  <w:t>Table should be centered vertically and horizontally on the page.</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9C803B" id="_x0000_t202" coordsize="21600,21600" o:spt="202" path="m,l,21600r21600,l21600,xe">
                  <v:stroke joinstyle="miter"/>
                  <v:path gradientshapeok="t" o:connecttype="rect"/>
                </v:shapetype>
                <v:shape id="Text Box 1" o:spid="_x0000_s1028" type="#_x0000_t202" style="position:absolute;left:0;text-align:left;margin-left:323.7pt;margin-top:10.35pt;width:146.25pt;height:57.7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" fillcolor="white [3201]" strokeweight=".5pt">
                  <v:textbox>
                    <w:txbxContent>
                      <w:p w14:paraId="6EB5267F" w14:textId="46D6480E" w:rsidR="00C74FFE" w:rsidRPr="00C74FFE" w:rsidRDefault="00C74FFE">
                        <w:pPr>
                          <w:rPr>
                            <w:sz w:val="24"/>
                            <w:szCs w:val="24"/>
                            <w:rPrChange w:id="5" w:author="Hewes Angie" w:date="2020-02-14T08:09:00Z">
                              <w:rPr/>
                            </w:rPrChange>
                          </w:rPr>
                        </w:pPr>
                        <w:ins w:id="6" w:author="Hewes Angie" w:date="2020-02-14T08:09:00Z">
                          <w:r w:rsidRPr="00C74FFE">
                            <w:rPr>
                              <w:sz w:val="24"/>
                              <w:szCs w:val="24"/>
                              <w:rPrChange w:id="7" w:author="Hewes Angie" w:date="2020-02-14T08:09:00Z">
                                <w:rPr/>
                              </w:rPrChange>
                            </w:rPr>
                            <w:t>Table should be centered vertically and horizontally on the page.</w:t>
                          </w:r>
                        </w:ins>
                      </w:p>
                    </w:txbxContent>
                  </v:textbox>
                </v:shape>
              </w:pict>
            </mc:Fallback>
          </mc:AlternateContent>
        </w:r>
      </w:ins>
    </w:p>
    <w:p w14:paraId="3E1981E8" w14:textId="77777777" w:rsidR="00B362A4" w:rsidRDefault="00B362A4" w:rsidP="005F55C8">
      <w:pPr>
        <w:jc w:val="center"/>
        <w:rPr>
          <w:b/>
          <w:caps/>
          <w:sz w:val="24"/>
          <w:szCs w:val="24"/>
        </w:rPr>
      </w:pPr>
    </w:p>
    <w:p w14:paraId="739981F0" w14:textId="77777777" w:rsidR="00B362A4" w:rsidRDefault="00B362A4" w:rsidP="005F55C8">
      <w:pPr>
        <w:jc w:val="center"/>
        <w:rPr>
          <w:b/>
          <w:caps/>
          <w:sz w:val="24"/>
          <w:szCs w:val="24"/>
        </w:rPr>
      </w:pPr>
    </w:p>
    <w:p w14:paraId="631ABA2A" w14:textId="77777777" w:rsidR="00B362A4" w:rsidRDefault="00B362A4" w:rsidP="005F55C8">
      <w:pPr>
        <w:jc w:val="center"/>
        <w:rPr>
          <w:b/>
          <w:caps/>
          <w:sz w:val="24"/>
          <w:szCs w:val="24"/>
        </w:rPr>
      </w:pPr>
    </w:p>
    <w:p w14:paraId="1364BF58" w14:textId="77777777" w:rsidR="00B362A4" w:rsidRDefault="00B362A4" w:rsidP="005F55C8">
      <w:pPr>
        <w:jc w:val="center"/>
        <w:rPr>
          <w:b/>
          <w:caps/>
          <w:sz w:val="24"/>
          <w:szCs w:val="24"/>
        </w:rPr>
      </w:pPr>
    </w:p>
    <w:p w14:paraId="1B0D3D88" w14:textId="77777777" w:rsidR="00B362A4" w:rsidRDefault="00B362A4" w:rsidP="005F55C8">
      <w:pPr>
        <w:jc w:val="center"/>
        <w:rPr>
          <w:b/>
          <w:caps/>
          <w:sz w:val="24"/>
          <w:szCs w:val="24"/>
        </w:rPr>
      </w:pPr>
    </w:p>
    <w:p w14:paraId="65FE4479" w14:textId="77777777" w:rsidR="00B362A4" w:rsidRDefault="00B362A4" w:rsidP="005F55C8">
      <w:pPr>
        <w:jc w:val="center"/>
        <w:rPr>
          <w:b/>
          <w:caps/>
          <w:sz w:val="24"/>
          <w:szCs w:val="24"/>
        </w:rPr>
      </w:pPr>
    </w:p>
    <w:p w14:paraId="6695CD64" w14:textId="77777777" w:rsidR="00FC7892" w:rsidRPr="005F55C8" w:rsidRDefault="00FC7892" w:rsidP="005F55C8">
      <w:pPr>
        <w:jc w:val="center"/>
        <w:rPr>
          <w:b/>
          <w:caps/>
          <w:sz w:val="24"/>
          <w:szCs w:val="24"/>
        </w:rPr>
      </w:pPr>
      <w:r w:rsidRPr="005F55C8">
        <w:rPr>
          <w:b/>
          <w:caps/>
          <w:sz w:val="24"/>
          <w:szCs w:val="24"/>
        </w:rPr>
        <w:t>Professional Business Associates</w:t>
      </w:r>
    </w:p>
    <w:p w14:paraId="1BF563B3" w14:textId="695692EC" w:rsidR="00FC7892" w:rsidRPr="00931B31" w:rsidDel="00C74FFE" w:rsidRDefault="00931B31" w:rsidP="00931B31">
      <w:pPr>
        <w:jc w:val="center"/>
        <w:rPr>
          <w:del w:id="4" w:author="Hewes Angie" w:date="2020-02-14T08:07:00Z"/>
          <w:b/>
          <w:bCs/>
          <w:sz w:val="24"/>
          <w:szCs w:val="24"/>
        </w:rPr>
      </w:pPr>
      <w:del w:id="5" w:author="Hewes Angie" w:date="2020-02-14T08:07:00Z">
        <w:r w:rsidDel="00C74FFE">
          <w:rPr>
            <w:b/>
            <w:bCs/>
            <w:sz w:val="24"/>
            <w:szCs w:val="24"/>
          </w:rPr>
          <w:delText>(DS)</w:delText>
        </w:r>
      </w:del>
    </w:p>
    <w:p w14:paraId="2FFE92DC" w14:textId="77777777" w:rsidR="00FC7892" w:rsidRDefault="00FC7892" w:rsidP="005F55C8">
      <w:pPr>
        <w:jc w:val="center"/>
        <w:rPr>
          <w:b/>
          <w:sz w:val="24"/>
          <w:szCs w:val="24"/>
        </w:rPr>
      </w:pPr>
      <w:r w:rsidRPr="005F55C8">
        <w:rPr>
          <w:b/>
          <w:sz w:val="24"/>
          <w:szCs w:val="24"/>
        </w:rPr>
        <w:t>Information Technology Team Contact Information</w:t>
      </w:r>
    </w:p>
    <w:p w14:paraId="5454CAAD" w14:textId="77777777" w:rsidR="005F55C8" w:rsidRDefault="005F55C8" w:rsidP="00B362A4">
      <w:pPr>
        <w:jc w:val="center"/>
        <w:rPr>
          <w:b/>
          <w:sz w:val="24"/>
          <w:szCs w:val="24"/>
        </w:rPr>
      </w:pPr>
    </w:p>
    <w:p w14:paraId="53F036FF" w14:textId="121C5EBD" w:rsidR="005F55C8" w:rsidDel="00C74FFE" w:rsidRDefault="00931B31" w:rsidP="005F55C8">
      <w:pPr>
        <w:jc w:val="center"/>
        <w:rPr>
          <w:del w:id="6" w:author="Hewes Angie" w:date="2020-02-14T08:07:00Z"/>
          <w:b/>
          <w:sz w:val="24"/>
          <w:szCs w:val="24"/>
        </w:rPr>
      </w:pPr>
      <w:del w:id="7" w:author="Hewes Angie" w:date="2020-02-14T08:07:00Z">
        <w:r w:rsidDel="00C74FFE">
          <w:rPr>
            <w:b/>
            <w:sz w:val="24"/>
            <w:szCs w:val="24"/>
          </w:rPr>
          <w:delText>(QS)</w:delText>
        </w:r>
      </w:del>
    </w:p>
    <w:p w14:paraId="417AC0E9" w14:textId="77777777" w:rsidR="005F55C8" w:rsidRPr="005F55C8" w:rsidRDefault="005F55C8" w:rsidP="005F55C8">
      <w:pPr>
        <w:jc w:val="center"/>
        <w:rPr>
          <w:sz w:val="24"/>
          <w:szCs w:val="24"/>
        </w:rPr>
      </w:pPr>
    </w:p>
    <w:tbl>
      <w:tblPr>
        <w:tblStyle w:val="TableGrid"/>
        <w:tblW w:w="9085" w:type="dxa"/>
        <w:jc w:val="center"/>
        <w:tblLook w:val="04A0" w:firstRow="1" w:lastRow="0" w:firstColumn="1" w:lastColumn="0" w:noHBand="0" w:noVBand="1"/>
      </w:tblPr>
      <w:tblGrid>
        <w:gridCol w:w="3415"/>
        <w:gridCol w:w="2610"/>
        <w:gridCol w:w="1800"/>
        <w:gridCol w:w="1260"/>
      </w:tblGrid>
      <w:tr w:rsidR="005F55C8" w:rsidRPr="005F55C8" w14:paraId="37415EEF" w14:textId="77777777" w:rsidTr="004E17F1">
        <w:trPr>
          <w:jc w:val="center"/>
        </w:trPr>
        <w:tc>
          <w:tcPr>
            <w:tcW w:w="3415" w:type="dxa"/>
            <w:vAlign w:val="bottom"/>
          </w:tcPr>
          <w:p w14:paraId="1D47702E" w14:textId="77777777" w:rsidR="00FC7892" w:rsidRPr="005F55C8" w:rsidRDefault="00FC7892" w:rsidP="004E17F1">
            <w:pPr>
              <w:jc w:val="center"/>
              <w:rPr>
                <w:b/>
                <w:sz w:val="24"/>
                <w:szCs w:val="24"/>
              </w:rPr>
            </w:pPr>
            <w:r w:rsidRPr="005F55C8">
              <w:rPr>
                <w:b/>
                <w:sz w:val="24"/>
                <w:szCs w:val="24"/>
              </w:rPr>
              <w:t>Title</w:t>
            </w:r>
          </w:p>
        </w:tc>
        <w:tc>
          <w:tcPr>
            <w:tcW w:w="2610" w:type="dxa"/>
            <w:vAlign w:val="bottom"/>
          </w:tcPr>
          <w:p w14:paraId="58A75DC4" w14:textId="77777777" w:rsidR="00FC7892" w:rsidRPr="005F55C8" w:rsidRDefault="00FC7892" w:rsidP="004E17F1">
            <w:pPr>
              <w:jc w:val="center"/>
              <w:rPr>
                <w:b/>
                <w:sz w:val="24"/>
                <w:szCs w:val="24"/>
              </w:rPr>
            </w:pPr>
            <w:r w:rsidRPr="005F55C8">
              <w:rPr>
                <w:b/>
                <w:sz w:val="24"/>
                <w:szCs w:val="24"/>
              </w:rPr>
              <w:t>Employee Name</w:t>
            </w:r>
          </w:p>
        </w:tc>
        <w:tc>
          <w:tcPr>
            <w:tcW w:w="1800" w:type="dxa"/>
            <w:vAlign w:val="bottom"/>
          </w:tcPr>
          <w:p w14:paraId="27C505DE" w14:textId="77777777" w:rsidR="00FC7892" w:rsidRPr="005F55C8" w:rsidRDefault="00FC7892" w:rsidP="004E17F1">
            <w:pPr>
              <w:jc w:val="center"/>
              <w:rPr>
                <w:b/>
                <w:sz w:val="24"/>
                <w:szCs w:val="24"/>
              </w:rPr>
            </w:pPr>
            <w:r w:rsidRPr="005F55C8">
              <w:rPr>
                <w:b/>
                <w:sz w:val="24"/>
                <w:szCs w:val="24"/>
              </w:rPr>
              <w:t>Office Location State</w:t>
            </w:r>
          </w:p>
        </w:tc>
        <w:tc>
          <w:tcPr>
            <w:tcW w:w="1260" w:type="dxa"/>
            <w:vAlign w:val="bottom"/>
          </w:tcPr>
          <w:p w14:paraId="4C7ECB12" w14:textId="77777777" w:rsidR="00FC7892" w:rsidRPr="005F55C8" w:rsidRDefault="00FC7892" w:rsidP="004E17F1">
            <w:pPr>
              <w:jc w:val="center"/>
              <w:rPr>
                <w:b/>
                <w:sz w:val="24"/>
                <w:szCs w:val="24"/>
              </w:rPr>
            </w:pPr>
            <w:r w:rsidRPr="005F55C8">
              <w:rPr>
                <w:b/>
                <w:sz w:val="24"/>
                <w:szCs w:val="24"/>
              </w:rPr>
              <w:t>Extension</w:t>
            </w:r>
          </w:p>
        </w:tc>
      </w:tr>
      <w:tr w:rsidR="005F55C8" w:rsidRPr="005F55C8" w14:paraId="255D1056" w14:textId="77777777" w:rsidTr="004E17F1">
        <w:trPr>
          <w:jc w:val="center"/>
        </w:trPr>
        <w:tc>
          <w:tcPr>
            <w:tcW w:w="3415" w:type="dxa"/>
            <w:vAlign w:val="bottom"/>
          </w:tcPr>
          <w:p w14:paraId="61E3D828" w14:textId="77777777" w:rsidR="00FC7892" w:rsidRPr="005F55C8" w:rsidRDefault="00FC7892" w:rsidP="00DE614C">
            <w:pPr>
              <w:rPr>
                <w:sz w:val="24"/>
                <w:szCs w:val="24"/>
              </w:rPr>
            </w:pPr>
            <w:r w:rsidRPr="005F55C8">
              <w:rPr>
                <w:sz w:val="24"/>
                <w:szCs w:val="24"/>
              </w:rPr>
              <w:t>Financial Services Manager</w:t>
            </w:r>
          </w:p>
        </w:tc>
        <w:tc>
          <w:tcPr>
            <w:tcW w:w="2610" w:type="dxa"/>
            <w:vAlign w:val="bottom"/>
          </w:tcPr>
          <w:p w14:paraId="7CE84E7E" w14:textId="77777777" w:rsidR="00FC7892" w:rsidRPr="005F55C8" w:rsidRDefault="00FC7892" w:rsidP="00DE614C">
            <w:pPr>
              <w:rPr>
                <w:sz w:val="24"/>
                <w:szCs w:val="24"/>
              </w:rPr>
            </w:pPr>
            <w:r w:rsidRPr="005F55C8">
              <w:rPr>
                <w:sz w:val="24"/>
                <w:szCs w:val="24"/>
              </w:rPr>
              <w:t>Tom Carlson</w:t>
            </w:r>
          </w:p>
        </w:tc>
        <w:tc>
          <w:tcPr>
            <w:tcW w:w="1800" w:type="dxa"/>
            <w:vAlign w:val="bottom"/>
          </w:tcPr>
          <w:p w14:paraId="7718416A" w14:textId="77777777" w:rsidR="00FC7892" w:rsidRPr="005F55C8" w:rsidRDefault="00FC7892" w:rsidP="00DE614C">
            <w:pPr>
              <w:rPr>
                <w:sz w:val="24"/>
                <w:szCs w:val="24"/>
              </w:rPr>
            </w:pPr>
            <w:r w:rsidRPr="005F55C8">
              <w:rPr>
                <w:sz w:val="24"/>
                <w:szCs w:val="24"/>
              </w:rPr>
              <w:t>OH</w:t>
            </w:r>
          </w:p>
        </w:tc>
        <w:tc>
          <w:tcPr>
            <w:tcW w:w="1260" w:type="dxa"/>
            <w:vAlign w:val="bottom"/>
          </w:tcPr>
          <w:p w14:paraId="78927345" w14:textId="77777777" w:rsidR="00FC7892" w:rsidRPr="005F55C8" w:rsidRDefault="00FC7892" w:rsidP="00DE614C">
            <w:pPr>
              <w:jc w:val="right"/>
              <w:rPr>
                <w:sz w:val="24"/>
                <w:szCs w:val="24"/>
              </w:rPr>
            </w:pPr>
            <w:r w:rsidRPr="005F55C8">
              <w:rPr>
                <w:sz w:val="24"/>
                <w:szCs w:val="24"/>
              </w:rPr>
              <w:t>2258</w:t>
            </w:r>
          </w:p>
        </w:tc>
      </w:tr>
      <w:tr w:rsidR="00A90CAE" w:rsidRPr="005F55C8" w14:paraId="5B05E1A7" w14:textId="77777777" w:rsidTr="004E17F1">
        <w:trPr>
          <w:jc w:val="center"/>
        </w:trPr>
        <w:tc>
          <w:tcPr>
            <w:tcW w:w="3415" w:type="dxa"/>
            <w:vAlign w:val="bottom"/>
          </w:tcPr>
          <w:p w14:paraId="7E4866DD" w14:textId="77777777" w:rsidR="00A90CAE" w:rsidRPr="005F55C8" w:rsidRDefault="00A90CAE" w:rsidP="00DE614C">
            <w:pPr>
              <w:rPr>
                <w:sz w:val="24"/>
                <w:szCs w:val="24"/>
              </w:rPr>
            </w:pPr>
            <w:r w:rsidRPr="005F55C8">
              <w:rPr>
                <w:sz w:val="24"/>
                <w:szCs w:val="24"/>
              </w:rPr>
              <w:t>Administrative Assistant</w:t>
            </w:r>
          </w:p>
        </w:tc>
        <w:tc>
          <w:tcPr>
            <w:tcW w:w="2610" w:type="dxa"/>
            <w:vAlign w:val="bottom"/>
          </w:tcPr>
          <w:p w14:paraId="3A9F3242" w14:textId="77777777" w:rsidR="00A90CAE" w:rsidRPr="005F55C8" w:rsidRDefault="00A90CAE" w:rsidP="00DE614C">
            <w:pPr>
              <w:rPr>
                <w:sz w:val="24"/>
                <w:szCs w:val="24"/>
              </w:rPr>
            </w:pPr>
            <w:r w:rsidRPr="005F55C8">
              <w:rPr>
                <w:sz w:val="24"/>
                <w:szCs w:val="24"/>
              </w:rPr>
              <w:t>Chester Thompson</w:t>
            </w:r>
          </w:p>
        </w:tc>
        <w:tc>
          <w:tcPr>
            <w:tcW w:w="1800" w:type="dxa"/>
            <w:vAlign w:val="bottom"/>
          </w:tcPr>
          <w:p w14:paraId="0857DF21" w14:textId="77777777" w:rsidR="00A90CAE" w:rsidRPr="005F55C8" w:rsidRDefault="00A90CAE" w:rsidP="00DE614C">
            <w:pPr>
              <w:rPr>
                <w:sz w:val="24"/>
                <w:szCs w:val="24"/>
              </w:rPr>
            </w:pPr>
            <w:r w:rsidRPr="005F55C8">
              <w:rPr>
                <w:sz w:val="24"/>
                <w:szCs w:val="24"/>
              </w:rPr>
              <w:t>TX</w:t>
            </w:r>
          </w:p>
        </w:tc>
        <w:tc>
          <w:tcPr>
            <w:tcW w:w="1260" w:type="dxa"/>
            <w:vAlign w:val="bottom"/>
          </w:tcPr>
          <w:p w14:paraId="2E179D9A" w14:textId="77777777" w:rsidR="00A90CAE" w:rsidRPr="005F55C8" w:rsidRDefault="00A90CAE" w:rsidP="00DE614C">
            <w:pPr>
              <w:jc w:val="right"/>
              <w:rPr>
                <w:sz w:val="24"/>
                <w:szCs w:val="24"/>
              </w:rPr>
            </w:pPr>
            <w:r w:rsidRPr="005F55C8">
              <w:rPr>
                <w:sz w:val="24"/>
                <w:szCs w:val="24"/>
              </w:rPr>
              <w:t>3215</w:t>
            </w:r>
          </w:p>
        </w:tc>
      </w:tr>
      <w:tr w:rsidR="00A90CAE" w:rsidRPr="005F55C8" w14:paraId="0815558D" w14:textId="77777777" w:rsidTr="004E17F1">
        <w:trPr>
          <w:jc w:val="center"/>
        </w:trPr>
        <w:tc>
          <w:tcPr>
            <w:tcW w:w="3415" w:type="dxa"/>
            <w:vAlign w:val="bottom"/>
          </w:tcPr>
          <w:p w14:paraId="0BAEB32A" w14:textId="77777777" w:rsidR="00A90CAE" w:rsidRPr="005F55C8" w:rsidRDefault="00A90CAE" w:rsidP="00DE614C">
            <w:pPr>
              <w:rPr>
                <w:sz w:val="24"/>
                <w:szCs w:val="24"/>
              </w:rPr>
            </w:pPr>
            <w:r w:rsidRPr="005F55C8">
              <w:rPr>
                <w:sz w:val="24"/>
                <w:szCs w:val="24"/>
              </w:rPr>
              <w:t>Data Entry Clerk</w:t>
            </w:r>
          </w:p>
        </w:tc>
        <w:tc>
          <w:tcPr>
            <w:tcW w:w="2610" w:type="dxa"/>
            <w:vAlign w:val="bottom"/>
          </w:tcPr>
          <w:p w14:paraId="481C1086" w14:textId="77777777" w:rsidR="00A90CAE" w:rsidRPr="005F55C8" w:rsidRDefault="00A90CAE" w:rsidP="00DE614C">
            <w:pPr>
              <w:rPr>
                <w:sz w:val="24"/>
                <w:szCs w:val="24"/>
              </w:rPr>
            </w:pPr>
            <w:r w:rsidRPr="005F55C8">
              <w:rPr>
                <w:sz w:val="24"/>
                <w:szCs w:val="24"/>
              </w:rPr>
              <w:t>Daisy Gajewski</w:t>
            </w:r>
          </w:p>
        </w:tc>
        <w:tc>
          <w:tcPr>
            <w:tcW w:w="1800" w:type="dxa"/>
            <w:vAlign w:val="bottom"/>
          </w:tcPr>
          <w:p w14:paraId="77B2BC58" w14:textId="77777777" w:rsidR="00A90CAE" w:rsidRPr="005F55C8" w:rsidRDefault="00A90CAE" w:rsidP="00DE614C">
            <w:pPr>
              <w:rPr>
                <w:sz w:val="24"/>
                <w:szCs w:val="24"/>
              </w:rPr>
            </w:pPr>
            <w:r w:rsidRPr="005F55C8">
              <w:rPr>
                <w:sz w:val="24"/>
                <w:szCs w:val="24"/>
              </w:rPr>
              <w:t>PR</w:t>
            </w:r>
          </w:p>
        </w:tc>
        <w:tc>
          <w:tcPr>
            <w:tcW w:w="1260" w:type="dxa"/>
            <w:vAlign w:val="bottom"/>
          </w:tcPr>
          <w:p w14:paraId="1EF069BE" w14:textId="77777777" w:rsidR="00A90CAE" w:rsidRPr="005F55C8" w:rsidRDefault="00A90CAE" w:rsidP="00DE614C">
            <w:pPr>
              <w:jc w:val="right"/>
              <w:rPr>
                <w:sz w:val="24"/>
                <w:szCs w:val="24"/>
              </w:rPr>
            </w:pPr>
            <w:r w:rsidRPr="005F55C8">
              <w:rPr>
                <w:sz w:val="24"/>
                <w:szCs w:val="24"/>
              </w:rPr>
              <w:t>8675</w:t>
            </w:r>
          </w:p>
        </w:tc>
      </w:tr>
      <w:tr w:rsidR="00A90CAE" w:rsidRPr="005F55C8" w14:paraId="2B8A4532" w14:textId="77777777" w:rsidTr="004E17F1">
        <w:trPr>
          <w:jc w:val="center"/>
        </w:trPr>
        <w:tc>
          <w:tcPr>
            <w:tcW w:w="3415" w:type="dxa"/>
            <w:vAlign w:val="bottom"/>
          </w:tcPr>
          <w:p w14:paraId="357FA630" w14:textId="77777777" w:rsidR="00A90CAE" w:rsidRPr="005F55C8" w:rsidRDefault="00A90CAE" w:rsidP="00DE614C">
            <w:pPr>
              <w:rPr>
                <w:sz w:val="24"/>
                <w:szCs w:val="24"/>
              </w:rPr>
            </w:pPr>
            <w:r w:rsidRPr="005F55C8">
              <w:rPr>
                <w:sz w:val="24"/>
                <w:szCs w:val="24"/>
              </w:rPr>
              <w:t>Database Specialist</w:t>
            </w:r>
          </w:p>
        </w:tc>
        <w:tc>
          <w:tcPr>
            <w:tcW w:w="2610" w:type="dxa"/>
            <w:vAlign w:val="bottom"/>
          </w:tcPr>
          <w:p w14:paraId="7D176077" w14:textId="77777777" w:rsidR="00A90CAE" w:rsidRPr="005F55C8" w:rsidRDefault="00A90CAE" w:rsidP="00DE614C">
            <w:pPr>
              <w:rPr>
                <w:sz w:val="24"/>
                <w:szCs w:val="24"/>
              </w:rPr>
            </w:pPr>
            <w:r w:rsidRPr="005F55C8">
              <w:rPr>
                <w:sz w:val="24"/>
                <w:szCs w:val="24"/>
              </w:rPr>
              <w:t>Ann Smith</w:t>
            </w:r>
          </w:p>
        </w:tc>
        <w:tc>
          <w:tcPr>
            <w:tcW w:w="1800" w:type="dxa"/>
            <w:vAlign w:val="bottom"/>
          </w:tcPr>
          <w:p w14:paraId="04DCBE0E" w14:textId="77777777" w:rsidR="00A90CAE" w:rsidRPr="005F55C8" w:rsidRDefault="00A90CAE" w:rsidP="00DE614C">
            <w:pPr>
              <w:rPr>
                <w:sz w:val="24"/>
                <w:szCs w:val="24"/>
              </w:rPr>
            </w:pPr>
            <w:r w:rsidRPr="005F55C8">
              <w:rPr>
                <w:sz w:val="24"/>
                <w:szCs w:val="24"/>
              </w:rPr>
              <w:t>KY</w:t>
            </w:r>
          </w:p>
        </w:tc>
        <w:tc>
          <w:tcPr>
            <w:tcW w:w="1260" w:type="dxa"/>
            <w:vAlign w:val="bottom"/>
          </w:tcPr>
          <w:p w14:paraId="2373C647" w14:textId="77777777" w:rsidR="00A90CAE" w:rsidRPr="005F55C8" w:rsidRDefault="00A90CAE" w:rsidP="00DE614C">
            <w:pPr>
              <w:jc w:val="right"/>
              <w:rPr>
                <w:sz w:val="24"/>
                <w:szCs w:val="24"/>
              </w:rPr>
            </w:pPr>
            <w:r w:rsidRPr="005F55C8">
              <w:rPr>
                <w:sz w:val="24"/>
                <w:szCs w:val="24"/>
              </w:rPr>
              <w:t>3090</w:t>
            </w:r>
          </w:p>
        </w:tc>
      </w:tr>
      <w:tr w:rsidR="00A90CAE" w:rsidRPr="005F55C8" w14:paraId="08BC7EFB" w14:textId="77777777" w:rsidTr="004E17F1">
        <w:trPr>
          <w:jc w:val="center"/>
        </w:trPr>
        <w:tc>
          <w:tcPr>
            <w:tcW w:w="3415" w:type="dxa"/>
            <w:vAlign w:val="bottom"/>
          </w:tcPr>
          <w:p w14:paraId="728D59DD" w14:textId="77777777" w:rsidR="00A90CAE" w:rsidRPr="005F55C8" w:rsidRDefault="00A90CAE" w:rsidP="00DE614C">
            <w:pPr>
              <w:rPr>
                <w:sz w:val="24"/>
                <w:szCs w:val="24"/>
              </w:rPr>
            </w:pPr>
            <w:r w:rsidRPr="005F55C8">
              <w:rPr>
                <w:sz w:val="24"/>
                <w:szCs w:val="24"/>
              </w:rPr>
              <w:t>Digital Media Specialist</w:t>
            </w:r>
          </w:p>
        </w:tc>
        <w:tc>
          <w:tcPr>
            <w:tcW w:w="2610" w:type="dxa"/>
            <w:vAlign w:val="bottom"/>
          </w:tcPr>
          <w:p w14:paraId="33BD7729" w14:textId="77777777" w:rsidR="00A90CAE" w:rsidRPr="005F55C8" w:rsidRDefault="00A90CAE" w:rsidP="00DE614C">
            <w:pPr>
              <w:rPr>
                <w:sz w:val="24"/>
                <w:szCs w:val="24"/>
              </w:rPr>
            </w:pPr>
            <w:r w:rsidRPr="005F55C8">
              <w:rPr>
                <w:sz w:val="24"/>
                <w:szCs w:val="24"/>
              </w:rPr>
              <w:t>Jamie O’Donahue</w:t>
            </w:r>
          </w:p>
        </w:tc>
        <w:tc>
          <w:tcPr>
            <w:tcW w:w="1800" w:type="dxa"/>
            <w:vAlign w:val="bottom"/>
          </w:tcPr>
          <w:p w14:paraId="06912DC0" w14:textId="77777777" w:rsidR="00A90CAE" w:rsidRPr="005F55C8" w:rsidRDefault="00A90CAE" w:rsidP="00DE614C">
            <w:pPr>
              <w:rPr>
                <w:sz w:val="24"/>
                <w:szCs w:val="24"/>
              </w:rPr>
            </w:pPr>
            <w:r w:rsidRPr="005F55C8">
              <w:rPr>
                <w:sz w:val="24"/>
                <w:szCs w:val="24"/>
              </w:rPr>
              <w:t>NV</w:t>
            </w:r>
          </w:p>
        </w:tc>
        <w:tc>
          <w:tcPr>
            <w:tcW w:w="1260" w:type="dxa"/>
            <w:vAlign w:val="bottom"/>
          </w:tcPr>
          <w:p w14:paraId="0A94C7AA" w14:textId="77777777" w:rsidR="00A90CAE" w:rsidRPr="005F55C8" w:rsidRDefault="00A90CAE" w:rsidP="00DE614C">
            <w:pPr>
              <w:jc w:val="right"/>
              <w:rPr>
                <w:sz w:val="24"/>
                <w:szCs w:val="24"/>
              </w:rPr>
            </w:pPr>
            <w:r w:rsidRPr="005F55C8">
              <w:rPr>
                <w:sz w:val="24"/>
                <w:szCs w:val="24"/>
              </w:rPr>
              <w:t>7858</w:t>
            </w:r>
          </w:p>
        </w:tc>
      </w:tr>
      <w:tr w:rsidR="00A90CAE" w:rsidRPr="005F55C8" w14:paraId="44E499DF" w14:textId="77777777" w:rsidTr="004E17F1">
        <w:trPr>
          <w:jc w:val="center"/>
        </w:trPr>
        <w:tc>
          <w:tcPr>
            <w:tcW w:w="3415" w:type="dxa"/>
            <w:vAlign w:val="bottom"/>
          </w:tcPr>
          <w:p w14:paraId="42601BD4" w14:textId="77777777" w:rsidR="00A90CAE" w:rsidRPr="005F55C8" w:rsidRDefault="00A90CAE" w:rsidP="00DE614C">
            <w:pPr>
              <w:rPr>
                <w:sz w:val="24"/>
                <w:szCs w:val="24"/>
              </w:rPr>
            </w:pPr>
            <w:r w:rsidRPr="005F55C8">
              <w:rPr>
                <w:sz w:val="24"/>
                <w:szCs w:val="24"/>
              </w:rPr>
              <w:t>E-commerce Specialist</w:t>
            </w:r>
          </w:p>
        </w:tc>
        <w:tc>
          <w:tcPr>
            <w:tcW w:w="2610" w:type="dxa"/>
            <w:vAlign w:val="bottom"/>
          </w:tcPr>
          <w:p w14:paraId="7C187A24" w14:textId="77777777" w:rsidR="00A90CAE" w:rsidRPr="005F55C8" w:rsidRDefault="00A90CAE" w:rsidP="00DE614C">
            <w:pPr>
              <w:rPr>
                <w:sz w:val="24"/>
                <w:szCs w:val="24"/>
              </w:rPr>
            </w:pPr>
            <w:r w:rsidRPr="005F55C8">
              <w:rPr>
                <w:sz w:val="24"/>
                <w:szCs w:val="24"/>
              </w:rPr>
              <w:t>Morgana Kubacki</w:t>
            </w:r>
          </w:p>
        </w:tc>
        <w:tc>
          <w:tcPr>
            <w:tcW w:w="1800" w:type="dxa"/>
            <w:vAlign w:val="bottom"/>
          </w:tcPr>
          <w:p w14:paraId="5212A705" w14:textId="77777777" w:rsidR="00A90CAE" w:rsidRPr="005F55C8" w:rsidRDefault="00A90CAE" w:rsidP="00DE614C">
            <w:pPr>
              <w:rPr>
                <w:sz w:val="24"/>
                <w:szCs w:val="24"/>
              </w:rPr>
            </w:pPr>
            <w:r w:rsidRPr="005F55C8">
              <w:rPr>
                <w:sz w:val="24"/>
                <w:szCs w:val="24"/>
              </w:rPr>
              <w:t>AK</w:t>
            </w:r>
          </w:p>
        </w:tc>
        <w:tc>
          <w:tcPr>
            <w:tcW w:w="1260" w:type="dxa"/>
            <w:vAlign w:val="bottom"/>
          </w:tcPr>
          <w:p w14:paraId="309E530B" w14:textId="77777777" w:rsidR="00A90CAE" w:rsidRPr="005F55C8" w:rsidRDefault="00A90CAE" w:rsidP="00DE614C">
            <w:pPr>
              <w:jc w:val="right"/>
              <w:rPr>
                <w:sz w:val="24"/>
                <w:szCs w:val="24"/>
              </w:rPr>
            </w:pPr>
            <w:r w:rsidRPr="005F55C8">
              <w:rPr>
                <w:sz w:val="24"/>
                <w:szCs w:val="24"/>
              </w:rPr>
              <w:t>5978</w:t>
            </w:r>
          </w:p>
        </w:tc>
      </w:tr>
      <w:tr w:rsidR="00A90CAE" w:rsidRPr="005F55C8" w14:paraId="5DE85A4E" w14:textId="77777777" w:rsidTr="004E17F1">
        <w:trPr>
          <w:jc w:val="center"/>
        </w:trPr>
        <w:tc>
          <w:tcPr>
            <w:tcW w:w="3415" w:type="dxa"/>
            <w:vAlign w:val="bottom"/>
          </w:tcPr>
          <w:p w14:paraId="10EFE7CA" w14:textId="77777777" w:rsidR="00A90CAE" w:rsidRPr="005F55C8" w:rsidRDefault="00A90CAE" w:rsidP="00DE614C">
            <w:pPr>
              <w:rPr>
                <w:sz w:val="24"/>
                <w:szCs w:val="24"/>
              </w:rPr>
            </w:pPr>
            <w:r w:rsidRPr="005F55C8">
              <w:rPr>
                <w:sz w:val="24"/>
                <w:szCs w:val="24"/>
              </w:rPr>
              <w:t>Information Processing Assistant</w:t>
            </w:r>
          </w:p>
        </w:tc>
        <w:tc>
          <w:tcPr>
            <w:tcW w:w="2610" w:type="dxa"/>
            <w:vAlign w:val="bottom"/>
          </w:tcPr>
          <w:p w14:paraId="5E9BF9D0" w14:textId="77777777" w:rsidR="00A90CAE" w:rsidRPr="005F55C8" w:rsidRDefault="00A90CAE" w:rsidP="00DE614C">
            <w:pPr>
              <w:rPr>
                <w:sz w:val="24"/>
                <w:szCs w:val="24"/>
              </w:rPr>
            </w:pPr>
            <w:r w:rsidRPr="005F55C8">
              <w:rPr>
                <w:sz w:val="24"/>
                <w:szCs w:val="24"/>
              </w:rPr>
              <w:t>Nathan Bovine</w:t>
            </w:r>
          </w:p>
        </w:tc>
        <w:tc>
          <w:tcPr>
            <w:tcW w:w="1800" w:type="dxa"/>
            <w:vAlign w:val="bottom"/>
          </w:tcPr>
          <w:p w14:paraId="20CB7AB4" w14:textId="77777777" w:rsidR="00A90CAE" w:rsidRPr="005F55C8" w:rsidRDefault="00A90CAE" w:rsidP="00DE614C">
            <w:pPr>
              <w:rPr>
                <w:sz w:val="24"/>
                <w:szCs w:val="24"/>
              </w:rPr>
            </w:pPr>
            <w:r w:rsidRPr="005F55C8">
              <w:rPr>
                <w:sz w:val="24"/>
                <w:szCs w:val="24"/>
              </w:rPr>
              <w:t>TN</w:t>
            </w:r>
          </w:p>
        </w:tc>
        <w:tc>
          <w:tcPr>
            <w:tcW w:w="1260" w:type="dxa"/>
            <w:vAlign w:val="bottom"/>
          </w:tcPr>
          <w:p w14:paraId="392F1293" w14:textId="77777777" w:rsidR="00A90CAE" w:rsidRPr="005F55C8" w:rsidRDefault="00A90CAE" w:rsidP="00DE614C">
            <w:pPr>
              <w:jc w:val="right"/>
              <w:rPr>
                <w:sz w:val="24"/>
                <w:szCs w:val="24"/>
              </w:rPr>
            </w:pPr>
            <w:r w:rsidRPr="005F55C8">
              <w:rPr>
                <w:sz w:val="24"/>
                <w:szCs w:val="24"/>
              </w:rPr>
              <w:t>1008</w:t>
            </w:r>
          </w:p>
        </w:tc>
      </w:tr>
      <w:tr w:rsidR="00A90CAE" w:rsidRPr="005F55C8" w14:paraId="3425B48C" w14:textId="77777777" w:rsidTr="004E17F1">
        <w:trPr>
          <w:jc w:val="center"/>
        </w:trPr>
        <w:tc>
          <w:tcPr>
            <w:tcW w:w="3415" w:type="dxa"/>
            <w:vAlign w:val="bottom"/>
          </w:tcPr>
          <w:p w14:paraId="35DD586D" w14:textId="77777777" w:rsidR="00A90CAE" w:rsidRPr="005F55C8" w:rsidRDefault="00A90CAE" w:rsidP="00DE614C">
            <w:pPr>
              <w:rPr>
                <w:sz w:val="24"/>
                <w:szCs w:val="24"/>
              </w:rPr>
            </w:pPr>
            <w:r w:rsidRPr="005F55C8">
              <w:rPr>
                <w:sz w:val="24"/>
                <w:szCs w:val="24"/>
              </w:rPr>
              <w:t>Network Administrator</w:t>
            </w:r>
          </w:p>
        </w:tc>
        <w:tc>
          <w:tcPr>
            <w:tcW w:w="2610" w:type="dxa"/>
            <w:vAlign w:val="bottom"/>
          </w:tcPr>
          <w:p w14:paraId="07960B44" w14:textId="77777777" w:rsidR="00A90CAE" w:rsidRPr="005F55C8" w:rsidRDefault="00A90CAE" w:rsidP="00DE614C">
            <w:pPr>
              <w:rPr>
                <w:sz w:val="24"/>
                <w:szCs w:val="24"/>
              </w:rPr>
            </w:pPr>
            <w:r w:rsidRPr="005F55C8">
              <w:rPr>
                <w:sz w:val="24"/>
                <w:szCs w:val="24"/>
              </w:rPr>
              <w:t>Julie St. Thomas</w:t>
            </w:r>
          </w:p>
        </w:tc>
        <w:tc>
          <w:tcPr>
            <w:tcW w:w="1800" w:type="dxa"/>
            <w:vAlign w:val="bottom"/>
          </w:tcPr>
          <w:p w14:paraId="223AF5FD" w14:textId="77777777" w:rsidR="00A90CAE" w:rsidRPr="005F55C8" w:rsidRDefault="00A90CAE" w:rsidP="00DE614C">
            <w:pPr>
              <w:rPr>
                <w:sz w:val="24"/>
                <w:szCs w:val="24"/>
              </w:rPr>
            </w:pPr>
            <w:r w:rsidRPr="005F55C8">
              <w:rPr>
                <w:sz w:val="24"/>
                <w:szCs w:val="24"/>
              </w:rPr>
              <w:t>MS</w:t>
            </w:r>
          </w:p>
        </w:tc>
        <w:tc>
          <w:tcPr>
            <w:tcW w:w="1260" w:type="dxa"/>
            <w:vAlign w:val="bottom"/>
          </w:tcPr>
          <w:p w14:paraId="4AFBACEC" w14:textId="77777777" w:rsidR="00A90CAE" w:rsidRPr="005F55C8" w:rsidRDefault="00A90CAE" w:rsidP="00DE614C">
            <w:pPr>
              <w:jc w:val="right"/>
              <w:rPr>
                <w:sz w:val="24"/>
                <w:szCs w:val="24"/>
              </w:rPr>
            </w:pPr>
            <w:r w:rsidRPr="005F55C8">
              <w:rPr>
                <w:sz w:val="24"/>
                <w:szCs w:val="24"/>
              </w:rPr>
              <w:t>9652</w:t>
            </w:r>
          </w:p>
        </w:tc>
      </w:tr>
      <w:tr w:rsidR="00A90CAE" w:rsidRPr="005F55C8" w14:paraId="623E8DE0" w14:textId="77777777" w:rsidTr="004E17F1">
        <w:trPr>
          <w:jc w:val="center"/>
        </w:trPr>
        <w:tc>
          <w:tcPr>
            <w:tcW w:w="3415" w:type="dxa"/>
            <w:vAlign w:val="bottom"/>
          </w:tcPr>
          <w:p w14:paraId="258C3E65" w14:textId="77777777" w:rsidR="00A90CAE" w:rsidRPr="005F55C8" w:rsidRDefault="00A90CAE" w:rsidP="00DE614C">
            <w:pPr>
              <w:rPr>
                <w:sz w:val="24"/>
                <w:szCs w:val="24"/>
              </w:rPr>
            </w:pPr>
            <w:r w:rsidRPr="005F55C8">
              <w:rPr>
                <w:sz w:val="24"/>
                <w:szCs w:val="24"/>
              </w:rPr>
              <w:t>PC Servicing/</w:t>
            </w:r>
            <w:r w:rsidRPr="005F55C8">
              <w:rPr>
                <w:sz w:val="24"/>
                <w:szCs w:val="24"/>
                <w:highlight w:val="yellow"/>
              </w:rPr>
              <w:t>Troubleshooting</w:t>
            </w:r>
          </w:p>
        </w:tc>
        <w:tc>
          <w:tcPr>
            <w:tcW w:w="2610" w:type="dxa"/>
            <w:vAlign w:val="bottom"/>
          </w:tcPr>
          <w:p w14:paraId="104272E0" w14:textId="77777777" w:rsidR="00A90CAE" w:rsidRPr="005F55C8" w:rsidRDefault="00A90CAE" w:rsidP="00DE614C">
            <w:pPr>
              <w:rPr>
                <w:sz w:val="24"/>
                <w:szCs w:val="24"/>
              </w:rPr>
            </w:pPr>
            <w:r w:rsidRPr="005F55C8">
              <w:rPr>
                <w:sz w:val="24"/>
                <w:szCs w:val="24"/>
              </w:rPr>
              <w:t>Leah Vandenlangenberg</w:t>
            </w:r>
          </w:p>
        </w:tc>
        <w:tc>
          <w:tcPr>
            <w:tcW w:w="1800" w:type="dxa"/>
            <w:vAlign w:val="bottom"/>
          </w:tcPr>
          <w:p w14:paraId="603DA81B" w14:textId="77777777" w:rsidR="00A90CAE" w:rsidRPr="005F55C8" w:rsidRDefault="00A90CAE" w:rsidP="00DE614C">
            <w:pPr>
              <w:rPr>
                <w:sz w:val="24"/>
                <w:szCs w:val="24"/>
              </w:rPr>
            </w:pPr>
            <w:r w:rsidRPr="005F55C8">
              <w:rPr>
                <w:sz w:val="24"/>
                <w:szCs w:val="24"/>
              </w:rPr>
              <w:t>WI</w:t>
            </w:r>
          </w:p>
        </w:tc>
        <w:tc>
          <w:tcPr>
            <w:tcW w:w="1260" w:type="dxa"/>
            <w:vAlign w:val="bottom"/>
          </w:tcPr>
          <w:p w14:paraId="3866FE82" w14:textId="77777777" w:rsidR="00A90CAE" w:rsidRPr="005F55C8" w:rsidRDefault="00A90CAE" w:rsidP="00DE614C">
            <w:pPr>
              <w:jc w:val="right"/>
              <w:rPr>
                <w:sz w:val="24"/>
                <w:szCs w:val="24"/>
              </w:rPr>
            </w:pPr>
            <w:r w:rsidRPr="005F55C8">
              <w:rPr>
                <w:sz w:val="24"/>
                <w:szCs w:val="24"/>
              </w:rPr>
              <w:t>1234</w:t>
            </w:r>
          </w:p>
        </w:tc>
      </w:tr>
      <w:tr w:rsidR="00A90CAE" w:rsidRPr="005F55C8" w14:paraId="3B720036" w14:textId="77777777" w:rsidTr="004E17F1">
        <w:trPr>
          <w:jc w:val="center"/>
        </w:trPr>
        <w:tc>
          <w:tcPr>
            <w:tcW w:w="3415" w:type="dxa"/>
            <w:vAlign w:val="bottom"/>
          </w:tcPr>
          <w:p w14:paraId="14D5C39D" w14:textId="77777777" w:rsidR="00A90CAE" w:rsidRPr="005F55C8" w:rsidRDefault="00A90CAE" w:rsidP="00DE614C">
            <w:pPr>
              <w:rPr>
                <w:sz w:val="24"/>
                <w:szCs w:val="24"/>
              </w:rPr>
            </w:pPr>
            <w:r w:rsidRPr="005F55C8">
              <w:rPr>
                <w:sz w:val="24"/>
                <w:szCs w:val="24"/>
              </w:rPr>
              <w:t>Programmer</w:t>
            </w:r>
          </w:p>
        </w:tc>
        <w:tc>
          <w:tcPr>
            <w:tcW w:w="2610" w:type="dxa"/>
            <w:vAlign w:val="bottom"/>
          </w:tcPr>
          <w:p w14:paraId="67BE0D76" w14:textId="77777777" w:rsidR="00A90CAE" w:rsidRPr="005F55C8" w:rsidRDefault="00A90CAE" w:rsidP="00DE614C">
            <w:pPr>
              <w:rPr>
                <w:sz w:val="24"/>
                <w:szCs w:val="24"/>
              </w:rPr>
            </w:pPr>
            <w:r w:rsidRPr="005F55C8">
              <w:rPr>
                <w:sz w:val="24"/>
                <w:szCs w:val="24"/>
              </w:rPr>
              <w:t>Linda Salem</w:t>
            </w:r>
          </w:p>
        </w:tc>
        <w:tc>
          <w:tcPr>
            <w:tcW w:w="1800" w:type="dxa"/>
            <w:vAlign w:val="bottom"/>
          </w:tcPr>
          <w:p w14:paraId="01176740" w14:textId="77777777" w:rsidR="00A90CAE" w:rsidRPr="005F55C8" w:rsidRDefault="00A90CAE" w:rsidP="00DE614C">
            <w:pPr>
              <w:rPr>
                <w:sz w:val="24"/>
                <w:szCs w:val="24"/>
              </w:rPr>
            </w:pPr>
            <w:r w:rsidRPr="005F55C8">
              <w:rPr>
                <w:sz w:val="24"/>
                <w:szCs w:val="24"/>
              </w:rPr>
              <w:t>MN</w:t>
            </w:r>
          </w:p>
        </w:tc>
        <w:tc>
          <w:tcPr>
            <w:tcW w:w="1260" w:type="dxa"/>
            <w:vAlign w:val="bottom"/>
          </w:tcPr>
          <w:p w14:paraId="79E0ADA1" w14:textId="77777777" w:rsidR="00A90CAE" w:rsidRPr="005F55C8" w:rsidRDefault="00A90CAE" w:rsidP="00DE614C">
            <w:pPr>
              <w:jc w:val="right"/>
              <w:rPr>
                <w:sz w:val="24"/>
                <w:szCs w:val="24"/>
              </w:rPr>
            </w:pPr>
            <w:r w:rsidRPr="005F55C8">
              <w:rPr>
                <w:sz w:val="24"/>
                <w:szCs w:val="24"/>
              </w:rPr>
              <w:t>4789</w:t>
            </w:r>
          </w:p>
        </w:tc>
      </w:tr>
      <w:tr w:rsidR="00A90CAE" w:rsidRPr="005F55C8" w14:paraId="580E658D" w14:textId="77777777" w:rsidTr="004E17F1">
        <w:trPr>
          <w:jc w:val="center"/>
        </w:trPr>
        <w:tc>
          <w:tcPr>
            <w:tcW w:w="3415" w:type="dxa"/>
            <w:vAlign w:val="bottom"/>
          </w:tcPr>
          <w:p w14:paraId="1F7EED43" w14:textId="77777777" w:rsidR="00A90CAE" w:rsidRPr="005F55C8" w:rsidRDefault="00A90CAE" w:rsidP="00DE614C">
            <w:pPr>
              <w:rPr>
                <w:sz w:val="24"/>
                <w:szCs w:val="24"/>
              </w:rPr>
            </w:pPr>
            <w:r w:rsidRPr="005F55C8">
              <w:rPr>
                <w:sz w:val="24"/>
                <w:szCs w:val="24"/>
              </w:rPr>
              <w:t>Software Engineer</w:t>
            </w:r>
          </w:p>
        </w:tc>
        <w:tc>
          <w:tcPr>
            <w:tcW w:w="2610" w:type="dxa"/>
            <w:vAlign w:val="bottom"/>
          </w:tcPr>
          <w:p w14:paraId="6360EE6B" w14:textId="77777777" w:rsidR="00A90CAE" w:rsidRPr="005F55C8" w:rsidRDefault="00A90CAE" w:rsidP="00DE614C">
            <w:pPr>
              <w:rPr>
                <w:sz w:val="24"/>
                <w:szCs w:val="24"/>
              </w:rPr>
            </w:pPr>
            <w:r w:rsidRPr="005F55C8">
              <w:rPr>
                <w:sz w:val="24"/>
                <w:szCs w:val="24"/>
              </w:rPr>
              <w:t>Stephanie LaRue</w:t>
            </w:r>
          </w:p>
        </w:tc>
        <w:tc>
          <w:tcPr>
            <w:tcW w:w="1800" w:type="dxa"/>
            <w:vAlign w:val="bottom"/>
          </w:tcPr>
          <w:p w14:paraId="18A758DD" w14:textId="77777777" w:rsidR="00A90CAE" w:rsidRPr="005F55C8" w:rsidRDefault="00A90CAE" w:rsidP="00DE614C">
            <w:pPr>
              <w:rPr>
                <w:sz w:val="24"/>
                <w:szCs w:val="24"/>
              </w:rPr>
            </w:pPr>
            <w:r w:rsidRPr="005F55C8">
              <w:rPr>
                <w:sz w:val="24"/>
                <w:szCs w:val="24"/>
              </w:rPr>
              <w:t>MO</w:t>
            </w:r>
          </w:p>
        </w:tc>
        <w:tc>
          <w:tcPr>
            <w:tcW w:w="1260" w:type="dxa"/>
            <w:vAlign w:val="bottom"/>
          </w:tcPr>
          <w:p w14:paraId="6708CF87" w14:textId="77777777" w:rsidR="00A90CAE" w:rsidRPr="005F55C8" w:rsidRDefault="00A90CAE" w:rsidP="00DE614C">
            <w:pPr>
              <w:jc w:val="right"/>
              <w:rPr>
                <w:sz w:val="24"/>
                <w:szCs w:val="24"/>
              </w:rPr>
            </w:pPr>
            <w:r w:rsidRPr="005F55C8">
              <w:rPr>
                <w:sz w:val="24"/>
                <w:szCs w:val="24"/>
              </w:rPr>
              <w:t>3698</w:t>
            </w:r>
          </w:p>
        </w:tc>
      </w:tr>
      <w:tr w:rsidR="00A90CAE" w:rsidRPr="005F55C8" w14:paraId="1B29F82F" w14:textId="77777777" w:rsidTr="004E17F1">
        <w:trPr>
          <w:jc w:val="center"/>
        </w:trPr>
        <w:tc>
          <w:tcPr>
            <w:tcW w:w="3415" w:type="dxa"/>
            <w:vAlign w:val="bottom"/>
          </w:tcPr>
          <w:p w14:paraId="3B5AC790" w14:textId="77777777" w:rsidR="00A90CAE" w:rsidRPr="005F55C8" w:rsidRDefault="00A90CAE" w:rsidP="00DE614C">
            <w:pPr>
              <w:rPr>
                <w:sz w:val="24"/>
                <w:szCs w:val="24"/>
              </w:rPr>
            </w:pPr>
            <w:r w:rsidRPr="005F55C8">
              <w:rPr>
                <w:sz w:val="24"/>
                <w:szCs w:val="24"/>
              </w:rPr>
              <w:t>Website Developer</w:t>
            </w:r>
          </w:p>
        </w:tc>
        <w:tc>
          <w:tcPr>
            <w:tcW w:w="2610" w:type="dxa"/>
            <w:vAlign w:val="bottom"/>
          </w:tcPr>
          <w:p w14:paraId="24A6A406" w14:textId="77777777" w:rsidR="00A90CAE" w:rsidRPr="005F55C8" w:rsidRDefault="00A90CAE" w:rsidP="00DE614C">
            <w:pPr>
              <w:rPr>
                <w:sz w:val="24"/>
                <w:szCs w:val="24"/>
              </w:rPr>
            </w:pPr>
            <w:r w:rsidRPr="005F55C8">
              <w:rPr>
                <w:sz w:val="24"/>
                <w:szCs w:val="24"/>
              </w:rPr>
              <w:t>Kendall Lynne</w:t>
            </w:r>
          </w:p>
        </w:tc>
        <w:tc>
          <w:tcPr>
            <w:tcW w:w="1800" w:type="dxa"/>
            <w:vAlign w:val="bottom"/>
          </w:tcPr>
          <w:p w14:paraId="27EF4350" w14:textId="77777777" w:rsidR="00A90CAE" w:rsidRPr="005F55C8" w:rsidRDefault="00A90CAE" w:rsidP="00DE614C">
            <w:pPr>
              <w:rPr>
                <w:sz w:val="24"/>
                <w:szCs w:val="24"/>
              </w:rPr>
            </w:pPr>
            <w:r w:rsidRPr="005F55C8">
              <w:rPr>
                <w:sz w:val="24"/>
                <w:szCs w:val="24"/>
              </w:rPr>
              <w:t>DC</w:t>
            </w:r>
          </w:p>
        </w:tc>
        <w:tc>
          <w:tcPr>
            <w:tcW w:w="1260" w:type="dxa"/>
            <w:vAlign w:val="bottom"/>
          </w:tcPr>
          <w:p w14:paraId="20F61255" w14:textId="77777777" w:rsidR="00A90CAE" w:rsidRPr="005F55C8" w:rsidRDefault="00A90CAE" w:rsidP="00DE614C">
            <w:pPr>
              <w:jc w:val="right"/>
              <w:rPr>
                <w:sz w:val="24"/>
                <w:szCs w:val="24"/>
              </w:rPr>
            </w:pPr>
            <w:r w:rsidRPr="005F55C8">
              <w:rPr>
                <w:sz w:val="24"/>
                <w:szCs w:val="24"/>
              </w:rPr>
              <w:t>1490</w:t>
            </w:r>
          </w:p>
        </w:tc>
      </w:tr>
    </w:tbl>
    <w:p w14:paraId="3422EA7B" w14:textId="77777777" w:rsidR="00FC7892" w:rsidRPr="00B362A4" w:rsidRDefault="00FC7892" w:rsidP="005F55C8">
      <w:pPr>
        <w:rPr>
          <w:sz w:val="24"/>
          <w:szCs w:val="24"/>
        </w:rPr>
      </w:pPr>
    </w:p>
    <w:p w14:paraId="3A8A4E7F" w14:textId="77777777" w:rsidR="00384442" w:rsidRPr="00B362A4" w:rsidRDefault="00384442" w:rsidP="005F55C8">
      <w:pPr>
        <w:rPr>
          <w:sz w:val="24"/>
          <w:szCs w:val="24"/>
        </w:rPr>
      </w:pPr>
    </w:p>
    <w:p w14:paraId="66F2217F" w14:textId="77777777" w:rsidR="00384442" w:rsidRPr="00B362A4" w:rsidRDefault="00384442" w:rsidP="00384442">
      <w:pPr>
        <w:rPr>
          <w:sz w:val="24"/>
          <w:szCs w:val="24"/>
        </w:rPr>
      </w:pPr>
    </w:p>
    <w:p w14:paraId="71FBEA4A" w14:textId="77777777" w:rsidR="00F72D46" w:rsidRPr="00B362A4" w:rsidRDefault="00F72D46" w:rsidP="00384442">
      <w:pPr>
        <w:rPr>
          <w:sz w:val="24"/>
          <w:szCs w:val="24"/>
        </w:rPr>
      </w:pPr>
    </w:p>
    <w:p w14:paraId="6857FAF6" w14:textId="77777777" w:rsidR="00F72D46" w:rsidRPr="00B362A4" w:rsidRDefault="00F72D46" w:rsidP="00384442">
      <w:pPr>
        <w:rPr>
          <w:sz w:val="24"/>
          <w:szCs w:val="24"/>
        </w:rPr>
      </w:pPr>
    </w:p>
    <w:p w14:paraId="1243A6BB" w14:textId="77777777" w:rsidR="00F72D46" w:rsidRPr="00B362A4" w:rsidRDefault="00F72D46" w:rsidP="00384442">
      <w:pPr>
        <w:rPr>
          <w:sz w:val="24"/>
          <w:szCs w:val="24"/>
        </w:rPr>
      </w:pPr>
    </w:p>
    <w:p w14:paraId="486014F9" w14:textId="77777777" w:rsidR="00F72D46" w:rsidRDefault="00F72D46" w:rsidP="00384442">
      <w:pPr>
        <w:rPr>
          <w:sz w:val="24"/>
          <w:szCs w:val="24"/>
        </w:rPr>
      </w:pPr>
    </w:p>
    <w:p w14:paraId="29116169" w14:textId="77777777" w:rsidR="00B362A4" w:rsidRPr="00B362A4" w:rsidRDefault="00B362A4" w:rsidP="00384442">
      <w:pPr>
        <w:rPr>
          <w:sz w:val="24"/>
          <w:szCs w:val="24"/>
        </w:rPr>
      </w:pPr>
    </w:p>
    <w:p w14:paraId="1AD2C187" w14:textId="77777777" w:rsidR="00F72D46" w:rsidRPr="00B362A4" w:rsidRDefault="00F72D46" w:rsidP="00384442">
      <w:pPr>
        <w:rPr>
          <w:sz w:val="24"/>
          <w:szCs w:val="24"/>
        </w:rPr>
      </w:pPr>
    </w:p>
    <w:p w14:paraId="22571D5B" w14:textId="77777777" w:rsidR="00F72D46" w:rsidRPr="00B362A4" w:rsidRDefault="00F72D46" w:rsidP="00384442">
      <w:pPr>
        <w:rPr>
          <w:sz w:val="24"/>
          <w:szCs w:val="24"/>
        </w:rPr>
      </w:pPr>
    </w:p>
    <w:p w14:paraId="030DE036" w14:textId="77777777" w:rsidR="00F72D46" w:rsidRPr="00B362A4" w:rsidRDefault="00F72D46" w:rsidP="00384442">
      <w:pPr>
        <w:rPr>
          <w:sz w:val="24"/>
          <w:szCs w:val="24"/>
        </w:rPr>
      </w:pPr>
    </w:p>
    <w:p w14:paraId="465F3B47" w14:textId="77777777" w:rsidR="00F72D46" w:rsidRPr="00B362A4" w:rsidRDefault="00F72D46" w:rsidP="00384442">
      <w:pPr>
        <w:rPr>
          <w:sz w:val="24"/>
          <w:szCs w:val="24"/>
        </w:rPr>
      </w:pPr>
    </w:p>
    <w:p w14:paraId="4E71ED75" w14:textId="52DAFB2E" w:rsidR="00F72D46" w:rsidRPr="00B362A4" w:rsidRDefault="00F72D46" w:rsidP="00F72D46">
      <w:pPr>
        <w:rPr>
          <w:sz w:val="24"/>
          <w:szCs w:val="24"/>
        </w:rPr>
      </w:pPr>
      <w:r w:rsidRPr="00B362A4">
        <w:rPr>
          <w:sz w:val="24"/>
          <w:szCs w:val="24"/>
        </w:rPr>
        <w:t xml:space="preserve">Contestant </w:t>
      </w:r>
      <w:r w:rsidR="00931B31">
        <w:rPr>
          <w:sz w:val="24"/>
          <w:szCs w:val="24"/>
        </w:rPr>
        <w:t>#</w:t>
      </w:r>
    </w:p>
    <w:p w14:paraId="03AF8A1C" w14:textId="77777777" w:rsidR="00F72D46" w:rsidRPr="00B362A4" w:rsidRDefault="00F72D46" w:rsidP="00F72D46">
      <w:pPr>
        <w:rPr>
          <w:sz w:val="24"/>
          <w:szCs w:val="24"/>
        </w:rPr>
      </w:pPr>
      <w:r w:rsidRPr="00B362A4">
        <w:rPr>
          <w:sz w:val="24"/>
          <w:szCs w:val="24"/>
        </w:rPr>
        <w:t>Job 1</w:t>
      </w:r>
    </w:p>
    <w:p w14:paraId="353FCAD7" w14:textId="77777777" w:rsidR="0015328E" w:rsidRDefault="0015328E" w:rsidP="006D3FDA">
      <w:pPr>
        <w:jc w:val="center"/>
        <w:rPr>
          <w:b/>
          <w:sz w:val="24"/>
        </w:rPr>
      </w:pPr>
    </w:p>
    <w:p w14:paraId="5125AC3B" w14:textId="77777777" w:rsidR="0015328E" w:rsidRDefault="0015328E" w:rsidP="006D3FDA">
      <w:pPr>
        <w:jc w:val="center"/>
        <w:rPr>
          <w:b/>
          <w:sz w:val="24"/>
        </w:rPr>
      </w:pPr>
    </w:p>
    <w:p w14:paraId="0051F72B" w14:textId="58019E60" w:rsidR="0029354A" w:rsidRDefault="006D3FDA" w:rsidP="006D3FDA">
      <w:pPr>
        <w:jc w:val="center"/>
        <w:rPr>
          <w:b/>
          <w:sz w:val="24"/>
        </w:rPr>
      </w:pPr>
      <w:r w:rsidRPr="006D3FDA">
        <w:rPr>
          <w:rFonts w:ascii="TimesNewRomanPSMT" w:eastAsia="Calibri" w:hAnsi="TimesNewRomanPSMT" w:cs="TimesNewRomanPSMT"/>
          <w:noProof/>
          <w:sz w:val="24"/>
          <w:szCs w:val="24"/>
        </w:rPr>
        <mc:AlternateContent>
          <mc:Choice Requires="wps">
            <w:drawing>
              <wp:anchor distT="45720" distB="45720" distL="114300" distR="114300" simplePos="0" relativeHeight="251671040" behindDoc="1" locked="0" layoutInCell="1" allowOverlap="1" wp14:anchorId="29626D65" wp14:editId="400B91EF">
                <wp:simplePos x="0" y="0"/>
                <wp:positionH relativeFrom="margin">
                  <wp:posOffset>4429524</wp:posOffset>
                </wp:positionH>
                <wp:positionV relativeFrom="paragraph">
                  <wp:posOffset>-124873</wp:posOffset>
                </wp:positionV>
                <wp:extent cx="1673077" cy="318976"/>
                <wp:effectExtent l="0" t="0" r="22860" b="2413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077" cy="318976"/>
                        </a:xfrm>
                        <a:prstGeom prst="rect">
                          <a:avLst/>
                        </a:prstGeom>
                        <a:solidFill>
                          <a:srgbClr val="FFFFFF"/>
                        </a:solidFill>
                        <a:ln w="9525">
                          <a:solidFill>
                            <a:srgbClr val="000000"/>
                          </a:solidFill>
                          <a:miter lim="800000"/>
                          <a:headEnd/>
                          <a:tailEnd/>
                        </a:ln>
                      </wps:spPr>
                      <wps:txbx>
                        <w:txbxContent>
                          <w:p w14:paraId="17FF2FD9" w14:textId="77777777" w:rsidR="006D3FDA" w:rsidRPr="006D3FDA" w:rsidRDefault="006D3FDA" w:rsidP="006D3FDA">
                            <w:pPr>
                              <w:jc w:val="right"/>
                              <w:rPr>
                                <w:rFonts w:eastAsia="Calibri"/>
                                <w:sz w:val="26"/>
                                <w:szCs w:val="26"/>
                              </w:rPr>
                            </w:pPr>
                            <w:r w:rsidRPr="006D3FDA">
                              <w:rPr>
                                <w:b/>
                                <w:sz w:val="26"/>
                                <w:szCs w:val="26"/>
                              </w:rPr>
                              <w:t>JOB 2 – Itinerary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26D65" id="_x0000_s1028" type="#_x0000_t202" style="position:absolute;left:0;text-align:left;margin-left:348.8pt;margin-top:-9.85pt;width:131.75pt;height:25.1pt;z-index:-25164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">
                <v:textbox>
                  <w:txbxContent>
                    <w:p w14:paraId="17FF2FD9" w14:textId="77777777" w:rsidR="006D3FDA" w:rsidRPr="006D3FDA" w:rsidRDefault="006D3FDA" w:rsidP="006D3FDA">
                      <w:pPr>
                        <w:jc w:val="right"/>
                        <w:rPr>
                          <w:rFonts w:eastAsia="Calibri"/>
                          <w:sz w:val="26"/>
                          <w:szCs w:val="26"/>
                        </w:rPr>
                      </w:pPr>
                      <w:r w:rsidRPr="006D3FDA">
                        <w:rPr>
                          <w:b/>
                          <w:sz w:val="26"/>
                          <w:szCs w:val="26"/>
                        </w:rPr>
                        <w:t>JOB 2 – Itinerary</w:t>
                      </w:r>
                    </w:p>
                  </w:txbxContent>
                </v:textbox>
                <w10:wrap anchorx="margin"/>
              </v:shape>
            </w:pict>
          </mc:Fallback>
        </mc:AlternateContent>
      </w:r>
      <w:r w:rsidR="0029354A">
        <w:rPr>
          <w:b/>
          <w:sz w:val="24"/>
        </w:rPr>
        <w:t>ITINERARY</w:t>
      </w:r>
    </w:p>
    <w:p w14:paraId="6383D96D" w14:textId="77777777" w:rsidR="0029354A" w:rsidRDefault="0029354A" w:rsidP="0029354A">
      <w:pPr>
        <w:jc w:val="center"/>
        <w:rPr>
          <w:b/>
          <w:sz w:val="24"/>
        </w:rPr>
      </w:pPr>
    </w:p>
    <w:p w14:paraId="54391C44" w14:textId="77777777" w:rsidR="0029354A" w:rsidRDefault="006D3FDA" w:rsidP="0029354A">
      <w:pPr>
        <w:jc w:val="center"/>
        <w:rPr>
          <w:b/>
          <w:sz w:val="24"/>
        </w:rPr>
      </w:pPr>
      <w:r w:rsidRPr="00FC7892">
        <w:rPr>
          <w:rFonts w:ascii="TimesNewRomanPSMT" w:eastAsia="Calibri" w:hAnsi="TimesNewRomanPSMT" w:cs="TimesNewRomanPSMT"/>
          <w:noProof/>
          <w:sz w:val="24"/>
          <w:szCs w:val="24"/>
        </w:rPr>
        <mc:AlternateContent>
          <mc:Choice Requires="wps">
            <w:drawing>
              <wp:anchor distT="45720" distB="45720" distL="114300" distR="114300" simplePos="0" relativeHeight="251664896" behindDoc="1" locked="0" layoutInCell="1" allowOverlap="1" wp14:anchorId="16EA5A4A" wp14:editId="379681E7">
                <wp:simplePos x="0" y="0"/>
                <wp:positionH relativeFrom="margin">
                  <wp:align>right</wp:align>
                </wp:positionH>
                <wp:positionV relativeFrom="paragraph">
                  <wp:posOffset>18415</wp:posOffset>
                </wp:positionV>
                <wp:extent cx="1439545" cy="603250"/>
                <wp:effectExtent l="0" t="0" r="27305" b="2540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9545" cy="603250"/>
                        </a:xfrm>
                        <a:prstGeom prst="rect">
                          <a:avLst/>
                        </a:prstGeom>
                        <a:solidFill>
                          <a:srgbClr val="FFFFFF"/>
                        </a:solidFill>
                        <a:ln w="9525">
                          <a:solidFill>
                            <a:srgbClr val="000000"/>
                          </a:solidFill>
                          <a:miter lim="800000"/>
                          <a:headEnd/>
                          <a:tailEnd/>
                        </a:ln>
                      </wps:spPr>
                      <wps:txbx>
                        <w:txbxContent>
                          <w:p w14:paraId="7E6C2CCD" w14:textId="77777777" w:rsidR="005209E9" w:rsidRPr="00FC7892" w:rsidRDefault="005209E9" w:rsidP="005209E9">
                            <w:pPr>
                              <w:autoSpaceDE w:val="0"/>
                              <w:autoSpaceDN w:val="0"/>
                              <w:adjustRightInd w:val="0"/>
                              <w:jc w:val="right"/>
                              <w:rPr>
                                <w:rFonts w:eastAsia="Calibri"/>
                                <w:b/>
                                <w:bCs/>
                                <w:sz w:val="22"/>
                                <w:szCs w:val="28"/>
                              </w:rPr>
                            </w:pPr>
                            <w:r>
                              <w:rPr>
                                <w:rFonts w:eastAsia="Calibri"/>
                                <w:b/>
                                <w:bCs/>
                                <w:sz w:val="22"/>
                                <w:szCs w:val="28"/>
                              </w:rPr>
                              <w:t>Itinerary</w:t>
                            </w:r>
                          </w:p>
                          <w:p w14:paraId="16FFA17F" w14:textId="77777777" w:rsidR="005209E9" w:rsidRPr="00FC7892" w:rsidRDefault="005209E9" w:rsidP="005209E9">
                            <w:pPr>
                              <w:autoSpaceDE w:val="0"/>
                              <w:autoSpaceDN w:val="0"/>
                              <w:adjustRightInd w:val="0"/>
                              <w:jc w:val="right"/>
                              <w:rPr>
                                <w:rFonts w:eastAsia="Calibri"/>
                                <w:szCs w:val="24"/>
                              </w:rPr>
                            </w:pPr>
                            <w:r w:rsidRPr="00FC7892">
                              <w:rPr>
                                <w:rFonts w:eastAsia="Calibri"/>
                                <w:szCs w:val="24"/>
                              </w:rPr>
                              <w:t>Top Margin: 1”</w:t>
                            </w:r>
                          </w:p>
                          <w:p w14:paraId="67E343B3" w14:textId="77777777" w:rsidR="005209E9" w:rsidRPr="00FC7892" w:rsidRDefault="005209E9" w:rsidP="005209E9">
                            <w:pPr>
                              <w:jc w:val="right"/>
                              <w:rPr>
                                <w:rFonts w:eastAsia="Calibri"/>
                                <w:szCs w:val="24"/>
                              </w:rPr>
                            </w:pPr>
                            <w:r w:rsidRPr="00FC7892">
                              <w:rPr>
                                <w:rFonts w:eastAsia="Calibri"/>
                                <w:szCs w:val="24"/>
                              </w:rPr>
                              <w:t>Side Margins: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EA5A4A" id="_x0000_s1029" type="#_x0000_t202" style="position:absolute;left:0;text-align:left;margin-left:62.15pt;margin-top:1.45pt;width:113.35pt;height:47.5pt;z-index:-251651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">
                <v:textbox>
                  <w:txbxContent>
                    <w:p w14:paraId="7E6C2CCD" w14:textId="77777777" w:rsidR="005209E9" w:rsidRPr="00FC7892" w:rsidRDefault="005209E9" w:rsidP="005209E9">
                      <w:pPr>
                        <w:autoSpaceDE w:val="0"/>
                        <w:autoSpaceDN w:val="0"/>
                        <w:adjustRightInd w:val="0"/>
                        <w:jc w:val="right"/>
                        <w:rPr>
                          <w:rFonts w:eastAsia="Calibri"/>
                          <w:b/>
                          <w:bCs/>
                          <w:sz w:val="22"/>
                          <w:szCs w:val="28"/>
                        </w:rPr>
                      </w:pPr>
                      <w:r>
                        <w:rPr>
                          <w:rFonts w:eastAsia="Calibri"/>
                          <w:b/>
                          <w:bCs/>
                          <w:sz w:val="22"/>
                          <w:szCs w:val="28"/>
                        </w:rPr>
                        <w:t>Itinerary</w:t>
                      </w:r>
                    </w:p>
                    <w:p w14:paraId="16FFA17F" w14:textId="77777777" w:rsidR="005209E9" w:rsidRPr="00FC7892" w:rsidRDefault="005209E9" w:rsidP="005209E9">
                      <w:pPr>
                        <w:autoSpaceDE w:val="0"/>
                        <w:autoSpaceDN w:val="0"/>
                        <w:adjustRightInd w:val="0"/>
                        <w:jc w:val="right"/>
                        <w:rPr>
                          <w:rFonts w:eastAsia="Calibri"/>
                          <w:szCs w:val="24"/>
                        </w:rPr>
                      </w:pPr>
                      <w:r w:rsidRPr="00FC7892">
                        <w:rPr>
                          <w:rFonts w:eastAsia="Calibri"/>
                          <w:szCs w:val="24"/>
                        </w:rPr>
                        <w:t>Top Margin: 1”</w:t>
                      </w:r>
                    </w:p>
                    <w:p w14:paraId="67E343B3" w14:textId="77777777" w:rsidR="005209E9" w:rsidRPr="00FC7892" w:rsidRDefault="005209E9" w:rsidP="005209E9">
                      <w:pPr>
                        <w:jc w:val="right"/>
                        <w:rPr>
                          <w:rFonts w:eastAsia="Calibri"/>
                          <w:szCs w:val="24"/>
                        </w:rPr>
                      </w:pPr>
                      <w:r w:rsidRPr="00FC7892">
                        <w:rPr>
                          <w:rFonts w:eastAsia="Calibri"/>
                          <w:szCs w:val="24"/>
                        </w:rPr>
                        <w:t>Side Margins: 1”</w:t>
                      </w:r>
                    </w:p>
                  </w:txbxContent>
                </v:textbox>
                <w10:wrap anchorx="margin"/>
              </v:shape>
            </w:pict>
          </mc:Fallback>
        </mc:AlternateContent>
      </w:r>
      <w:r w:rsidR="005209E9">
        <w:rPr>
          <w:b/>
          <w:sz w:val="24"/>
        </w:rPr>
        <w:t>Tom Carlson</w:t>
      </w:r>
    </w:p>
    <w:p w14:paraId="2DFE339F" w14:textId="77777777" w:rsidR="0029354A" w:rsidRDefault="0029354A" w:rsidP="0029354A">
      <w:pPr>
        <w:jc w:val="center"/>
        <w:rPr>
          <w:b/>
          <w:sz w:val="24"/>
        </w:rPr>
      </w:pPr>
    </w:p>
    <w:p w14:paraId="0C0F2937" w14:textId="77777777" w:rsidR="0029354A" w:rsidRDefault="00660BB2" w:rsidP="0029354A">
      <w:pPr>
        <w:jc w:val="center"/>
        <w:rPr>
          <w:b/>
          <w:sz w:val="24"/>
        </w:rPr>
      </w:pPr>
      <w:r>
        <w:rPr>
          <w:b/>
          <w:sz w:val="24"/>
        </w:rPr>
        <w:t>May 19</w:t>
      </w:r>
      <w:r w:rsidR="0029354A">
        <w:rPr>
          <w:b/>
          <w:sz w:val="24"/>
        </w:rPr>
        <w:t>-</w:t>
      </w:r>
      <w:r>
        <w:rPr>
          <w:b/>
          <w:sz w:val="24"/>
        </w:rPr>
        <w:t>21</w:t>
      </w:r>
      <w:r w:rsidR="0029354A">
        <w:rPr>
          <w:b/>
          <w:sz w:val="24"/>
        </w:rPr>
        <w:t>, 20</w:t>
      </w:r>
      <w:r w:rsidR="005209E9">
        <w:rPr>
          <w:b/>
          <w:sz w:val="24"/>
        </w:rPr>
        <w:t>20</w:t>
      </w:r>
    </w:p>
    <w:p w14:paraId="61BF5DDA" w14:textId="77777777" w:rsidR="00931B31" w:rsidRDefault="00931B31" w:rsidP="0029354A">
      <w:pPr>
        <w:rPr>
          <w:b/>
          <w:sz w:val="24"/>
        </w:rPr>
      </w:pPr>
    </w:p>
    <w:p w14:paraId="2A888F8A" w14:textId="56C80329" w:rsidR="00931B31" w:rsidDel="00C74FFE" w:rsidRDefault="00931B31" w:rsidP="00931B31">
      <w:pPr>
        <w:jc w:val="center"/>
        <w:rPr>
          <w:del w:id="8" w:author="Hewes Angie" w:date="2020-02-14T08:09:00Z"/>
          <w:b/>
          <w:sz w:val="24"/>
        </w:rPr>
      </w:pPr>
      <w:del w:id="9" w:author="Hewes Angie" w:date="2020-02-14T08:09:00Z">
        <w:r w:rsidDel="00C74FFE">
          <w:rPr>
            <w:b/>
            <w:sz w:val="24"/>
          </w:rPr>
          <w:delText>(QS)</w:delText>
        </w:r>
      </w:del>
    </w:p>
    <w:p w14:paraId="57F0773B" w14:textId="77777777" w:rsidR="00931B31" w:rsidRDefault="00931B31" w:rsidP="0029354A">
      <w:pPr>
        <w:rPr>
          <w:b/>
          <w:sz w:val="24"/>
        </w:rPr>
      </w:pPr>
    </w:p>
    <w:p w14:paraId="3CACDD46" w14:textId="53F7792C" w:rsidR="0029354A" w:rsidRDefault="005209E9" w:rsidP="0029354A">
      <w:pPr>
        <w:rPr>
          <w:b/>
          <w:sz w:val="24"/>
        </w:rPr>
      </w:pPr>
      <w:r>
        <w:rPr>
          <w:b/>
          <w:sz w:val="24"/>
        </w:rPr>
        <w:t>Tues</w:t>
      </w:r>
      <w:r w:rsidR="0029354A" w:rsidRPr="00B17459">
        <w:rPr>
          <w:b/>
          <w:sz w:val="24"/>
        </w:rPr>
        <w:t xml:space="preserve">day, May </w:t>
      </w:r>
      <w:r w:rsidR="00660BB2">
        <w:rPr>
          <w:b/>
          <w:sz w:val="24"/>
        </w:rPr>
        <w:t>19</w:t>
      </w:r>
    </w:p>
    <w:p w14:paraId="4EB1AC68" w14:textId="77777777" w:rsidR="0029354A" w:rsidRDefault="0029354A" w:rsidP="0029354A">
      <w:pPr>
        <w:rPr>
          <w:b/>
          <w:sz w:val="24"/>
        </w:rPr>
      </w:pPr>
    </w:p>
    <w:p w14:paraId="112FF3CA" w14:textId="77777777" w:rsidR="0029354A" w:rsidRPr="005209E9" w:rsidRDefault="00061B86" w:rsidP="004E17F1">
      <w:pPr>
        <w:tabs>
          <w:tab w:val="left" w:pos="720"/>
        </w:tabs>
        <w:ind w:left="2160" w:hanging="1440"/>
        <w:rPr>
          <w:sz w:val="24"/>
          <w:szCs w:val="24"/>
        </w:rPr>
      </w:pPr>
      <w:r>
        <w:rPr>
          <w:sz w:val="24"/>
          <w:szCs w:val="24"/>
        </w:rPr>
        <w:t>8</w:t>
      </w:r>
      <w:r w:rsidR="004E17F1">
        <w:rPr>
          <w:sz w:val="24"/>
          <w:szCs w:val="24"/>
        </w:rPr>
        <w:t>:00 a.m.</w:t>
      </w:r>
      <w:r w:rsidR="004E17F1">
        <w:rPr>
          <w:sz w:val="24"/>
          <w:szCs w:val="24"/>
        </w:rPr>
        <w:tab/>
      </w:r>
      <w:r w:rsidR="0029354A" w:rsidRPr="005209E9">
        <w:rPr>
          <w:sz w:val="24"/>
          <w:szCs w:val="24"/>
        </w:rPr>
        <w:t xml:space="preserve">Depart Columbus, </w:t>
      </w:r>
      <w:r w:rsidR="0037070D">
        <w:rPr>
          <w:sz w:val="24"/>
          <w:szCs w:val="24"/>
        </w:rPr>
        <w:t xml:space="preserve">OH </w:t>
      </w:r>
      <w:r w:rsidR="0029354A" w:rsidRPr="005209E9">
        <w:rPr>
          <w:sz w:val="24"/>
          <w:szCs w:val="24"/>
        </w:rPr>
        <w:t>John Glenn Colum</w:t>
      </w:r>
      <w:r w:rsidR="004E17F1">
        <w:rPr>
          <w:sz w:val="24"/>
          <w:szCs w:val="24"/>
        </w:rPr>
        <w:t xml:space="preserve">bus International Airport (CMH) </w:t>
      </w:r>
      <w:r w:rsidR="00E50BF5">
        <w:rPr>
          <w:sz w:val="24"/>
          <w:szCs w:val="24"/>
        </w:rPr>
        <w:t>American Airlines</w:t>
      </w:r>
      <w:r w:rsidR="0029354A" w:rsidRPr="005209E9">
        <w:rPr>
          <w:sz w:val="24"/>
          <w:szCs w:val="24"/>
        </w:rPr>
        <w:t xml:space="preserve">, Flight </w:t>
      </w:r>
      <w:r w:rsidR="00E50BF5">
        <w:rPr>
          <w:sz w:val="24"/>
          <w:szCs w:val="24"/>
        </w:rPr>
        <w:t>3108</w:t>
      </w:r>
      <w:r w:rsidR="0029354A" w:rsidRPr="005209E9">
        <w:rPr>
          <w:sz w:val="24"/>
          <w:szCs w:val="24"/>
        </w:rPr>
        <w:t xml:space="preserve"> (</w:t>
      </w:r>
      <w:r w:rsidR="00E50BF5">
        <w:rPr>
          <w:sz w:val="24"/>
          <w:szCs w:val="24"/>
        </w:rPr>
        <w:t>non</w:t>
      </w:r>
      <w:r w:rsidR="0029354A" w:rsidRPr="005209E9">
        <w:rPr>
          <w:sz w:val="24"/>
          <w:szCs w:val="24"/>
        </w:rPr>
        <w:t xml:space="preserve">-stop) </w:t>
      </w:r>
    </w:p>
    <w:p w14:paraId="77A85655" w14:textId="77777777" w:rsidR="0029354A" w:rsidRPr="005209E9" w:rsidRDefault="0029354A" w:rsidP="005209E9">
      <w:pPr>
        <w:rPr>
          <w:sz w:val="24"/>
          <w:szCs w:val="24"/>
        </w:rPr>
      </w:pPr>
    </w:p>
    <w:p w14:paraId="100505CD" w14:textId="77777777" w:rsidR="0029354A" w:rsidRPr="005209E9" w:rsidRDefault="0037070D" w:rsidP="004E17F1">
      <w:pPr>
        <w:ind w:left="1440" w:hanging="720"/>
        <w:rPr>
          <w:sz w:val="24"/>
          <w:szCs w:val="24"/>
        </w:rPr>
      </w:pPr>
      <w:r>
        <w:rPr>
          <w:sz w:val="24"/>
          <w:szCs w:val="24"/>
        </w:rPr>
        <w:t>10</w:t>
      </w:r>
      <w:r w:rsidR="0029354A" w:rsidRPr="005209E9">
        <w:rPr>
          <w:sz w:val="24"/>
          <w:szCs w:val="24"/>
        </w:rPr>
        <w:t>:</w:t>
      </w:r>
      <w:r>
        <w:rPr>
          <w:sz w:val="24"/>
          <w:szCs w:val="24"/>
        </w:rPr>
        <w:t>35</w:t>
      </w:r>
      <w:r w:rsidR="0029354A" w:rsidRPr="005209E9">
        <w:rPr>
          <w:sz w:val="24"/>
          <w:szCs w:val="24"/>
        </w:rPr>
        <w:t xml:space="preserve"> </w:t>
      </w:r>
      <w:r>
        <w:rPr>
          <w:sz w:val="24"/>
          <w:szCs w:val="24"/>
        </w:rPr>
        <w:t>a</w:t>
      </w:r>
      <w:r w:rsidR="0029354A" w:rsidRPr="005209E9">
        <w:rPr>
          <w:sz w:val="24"/>
          <w:szCs w:val="24"/>
        </w:rPr>
        <w:t>.m.</w:t>
      </w:r>
      <w:r w:rsidR="0029354A" w:rsidRPr="005209E9">
        <w:rPr>
          <w:sz w:val="24"/>
          <w:szCs w:val="24"/>
        </w:rPr>
        <w:tab/>
        <w:t>A</w:t>
      </w:r>
      <w:r>
        <w:rPr>
          <w:sz w:val="24"/>
          <w:szCs w:val="24"/>
        </w:rPr>
        <w:t xml:space="preserve">rrive Orlando, FL Orlando International Airport </w:t>
      </w:r>
      <w:r w:rsidR="0029354A" w:rsidRPr="005209E9">
        <w:rPr>
          <w:sz w:val="24"/>
          <w:szCs w:val="24"/>
        </w:rPr>
        <w:t>(</w:t>
      </w:r>
      <w:r>
        <w:rPr>
          <w:sz w:val="24"/>
          <w:szCs w:val="24"/>
        </w:rPr>
        <w:t>MCO</w:t>
      </w:r>
      <w:r w:rsidR="0029354A" w:rsidRPr="005209E9">
        <w:rPr>
          <w:sz w:val="24"/>
          <w:szCs w:val="24"/>
        </w:rPr>
        <w:t xml:space="preserve">) </w:t>
      </w:r>
    </w:p>
    <w:p w14:paraId="2BBC33F5" w14:textId="77777777" w:rsidR="0029354A" w:rsidRPr="005209E9" w:rsidRDefault="0029354A" w:rsidP="005209E9">
      <w:pPr>
        <w:rPr>
          <w:sz w:val="24"/>
          <w:szCs w:val="24"/>
        </w:rPr>
      </w:pPr>
    </w:p>
    <w:p w14:paraId="6E221777" w14:textId="0BFBC989" w:rsidR="0037070D" w:rsidRDefault="0037070D" w:rsidP="004E17F1">
      <w:pPr>
        <w:ind w:firstLine="720"/>
        <w:rPr>
          <w:sz w:val="24"/>
          <w:szCs w:val="24"/>
        </w:rPr>
      </w:pPr>
      <w:r>
        <w:rPr>
          <w:sz w:val="24"/>
          <w:szCs w:val="24"/>
        </w:rPr>
        <w:t>10:55 a.m.</w:t>
      </w:r>
      <w:r>
        <w:rPr>
          <w:sz w:val="24"/>
          <w:szCs w:val="24"/>
        </w:rPr>
        <w:tab/>
        <w:t>Collect baggage and take Super Shuttle to airport (Reservation #2020158)</w:t>
      </w:r>
    </w:p>
    <w:p w14:paraId="2CEB2BCA" w14:textId="77777777" w:rsidR="0037070D" w:rsidRDefault="0037070D" w:rsidP="005209E9">
      <w:pPr>
        <w:rPr>
          <w:sz w:val="24"/>
          <w:szCs w:val="24"/>
        </w:rPr>
      </w:pPr>
    </w:p>
    <w:p w14:paraId="54FBAC17" w14:textId="77777777" w:rsidR="004E17F1" w:rsidRDefault="0037070D" w:rsidP="004E17F1">
      <w:pPr>
        <w:tabs>
          <w:tab w:val="left" w:pos="720"/>
        </w:tabs>
        <w:ind w:left="2160" w:hanging="1440"/>
        <w:rPr>
          <w:sz w:val="24"/>
          <w:szCs w:val="24"/>
        </w:rPr>
      </w:pPr>
      <w:r>
        <w:rPr>
          <w:sz w:val="24"/>
          <w:szCs w:val="24"/>
        </w:rPr>
        <w:t>11</w:t>
      </w:r>
      <w:r w:rsidR="0029354A" w:rsidRPr="005209E9">
        <w:rPr>
          <w:sz w:val="24"/>
          <w:szCs w:val="24"/>
        </w:rPr>
        <w:t>:</w:t>
      </w:r>
      <w:r>
        <w:rPr>
          <w:sz w:val="24"/>
          <w:szCs w:val="24"/>
        </w:rPr>
        <w:t>2</w:t>
      </w:r>
      <w:r w:rsidR="0029354A" w:rsidRPr="005209E9">
        <w:rPr>
          <w:sz w:val="24"/>
          <w:szCs w:val="24"/>
        </w:rPr>
        <w:t xml:space="preserve">0 </w:t>
      </w:r>
      <w:r>
        <w:rPr>
          <w:sz w:val="24"/>
          <w:szCs w:val="24"/>
        </w:rPr>
        <w:t>a</w:t>
      </w:r>
      <w:r w:rsidR="0029354A" w:rsidRPr="005209E9">
        <w:rPr>
          <w:sz w:val="24"/>
          <w:szCs w:val="24"/>
        </w:rPr>
        <w:t>.m.</w:t>
      </w:r>
      <w:r w:rsidR="0029354A" w:rsidRPr="005209E9">
        <w:rPr>
          <w:sz w:val="24"/>
          <w:szCs w:val="24"/>
        </w:rPr>
        <w:tab/>
        <w:t>Arrive at</w:t>
      </w:r>
      <w:r w:rsidR="00114CFB">
        <w:rPr>
          <w:sz w:val="24"/>
          <w:szCs w:val="24"/>
        </w:rPr>
        <w:t xml:space="preserve"> the</w:t>
      </w:r>
      <w:r w:rsidR="0029354A" w:rsidRPr="005209E9">
        <w:rPr>
          <w:sz w:val="24"/>
          <w:szCs w:val="24"/>
        </w:rPr>
        <w:t xml:space="preserve"> </w:t>
      </w:r>
      <w:r w:rsidR="00114CFB" w:rsidRPr="00114CFB">
        <w:rPr>
          <w:sz w:val="24"/>
          <w:szCs w:val="24"/>
        </w:rPr>
        <w:t>Walt Disney World S</w:t>
      </w:r>
      <w:r w:rsidR="00114CFB">
        <w:rPr>
          <w:sz w:val="24"/>
          <w:szCs w:val="24"/>
        </w:rPr>
        <w:t>wan</w:t>
      </w:r>
      <w:r w:rsidR="00114CFB" w:rsidRPr="00114CFB">
        <w:rPr>
          <w:sz w:val="24"/>
          <w:szCs w:val="24"/>
        </w:rPr>
        <w:t xml:space="preserve"> </w:t>
      </w:r>
      <w:r w:rsidR="00114CFB">
        <w:rPr>
          <w:sz w:val="24"/>
          <w:szCs w:val="24"/>
        </w:rPr>
        <w:t>and</w:t>
      </w:r>
      <w:r w:rsidR="00114CFB" w:rsidRPr="00114CFB">
        <w:rPr>
          <w:sz w:val="24"/>
          <w:szCs w:val="24"/>
        </w:rPr>
        <w:t xml:space="preserve"> D</w:t>
      </w:r>
      <w:r w:rsidR="00114CFB">
        <w:rPr>
          <w:sz w:val="24"/>
          <w:szCs w:val="24"/>
        </w:rPr>
        <w:t>olphin</w:t>
      </w:r>
      <w:r w:rsidR="00114CFB" w:rsidRPr="00114CFB">
        <w:rPr>
          <w:sz w:val="24"/>
          <w:szCs w:val="24"/>
        </w:rPr>
        <w:t xml:space="preserve"> R</w:t>
      </w:r>
      <w:r w:rsidR="00114CFB">
        <w:rPr>
          <w:sz w:val="24"/>
          <w:szCs w:val="24"/>
        </w:rPr>
        <w:t>esort</w:t>
      </w:r>
      <w:r w:rsidR="00114CFB" w:rsidRPr="00114CFB">
        <w:rPr>
          <w:sz w:val="24"/>
          <w:szCs w:val="24"/>
        </w:rPr>
        <w:t xml:space="preserve"> </w:t>
      </w:r>
      <w:r>
        <w:rPr>
          <w:sz w:val="24"/>
          <w:szCs w:val="24"/>
        </w:rPr>
        <w:t>(Reservation #</w:t>
      </w:r>
      <w:r w:rsidR="00114CFB">
        <w:rPr>
          <w:sz w:val="24"/>
          <w:szCs w:val="24"/>
        </w:rPr>
        <w:t>158564</w:t>
      </w:r>
      <w:r>
        <w:rPr>
          <w:sz w:val="24"/>
          <w:szCs w:val="24"/>
        </w:rPr>
        <w:t>)</w:t>
      </w:r>
    </w:p>
    <w:p w14:paraId="5605C1AD" w14:textId="77777777" w:rsidR="004E17F1" w:rsidRDefault="004E17F1" w:rsidP="004E17F1">
      <w:pPr>
        <w:tabs>
          <w:tab w:val="left" w:pos="720"/>
        </w:tabs>
        <w:ind w:left="2160" w:hanging="1440"/>
        <w:rPr>
          <w:sz w:val="24"/>
          <w:szCs w:val="24"/>
        </w:rPr>
      </w:pPr>
      <w:r>
        <w:rPr>
          <w:sz w:val="24"/>
          <w:szCs w:val="24"/>
        </w:rPr>
        <w:tab/>
      </w:r>
      <w:r w:rsidR="00114CFB" w:rsidRPr="00114CFB">
        <w:rPr>
          <w:sz w:val="24"/>
          <w:szCs w:val="24"/>
        </w:rPr>
        <w:t>1500 Epcot Resorts Blvd.</w:t>
      </w:r>
      <w:r w:rsidR="00114CFB">
        <w:rPr>
          <w:sz w:val="24"/>
          <w:szCs w:val="24"/>
        </w:rPr>
        <w:t xml:space="preserve"> </w:t>
      </w:r>
      <w:r w:rsidR="00114CFB" w:rsidRPr="00114CFB">
        <w:rPr>
          <w:sz w:val="24"/>
          <w:szCs w:val="24"/>
        </w:rPr>
        <w:t>Lake Buena Vista, FL, 32830</w:t>
      </w:r>
      <w:r w:rsidR="00114CFB">
        <w:rPr>
          <w:sz w:val="24"/>
          <w:szCs w:val="24"/>
        </w:rPr>
        <w:t xml:space="preserve"> </w:t>
      </w:r>
    </w:p>
    <w:p w14:paraId="35E3E317" w14:textId="77777777" w:rsidR="0029354A" w:rsidRPr="00114CFB" w:rsidRDefault="004E17F1" w:rsidP="004E17F1">
      <w:pPr>
        <w:tabs>
          <w:tab w:val="left" w:pos="720"/>
        </w:tabs>
        <w:ind w:left="2160" w:hanging="1440"/>
        <w:rPr>
          <w:sz w:val="24"/>
          <w:szCs w:val="24"/>
        </w:rPr>
      </w:pPr>
      <w:r>
        <w:rPr>
          <w:sz w:val="24"/>
          <w:szCs w:val="24"/>
        </w:rPr>
        <w:tab/>
      </w:r>
      <w:r w:rsidR="00114CFB">
        <w:rPr>
          <w:sz w:val="24"/>
          <w:szCs w:val="24"/>
        </w:rPr>
        <w:t xml:space="preserve">Telephone: </w:t>
      </w:r>
      <w:r w:rsidR="00114CFB" w:rsidRPr="00114CFB">
        <w:rPr>
          <w:sz w:val="24"/>
          <w:szCs w:val="24"/>
        </w:rPr>
        <w:t>407</w:t>
      </w:r>
      <w:r w:rsidR="00114CFB">
        <w:rPr>
          <w:sz w:val="24"/>
          <w:szCs w:val="24"/>
        </w:rPr>
        <w:t>-</w:t>
      </w:r>
      <w:r w:rsidR="00114CFB" w:rsidRPr="00114CFB">
        <w:rPr>
          <w:sz w:val="24"/>
          <w:szCs w:val="24"/>
        </w:rPr>
        <w:t>934</w:t>
      </w:r>
      <w:r w:rsidR="00114CFB">
        <w:rPr>
          <w:sz w:val="24"/>
          <w:szCs w:val="24"/>
        </w:rPr>
        <w:t>-</w:t>
      </w:r>
      <w:r w:rsidR="00114CFB" w:rsidRPr="00114CFB">
        <w:rPr>
          <w:sz w:val="24"/>
          <w:szCs w:val="24"/>
        </w:rPr>
        <w:t>4000</w:t>
      </w:r>
    </w:p>
    <w:p w14:paraId="028BA9A6" w14:textId="77777777" w:rsidR="00114CFB" w:rsidRPr="005209E9" w:rsidRDefault="00114CFB" w:rsidP="004E17F1">
      <w:pPr>
        <w:tabs>
          <w:tab w:val="left" w:pos="720"/>
        </w:tabs>
        <w:ind w:left="2160" w:hanging="1440"/>
        <w:rPr>
          <w:sz w:val="24"/>
          <w:szCs w:val="24"/>
        </w:rPr>
      </w:pPr>
    </w:p>
    <w:p w14:paraId="42F7F2F0" w14:textId="77777777" w:rsidR="0029354A" w:rsidRPr="005209E9" w:rsidRDefault="0029354A" w:rsidP="004E17F1">
      <w:pPr>
        <w:tabs>
          <w:tab w:val="left" w:pos="720"/>
        </w:tabs>
        <w:ind w:left="2160" w:hanging="1440"/>
        <w:rPr>
          <w:sz w:val="24"/>
          <w:szCs w:val="24"/>
        </w:rPr>
      </w:pPr>
      <w:r w:rsidRPr="005209E9">
        <w:rPr>
          <w:sz w:val="24"/>
          <w:szCs w:val="24"/>
        </w:rPr>
        <w:t>7:</w:t>
      </w:r>
      <w:r w:rsidR="00114CFB">
        <w:rPr>
          <w:sz w:val="24"/>
          <w:szCs w:val="24"/>
        </w:rPr>
        <w:t>00 p.m.</w:t>
      </w:r>
      <w:r w:rsidR="00114CFB">
        <w:rPr>
          <w:sz w:val="24"/>
          <w:szCs w:val="24"/>
        </w:rPr>
        <w:tab/>
        <w:t>Dinner reservations at</w:t>
      </w:r>
      <w:r w:rsidR="00061B86">
        <w:rPr>
          <w:sz w:val="24"/>
          <w:szCs w:val="24"/>
        </w:rPr>
        <w:t xml:space="preserve"> hotel restaurant</w:t>
      </w:r>
      <w:r w:rsidR="00114CFB">
        <w:rPr>
          <w:sz w:val="24"/>
          <w:szCs w:val="24"/>
        </w:rPr>
        <w:t xml:space="preserve"> Kimonos </w:t>
      </w:r>
      <w:r w:rsidR="00061B86">
        <w:rPr>
          <w:sz w:val="24"/>
          <w:szCs w:val="24"/>
        </w:rPr>
        <w:t xml:space="preserve">with Teslynne Clausen, Dynamic Printing </w:t>
      </w:r>
      <w:r w:rsidRPr="005209E9">
        <w:rPr>
          <w:sz w:val="24"/>
          <w:szCs w:val="24"/>
        </w:rPr>
        <w:t xml:space="preserve"> </w:t>
      </w:r>
    </w:p>
    <w:p w14:paraId="3D2FAC6B" w14:textId="77777777" w:rsidR="0029354A" w:rsidRPr="005209E9" w:rsidRDefault="0029354A" w:rsidP="005209E9">
      <w:pPr>
        <w:rPr>
          <w:sz w:val="24"/>
          <w:szCs w:val="24"/>
        </w:rPr>
      </w:pPr>
    </w:p>
    <w:p w14:paraId="68F65D6F" w14:textId="77777777" w:rsidR="0029354A" w:rsidRPr="008127BE" w:rsidRDefault="005209E9" w:rsidP="0029354A">
      <w:pPr>
        <w:ind w:left="1440" w:hanging="1440"/>
        <w:rPr>
          <w:b/>
          <w:sz w:val="24"/>
          <w:szCs w:val="24"/>
        </w:rPr>
      </w:pPr>
      <w:r>
        <w:rPr>
          <w:b/>
          <w:sz w:val="24"/>
          <w:szCs w:val="24"/>
        </w:rPr>
        <w:t>Wednes</w:t>
      </w:r>
      <w:r w:rsidR="0029354A" w:rsidRPr="008127BE">
        <w:rPr>
          <w:b/>
          <w:sz w:val="24"/>
          <w:szCs w:val="24"/>
        </w:rPr>
        <w:t xml:space="preserve">day, May </w:t>
      </w:r>
      <w:r w:rsidR="00660BB2">
        <w:rPr>
          <w:b/>
          <w:sz w:val="24"/>
          <w:szCs w:val="24"/>
        </w:rPr>
        <w:t>20</w:t>
      </w:r>
    </w:p>
    <w:p w14:paraId="4E6B5FFD" w14:textId="77777777" w:rsidR="0029354A" w:rsidRDefault="0029354A" w:rsidP="0029354A">
      <w:pPr>
        <w:rPr>
          <w:sz w:val="24"/>
          <w:szCs w:val="24"/>
        </w:rPr>
      </w:pPr>
      <w:r>
        <w:rPr>
          <w:sz w:val="24"/>
          <w:szCs w:val="24"/>
        </w:rPr>
        <w:t xml:space="preserve"> </w:t>
      </w:r>
    </w:p>
    <w:p w14:paraId="084E3FA2" w14:textId="77777777" w:rsidR="0029354A" w:rsidRDefault="00061B86" w:rsidP="004E17F1">
      <w:pPr>
        <w:tabs>
          <w:tab w:val="left" w:pos="720"/>
        </w:tabs>
        <w:ind w:left="2160" w:hanging="1440"/>
        <w:rPr>
          <w:sz w:val="24"/>
          <w:szCs w:val="24"/>
        </w:rPr>
      </w:pPr>
      <w:r>
        <w:rPr>
          <w:sz w:val="24"/>
          <w:szCs w:val="24"/>
        </w:rPr>
        <w:t>10</w:t>
      </w:r>
      <w:r w:rsidR="0029354A">
        <w:rPr>
          <w:sz w:val="24"/>
          <w:szCs w:val="24"/>
        </w:rPr>
        <w:t>:</w:t>
      </w:r>
      <w:r>
        <w:rPr>
          <w:sz w:val="24"/>
          <w:szCs w:val="24"/>
        </w:rPr>
        <w:t>0</w:t>
      </w:r>
      <w:r w:rsidR="0029354A">
        <w:rPr>
          <w:sz w:val="24"/>
          <w:szCs w:val="24"/>
        </w:rPr>
        <w:t xml:space="preserve">0 a.m. </w:t>
      </w:r>
      <w:r w:rsidR="0029354A">
        <w:rPr>
          <w:sz w:val="24"/>
          <w:szCs w:val="24"/>
        </w:rPr>
        <w:tab/>
      </w:r>
      <w:r>
        <w:rPr>
          <w:sz w:val="24"/>
          <w:szCs w:val="24"/>
        </w:rPr>
        <w:t>Breakfast appointment with Michael Smith, Disney Events representative, at hotel restaurant Bluezoo, regarding tours and activities for 2020 PBA Conference</w:t>
      </w:r>
    </w:p>
    <w:p w14:paraId="3CEBF1B5" w14:textId="77777777" w:rsidR="0029354A" w:rsidRDefault="0029354A" w:rsidP="0029354A">
      <w:pPr>
        <w:rPr>
          <w:sz w:val="24"/>
          <w:szCs w:val="24"/>
        </w:rPr>
      </w:pPr>
    </w:p>
    <w:p w14:paraId="42A48E03" w14:textId="77777777" w:rsidR="0029354A" w:rsidRPr="004E17F1" w:rsidRDefault="0029354A" w:rsidP="004E17F1">
      <w:pPr>
        <w:tabs>
          <w:tab w:val="left" w:pos="720"/>
        </w:tabs>
        <w:ind w:left="2160" w:hanging="1440"/>
        <w:rPr>
          <w:sz w:val="24"/>
          <w:szCs w:val="24"/>
        </w:rPr>
      </w:pPr>
      <w:r w:rsidRPr="004E17F1">
        <w:rPr>
          <w:sz w:val="24"/>
          <w:szCs w:val="24"/>
        </w:rPr>
        <w:t>1:00 p</w:t>
      </w:r>
      <w:r w:rsidR="00061B86" w:rsidRPr="004E17F1">
        <w:rPr>
          <w:sz w:val="24"/>
          <w:szCs w:val="24"/>
        </w:rPr>
        <w:t>.</w:t>
      </w:r>
      <w:r w:rsidRPr="004E17F1">
        <w:rPr>
          <w:sz w:val="24"/>
          <w:szCs w:val="24"/>
        </w:rPr>
        <w:t>m</w:t>
      </w:r>
      <w:r w:rsidR="00061B86" w:rsidRPr="004E17F1">
        <w:rPr>
          <w:sz w:val="24"/>
          <w:szCs w:val="24"/>
        </w:rPr>
        <w:t>.</w:t>
      </w:r>
      <w:r w:rsidRPr="004E17F1">
        <w:rPr>
          <w:sz w:val="24"/>
          <w:szCs w:val="24"/>
        </w:rPr>
        <w:t xml:space="preserve"> </w:t>
      </w:r>
      <w:r w:rsidRPr="004E17F1">
        <w:rPr>
          <w:sz w:val="24"/>
          <w:szCs w:val="24"/>
        </w:rPr>
        <w:tab/>
      </w:r>
      <w:r w:rsidR="00061B86" w:rsidRPr="004E17F1">
        <w:rPr>
          <w:sz w:val="24"/>
          <w:szCs w:val="24"/>
        </w:rPr>
        <w:t>Attend guided tour of Disney Parks with Barbara Miller, Disney Parks Manager</w:t>
      </w:r>
      <w:r w:rsidRPr="004E17F1">
        <w:rPr>
          <w:sz w:val="24"/>
          <w:szCs w:val="24"/>
        </w:rPr>
        <w:t xml:space="preserve"> </w:t>
      </w:r>
    </w:p>
    <w:p w14:paraId="3DE8DA16" w14:textId="77777777" w:rsidR="0029354A" w:rsidRDefault="0029354A" w:rsidP="0029354A">
      <w:pPr>
        <w:spacing w:line="300" w:lineRule="atLeast"/>
        <w:rPr>
          <w:color w:val="222222"/>
          <w:sz w:val="24"/>
          <w:szCs w:val="24"/>
        </w:rPr>
      </w:pPr>
    </w:p>
    <w:p w14:paraId="29036565" w14:textId="77777777" w:rsidR="0029354A" w:rsidRPr="00A67BA7" w:rsidRDefault="005209E9" w:rsidP="0029354A">
      <w:pPr>
        <w:spacing w:line="300" w:lineRule="atLeast"/>
        <w:rPr>
          <w:b/>
          <w:color w:val="222222"/>
          <w:sz w:val="24"/>
          <w:szCs w:val="24"/>
        </w:rPr>
      </w:pPr>
      <w:r>
        <w:rPr>
          <w:b/>
          <w:color w:val="222222"/>
          <w:sz w:val="24"/>
          <w:szCs w:val="24"/>
        </w:rPr>
        <w:t>Thurs</w:t>
      </w:r>
      <w:r w:rsidR="0029354A" w:rsidRPr="00A67BA7">
        <w:rPr>
          <w:b/>
          <w:color w:val="222222"/>
          <w:sz w:val="24"/>
          <w:szCs w:val="24"/>
        </w:rPr>
        <w:t xml:space="preserve">day, May </w:t>
      </w:r>
      <w:r w:rsidR="00660BB2">
        <w:rPr>
          <w:b/>
          <w:color w:val="222222"/>
          <w:sz w:val="24"/>
          <w:szCs w:val="24"/>
        </w:rPr>
        <w:t>21</w:t>
      </w:r>
    </w:p>
    <w:p w14:paraId="0255A0A6" w14:textId="77777777" w:rsidR="0029354A" w:rsidRDefault="0029354A" w:rsidP="0029354A">
      <w:pPr>
        <w:spacing w:line="300" w:lineRule="atLeast"/>
        <w:rPr>
          <w:color w:val="222222"/>
          <w:sz w:val="24"/>
          <w:szCs w:val="24"/>
        </w:rPr>
      </w:pPr>
    </w:p>
    <w:p w14:paraId="2A00A253" w14:textId="77777777" w:rsidR="0029354A" w:rsidRPr="004E17F1" w:rsidRDefault="0029354A" w:rsidP="004E17F1">
      <w:pPr>
        <w:tabs>
          <w:tab w:val="left" w:pos="720"/>
        </w:tabs>
        <w:ind w:left="2160" w:hanging="1440"/>
        <w:rPr>
          <w:sz w:val="24"/>
          <w:szCs w:val="24"/>
        </w:rPr>
      </w:pPr>
      <w:r w:rsidRPr="004E17F1">
        <w:rPr>
          <w:sz w:val="24"/>
          <w:szCs w:val="24"/>
        </w:rPr>
        <w:t>7:00 a</w:t>
      </w:r>
      <w:r w:rsidR="00061B86" w:rsidRPr="004E17F1">
        <w:rPr>
          <w:sz w:val="24"/>
          <w:szCs w:val="24"/>
        </w:rPr>
        <w:t>.</w:t>
      </w:r>
      <w:r w:rsidRPr="004E17F1">
        <w:rPr>
          <w:sz w:val="24"/>
          <w:szCs w:val="24"/>
        </w:rPr>
        <w:t>m</w:t>
      </w:r>
      <w:r w:rsidR="00061B86" w:rsidRPr="004E17F1">
        <w:rPr>
          <w:sz w:val="24"/>
          <w:szCs w:val="24"/>
        </w:rPr>
        <w:t>.</w:t>
      </w:r>
      <w:r w:rsidRPr="004E17F1">
        <w:rPr>
          <w:sz w:val="24"/>
          <w:szCs w:val="24"/>
        </w:rPr>
        <w:t xml:space="preserve"> </w:t>
      </w:r>
      <w:r w:rsidRPr="004E17F1">
        <w:rPr>
          <w:sz w:val="24"/>
          <w:szCs w:val="24"/>
        </w:rPr>
        <w:tab/>
      </w:r>
      <w:r w:rsidR="00061B86" w:rsidRPr="004E17F1">
        <w:rPr>
          <w:sz w:val="24"/>
          <w:szCs w:val="24"/>
        </w:rPr>
        <w:t xml:space="preserve">Breakfast with Teslynne Clausen, </w:t>
      </w:r>
      <w:r w:rsidR="00061B86">
        <w:rPr>
          <w:sz w:val="24"/>
          <w:szCs w:val="24"/>
        </w:rPr>
        <w:t>Dynamic Printing</w:t>
      </w:r>
    </w:p>
    <w:p w14:paraId="75600F76" w14:textId="77777777" w:rsidR="0029354A" w:rsidRPr="004E17F1" w:rsidRDefault="0029354A" w:rsidP="004E17F1">
      <w:pPr>
        <w:tabs>
          <w:tab w:val="left" w:pos="720"/>
        </w:tabs>
        <w:ind w:left="2160" w:hanging="1440"/>
        <w:rPr>
          <w:sz w:val="24"/>
          <w:szCs w:val="24"/>
        </w:rPr>
      </w:pPr>
    </w:p>
    <w:p w14:paraId="013E1363" w14:textId="4C0B74BD" w:rsidR="0029354A" w:rsidRPr="004E17F1" w:rsidRDefault="0029354A" w:rsidP="004E17F1">
      <w:pPr>
        <w:tabs>
          <w:tab w:val="left" w:pos="720"/>
        </w:tabs>
        <w:ind w:left="2160" w:hanging="1440"/>
        <w:rPr>
          <w:sz w:val="24"/>
          <w:szCs w:val="24"/>
        </w:rPr>
      </w:pPr>
      <w:r w:rsidRPr="004E17F1">
        <w:rPr>
          <w:sz w:val="24"/>
          <w:szCs w:val="24"/>
        </w:rPr>
        <w:t>1:00 p</w:t>
      </w:r>
      <w:r w:rsidR="00061B86" w:rsidRPr="004E17F1">
        <w:rPr>
          <w:sz w:val="24"/>
          <w:szCs w:val="24"/>
        </w:rPr>
        <w:t>.</w:t>
      </w:r>
      <w:r w:rsidRPr="004E17F1">
        <w:rPr>
          <w:sz w:val="24"/>
          <w:szCs w:val="24"/>
        </w:rPr>
        <w:t>m</w:t>
      </w:r>
      <w:r w:rsidR="00061B86" w:rsidRPr="004E17F1">
        <w:rPr>
          <w:sz w:val="24"/>
          <w:szCs w:val="24"/>
        </w:rPr>
        <w:t>.</w:t>
      </w:r>
      <w:r w:rsidRPr="004E17F1">
        <w:rPr>
          <w:sz w:val="24"/>
          <w:szCs w:val="24"/>
        </w:rPr>
        <w:t xml:space="preserve"> </w:t>
      </w:r>
      <w:r w:rsidRPr="004E17F1">
        <w:rPr>
          <w:sz w:val="24"/>
          <w:szCs w:val="24"/>
        </w:rPr>
        <w:tab/>
      </w:r>
      <w:r w:rsidR="00061B86">
        <w:rPr>
          <w:sz w:val="24"/>
          <w:szCs w:val="24"/>
        </w:rPr>
        <w:t>Take Super Shuttle from hotel to airport (Reservation #2020158)</w:t>
      </w:r>
    </w:p>
    <w:p w14:paraId="457A77A2" w14:textId="77777777" w:rsidR="0029354A" w:rsidRPr="004E17F1" w:rsidRDefault="0029354A" w:rsidP="004E17F1">
      <w:pPr>
        <w:tabs>
          <w:tab w:val="left" w:pos="720"/>
        </w:tabs>
        <w:ind w:left="2160" w:hanging="1440"/>
        <w:rPr>
          <w:sz w:val="24"/>
          <w:szCs w:val="24"/>
        </w:rPr>
      </w:pPr>
    </w:p>
    <w:p w14:paraId="064C6450" w14:textId="77777777" w:rsidR="007201BD" w:rsidRDefault="00061B86" w:rsidP="004E17F1">
      <w:pPr>
        <w:tabs>
          <w:tab w:val="left" w:pos="720"/>
        </w:tabs>
        <w:ind w:left="2160" w:hanging="1440"/>
        <w:rPr>
          <w:sz w:val="24"/>
          <w:szCs w:val="24"/>
        </w:rPr>
      </w:pPr>
      <w:r w:rsidRPr="004E17F1">
        <w:rPr>
          <w:sz w:val="24"/>
          <w:szCs w:val="24"/>
        </w:rPr>
        <w:t>3</w:t>
      </w:r>
      <w:r w:rsidR="0029354A" w:rsidRPr="004E17F1">
        <w:rPr>
          <w:sz w:val="24"/>
          <w:szCs w:val="24"/>
        </w:rPr>
        <w:t>:30 p</w:t>
      </w:r>
      <w:r w:rsidRPr="004E17F1">
        <w:rPr>
          <w:sz w:val="24"/>
          <w:szCs w:val="24"/>
        </w:rPr>
        <w:t>.</w:t>
      </w:r>
      <w:r w:rsidR="0029354A" w:rsidRPr="004E17F1">
        <w:rPr>
          <w:sz w:val="24"/>
          <w:szCs w:val="24"/>
        </w:rPr>
        <w:t>m</w:t>
      </w:r>
      <w:r w:rsidRPr="004E17F1">
        <w:rPr>
          <w:sz w:val="24"/>
          <w:szCs w:val="24"/>
        </w:rPr>
        <w:t>.</w:t>
      </w:r>
      <w:r w:rsidR="0029354A" w:rsidRPr="004E17F1">
        <w:rPr>
          <w:sz w:val="24"/>
          <w:szCs w:val="24"/>
        </w:rPr>
        <w:tab/>
      </w:r>
      <w:r>
        <w:rPr>
          <w:sz w:val="24"/>
          <w:szCs w:val="24"/>
        </w:rPr>
        <w:t xml:space="preserve">Depart from Orlando, FL Orlando International Airport </w:t>
      </w:r>
      <w:r w:rsidRPr="005209E9">
        <w:rPr>
          <w:sz w:val="24"/>
          <w:szCs w:val="24"/>
        </w:rPr>
        <w:t>(</w:t>
      </w:r>
      <w:r>
        <w:rPr>
          <w:sz w:val="24"/>
          <w:szCs w:val="24"/>
        </w:rPr>
        <w:t>MCO</w:t>
      </w:r>
      <w:r w:rsidRPr="005209E9">
        <w:rPr>
          <w:sz w:val="24"/>
          <w:szCs w:val="24"/>
        </w:rPr>
        <w:t>)</w:t>
      </w:r>
      <w:r>
        <w:rPr>
          <w:sz w:val="24"/>
          <w:szCs w:val="24"/>
        </w:rPr>
        <w:t xml:space="preserve"> </w:t>
      </w:r>
    </w:p>
    <w:p w14:paraId="3BB10391" w14:textId="77777777" w:rsidR="00D468B8" w:rsidRPr="004E17F1" w:rsidRDefault="007201BD" w:rsidP="004E17F1">
      <w:pPr>
        <w:tabs>
          <w:tab w:val="left" w:pos="720"/>
        </w:tabs>
        <w:ind w:left="2160" w:hanging="1440"/>
        <w:rPr>
          <w:sz w:val="24"/>
          <w:szCs w:val="24"/>
        </w:rPr>
      </w:pPr>
      <w:r>
        <w:rPr>
          <w:sz w:val="24"/>
          <w:szCs w:val="24"/>
        </w:rPr>
        <w:tab/>
      </w:r>
      <w:r w:rsidR="00061B86">
        <w:rPr>
          <w:sz w:val="24"/>
          <w:szCs w:val="24"/>
        </w:rPr>
        <w:t>American Airlines, Flight 2984 (non-stop)</w:t>
      </w:r>
    </w:p>
    <w:p w14:paraId="10E2957D" w14:textId="77777777" w:rsidR="00061B86" w:rsidRPr="004E17F1" w:rsidRDefault="00061B86" w:rsidP="004E17F1">
      <w:pPr>
        <w:tabs>
          <w:tab w:val="left" w:pos="720"/>
        </w:tabs>
        <w:ind w:left="2160" w:hanging="1440"/>
        <w:rPr>
          <w:sz w:val="24"/>
          <w:szCs w:val="24"/>
        </w:rPr>
      </w:pPr>
    </w:p>
    <w:p w14:paraId="5F8D9EA5" w14:textId="77777777" w:rsidR="00061B86" w:rsidRPr="004E17F1" w:rsidRDefault="00061B86" w:rsidP="004E17F1">
      <w:pPr>
        <w:tabs>
          <w:tab w:val="left" w:pos="720"/>
        </w:tabs>
        <w:ind w:left="2160" w:hanging="1440"/>
        <w:rPr>
          <w:sz w:val="24"/>
          <w:szCs w:val="24"/>
        </w:rPr>
      </w:pPr>
      <w:r w:rsidRPr="004E17F1">
        <w:rPr>
          <w:sz w:val="24"/>
          <w:szCs w:val="24"/>
        </w:rPr>
        <w:t>5:35 p.m.</w:t>
      </w:r>
      <w:r w:rsidRPr="004E17F1">
        <w:rPr>
          <w:sz w:val="24"/>
          <w:szCs w:val="24"/>
        </w:rPr>
        <w:tab/>
      </w:r>
      <w:r>
        <w:rPr>
          <w:sz w:val="24"/>
          <w:szCs w:val="24"/>
        </w:rPr>
        <w:t>Arrive</w:t>
      </w:r>
      <w:r w:rsidRPr="005209E9">
        <w:rPr>
          <w:sz w:val="24"/>
          <w:szCs w:val="24"/>
        </w:rPr>
        <w:t xml:space="preserve"> Columbus, </w:t>
      </w:r>
      <w:r>
        <w:rPr>
          <w:sz w:val="24"/>
          <w:szCs w:val="24"/>
        </w:rPr>
        <w:t xml:space="preserve">OH </w:t>
      </w:r>
      <w:r w:rsidRPr="005209E9">
        <w:rPr>
          <w:sz w:val="24"/>
          <w:szCs w:val="24"/>
        </w:rPr>
        <w:t>John Glenn Columbus International Airport (CMH)</w:t>
      </w:r>
    </w:p>
    <w:p w14:paraId="570C0FA9" w14:textId="77777777" w:rsidR="00D468B8" w:rsidRPr="004E17F1" w:rsidRDefault="00D468B8" w:rsidP="004E17F1">
      <w:pPr>
        <w:tabs>
          <w:tab w:val="left" w:pos="720"/>
        </w:tabs>
        <w:ind w:left="2160" w:hanging="1440"/>
        <w:rPr>
          <w:sz w:val="24"/>
          <w:szCs w:val="24"/>
        </w:rPr>
      </w:pPr>
    </w:p>
    <w:p w14:paraId="6770D7B6" w14:textId="77777777" w:rsidR="004E17F1" w:rsidRDefault="004E17F1" w:rsidP="00061B86">
      <w:pPr>
        <w:rPr>
          <w:sz w:val="24"/>
          <w:szCs w:val="24"/>
        </w:rPr>
      </w:pPr>
    </w:p>
    <w:p w14:paraId="6F105AB9" w14:textId="61D2B079" w:rsidR="00061B86" w:rsidRDefault="00061B86" w:rsidP="00061B86">
      <w:pPr>
        <w:rPr>
          <w:sz w:val="24"/>
          <w:szCs w:val="24"/>
        </w:rPr>
      </w:pPr>
      <w:r>
        <w:rPr>
          <w:sz w:val="24"/>
          <w:szCs w:val="24"/>
        </w:rPr>
        <w:t xml:space="preserve">Contestant </w:t>
      </w:r>
      <w:r w:rsidR="00931B31">
        <w:rPr>
          <w:sz w:val="24"/>
          <w:szCs w:val="24"/>
        </w:rPr>
        <w:t>#</w:t>
      </w:r>
      <w:r>
        <w:rPr>
          <w:sz w:val="24"/>
          <w:szCs w:val="24"/>
        </w:rPr>
        <w:t xml:space="preserve"> </w:t>
      </w:r>
    </w:p>
    <w:p w14:paraId="617563D7" w14:textId="77777777" w:rsidR="00061B86" w:rsidRDefault="00061B86" w:rsidP="00061B86">
      <w:pPr>
        <w:rPr>
          <w:sz w:val="24"/>
          <w:szCs w:val="24"/>
        </w:rPr>
      </w:pPr>
      <w:r>
        <w:rPr>
          <w:sz w:val="24"/>
          <w:szCs w:val="24"/>
        </w:rPr>
        <w:t>Job 2</w:t>
      </w:r>
    </w:p>
    <w:p w14:paraId="6F841A07" w14:textId="77777777" w:rsidR="0037070D" w:rsidRPr="00232BD1" w:rsidRDefault="00232BD1">
      <w:pPr>
        <w:rPr>
          <w:b/>
          <w:sz w:val="14"/>
          <w:szCs w:val="14"/>
        </w:rPr>
      </w:pPr>
      <w:r w:rsidRPr="00232BD1">
        <w:rPr>
          <w:rFonts w:ascii="TimesNewRomanPSMT" w:eastAsia="Calibri" w:hAnsi="TimesNewRomanPSMT" w:cs="TimesNewRomanPSMT"/>
          <w:noProof/>
          <w:sz w:val="14"/>
          <w:szCs w:val="14"/>
        </w:rPr>
        <mc:AlternateContent>
          <mc:Choice Requires="wps">
            <w:drawing>
              <wp:anchor distT="45720" distB="45720" distL="114300" distR="114300" simplePos="0" relativeHeight="251668992" behindDoc="0" locked="0" layoutInCell="1" allowOverlap="1" wp14:anchorId="24025D87" wp14:editId="09CAB905">
                <wp:simplePos x="0" y="0"/>
                <wp:positionH relativeFrom="margin">
                  <wp:align>right</wp:align>
                </wp:positionH>
                <wp:positionV relativeFrom="paragraph">
                  <wp:posOffset>2540</wp:posOffset>
                </wp:positionV>
                <wp:extent cx="2078355" cy="276225"/>
                <wp:effectExtent l="0" t="0" r="17145" b="2857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8355" cy="276225"/>
                        </a:xfrm>
                        <a:prstGeom prst="rect">
                          <a:avLst/>
                        </a:prstGeom>
                        <a:solidFill>
                          <a:srgbClr val="FFFFFF"/>
                        </a:solidFill>
                        <a:ln w="9525">
                          <a:solidFill>
                            <a:srgbClr val="000000"/>
                          </a:solidFill>
                          <a:miter lim="800000"/>
                          <a:headEnd/>
                          <a:tailEnd/>
                        </a:ln>
                      </wps:spPr>
                      <wps:txbx>
                        <w:txbxContent>
                          <w:p w14:paraId="36E020F6" w14:textId="77777777" w:rsidR="00232BD1" w:rsidRPr="00232BD1" w:rsidRDefault="00232BD1" w:rsidP="00232BD1">
                            <w:pPr>
                              <w:jc w:val="right"/>
                              <w:rPr>
                                <w:rFonts w:eastAsia="Calibri"/>
                                <w:sz w:val="26"/>
                                <w:szCs w:val="26"/>
                              </w:rPr>
                            </w:pPr>
                            <w:r w:rsidRPr="00232BD1">
                              <w:rPr>
                                <w:rFonts w:eastAsia="Calibri"/>
                                <w:b/>
                                <w:bCs/>
                                <w:sz w:val="26"/>
                                <w:szCs w:val="26"/>
                              </w:rPr>
                              <w:t>JOB 3 - Memorandum</w:t>
                            </w:r>
                            <w:r w:rsidRPr="00232BD1">
                              <w:rPr>
                                <w:rFonts w:eastAsia="Calibri"/>
                                <w:sz w:val="26"/>
                                <w:szCs w:val="2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025D87" id="_x0000_s1030" type="#_x0000_t202" style="position:absolute;margin-left:112.45pt;margin-top:.2pt;width:163.65pt;height:21.75pt;z-index:251668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">
                <v:textbox>
                  <w:txbxContent>
                    <w:p w14:paraId="36E020F6" w14:textId="77777777" w:rsidR="00232BD1" w:rsidRPr="00232BD1" w:rsidRDefault="00232BD1" w:rsidP="00232BD1">
                      <w:pPr>
                        <w:jc w:val="right"/>
                        <w:rPr>
                          <w:rFonts w:eastAsia="Calibri"/>
                          <w:sz w:val="26"/>
                          <w:szCs w:val="26"/>
                        </w:rPr>
                      </w:pPr>
                      <w:r w:rsidRPr="00232BD1">
                        <w:rPr>
                          <w:rFonts w:eastAsia="Calibri"/>
                          <w:b/>
                          <w:bCs/>
                          <w:sz w:val="26"/>
                          <w:szCs w:val="26"/>
                        </w:rPr>
                        <w:t>JOB 3 - Memorandum</w:t>
                      </w:r>
                      <w:r w:rsidRPr="00232BD1">
                        <w:rPr>
                          <w:rFonts w:eastAsia="Calibri"/>
                          <w:sz w:val="26"/>
                          <w:szCs w:val="26"/>
                        </w:rPr>
                        <w:t>”</w:t>
                      </w:r>
                    </w:p>
                  </w:txbxContent>
                </v:textbox>
                <w10:wrap type="square" anchorx="margin"/>
              </v:shape>
            </w:pict>
          </mc:Fallback>
        </mc:AlternateContent>
      </w:r>
    </w:p>
    <w:p w14:paraId="39E7601A" w14:textId="60F5960B" w:rsidR="00D468B8" w:rsidRPr="009C3DC6" w:rsidRDefault="00D468B8" w:rsidP="00D468B8">
      <w:pPr>
        <w:rPr>
          <w:b/>
          <w:sz w:val="32"/>
        </w:rPr>
      </w:pPr>
      <w:r w:rsidRPr="009C3DC6">
        <w:rPr>
          <w:b/>
          <w:sz w:val="32"/>
        </w:rPr>
        <w:t>MEMORANDUM</w:t>
      </w:r>
      <w:r w:rsidR="007D48B9">
        <w:rPr>
          <w:b/>
          <w:sz w:val="32"/>
        </w:rPr>
        <w:t xml:space="preserve"> (16 pt)</w:t>
      </w:r>
    </w:p>
    <w:p w14:paraId="7C5E8C19" w14:textId="77777777" w:rsidR="00D468B8" w:rsidRDefault="00232BD1" w:rsidP="00D468B8">
      <w:r w:rsidRPr="00D468B8">
        <w:rPr>
          <w:rFonts w:ascii="TimesNewRomanPSMT" w:eastAsia="Calibri" w:hAnsi="TimesNewRomanPSMT" w:cs="TimesNewRomanPSMT"/>
          <w:noProof/>
          <w:sz w:val="24"/>
          <w:szCs w:val="24"/>
        </w:rPr>
        <mc:AlternateContent>
          <mc:Choice Requires="wps">
            <w:drawing>
              <wp:anchor distT="45720" distB="45720" distL="114300" distR="114300" simplePos="0" relativeHeight="251666944" behindDoc="0" locked="0" layoutInCell="1" allowOverlap="1" wp14:anchorId="4128B867" wp14:editId="52371B1D">
                <wp:simplePos x="0" y="0"/>
                <wp:positionH relativeFrom="margin">
                  <wp:posOffset>5023485</wp:posOffset>
                </wp:positionH>
                <wp:positionV relativeFrom="paragraph">
                  <wp:posOffset>116086</wp:posOffset>
                </wp:positionV>
                <wp:extent cx="1111250" cy="609600"/>
                <wp:effectExtent l="0" t="0" r="12700" b="1905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1250" cy="609600"/>
                        </a:xfrm>
                        <a:prstGeom prst="rect">
                          <a:avLst/>
                        </a:prstGeom>
                        <a:solidFill>
                          <a:srgbClr val="FFFFFF"/>
                        </a:solidFill>
                        <a:ln w="9525">
                          <a:solidFill>
                            <a:srgbClr val="000000"/>
                          </a:solidFill>
                          <a:miter lim="800000"/>
                          <a:headEnd/>
                          <a:tailEnd/>
                        </a:ln>
                      </wps:spPr>
                      <wps:txbx>
                        <w:txbxContent>
                          <w:p w14:paraId="4BB9347C" w14:textId="77777777" w:rsidR="00D468B8" w:rsidRPr="00FC7892" w:rsidRDefault="00D468B8" w:rsidP="00D468B8">
                            <w:pPr>
                              <w:autoSpaceDE w:val="0"/>
                              <w:autoSpaceDN w:val="0"/>
                              <w:adjustRightInd w:val="0"/>
                              <w:jc w:val="right"/>
                              <w:rPr>
                                <w:rFonts w:eastAsia="Calibri"/>
                                <w:b/>
                                <w:bCs/>
                                <w:sz w:val="22"/>
                                <w:szCs w:val="28"/>
                              </w:rPr>
                            </w:pPr>
                            <w:r>
                              <w:rPr>
                                <w:rFonts w:eastAsia="Calibri"/>
                                <w:b/>
                                <w:bCs/>
                                <w:sz w:val="22"/>
                                <w:szCs w:val="28"/>
                              </w:rPr>
                              <w:t>Memorandum</w:t>
                            </w:r>
                          </w:p>
                          <w:p w14:paraId="1B1F5882" w14:textId="77777777" w:rsidR="00D468B8" w:rsidRDefault="00D468B8" w:rsidP="00D468B8">
                            <w:pPr>
                              <w:autoSpaceDE w:val="0"/>
                              <w:autoSpaceDN w:val="0"/>
                              <w:adjustRightInd w:val="0"/>
                              <w:jc w:val="right"/>
                              <w:rPr>
                                <w:rFonts w:eastAsia="Calibri"/>
                                <w:szCs w:val="24"/>
                              </w:rPr>
                            </w:pPr>
                            <w:r w:rsidRPr="00FC7892">
                              <w:rPr>
                                <w:rFonts w:eastAsia="Calibri"/>
                                <w:szCs w:val="24"/>
                              </w:rPr>
                              <w:t xml:space="preserve">Top Margin: </w:t>
                            </w:r>
                            <w:r>
                              <w:rPr>
                                <w:rFonts w:eastAsia="Calibri"/>
                                <w:szCs w:val="24"/>
                              </w:rPr>
                              <w:t>1</w:t>
                            </w:r>
                            <w:r w:rsidRPr="00FC7892">
                              <w:rPr>
                                <w:rFonts w:eastAsia="Calibri"/>
                                <w:szCs w:val="24"/>
                              </w:rPr>
                              <w:t>”</w:t>
                            </w:r>
                          </w:p>
                          <w:p w14:paraId="1C933671" w14:textId="77777777" w:rsidR="00D468B8" w:rsidRDefault="00D468B8" w:rsidP="00D468B8">
                            <w:pPr>
                              <w:jc w:val="right"/>
                              <w:rPr>
                                <w:rFonts w:eastAsia="Calibri"/>
                                <w:szCs w:val="24"/>
                              </w:rPr>
                            </w:pPr>
                            <w:r w:rsidRPr="00FC7892">
                              <w:rPr>
                                <w:rFonts w:eastAsia="Calibri"/>
                                <w:szCs w:val="24"/>
                              </w:rPr>
                              <w:t>Side Margins: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8B867" id="_x0000_s1031" type="#_x0000_t202" style="position:absolute;margin-left:395.55pt;margin-top:9.15pt;width:87.5pt;height:48pt;z-index:251666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">
                <v:textbox>
                  <w:txbxContent>
                    <w:p w14:paraId="4BB9347C" w14:textId="77777777" w:rsidR="00D468B8" w:rsidRPr="00FC7892" w:rsidRDefault="00D468B8" w:rsidP="00D468B8">
                      <w:pPr>
                        <w:autoSpaceDE w:val="0"/>
                        <w:autoSpaceDN w:val="0"/>
                        <w:adjustRightInd w:val="0"/>
                        <w:jc w:val="right"/>
                        <w:rPr>
                          <w:rFonts w:eastAsia="Calibri"/>
                          <w:b/>
                          <w:bCs/>
                          <w:sz w:val="22"/>
                          <w:szCs w:val="28"/>
                        </w:rPr>
                      </w:pPr>
                      <w:r>
                        <w:rPr>
                          <w:rFonts w:eastAsia="Calibri"/>
                          <w:b/>
                          <w:bCs/>
                          <w:sz w:val="22"/>
                          <w:szCs w:val="28"/>
                        </w:rPr>
                        <w:t>Memorandum</w:t>
                      </w:r>
                    </w:p>
                    <w:p w14:paraId="1B1F5882" w14:textId="77777777" w:rsidR="00D468B8" w:rsidRDefault="00D468B8" w:rsidP="00D468B8">
                      <w:pPr>
                        <w:autoSpaceDE w:val="0"/>
                        <w:autoSpaceDN w:val="0"/>
                        <w:adjustRightInd w:val="0"/>
                        <w:jc w:val="right"/>
                        <w:rPr>
                          <w:rFonts w:eastAsia="Calibri"/>
                          <w:szCs w:val="24"/>
                        </w:rPr>
                      </w:pPr>
                      <w:r w:rsidRPr="00FC7892">
                        <w:rPr>
                          <w:rFonts w:eastAsia="Calibri"/>
                          <w:szCs w:val="24"/>
                        </w:rPr>
                        <w:t xml:space="preserve">Top Margin: </w:t>
                      </w:r>
                      <w:r>
                        <w:rPr>
                          <w:rFonts w:eastAsia="Calibri"/>
                          <w:szCs w:val="24"/>
                        </w:rPr>
                        <w:t>1</w:t>
                      </w:r>
                      <w:r w:rsidRPr="00FC7892">
                        <w:rPr>
                          <w:rFonts w:eastAsia="Calibri"/>
                          <w:szCs w:val="24"/>
                        </w:rPr>
                        <w:t>”</w:t>
                      </w:r>
                    </w:p>
                    <w:p w14:paraId="1C933671" w14:textId="77777777" w:rsidR="00D468B8" w:rsidRDefault="00D468B8" w:rsidP="00D468B8">
                      <w:pPr>
                        <w:jc w:val="right"/>
                        <w:rPr>
                          <w:rFonts w:eastAsia="Calibri"/>
                          <w:szCs w:val="24"/>
                        </w:rPr>
                      </w:pPr>
                      <w:r w:rsidRPr="00FC7892">
                        <w:rPr>
                          <w:rFonts w:eastAsia="Calibri"/>
                          <w:szCs w:val="24"/>
                        </w:rPr>
                        <w:t>Side Margins: 1”</w:t>
                      </w:r>
                    </w:p>
                  </w:txbxContent>
                </v:textbox>
                <w10:wrap type="square" anchorx="margin"/>
              </v:shape>
            </w:pict>
          </mc:Fallback>
        </mc:AlternateContent>
      </w:r>
    </w:p>
    <w:p w14:paraId="5231A64C" w14:textId="77777777" w:rsidR="00D468B8" w:rsidRPr="009C3DC6" w:rsidRDefault="00D468B8" w:rsidP="00D468B8">
      <w:pPr>
        <w:rPr>
          <w:b/>
          <w:sz w:val="24"/>
        </w:rPr>
      </w:pPr>
      <w:r w:rsidRPr="009C3DC6">
        <w:rPr>
          <w:b/>
          <w:sz w:val="24"/>
        </w:rPr>
        <w:t>TO:</w:t>
      </w:r>
      <w:r>
        <w:rPr>
          <w:b/>
          <w:sz w:val="24"/>
        </w:rPr>
        <w:t xml:space="preserve"> </w:t>
      </w:r>
      <w:r w:rsidR="00B96FB7">
        <w:rPr>
          <w:b/>
          <w:sz w:val="24"/>
        </w:rPr>
        <w:tab/>
      </w:r>
      <w:r w:rsidR="00B96FB7">
        <w:rPr>
          <w:b/>
          <w:sz w:val="24"/>
        </w:rPr>
        <w:tab/>
      </w:r>
      <w:r w:rsidR="00660BB2">
        <w:rPr>
          <w:sz w:val="24"/>
        </w:rPr>
        <w:t>Roger Meyer</w:t>
      </w:r>
      <w:r w:rsidRPr="009C3DC6">
        <w:rPr>
          <w:sz w:val="24"/>
        </w:rPr>
        <w:t>,</w:t>
      </w:r>
      <w:r>
        <w:rPr>
          <w:sz w:val="24"/>
        </w:rPr>
        <w:t xml:space="preserve"> Julie Smith, Edna </w:t>
      </w:r>
      <w:r w:rsidRPr="00CA7CDD">
        <w:rPr>
          <w:sz w:val="24"/>
        </w:rPr>
        <w:t>Renick, Harvey Rosen</w:t>
      </w:r>
    </w:p>
    <w:p w14:paraId="55C59E54" w14:textId="77777777" w:rsidR="00D468B8" w:rsidRPr="009C3DC6" w:rsidRDefault="00D468B8" w:rsidP="00D468B8">
      <w:pPr>
        <w:rPr>
          <w:b/>
          <w:sz w:val="24"/>
        </w:rPr>
      </w:pPr>
    </w:p>
    <w:p w14:paraId="1957EBDD" w14:textId="77777777" w:rsidR="00D468B8" w:rsidRPr="009C3DC6" w:rsidRDefault="00D468B8" w:rsidP="00D468B8">
      <w:pPr>
        <w:rPr>
          <w:sz w:val="24"/>
        </w:rPr>
      </w:pPr>
      <w:r w:rsidRPr="009C3DC6">
        <w:rPr>
          <w:b/>
          <w:sz w:val="24"/>
        </w:rPr>
        <w:t>FROM:</w:t>
      </w:r>
      <w:r>
        <w:rPr>
          <w:b/>
          <w:sz w:val="24"/>
        </w:rPr>
        <w:t xml:space="preserve"> </w:t>
      </w:r>
      <w:r w:rsidR="00B96FB7">
        <w:rPr>
          <w:b/>
          <w:sz w:val="24"/>
        </w:rPr>
        <w:tab/>
      </w:r>
      <w:r w:rsidR="00660BB2">
        <w:rPr>
          <w:sz w:val="24"/>
        </w:rPr>
        <w:t>Tom Carlson, Information Technology Department Manager</w:t>
      </w:r>
    </w:p>
    <w:p w14:paraId="5D002D9D" w14:textId="77777777" w:rsidR="00D468B8" w:rsidRPr="009C3DC6" w:rsidRDefault="00D468B8" w:rsidP="00D468B8">
      <w:pPr>
        <w:rPr>
          <w:b/>
          <w:sz w:val="24"/>
        </w:rPr>
      </w:pPr>
    </w:p>
    <w:p w14:paraId="6AE2BFF1" w14:textId="77777777" w:rsidR="00D468B8" w:rsidRPr="001721AF" w:rsidRDefault="00D468B8" w:rsidP="00D468B8">
      <w:pPr>
        <w:rPr>
          <w:sz w:val="24"/>
        </w:rPr>
      </w:pPr>
      <w:r w:rsidRPr="009C3DC6">
        <w:rPr>
          <w:b/>
          <w:sz w:val="24"/>
        </w:rPr>
        <w:t>CC:</w:t>
      </w:r>
      <w:r>
        <w:rPr>
          <w:b/>
          <w:sz w:val="24"/>
        </w:rPr>
        <w:t xml:space="preserve"> </w:t>
      </w:r>
      <w:r w:rsidR="00B96FB7">
        <w:rPr>
          <w:b/>
          <w:sz w:val="24"/>
        </w:rPr>
        <w:tab/>
      </w:r>
      <w:r w:rsidR="00B96FB7">
        <w:rPr>
          <w:b/>
          <w:sz w:val="24"/>
        </w:rPr>
        <w:tab/>
      </w:r>
      <w:r>
        <w:rPr>
          <w:sz w:val="24"/>
        </w:rPr>
        <w:t>Nancy Wells, Chief Executive Officer</w:t>
      </w:r>
    </w:p>
    <w:p w14:paraId="17EA6D93" w14:textId="77777777" w:rsidR="00D468B8" w:rsidRPr="009C3DC6" w:rsidRDefault="00D468B8" w:rsidP="00D468B8">
      <w:pPr>
        <w:rPr>
          <w:b/>
          <w:sz w:val="24"/>
        </w:rPr>
      </w:pPr>
    </w:p>
    <w:p w14:paraId="177A5EF8" w14:textId="77777777" w:rsidR="00D468B8" w:rsidRPr="001721AF" w:rsidRDefault="00D468B8" w:rsidP="00D468B8">
      <w:pPr>
        <w:rPr>
          <w:sz w:val="24"/>
        </w:rPr>
      </w:pPr>
      <w:r w:rsidRPr="009C3DC6">
        <w:rPr>
          <w:b/>
          <w:sz w:val="24"/>
        </w:rPr>
        <w:t>DATE:</w:t>
      </w:r>
      <w:r>
        <w:rPr>
          <w:b/>
          <w:sz w:val="24"/>
        </w:rPr>
        <w:t xml:space="preserve"> </w:t>
      </w:r>
      <w:r w:rsidR="00B96FB7">
        <w:rPr>
          <w:b/>
          <w:sz w:val="24"/>
        </w:rPr>
        <w:tab/>
      </w:r>
      <w:r w:rsidRPr="001721AF">
        <w:rPr>
          <w:sz w:val="24"/>
        </w:rPr>
        <w:t>Current date</w:t>
      </w:r>
    </w:p>
    <w:p w14:paraId="4C9A1D45" w14:textId="77777777" w:rsidR="00D468B8" w:rsidRPr="009C3DC6" w:rsidRDefault="00D468B8" w:rsidP="00D468B8">
      <w:pPr>
        <w:rPr>
          <w:b/>
          <w:sz w:val="24"/>
        </w:rPr>
      </w:pPr>
    </w:p>
    <w:p w14:paraId="4F61BD5A" w14:textId="77777777" w:rsidR="00D468B8" w:rsidRPr="00E50BF5" w:rsidRDefault="00D468B8" w:rsidP="00D468B8">
      <w:pPr>
        <w:rPr>
          <w:sz w:val="24"/>
          <w:highlight w:val="yellow"/>
        </w:rPr>
      </w:pPr>
      <w:r w:rsidRPr="009C3DC6">
        <w:rPr>
          <w:b/>
          <w:sz w:val="24"/>
        </w:rPr>
        <w:t>SUBJECT:</w:t>
      </w:r>
      <w:r>
        <w:rPr>
          <w:b/>
          <w:sz w:val="24"/>
        </w:rPr>
        <w:t xml:space="preserve"> </w:t>
      </w:r>
      <w:r w:rsidR="00B96FB7">
        <w:rPr>
          <w:b/>
          <w:sz w:val="24"/>
        </w:rPr>
        <w:tab/>
      </w:r>
      <w:r w:rsidR="00935F65" w:rsidRPr="0005469D">
        <w:rPr>
          <w:sz w:val="24"/>
        </w:rPr>
        <w:t xml:space="preserve">2020 </w:t>
      </w:r>
      <w:r w:rsidR="00935F65">
        <w:rPr>
          <w:sz w:val="24"/>
        </w:rPr>
        <w:t>PBA Annual Conference</w:t>
      </w:r>
    </w:p>
    <w:p w14:paraId="73AA0500" w14:textId="77777777" w:rsidR="00D468B8" w:rsidRPr="00E50BF5" w:rsidRDefault="00D468B8" w:rsidP="00D468B8">
      <w:pPr>
        <w:rPr>
          <w:sz w:val="24"/>
          <w:highlight w:val="yellow"/>
        </w:rPr>
      </w:pPr>
    </w:p>
    <w:p w14:paraId="5C8ED300" w14:textId="77777777" w:rsidR="00D468B8" w:rsidRDefault="00D468B8" w:rsidP="00935F65">
      <w:pPr>
        <w:rPr>
          <w:sz w:val="24"/>
        </w:rPr>
      </w:pPr>
      <w:r w:rsidRPr="00935F65">
        <w:rPr>
          <w:sz w:val="24"/>
        </w:rPr>
        <w:t xml:space="preserve">We would like to make you all aware of the upcoming 2020 </w:t>
      </w:r>
      <w:r w:rsidR="00935F65">
        <w:rPr>
          <w:sz w:val="24"/>
        </w:rPr>
        <w:t xml:space="preserve">PBA Annual Conference which will be held at the </w:t>
      </w:r>
      <w:r w:rsidR="00935F65" w:rsidRPr="00C5323F">
        <w:rPr>
          <w:sz w:val="24"/>
          <w:szCs w:val="24"/>
        </w:rPr>
        <w:t>Walt Disney World Swan and Dolphin Resort</w:t>
      </w:r>
      <w:r w:rsidR="00935F65">
        <w:rPr>
          <w:sz w:val="24"/>
          <w:szCs w:val="24"/>
        </w:rPr>
        <w:t xml:space="preserve"> in Orlando, </w:t>
      </w:r>
      <w:r w:rsidR="007F597D">
        <w:rPr>
          <w:sz w:val="24"/>
          <w:szCs w:val="24"/>
          <w:highlight w:val="yellow"/>
        </w:rPr>
        <w:t>FL</w:t>
      </w:r>
      <w:r w:rsidR="00935F65">
        <w:rPr>
          <w:sz w:val="24"/>
          <w:szCs w:val="24"/>
        </w:rPr>
        <w:t>. The dates of the conference this year will be September 16 – 19, 2020.</w:t>
      </w:r>
    </w:p>
    <w:p w14:paraId="6E418688" w14:textId="77777777" w:rsidR="00935F65" w:rsidRPr="00E50BF5" w:rsidRDefault="00935F65" w:rsidP="00D468B8">
      <w:pPr>
        <w:rPr>
          <w:sz w:val="24"/>
          <w:highlight w:val="yellow"/>
        </w:rPr>
      </w:pPr>
    </w:p>
    <w:p w14:paraId="62D2FFF2" w14:textId="77777777" w:rsidR="00D468B8" w:rsidRPr="00935F65" w:rsidRDefault="00935F65" w:rsidP="00D468B8">
      <w:pPr>
        <w:rPr>
          <w:sz w:val="24"/>
        </w:rPr>
      </w:pPr>
      <w:r>
        <w:rPr>
          <w:sz w:val="24"/>
        </w:rPr>
        <w:t>The conference will not only be an opportunity for learning, but also an opportunity for networking among team members. Please encourage your team members to attend. All airfare, hotel and transportation will be paid by Professional Business Associates. Attendees will need to plan to cover meals on the day of arrival and departure. We will also have complimentary conference activities such as Disney passes. Please find the tentative agenda attached for your review.</w:t>
      </w:r>
    </w:p>
    <w:p w14:paraId="53B1E086" w14:textId="77777777" w:rsidR="00D468B8" w:rsidRPr="00935F65" w:rsidRDefault="00D468B8" w:rsidP="00D468B8">
      <w:pPr>
        <w:rPr>
          <w:sz w:val="24"/>
        </w:rPr>
      </w:pPr>
    </w:p>
    <w:p w14:paraId="69FF46F3" w14:textId="77777777" w:rsidR="00D468B8" w:rsidRDefault="00D468B8" w:rsidP="00D468B8">
      <w:pPr>
        <w:rPr>
          <w:sz w:val="24"/>
        </w:rPr>
      </w:pPr>
      <w:r w:rsidRPr="00935F65">
        <w:rPr>
          <w:sz w:val="24"/>
        </w:rPr>
        <w:t>If you or any of your team members have questions or concerns</w:t>
      </w:r>
      <w:r w:rsidR="00935F65" w:rsidRPr="00935F65">
        <w:rPr>
          <w:sz w:val="24"/>
        </w:rPr>
        <w:t xml:space="preserve"> regarding the upcoming conference</w:t>
      </w:r>
      <w:r w:rsidRPr="00935F65">
        <w:rPr>
          <w:sz w:val="24"/>
        </w:rPr>
        <w:t>, please contact me at 614-555-</w:t>
      </w:r>
      <w:r w:rsidR="00935F65" w:rsidRPr="00935F65">
        <w:rPr>
          <w:sz w:val="24"/>
        </w:rPr>
        <w:t>6549</w:t>
      </w:r>
      <w:r w:rsidRPr="00935F65">
        <w:rPr>
          <w:sz w:val="24"/>
        </w:rPr>
        <w:t xml:space="preserve">. </w:t>
      </w:r>
    </w:p>
    <w:p w14:paraId="0151C30E" w14:textId="77777777" w:rsidR="00935F65" w:rsidRDefault="00935F65" w:rsidP="00D468B8">
      <w:pPr>
        <w:rPr>
          <w:sz w:val="24"/>
        </w:rPr>
      </w:pPr>
    </w:p>
    <w:p w14:paraId="38B49D58" w14:textId="534BE2D6" w:rsidR="00D468B8" w:rsidRDefault="00096F81" w:rsidP="00D468B8">
      <w:pPr>
        <w:rPr>
          <w:sz w:val="24"/>
        </w:rPr>
      </w:pPr>
      <w:r>
        <w:rPr>
          <w:sz w:val="24"/>
        </w:rPr>
        <w:t>Contestant #</w:t>
      </w:r>
    </w:p>
    <w:p w14:paraId="040507B9" w14:textId="77777777" w:rsidR="00D468B8" w:rsidRDefault="00D468B8" w:rsidP="00D468B8">
      <w:pPr>
        <w:rPr>
          <w:sz w:val="24"/>
        </w:rPr>
      </w:pPr>
    </w:p>
    <w:p w14:paraId="5005FF7A" w14:textId="214A1013" w:rsidR="00935F65" w:rsidRDefault="00935F65" w:rsidP="00D468B8">
      <w:pPr>
        <w:rPr>
          <w:sz w:val="24"/>
        </w:rPr>
      </w:pPr>
      <w:r>
        <w:rPr>
          <w:sz w:val="24"/>
        </w:rPr>
        <w:t>Attachment</w:t>
      </w:r>
    </w:p>
    <w:p w14:paraId="1126B8CD" w14:textId="77777777" w:rsidR="005209E9" w:rsidRDefault="005209E9" w:rsidP="00384442">
      <w:pPr>
        <w:rPr>
          <w:sz w:val="24"/>
          <w:highlight w:val="yellow"/>
        </w:rPr>
      </w:pPr>
    </w:p>
    <w:p w14:paraId="158C3CE8" w14:textId="77777777" w:rsidR="00D468B8" w:rsidRDefault="00D468B8" w:rsidP="00384442">
      <w:pPr>
        <w:rPr>
          <w:sz w:val="24"/>
          <w:highlight w:val="yellow"/>
        </w:rPr>
      </w:pPr>
    </w:p>
    <w:p w14:paraId="40095F1B" w14:textId="77777777" w:rsidR="00935F65" w:rsidRDefault="00935F65" w:rsidP="00384442">
      <w:pPr>
        <w:rPr>
          <w:sz w:val="24"/>
          <w:highlight w:val="yellow"/>
        </w:rPr>
      </w:pPr>
    </w:p>
    <w:p w14:paraId="42926BF2" w14:textId="77777777" w:rsidR="00935F65" w:rsidRDefault="00935F65" w:rsidP="00384442">
      <w:pPr>
        <w:rPr>
          <w:sz w:val="24"/>
          <w:highlight w:val="yellow"/>
        </w:rPr>
      </w:pPr>
    </w:p>
    <w:p w14:paraId="0643F44A" w14:textId="77777777" w:rsidR="00935F65" w:rsidRDefault="00935F65" w:rsidP="00384442">
      <w:pPr>
        <w:rPr>
          <w:sz w:val="24"/>
          <w:highlight w:val="yellow"/>
        </w:rPr>
      </w:pPr>
    </w:p>
    <w:p w14:paraId="77FF7865" w14:textId="77777777" w:rsidR="00935F65" w:rsidRDefault="00935F65" w:rsidP="00384442">
      <w:pPr>
        <w:rPr>
          <w:sz w:val="24"/>
          <w:highlight w:val="yellow"/>
        </w:rPr>
      </w:pPr>
    </w:p>
    <w:p w14:paraId="1EBABFC4" w14:textId="77777777" w:rsidR="00935F65" w:rsidRDefault="00935F65" w:rsidP="00384442">
      <w:pPr>
        <w:rPr>
          <w:sz w:val="24"/>
          <w:highlight w:val="yellow"/>
        </w:rPr>
      </w:pPr>
    </w:p>
    <w:p w14:paraId="7D5B8C74" w14:textId="77777777" w:rsidR="00935F65" w:rsidRDefault="00935F65" w:rsidP="00384442">
      <w:pPr>
        <w:rPr>
          <w:sz w:val="24"/>
          <w:highlight w:val="yellow"/>
        </w:rPr>
      </w:pPr>
    </w:p>
    <w:p w14:paraId="3C283E91" w14:textId="77777777" w:rsidR="00935F65" w:rsidRDefault="00935F65" w:rsidP="00384442">
      <w:pPr>
        <w:rPr>
          <w:sz w:val="24"/>
          <w:highlight w:val="yellow"/>
        </w:rPr>
      </w:pPr>
    </w:p>
    <w:p w14:paraId="6EF52766" w14:textId="77777777" w:rsidR="00935F65" w:rsidRDefault="00935F65" w:rsidP="00384442">
      <w:pPr>
        <w:rPr>
          <w:sz w:val="24"/>
          <w:highlight w:val="yellow"/>
        </w:rPr>
      </w:pPr>
    </w:p>
    <w:p w14:paraId="4DF57561" w14:textId="77777777" w:rsidR="00935F65" w:rsidRDefault="00935F65" w:rsidP="00384442">
      <w:pPr>
        <w:rPr>
          <w:sz w:val="24"/>
          <w:highlight w:val="yellow"/>
        </w:rPr>
      </w:pPr>
    </w:p>
    <w:p w14:paraId="5CA4F7DB" w14:textId="77777777" w:rsidR="00935F65" w:rsidRDefault="00935F65" w:rsidP="00384442">
      <w:pPr>
        <w:rPr>
          <w:sz w:val="24"/>
          <w:highlight w:val="yellow"/>
        </w:rPr>
      </w:pPr>
    </w:p>
    <w:p w14:paraId="3FC582CC" w14:textId="77777777" w:rsidR="00935F65" w:rsidRDefault="00935F65" w:rsidP="00384442">
      <w:pPr>
        <w:rPr>
          <w:sz w:val="24"/>
          <w:highlight w:val="yellow"/>
        </w:rPr>
      </w:pPr>
    </w:p>
    <w:p w14:paraId="173797B7" w14:textId="77777777" w:rsidR="00935F65" w:rsidRDefault="00935F65" w:rsidP="00384442">
      <w:pPr>
        <w:rPr>
          <w:sz w:val="24"/>
          <w:highlight w:val="yellow"/>
        </w:rPr>
      </w:pPr>
    </w:p>
    <w:p w14:paraId="4AC40585" w14:textId="77777777" w:rsidR="00753B61" w:rsidRDefault="00753B61" w:rsidP="00384442">
      <w:pPr>
        <w:rPr>
          <w:sz w:val="24"/>
          <w:highlight w:val="yellow"/>
        </w:rPr>
      </w:pPr>
    </w:p>
    <w:p w14:paraId="5D14A870" w14:textId="77777777" w:rsidR="00232BD1" w:rsidRDefault="00232BD1" w:rsidP="00384442">
      <w:pPr>
        <w:rPr>
          <w:sz w:val="24"/>
          <w:highlight w:val="yellow"/>
        </w:rPr>
      </w:pPr>
    </w:p>
    <w:p w14:paraId="7C8ECAD1" w14:textId="77777777" w:rsidR="00232BD1" w:rsidRDefault="00232BD1" w:rsidP="00384442">
      <w:pPr>
        <w:rPr>
          <w:sz w:val="24"/>
          <w:highlight w:val="yellow"/>
        </w:rPr>
      </w:pPr>
    </w:p>
    <w:p w14:paraId="0D07B6FB" w14:textId="27DD1F1A" w:rsidR="00F72D46" w:rsidRDefault="00F72D46" w:rsidP="00F72D46">
      <w:pPr>
        <w:rPr>
          <w:sz w:val="24"/>
          <w:szCs w:val="24"/>
        </w:rPr>
      </w:pPr>
      <w:r>
        <w:rPr>
          <w:sz w:val="24"/>
          <w:szCs w:val="24"/>
        </w:rPr>
        <w:t xml:space="preserve">Contestant </w:t>
      </w:r>
      <w:r w:rsidR="00886D3B">
        <w:rPr>
          <w:sz w:val="24"/>
          <w:szCs w:val="24"/>
        </w:rPr>
        <w:t>#</w:t>
      </w:r>
    </w:p>
    <w:p w14:paraId="7C0362D1" w14:textId="77777777" w:rsidR="00F72D46" w:rsidRDefault="00F72D46" w:rsidP="00F72D46">
      <w:pPr>
        <w:rPr>
          <w:sz w:val="24"/>
          <w:szCs w:val="24"/>
        </w:rPr>
      </w:pPr>
      <w:r>
        <w:rPr>
          <w:sz w:val="24"/>
          <w:szCs w:val="24"/>
        </w:rPr>
        <w:t>Job 3</w:t>
      </w:r>
    </w:p>
    <w:p w14:paraId="28F2EF80" w14:textId="03C53804" w:rsidR="00051421" w:rsidRDefault="005209E9" w:rsidP="005209E9">
      <w:pPr>
        <w:rPr>
          <w:b/>
          <w:sz w:val="28"/>
          <w:szCs w:val="24"/>
        </w:rPr>
      </w:pPr>
      <w:r w:rsidRPr="001B78A8">
        <w:rPr>
          <w:b/>
          <w:sz w:val="28"/>
          <w:szCs w:val="24"/>
        </w:rPr>
        <w:t xml:space="preserve">JOB 4 – </w:t>
      </w:r>
      <w:r>
        <w:rPr>
          <w:b/>
          <w:sz w:val="28"/>
          <w:szCs w:val="24"/>
        </w:rPr>
        <w:t>Letter with mail merge</w:t>
      </w:r>
      <w:r w:rsidR="007673CB">
        <w:rPr>
          <w:b/>
          <w:sz w:val="28"/>
          <w:szCs w:val="24"/>
        </w:rPr>
        <w:t xml:space="preserve"> </w:t>
      </w:r>
    </w:p>
    <w:p w14:paraId="0ADAD9D8" w14:textId="77777777" w:rsidR="005209E9" w:rsidRDefault="007673CB" w:rsidP="005209E9">
      <w:pPr>
        <w:rPr>
          <w:sz w:val="24"/>
          <w:szCs w:val="24"/>
        </w:rPr>
      </w:pPr>
      <w:r>
        <w:rPr>
          <w:b/>
          <w:sz w:val="28"/>
          <w:szCs w:val="24"/>
        </w:rPr>
        <w:t>(should be submitted in following order &amp; include a copy of the letter with merge fields – may be included at the beginning or the end)</w:t>
      </w:r>
    </w:p>
    <w:p w14:paraId="08E3ECDE" w14:textId="77777777" w:rsidR="00C60648" w:rsidRPr="00C60648" w:rsidRDefault="00C60648" w:rsidP="00EE2111">
      <w:pPr>
        <w:rPr>
          <w:sz w:val="24"/>
          <w:szCs w:val="24"/>
        </w:rPr>
      </w:pPr>
    </w:p>
    <w:p w14:paraId="2B02B95F" w14:textId="085FF507" w:rsidR="00C60648" w:rsidDel="00C74FFE" w:rsidRDefault="00C60648" w:rsidP="00EE2111">
      <w:pPr>
        <w:rPr>
          <w:del w:id="10" w:author="Hewes Angie" w:date="2020-02-14T08:12:00Z"/>
          <w:sz w:val="16"/>
          <w:szCs w:val="16"/>
        </w:rPr>
      </w:pPr>
    </w:p>
    <w:p w14:paraId="228E383F" w14:textId="13A9D8B6" w:rsidR="007673CB" w:rsidRPr="00C60648" w:rsidDel="00C74FFE" w:rsidRDefault="007673CB" w:rsidP="00EE2111">
      <w:pPr>
        <w:rPr>
          <w:del w:id="11" w:author="Hewes Angie" w:date="2020-02-14T08:12:00Z"/>
          <w:sz w:val="16"/>
          <w:szCs w:val="16"/>
        </w:rPr>
      </w:pPr>
    </w:p>
    <w:p w14:paraId="45108E58" w14:textId="6078B783" w:rsidR="00EE2111" w:rsidRPr="00EE2111" w:rsidDel="00C74FFE" w:rsidRDefault="00EE2111" w:rsidP="00EE2111">
      <w:pPr>
        <w:rPr>
          <w:moveFrom w:id="12" w:author="Hewes Angie" w:date="2020-02-14T08:11:00Z"/>
          <w:sz w:val="24"/>
          <w:szCs w:val="24"/>
        </w:rPr>
      </w:pPr>
      <w:moveFromRangeStart w:id="13" w:author="Hewes Angie" w:date="2020-02-14T08:11:00Z" w:name="move32560308"/>
      <w:moveFrom w:id="14" w:author="Hewes Angie" w:date="2020-02-14T08:11:00Z">
        <w:r w:rsidRPr="00EE2111" w:rsidDel="00C74FFE">
          <w:rPr>
            <w:sz w:val="24"/>
            <w:szCs w:val="24"/>
          </w:rPr>
          <w:t>Current Date</w:t>
        </w:r>
      </w:moveFrom>
    </w:p>
    <w:p w14:paraId="2731AE6C" w14:textId="12250A37" w:rsidR="00EE2111" w:rsidRPr="00EE2111" w:rsidDel="00C74FFE" w:rsidRDefault="00EE2111" w:rsidP="00EE2111">
      <w:pPr>
        <w:rPr>
          <w:moveFrom w:id="15" w:author="Hewes Angie" w:date="2020-02-14T08:11:00Z"/>
          <w:sz w:val="24"/>
          <w:szCs w:val="24"/>
        </w:rPr>
      </w:pPr>
    </w:p>
    <w:p w14:paraId="37FD20A7" w14:textId="3205897E" w:rsidR="00EE2111" w:rsidRPr="00EE2111" w:rsidDel="00C74FFE" w:rsidRDefault="00EE2111" w:rsidP="00EE2111">
      <w:pPr>
        <w:rPr>
          <w:moveFrom w:id="16" w:author="Hewes Angie" w:date="2020-02-14T08:11:00Z"/>
          <w:sz w:val="24"/>
          <w:szCs w:val="24"/>
        </w:rPr>
      </w:pPr>
    </w:p>
    <w:p w14:paraId="04DA8216" w14:textId="19787261" w:rsidR="00EE2111" w:rsidRPr="00EE2111" w:rsidDel="00C74FFE" w:rsidRDefault="00EE2111" w:rsidP="00EE2111">
      <w:pPr>
        <w:rPr>
          <w:moveFrom w:id="17" w:author="Hewes Angie" w:date="2020-02-14T08:11:00Z"/>
          <w:sz w:val="24"/>
          <w:szCs w:val="24"/>
        </w:rPr>
      </w:pPr>
    </w:p>
    <w:p w14:paraId="4DBD2A2F" w14:textId="7A45D9EA" w:rsidR="00EE2111" w:rsidRPr="00EE2111" w:rsidDel="00C74FFE" w:rsidRDefault="00EE2111" w:rsidP="00EE2111">
      <w:pPr>
        <w:rPr>
          <w:moveFrom w:id="18" w:author="Hewes Angie" w:date="2020-02-14T08:11:00Z"/>
          <w:sz w:val="24"/>
          <w:szCs w:val="24"/>
        </w:rPr>
      </w:pPr>
      <w:moveFrom w:id="19" w:author="Hewes Angie" w:date="2020-02-14T08:11:00Z">
        <w:r w:rsidRPr="00EE2111" w:rsidDel="00C74FFE">
          <w:rPr>
            <w:sz w:val="24"/>
            <w:szCs w:val="24"/>
          </w:rPr>
          <w:t>Ms. Donna Raasch, Owner</w:t>
        </w:r>
      </w:moveFrom>
    </w:p>
    <w:p w14:paraId="6D081CA5" w14:textId="1634A1EB" w:rsidR="00EE2111" w:rsidRPr="00EE2111" w:rsidDel="00C74FFE" w:rsidRDefault="00EE2111" w:rsidP="00EE2111">
      <w:pPr>
        <w:rPr>
          <w:moveFrom w:id="20" w:author="Hewes Angie" w:date="2020-02-14T08:11:00Z"/>
          <w:sz w:val="24"/>
          <w:szCs w:val="24"/>
        </w:rPr>
      </w:pPr>
      <w:moveFrom w:id="21" w:author="Hewes Angie" w:date="2020-02-14T08:11:00Z">
        <w:r w:rsidRPr="00EE2111" w:rsidDel="00C74FFE">
          <w:rPr>
            <w:sz w:val="24"/>
            <w:szCs w:val="24"/>
          </w:rPr>
          <w:t>D.R. Distributing</w:t>
        </w:r>
      </w:moveFrom>
    </w:p>
    <w:p w14:paraId="6B3FE265" w14:textId="01CE5E04" w:rsidR="00EE2111" w:rsidRPr="00EE2111" w:rsidDel="00C74FFE" w:rsidRDefault="00EE2111" w:rsidP="00EE2111">
      <w:pPr>
        <w:rPr>
          <w:moveFrom w:id="22" w:author="Hewes Angie" w:date="2020-02-14T08:11:00Z"/>
          <w:sz w:val="24"/>
          <w:szCs w:val="24"/>
        </w:rPr>
      </w:pPr>
      <w:moveFrom w:id="23" w:author="Hewes Angie" w:date="2020-02-14T08:11:00Z">
        <w:r w:rsidRPr="00EE2111" w:rsidDel="00C74FFE">
          <w:rPr>
            <w:sz w:val="24"/>
            <w:szCs w:val="24"/>
          </w:rPr>
          <w:t>8675 Bowser Avenue</w:t>
        </w:r>
      </w:moveFrom>
    </w:p>
    <w:p w14:paraId="0CDD31A8" w14:textId="513F202F" w:rsidR="00EE2111" w:rsidRPr="00EE2111" w:rsidDel="00C74FFE" w:rsidRDefault="00EE2111" w:rsidP="00EE2111">
      <w:pPr>
        <w:rPr>
          <w:moveFrom w:id="24" w:author="Hewes Angie" w:date="2020-02-14T08:11:00Z"/>
          <w:sz w:val="24"/>
          <w:szCs w:val="24"/>
        </w:rPr>
      </w:pPr>
      <w:moveFrom w:id="25" w:author="Hewes Angie" w:date="2020-02-14T08:11:00Z">
        <w:r w:rsidRPr="00EE2111" w:rsidDel="00C74FFE">
          <w:rPr>
            <w:sz w:val="24"/>
            <w:szCs w:val="24"/>
          </w:rPr>
          <w:t>Chicago, IL 06582</w:t>
        </w:r>
      </w:moveFrom>
    </w:p>
    <w:p w14:paraId="1CC6C257" w14:textId="7DC29DB6" w:rsidR="00EE2111" w:rsidRPr="00EE2111" w:rsidDel="00C74FFE" w:rsidRDefault="00EE2111" w:rsidP="00EE2111">
      <w:pPr>
        <w:rPr>
          <w:moveFrom w:id="26" w:author="Hewes Angie" w:date="2020-02-14T08:11:00Z"/>
          <w:sz w:val="24"/>
          <w:szCs w:val="24"/>
        </w:rPr>
      </w:pPr>
    </w:p>
    <w:p w14:paraId="101A41F3" w14:textId="0B5D3729" w:rsidR="00EE2111" w:rsidRPr="00EE2111" w:rsidDel="00C74FFE" w:rsidRDefault="00EE2111" w:rsidP="00EE2111">
      <w:pPr>
        <w:rPr>
          <w:moveFrom w:id="27" w:author="Hewes Angie" w:date="2020-02-14T08:11:00Z"/>
          <w:sz w:val="24"/>
          <w:szCs w:val="24"/>
        </w:rPr>
      </w:pPr>
      <w:moveFrom w:id="28" w:author="Hewes Angie" w:date="2020-02-14T08:11:00Z">
        <w:r w:rsidRPr="00EE2111" w:rsidDel="00C74FFE">
          <w:rPr>
            <w:sz w:val="24"/>
            <w:szCs w:val="24"/>
          </w:rPr>
          <w:t xml:space="preserve">Dear </w:t>
        </w:r>
        <w:r w:rsidR="00C16E0F" w:rsidDel="00C74FFE">
          <w:rPr>
            <w:sz w:val="24"/>
            <w:szCs w:val="24"/>
          </w:rPr>
          <w:t>Ms. Raasch</w:t>
        </w:r>
      </w:moveFrom>
    </w:p>
    <w:p w14:paraId="5A60BF8C" w14:textId="1219D8C5" w:rsidR="00EE2111" w:rsidRPr="00EE2111" w:rsidDel="00C74FFE" w:rsidRDefault="00EE2111" w:rsidP="00EE2111">
      <w:pPr>
        <w:rPr>
          <w:moveFrom w:id="29" w:author="Hewes Angie" w:date="2020-02-14T08:11:00Z"/>
          <w:sz w:val="24"/>
          <w:szCs w:val="24"/>
        </w:rPr>
      </w:pPr>
    </w:p>
    <w:p w14:paraId="4CA14782" w14:textId="3190A9BE" w:rsidR="00C16E0F" w:rsidRPr="00C16E0F" w:rsidDel="00C74FFE" w:rsidRDefault="00C16E0F" w:rsidP="00C16E0F">
      <w:pPr>
        <w:rPr>
          <w:moveFrom w:id="30" w:author="Hewes Angie" w:date="2020-02-14T08:11:00Z"/>
          <w:caps/>
          <w:sz w:val="24"/>
          <w:szCs w:val="24"/>
        </w:rPr>
      </w:pPr>
      <w:moveFrom w:id="31" w:author="Hewes Angie" w:date="2020-02-14T08:11:00Z">
        <w:r w:rsidRPr="00C16E0F" w:rsidDel="00C74FFE">
          <w:rPr>
            <w:caps/>
            <w:sz w:val="24"/>
            <w:szCs w:val="24"/>
          </w:rPr>
          <w:t>2020 Professional Business Associates Annual Conference</w:t>
        </w:r>
      </w:moveFrom>
    </w:p>
    <w:p w14:paraId="62412469" w14:textId="15CCA146" w:rsidR="00EE2111" w:rsidRPr="00EE2111" w:rsidDel="00C74FFE" w:rsidRDefault="00EE2111" w:rsidP="00EE2111">
      <w:pPr>
        <w:rPr>
          <w:moveFrom w:id="32" w:author="Hewes Angie" w:date="2020-02-14T08:11:00Z"/>
          <w:sz w:val="24"/>
          <w:szCs w:val="24"/>
        </w:rPr>
      </w:pPr>
    </w:p>
    <w:p w14:paraId="781EB658" w14:textId="36445C5C" w:rsidR="00EE2111" w:rsidRPr="00EE2111" w:rsidDel="00C74FFE" w:rsidRDefault="00EE2111" w:rsidP="00EE2111">
      <w:pPr>
        <w:rPr>
          <w:moveFrom w:id="33" w:author="Hewes Angie" w:date="2020-02-14T08:11:00Z"/>
          <w:sz w:val="24"/>
          <w:szCs w:val="24"/>
        </w:rPr>
      </w:pPr>
      <w:moveFrom w:id="34" w:author="Hewes Angie" w:date="2020-02-14T08:11:00Z">
        <w:r w:rsidRPr="00EE2111" w:rsidDel="00C74FFE">
          <w:rPr>
            <w:sz w:val="24"/>
            <w:szCs w:val="24"/>
          </w:rPr>
          <w:t xml:space="preserve">We are writing to you regarding an exciting opportunity to once again be a Gold Sponsor for the 2020 Professional Business Associates Annual Conference. </w:t>
        </w:r>
      </w:moveFrom>
    </w:p>
    <w:p w14:paraId="4D4644E1" w14:textId="779805BE" w:rsidR="00EE2111" w:rsidRPr="00EE2111" w:rsidDel="00C74FFE" w:rsidRDefault="00EE2111" w:rsidP="00EE2111">
      <w:pPr>
        <w:rPr>
          <w:moveFrom w:id="35" w:author="Hewes Angie" w:date="2020-02-14T08:11:00Z"/>
          <w:sz w:val="24"/>
          <w:szCs w:val="24"/>
        </w:rPr>
      </w:pPr>
    </w:p>
    <w:p w14:paraId="1BCD4FC5" w14:textId="0BC44D54" w:rsidR="00EE2111" w:rsidRPr="00EE2111" w:rsidDel="00C74FFE" w:rsidRDefault="00EE2111" w:rsidP="00EE2111">
      <w:pPr>
        <w:rPr>
          <w:moveFrom w:id="36" w:author="Hewes Angie" w:date="2020-02-14T08:11:00Z"/>
          <w:sz w:val="24"/>
          <w:szCs w:val="24"/>
        </w:rPr>
      </w:pPr>
      <w:moveFrom w:id="37" w:author="Hewes Angie" w:date="2020-02-14T08:11:00Z">
        <w:r w:rsidRPr="00EE2111" w:rsidDel="00C74FFE">
          <w:rPr>
            <w:sz w:val="24"/>
            <w:szCs w:val="24"/>
          </w:rPr>
          <w:t xml:space="preserve">We have appreciated your support in the past and </w:t>
        </w:r>
        <w:r w:rsidR="00B31CDE" w:rsidDel="00C74FFE">
          <w:rPr>
            <w:sz w:val="24"/>
            <w:szCs w:val="24"/>
          </w:rPr>
          <w:t>believe</w:t>
        </w:r>
        <w:r w:rsidRPr="00EE2111" w:rsidDel="00C74FFE">
          <w:rPr>
            <w:sz w:val="24"/>
            <w:szCs w:val="24"/>
          </w:rPr>
          <w:t xml:space="preserve"> it has been a very beneficial partnership for all parties. The conference this year is sure to once again impress all who attend. We are hosting the event at the beautiful Walt Disney World Swan and Dolphin Resort in Orlando, FL. I have enclosed a copy of your contract from last year for your review. We will be contacting you in the coming week to schedule a meeting time to discuss this further. </w:t>
        </w:r>
      </w:moveFrom>
    </w:p>
    <w:p w14:paraId="2E79FEDA" w14:textId="04D734FC" w:rsidR="00EE2111" w:rsidRPr="00EE2111" w:rsidDel="00C74FFE" w:rsidRDefault="00EE2111" w:rsidP="00EE2111">
      <w:pPr>
        <w:rPr>
          <w:moveFrom w:id="38" w:author="Hewes Angie" w:date="2020-02-14T08:11:00Z"/>
          <w:sz w:val="24"/>
          <w:szCs w:val="24"/>
        </w:rPr>
      </w:pPr>
    </w:p>
    <w:p w14:paraId="1932B336" w14:textId="736052BF" w:rsidR="00EE2111" w:rsidRPr="00EE2111" w:rsidDel="00C74FFE" w:rsidRDefault="00EE2111" w:rsidP="00EE2111">
      <w:pPr>
        <w:rPr>
          <w:moveFrom w:id="39" w:author="Hewes Angie" w:date="2020-02-14T08:11:00Z"/>
          <w:sz w:val="24"/>
          <w:szCs w:val="24"/>
        </w:rPr>
      </w:pPr>
      <w:moveFrom w:id="40" w:author="Hewes Angie" w:date="2020-02-14T08:11:00Z">
        <w:r w:rsidRPr="00EE2111" w:rsidDel="00C74FFE">
          <w:rPr>
            <w:sz w:val="24"/>
            <w:szCs w:val="24"/>
          </w:rPr>
          <w:t xml:space="preserve">For any immediate questions, please contact Roger Meyer, Marketing Department Manager, at 614-555-1232. </w:t>
        </w:r>
      </w:moveFrom>
    </w:p>
    <w:p w14:paraId="4911D311" w14:textId="515364A5" w:rsidR="00EE2111" w:rsidRPr="00EE2111" w:rsidDel="00C74FFE" w:rsidRDefault="00EE2111" w:rsidP="00EE2111">
      <w:pPr>
        <w:rPr>
          <w:moveFrom w:id="41" w:author="Hewes Angie" w:date="2020-02-14T08:11:00Z"/>
          <w:sz w:val="24"/>
          <w:szCs w:val="24"/>
        </w:rPr>
      </w:pPr>
    </w:p>
    <w:p w14:paraId="4BDB12B5" w14:textId="11CB8286" w:rsidR="00EE2111" w:rsidRPr="00EE2111" w:rsidDel="00C74FFE" w:rsidRDefault="00EE2111" w:rsidP="00EE2111">
      <w:pPr>
        <w:rPr>
          <w:moveFrom w:id="42" w:author="Hewes Angie" w:date="2020-02-14T08:11:00Z"/>
          <w:sz w:val="24"/>
          <w:szCs w:val="24"/>
        </w:rPr>
      </w:pPr>
      <w:moveFrom w:id="43" w:author="Hewes Angie" w:date="2020-02-14T08:11:00Z">
        <w:r w:rsidRPr="00EE2111" w:rsidDel="00C74FFE">
          <w:rPr>
            <w:sz w:val="24"/>
            <w:szCs w:val="24"/>
          </w:rPr>
          <w:t>Sincerely</w:t>
        </w:r>
      </w:moveFrom>
    </w:p>
    <w:p w14:paraId="2E699A4C" w14:textId="475B000F" w:rsidR="00EE2111" w:rsidRPr="00EE2111" w:rsidDel="00C74FFE" w:rsidRDefault="00EE2111" w:rsidP="00EE2111">
      <w:pPr>
        <w:rPr>
          <w:moveFrom w:id="44" w:author="Hewes Angie" w:date="2020-02-14T08:11:00Z"/>
          <w:sz w:val="24"/>
          <w:szCs w:val="24"/>
        </w:rPr>
      </w:pPr>
    </w:p>
    <w:p w14:paraId="245128B5" w14:textId="091E0DD4" w:rsidR="00EE2111" w:rsidRPr="00EE2111" w:rsidDel="00C74FFE" w:rsidRDefault="00EE2111" w:rsidP="00EE2111">
      <w:pPr>
        <w:rPr>
          <w:moveFrom w:id="45" w:author="Hewes Angie" w:date="2020-02-14T08:11:00Z"/>
          <w:sz w:val="24"/>
          <w:szCs w:val="24"/>
        </w:rPr>
      </w:pPr>
    </w:p>
    <w:p w14:paraId="58936C16" w14:textId="61053157" w:rsidR="00EE2111" w:rsidRPr="00EE2111" w:rsidDel="00C74FFE" w:rsidRDefault="00EE2111" w:rsidP="00EE2111">
      <w:pPr>
        <w:rPr>
          <w:moveFrom w:id="46" w:author="Hewes Angie" w:date="2020-02-14T08:11:00Z"/>
          <w:sz w:val="24"/>
          <w:szCs w:val="24"/>
        </w:rPr>
      </w:pPr>
    </w:p>
    <w:p w14:paraId="2AA67B02" w14:textId="5EE79B05" w:rsidR="00EE2111" w:rsidRPr="00EE2111" w:rsidDel="00C74FFE" w:rsidRDefault="00EE2111" w:rsidP="00EE2111">
      <w:pPr>
        <w:rPr>
          <w:moveFrom w:id="47" w:author="Hewes Angie" w:date="2020-02-14T08:11:00Z"/>
          <w:sz w:val="24"/>
          <w:szCs w:val="24"/>
        </w:rPr>
      </w:pPr>
      <w:moveFrom w:id="48" w:author="Hewes Angie" w:date="2020-02-14T08:11:00Z">
        <w:r w:rsidRPr="00EE2111" w:rsidDel="00C74FFE">
          <w:rPr>
            <w:sz w:val="24"/>
            <w:szCs w:val="24"/>
          </w:rPr>
          <w:t>Nancy Wells</w:t>
        </w:r>
      </w:moveFrom>
    </w:p>
    <w:p w14:paraId="4FC9CE99" w14:textId="1DF9B9D4" w:rsidR="00EE2111" w:rsidRPr="00EE2111" w:rsidDel="00C74FFE" w:rsidRDefault="00EE2111" w:rsidP="00EE2111">
      <w:pPr>
        <w:rPr>
          <w:moveFrom w:id="49" w:author="Hewes Angie" w:date="2020-02-14T08:11:00Z"/>
          <w:sz w:val="24"/>
          <w:szCs w:val="24"/>
        </w:rPr>
      </w:pPr>
      <w:moveFrom w:id="50" w:author="Hewes Angie" w:date="2020-02-14T08:11:00Z">
        <w:r w:rsidRPr="00EE2111" w:rsidDel="00C74FFE">
          <w:rPr>
            <w:sz w:val="24"/>
            <w:szCs w:val="24"/>
          </w:rPr>
          <w:t>Chief Executive Officer</w:t>
        </w:r>
      </w:moveFrom>
    </w:p>
    <w:p w14:paraId="0C079961" w14:textId="105AC8EB" w:rsidR="00EE2111" w:rsidRPr="00EE2111" w:rsidDel="00C74FFE" w:rsidRDefault="00EE2111" w:rsidP="00EE2111">
      <w:pPr>
        <w:rPr>
          <w:moveFrom w:id="51" w:author="Hewes Angie" w:date="2020-02-14T08:11:00Z"/>
          <w:sz w:val="24"/>
          <w:szCs w:val="24"/>
        </w:rPr>
      </w:pPr>
    </w:p>
    <w:p w14:paraId="1A93D0E4" w14:textId="2ECA2ECA" w:rsidR="00EE2111" w:rsidRPr="00EE2111" w:rsidDel="00C74FFE" w:rsidRDefault="00C478EB" w:rsidP="00EE2111">
      <w:pPr>
        <w:rPr>
          <w:moveFrom w:id="52" w:author="Hewes Angie" w:date="2020-02-14T08:11:00Z"/>
          <w:sz w:val="24"/>
          <w:szCs w:val="24"/>
        </w:rPr>
      </w:pPr>
      <w:moveFrom w:id="53" w:author="Hewes Angie" w:date="2020-02-14T08:11:00Z">
        <w:r w:rsidDel="00C74FFE">
          <w:rPr>
            <w:sz w:val="24"/>
            <w:szCs w:val="24"/>
          </w:rPr>
          <w:t>Contestant #</w:t>
        </w:r>
      </w:moveFrom>
    </w:p>
    <w:p w14:paraId="33C18C93" w14:textId="1D71B947" w:rsidR="00EE2111" w:rsidRPr="00EE2111" w:rsidDel="00C74FFE" w:rsidRDefault="00EE2111" w:rsidP="00EE2111">
      <w:pPr>
        <w:rPr>
          <w:moveFrom w:id="54" w:author="Hewes Angie" w:date="2020-02-14T08:11:00Z"/>
          <w:sz w:val="24"/>
          <w:szCs w:val="24"/>
        </w:rPr>
      </w:pPr>
    </w:p>
    <w:p w14:paraId="233AC3C3" w14:textId="048EC26A" w:rsidR="00EE2111" w:rsidRPr="00EE2111" w:rsidDel="00C74FFE" w:rsidRDefault="00EE2111" w:rsidP="00EE2111">
      <w:pPr>
        <w:rPr>
          <w:moveFrom w:id="55" w:author="Hewes Angie" w:date="2020-02-14T08:11:00Z"/>
          <w:sz w:val="24"/>
          <w:szCs w:val="24"/>
        </w:rPr>
      </w:pPr>
      <w:moveFrom w:id="56" w:author="Hewes Angie" w:date="2020-02-14T08:11:00Z">
        <w:r w:rsidRPr="00EE2111" w:rsidDel="00C74FFE">
          <w:rPr>
            <w:sz w:val="24"/>
            <w:szCs w:val="24"/>
          </w:rPr>
          <w:t>Enclosure</w:t>
        </w:r>
      </w:moveFrom>
    </w:p>
    <w:p w14:paraId="2074D9F2" w14:textId="73C51214" w:rsidR="00EE2111" w:rsidRPr="00EE2111" w:rsidDel="00C74FFE" w:rsidRDefault="00EE2111" w:rsidP="00EE2111">
      <w:pPr>
        <w:rPr>
          <w:moveFrom w:id="57" w:author="Hewes Angie" w:date="2020-02-14T08:11:00Z"/>
          <w:sz w:val="24"/>
          <w:szCs w:val="24"/>
        </w:rPr>
      </w:pPr>
    </w:p>
    <w:p w14:paraId="3DD9E50B" w14:textId="2112BAD3" w:rsidR="00EE2111" w:rsidRPr="00EE2111" w:rsidDel="00C74FFE" w:rsidRDefault="00EE2111" w:rsidP="00EE2111">
      <w:pPr>
        <w:rPr>
          <w:moveFrom w:id="58" w:author="Hewes Angie" w:date="2020-02-14T08:11:00Z"/>
          <w:sz w:val="24"/>
          <w:szCs w:val="24"/>
        </w:rPr>
      </w:pPr>
      <w:moveFrom w:id="59" w:author="Hewes Angie" w:date="2020-02-14T08:11:00Z">
        <w:r w:rsidRPr="00EE2111" w:rsidDel="00C74FFE">
          <w:rPr>
            <w:sz w:val="24"/>
            <w:szCs w:val="24"/>
          </w:rPr>
          <w:t>c  Roger Meyer</w:t>
        </w:r>
      </w:moveFrom>
    </w:p>
    <w:p w14:paraId="6B349F73" w14:textId="6695F0F0" w:rsidR="00EE2111" w:rsidRPr="00EE2111" w:rsidDel="00C74FFE" w:rsidRDefault="00EE2111" w:rsidP="00EE2111">
      <w:pPr>
        <w:rPr>
          <w:moveFrom w:id="60" w:author="Hewes Angie" w:date="2020-02-14T08:11:00Z"/>
          <w:sz w:val="24"/>
          <w:szCs w:val="24"/>
        </w:rPr>
      </w:pPr>
    </w:p>
    <w:p w14:paraId="5CD5F16B" w14:textId="2149218C" w:rsidR="00EE2111" w:rsidDel="00C74FFE" w:rsidRDefault="00EE2111" w:rsidP="00EE2111">
      <w:pPr>
        <w:rPr>
          <w:moveFrom w:id="61" w:author="Hewes Angie" w:date="2020-02-14T08:11:00Z"/>
          <w:sz w:val="24"/>
          <w:szCs w:val="24"/>
        </w:rPr>
      </w:pPr>
    </w:p>
    <w:p w14:paraId="169B6C6B" w14:textId="0D98C317" w:rsidR="00713F4E" w:rsidRPr="00EE2111" w:rsidDel="00C74FFE" w:rsidRDefault="00713F4E" w:rsidP="00EE2111">
      <w:pPr>
        <w:rPr>
          <w:moveFrom w:id="62" w:author="Hewes Angie" w:date="2020-02-14T08:11:00Z"/>
          <w:sz w:val="24"/>
          <w:szCs w:val="24"/>
        </w:rPr>
      </w:pPr>
    </w:p>
    <w:p w14:paraId="639AF07A" w14:textId="3565148F" w:rsidR="00EE2111" w:rsidRPr="00EE2111" w:rsidDel="00C74FFE" w:rsidRDefault="00EE2111" w:rsidP="00EE2111">
      <w:pPr>
        <w:rPr>
          <w:moveFrom w:id="63" w:author="Hewes Angie" w:date="2020-02-14T08:11:00Z"/>
          <w:sz w:val="24"/>
          <w:szCs w:val="24"/>
        </w:rPr>
      </w:pPr>
      <w:moveFrom w:id="64" w:author="Hewes Angie" w:date="2020-02-14T08:11:00Z">
        <w:r w:rsidRPr="00EE2111" w:rsidDel="00C74FFE">
          <w:rPr>
            <w:sz w:val="24"/>
            <w:szCs w:val="24"/>
          </w:rPr>
          <w:t>Contestant</w:t>
        </w:r>
        <w:r w:rsidR="00C478EB" w:rsidDel="00C74FFE">
          <w:rPr>
            <w:sz w:val="24"/>
            <w:szCs w:val="24"/>
          </w:rPr>
          <w:t xml:space="preserve"> #</w:t>
        </w:r>
      </w:moveFrom>
    </w:p>
    <w:p w14:paraId="4A086D95" w14:textId="7F51949B" w:rsidR="00EE2111" w:rsidDel="00C74FFE" w:rsidRDefault="00EE2111">
      <w:pPr>
        <w:rPr>
          <w:moveFrom w:id="65" w:author="Hewes Angie" w:date="2020-02-14T08:11:00Z"/>
          <w:sz w:val="24"/>
          <w:szCs w:val="24"/>
        </w:rPr>
      </w:pPr>
      <w:moveFrom w:id="66" w:author="Hewes Angie" w:date="2020-02-14T08:11:00Z">
        <w:r w:rsidRPr="00EE2111" w:rsidDel="00C74FFE">
          <w:rPr>
            <w:sz w:val="24"/>
            <w:szCs w:val="24"/>
          </w:rPr>
          <w:t>Job 4</w:t>
        </w:r>
        <w:r w:rsidDel="00C74FFE">
          <w:rPr>
            <w:sz w:val="24"/>
            <w:szCs w:val="24"/>
          </w:rPr>
          <w:br w:type="page"/>
        </w:r>
      </w:moveFrom>
    </w:p>
    <w:p w14:paraId="4060D13C" w14:textId="77BEFD14" w:rsidR="00EE2111" w:rsidDel="00C74FFE" w:rsidRDefault="00EE2111" w:rsidP="00EE2111">
      <w:pPr>
        <w:rPr>
          <w:moveFrom w:id="67" w:author="Hewes Angie" w:date="2020-02-14T08:11:00Z"/>
          <w:sz w:val="24"/>
          <w:szCs w:val="24"/>
        </w:rPr>
      </w:pPr>
    </w:p>
    <w:p w14:paraId="5D47B80C" w14:textId="74FFEDDC" w:rsidR="00EE2111" w:rsidDel="00C74FFE" w:rsidRDefault="00EE2111" w:rsidP="00EE2111">
      <w:pPr>
        <w:rPr>
          <w:moveFrom w:id="68" w:author="Hewes Angie" w:date="2020-02-14T08:11:00Z"/>
          <w:sz w:val="24"/>
          <w:szCs w:val="24"/>
        </w:rPr>
      </w:pPr>
    </w:p>
    <w:p w14:paraId="236C889E" w14:textId="19550C08" w:rsidR="00EE2111" w:rsidDel="00C74FFE" w:rsidRDefault="00EE2111" w:rsidP="00EE2111">
      <w:pPr>
        <w:rPr>
          <w:moveFrom w:id="69" w:author="Hewes Angie" w:date="2020-02-14T08:11:00Z"/>
          <w:sz w:val="24"/>
          <w:szCs w:val="24"/>
        </w:rPr>
      </w:pPr>
    </w:p>
    <w:p w14:paraId="15C1CA3A" w14:textId="6EBB532A" w:rsidR="00EE2111" w:rsidDel="00C74FFE" w:rsidRDefault="00EE2111" w:rsidP="00EE2111">
      <w:pPr>
        <w:rPr>
          <w:moveFrom w:id="70" w:author="Hewes Angie" w:date="2020-02-14T08:11:00Z"/>
          <w:sz w:val="24"/>
          <w:szCs w:val="24"/>
        </w:rPr>
      </w:pPr>
    </w:p>
    <w:p w14:paraId="4677C8B8" w14:textId="23725E4E" w:rsidR="00CD5A10" w:rsidDel="00C74FFE" w:rsidRDefault="00CD5A10" w:rsidP="00EE2111">
      <w:pPr>
        <w:rPr>
          <w:moveFrom w:id="71" w:author="Hewes Angie" w:date="2020-02-14T08:11:00Z"/>
          <w:sz w:val="24"/>
          <w:szCs w:val="24"/>
        </w:rPr>
      </w:pPr>
    </w:p>
    <w:p w14:paraId="7C5C16C7" w14:textId="7598AD79" w:rsidR="00CD5A10" w:rsidRPr="00CD5A10" w:rsidDel="00C74FFE" w:rsidRDefault="00CD5A10" w:rsidP="00EE2111">
      <w:pPr>
        <w:rPr>
          <w:moveFrom w:id="72" w:author="Hewes Angie" w:date="2020-02-14T08:11:00Z"/>
          <w:sz w:val="16"/>
          <w:szCs w:val="16"/>
        </w:rPr>
      </w:pPr>
    </w:p>
    <w:p w14:paraId="73E2CB9F" w14:textId="3574354B" w:rsidR="00EE2111" w:rsidRPr="00EE2111" w:rsidDel="00C74FFE" w:rsidRDefault="00EE2111" w:rsidP="00EE2111">
      <w:pPr>
        <w:rPr>
          <w:moveFrom w:id="73" w:author="Hewes Angie" w:date="2020-02-14T08:11:00Z"/>
          <w:sz w:val="24"/>
          <w:szCs w:val="24"/>
        </w:rPr>
      </w:pPr>
      <w:moveFrom w:id="74" w:author="Hewes Angie" w:date="2020-02-14T08:11:00Z">
        <w:r w:rsidRPr="00EE2111" w:rsidDel="00C74FFE">
          <w:rPr>
            <w:sz w:val="24"/>
            <w:szCs w:val="24"/>
          </w:rPr>
          <w:t>Current Date</w:t>
        </w:r>
      </w:moveFrom>
    </w:p>
    <w:p w14:paraId="5EAA925D" w14:textId="462D4CFF" w:rsidR="00EE2111" w:rsidRPr="00EE2111" w:rsidDel="00C74FFE" w:rsidRDefault="00EE2111" w:rsidP="00EE2111">
      <w:pPr>
        <w:rPr>
          <w:moveFrom w:id="75" w:author="Hewes Angie" w:date="2020-02-14T08:11:00Z"/>
          <w:sz w:val="24"/>
          <w:szCs w:val="24"/>
        </w:rPr>
      </w:pPr>
    </w:p>
    <w:p w14:paraId="50BDE083" w14:textId="52EFA8CE" w:rsidR="00EE2111" w:rsidRPr="00EE2111" w:rsidDel="00C74FFE" w:rsidRDefault="00EE2111" w:rsidP="00EE2111">
      <w:pPr>
        <w:rPr>
          <w:moveFrom w:id="76" w:author="Hewes Angie" w:date="2020-02-14T08:11:00Z"/>
          <w:sz w:val="24"/>
          <w:szCs w:val="24"/>
        </w:rPr>
      </w:pPr>
    </w:p>
    <w:p w14:paraId="1F5ADC8E" w14:textId="4F2BBC54" w:rsidR="00EE2111" w:rsidRPr="00EE2111" w:rsidDel="00C74FFE" w:rsidRDefault="00EE2111" w:rsidP="00EE2111">
      <w:pPr>
        <w:rPr>
          <w:moveFrom w:id="77" w:author="Hewes Angie" w:date="2020-02-14T08:11:00Z"/>
          <w:sz w:val="24"/>
          <w:szCs w:val="24"/>
        </w:rPr>
      </w:pPr>
    </w:p>
    <w:p w14:paraId="7BCBFAB1" w14:textId="728D900B" w:rsidR="00EE2111" w:rsidRPr="00EE2111" w:rsidDel="00C74FFE" w:rsidRDefault="00EE2111" w:rsidP="00EE2111">
      <w:pPr>
        <w:rPr>
          <w:moveFrom w:id="78" w:author="Hewes Angie" w:date="2020-02-14T08:11:00Z"/>
          <w:sz w:val="24"/>
          <w:szCs w:val="24"/>
        </w:rPr>
      </w:pPr>
      <w:moveFrom w:id="79" w:author="Hewes Angie" w:date="2020-02-14T08:11:00Z">
        <w:r w:rsidRPr="00EE2111" w:rsidDel="00C74FFE">
          <w:rPr>
            <w:sz w:val="24"/>
            <w:szCs w:val="24"/>
          </w:rPr>
          <w:t>Mrs. Laura Herlihy, CEO</w:t>
        </w:r>
      </w:moveFrom>
    </w:p>
    <w:p w14:paraId="5B5D409A" w14:textId="01416BB0" w:rsidR="00EE2111" w:rsidRPr="00EE2111" w:rsidDel="00C74FFE" w:rsidRDefault="00EE2111" w:rsidP="00EE2111">
      <w:pPr>
        <w:rPr>
          <w:moveFrom w:id="80" w:author="Hewes Angie" w:date="2020-02-14T08:11:00Z"/>
          <w:sz w:val="24"/>
          <w:szCs w:val="24"/>
        </w:rPr>
      </w:pPr>
      <w:moveFrom w:id="81" w:author="Hewes Angie" w:date="2020-02-14T08:11:00Z">
        <w:r w:rsidRPr="00EE2111" w:rsidDel="00C74FFE">
          <w:rPr>
            <w:sz w:val="24"/>
            <w:szCs w:val="24"/>
          </w:rPr>
          <w:t>E. Unlimited</w:t>
        </w:r>
      </w:moveFrom>
    </w:p>
    <w:p w14:paraId="238427CB" w14:textId="635FB3F6" w:rsidR="00EE2111" w:rsidRPr="00EE2111" w:rsidDel="00C74FFE" w:rsidRDefault="00EE2111" w:rsidP="00EE2111">
      <w:pPr>
        <w:rPr>
          <w:moveFrom w:id="82" w:author="Hewes Angie" w:date="2020-02-14T08:11:00Z"/>
          <w:sz w:val="24"/>
          <w:szCs w:val="24"/>
        </w:rPr>
      </w:pPr>
      <w:moveFrom w:id="83" w:author="Hewes Angie" w:date="2020-02-14T08:11:00Z">
        <w:r w:rsidRPr="00EE2111" w:rsidDel="00C74FFE">
          <w:rPr>
            <w:sz w:val="24"/>
            <w:szCs w:val="24"/>
          </w:rPr>
          <w:t>309 Chester Lane</w:t>
        </w:r>
      </w:moveFrom>
    </w:p>
    <w:p w14:paraId="1FF7540A" w14:textId="1C3353E8" w:rsidR="00EE2111" w:rsidRPr="00EE2111" w:rsidDel="00C74FFE" w:rsidRDefault="00EE2111" w:rsidP="00EE2111">
      <w:pPr>
        <w:rPr>
          <w:moveFrom w:id="84" w:author="Hewes Angie" w:date="2020-02-14T08:11:00Z"/>
          <w:sz w:val="24"/>
          <w:szCs w:val="24"/>
        </w:rPr>
      </w:pPr>
      <w:moveFrom w:id="85" w:author="Hewes Angie" w:date="2020-02-14T08:11:00Z">
        <w:r w:rsidRPr="00EE2111" w:rsidDel="00C74FFE">
          <w:rPr>
            <w:sz w:val="24"/>
            <w:szCs w:val="24"/>
          </w:rPr>
          <w:t>New Berlin, WI 54865</w:t>
        </w:r>
      </w:moveFrom>
    </w:p>
    <w:p w14:paraId="6E5FCD6F" w14:textId="78269CA8" w:rsidR="00EE2111" w:rsidRPr="00EE2111" w:rsidDel="00C74FFE" w:rsidRDefault="00EE2111" w:rsidP="00EE2111">
      <w:pPr>
        <w:rPr>
          <w:moveFrom w:id="86" w:author="Hewes Angie" w:date="2020-02-14T08:11:00Z"/>
          <w:sz w:val="24"/>
          <w:szCs w:val="24"/>
        </w:rPr>
      </w:pPr>
    </w:p>
    <w:p w14:paraId="6C59184D" w14:textId="7088DF86" w:rsidR="00EE2111" w:rsidRPr="00EE2111" w:rsidDel="00C74FFE" w:rsidRDefault="00EE2111" w:rsidP="00EE2111">
      <w:pPr>
        <w:rPr>
          <w:moveFrom w:id="87" w:author="Hewes Angie" w:date="2020-02-14T08:11:00Z"/>
          <w:sz w:val="24"/>
          <w:szCs w:val="24"/>
        </w:rPr>
      </w:pPr>
      <w:moveFrom w:id="88" w:author="Hewes Angie" w:date="2020-02-14T08:11:00Z">
        <w:r w:rsidRPr="00EE2111" w:rsidDel="00C74FFE">
          <w:rPr>
            <w:sz w:val="24"/>
            <w:szCs w:val="24"/>
          </w:rPr>
          <w:t xml:space="preserve">Dear </w:t>
        </w:r>
        <w:r w:rsidR="00C16E0F" w:rsidDel="00C74FFE">
          <w:rPr>
            <w:sz w:val="24"/>
            <w:szCs w:val="24"/>
          </w:rPr>
          <w:t>Mrs. Herlihy</w:t>
        </w:r>
      </w:moveFrom>
    </w:p>
    <w:p w14:paraId="31064147" w14:textId="4DF41E66" w:rsidR="00EE2111" w:rsidRPr="00EE2111" w:rsidDel="00C74FFE" w:rsidRDefault="00EE2111" w:rsidP="00EE2111">
      <w:pPr>
        <w:rPr>
          <w:moveFrom w:id="89" w:author="Hewes Angie" w:date="2020-02-14T08:11:00Z"/>
          <w:sz w:val="24"/>
          <w:szCs w:val="24"/>
        </w:rPr>
      </w:pPr>
    </w:p>
    <w:p w14:paraId="58030BA5" w14:textId="75AEE38C" w:rsidR="00C16E0F" w:rsidRPr="00C16E0F" w:rsidDel="00C74FFE" w:rsidRDefault="00C16E0F" w:rsidP="00C16E0F">
      <w:pPr>
        <w:rPr>
          <w:moveFrom w:id="90" w:author="Hewes Angie" w:date="2020-02-14T08:11:00Z"/>
          <w:caps/>
          <w:sz w:val="24"/>
          <w:szCs w:val="24"/>
        </w:rPr>
      </w:pPr>
      <w:moveFrom w:id="91" w:author="Hewes Angie" w:date="2020-02-14T08:11:00Z">
        <w:r w:rsidRPr="00C16E0F" w:rsidDel="00C74FFE">
          <w:rPr>
            <w:caps/>
            <w:sz w:val="24"/>
            <w:szCs w:val="24"/>
          </w:rPr>
          <w:t>2020 Professional Business Associates Annual Conference</w:t>
        </w:r>
      </w:moveFrom>
    </w:p>
    <w:p w14:paraId="07E2A464" w14:textId="515C586F" w:rsidR="00EE2111" w:rsidRPr="00EE2111" w:rsidDel="00C74FFE" w:rsidRDefault="00EE2111" w:rsidP="00EE2111">
      <w:pPr>
        <w:rPr>
          <w:moveFrom w:id="92" w:author="Hewes Angie" w:date="2020-02-14T08:11:00Z"/>
          <w:sz w:val="24"/>
          <w:szCs w:val="24"/>
        </w:rPr>
      </w:pPr>
    </w:p>
    <w:p w14:paraId="1CC955F0" w14:textId="0F8154B4" w:rsidR="00EE2111" w:rsidRPr="00EE2111" w:rsidDel="00C74FFE" w:rsidRDefault="00EE2111" w:rsidP="00EE2111">
      <w:pPr>
        <w:rPr>
          <w:moveFrom w:id="93" w:author="Hewes Angie" w:date="2020-02-14T08:11:00Z"/>
          <w:sz w:val="24"/>
          <w:szCs w:val="24"/>
        </w:rPr>
      </w:pPr>
      <w:moveFrom w:id="94" w:author="Hewes Angie" w:date="2020-02-14T08:11:00Z">
        <w:r w:rsidRPr="00EE2111" w:rsidDel="00C74FFE">
          <w:rPr>
            <w:sz w:val="24"/>
            <w:szCs w:val="24"/>
          </w:rPr>
          <w:t xml:space="preserve">We are writing to you regarding an exciting opportunity to once again be a Gold Sponsor for the 2020 Professional Business Associates Annual Conference. </w:t>
        </w:r>
      </w:moveFrom>
    </w:p>
    <w:p w14:paraId="72F2A835" w14:textId="6F9B3A74" w:rsidR="00EE2111" w:rsidRPr="00EE2111" w:rsidDel="00C74FFE" w:rsidRDefault="00EE2111" w:rsidP="00EE2111">
      <w:pPr>
        <w:rPr>
          <w:moveFrom w:id="95" w:author="Hewes Angie" w:date="2020-02-14T08:11:00Z"/>
          <w:sz w:val="24"/>
          <w:szCs w:val="24"/>
        </w:rPr>
      </w:pPr>
    </w:p>
    <w:p w14:paraId="622BF928" w14:textId="6933C437" w:rsidR="00EE2111" w:rsidRPr="00EE2111" w:rsidDel="00C74FFE" w:rsidRDefault="00EE2111" w:rsidP="00EE2111">
      <w:pPr>
        <w:rPr>
          <w:moveFrom w:id="96" w:author="Hewes Angie" w:date="2020-02-14T08:11:00Z"/>
          <w:sz w:val="24"/>
          <w:szCs w:val="24"/>
        </w:rPr>
      </w:pPr>
      <w:moveFrom w:id="97" w:author="Hewes Angie" w:date="2020-02-14T08:11:00Z">
        <w:r w:rsidRPr="00EE2111" w:rsidDel="00C74FFE">
          <w:rPr>
            <w:sz w:val="24"/>
            <w:szCs w:val="24"/>
          </w:rPr>
          <w:t xml:space="preserve">We have appreciated your support in the past and </w:t>
        </w:r>
        <w:r w:rsidR="009931C4" w:rsidDel="00C74FFE">
          <w:rPr>
            <w:sz w:val="24"/>
            <w:szCs w:val="24"/>
          </w:rPr>
          <w:t>believe</w:t>
        </w:r>
        <w:r w:rsidRPr="00EE2111" w:rsidDel="00C74FFE">
          <w:rPr>
            <w:sz w:val="24"/>
            <w:szCs w:val="24"/>
          </w:rPr>
          <w:t xml:space="preserve"> it has been a very beneficial partnership for all parties. The conference this year is sure to once again impress all who attend. We are hosting the event at the beautiful Walt Disney World Swan and Dolphin Resort in Orlando, FL. I have enclosed a copy of your contract from last year for your review. We will be contacting you in the coming week to schedule a meeting time to discuss this further. </w:t>
        </w:r>
      </w:moveFrom>
    </w:p>
    <w:p w14:paraId="4C024FC4" w14:textId="01FB4E12" w:rsidR="00EE2111" w:rsidRPr="00EE2111" w:rsidDel="00C74FFE" w:rsidRDefault="00EE2111" w:rsidP="00EE2111">
      <w:pPr>
        <w:rPr>
          <w:moveFrom w:id="98" w:author="Hewes Angie" w:date="2020-02-14T08:11:00Z"/>
          <w:sz w:val="24"/>
          <w:szCs w:val="24"/>
        </w:rPr>
      </w:pPr>
    </w:p>
    <w:p w14:paraId="0FBB030C" w14:textId="030B877C" w:rsidR="00EE2111" w:rsidRPr="00EE2111" w:rsidDel="00C74FFE" w:rsidRDefault="00EE2111" w:rsidP="00EE2111">
      <w:pPr>
        <w:rPr>
          <w:moveFrom w:id="99" w:author="Hewes Angie" w:date="2020-02-14T08:11:00Z"/>
          <w:sz w:val="24"/>
          <w:szCs w:val="24"/>
        </w:rPr>
      </w:pPr>
      <w:moveFrom w:id="100" w:author="Hewes Angie" w:date="2020-02-14T08:11:00Z">
        <w:r w:rsidRPr="00EE2111" w:rsidDel="00C74FFE">
          <w:rPr>
            <w:sz w:val="24"/>
            <w:szCs w:val="24"/>
          </w:rPr>
          <w:t xml:space="preserve">For any immediate questions, please contact Roger Meyer, Marketing Department Manager, at 614-555-1232. </w:t>
        </w:r>
      </w:moveFrom>
    </w:p>
    <w:p w14:paraId="1470ABF8" w14:textId="6C5943C9" w:rsidR="00EE2111" w:rsidRPr="00EE2111" w:rsidDel="00C74FFE" w:rsidRDefault="00EE2111" w:rsidP="00EE2111">
      <w:pPr>
        <w:rPr>
          <w:moveFrom w:id="101" w:author="Hewes Angie" w:date="2020-02-14T08:11:00Z"/>
          <w:sz w:val="24"/>
          <w:szCs w:val="24"/>
        </w:rPr>
      </w:pPr>
    </w:p>
    <w:p w14:paraId="4181FCF2" w14:textId="53D8491F" w:rsidR="00EE2111" w:rsidRPr="00EE2111" w:rsidDel="00C74FFE" w:rsidRDefault="00EE2111" w:rsidP="00EE2111">
      <w:pPr>
        <w:rPr>
          <w:moveFrom w:id="102" w:author="Hewes Angie" w:date="2020-02-14T08:11:00Z"/>
          <w:sz w:val="24"/>
          <w:szCs w:val="24"/>
        </w:rPr>
      </w:pPr>
      <w:moveFrom w:id="103" w:author="Hewes Angie" w:date="2020-02-14T08:11:00Z">
        <w:r w:rsidRPr="00EE2111" w:rsidDel="00C74FFE">
          <w:rPr>
            <w:sz w:val="24"/>
            <w:szCs w:val="24"/>
          </w:rPr>
          <w:t>Sincerely</w:t>
        </w:r>
      </w:moveFrom>
    </w:p>
    <w:p w14:paraId="32D19E11" w14:textId="2B7A1ACE" w:rsidR="00EE2111" w:rsidRPr="00EE2111" w:rsidDel="00C74FFE" w:rsidRDefault="00EE2111" w:rsidP="00EE2111">
      <w:pPr>
        <w:rPr>
          <w:moveFrom w:id="104" w:author="Hewes Angie" w:date="2020-02-14T08:11:00Z"/>
          <w:sz w:val="24"/>
          <w:szCs w:val="24"/>
        </w:rPr>
      </w:pPr>
    </w:p>
    <w:p w14:paraId="2EA9B6F6" w14:textId="066323EF" w:rsidR="00EE2111" w:rsidRPr="00EE2111" w:rsidDel="00C74FFE" w:rsidRDefault="00EE2111" w:rsidP="00EE2111">
      <w:pPr>
        <w:rPr>
          <w:moveFrom w:id="105" w:author="Hewes Angie" w:date="2020-02-14T08:11:00Z"/>
          <w:sz w:val="24"/>
          <w:szCs w:val="24"/>
        </w:rPr>
      </w:pPr>
    </w:p>
    <w:p w14:paraId="3FDCCB77" w14:textId="24664C29" w:rsidR="00EE2111" w:rsidRPr="00EE2111" w:rsidDel="00C74FFE" w:rsidRDefault="00EE2111" w:rsidP="00EE2111">
      <w:pPr>
        <w:rPr>
          <w:moveFrom w:id="106" w:author="Hewes Angie" w:date="2020-02-14T08:11:00Z"/>
          <w:sz w:val="24"/>
          <w:szCs w:val="24"/>
        </w:rPr>
      </w:pPr>
    </w:p>
    <w:p w14:paraId="147674BE" w14:textId="0F3706BC" w:rsidR="00EE2111" w:rsidRPr="00EE2111" w:rsidDel="00C74FFE" w:rsidRDefault="00EE2111" w:rsidP="00EE2111">
      <w:pPr>
        <w:rPr>
          <w:moveFrom w:id="107" w:author="Hewes Angie" w:date="2020-02-14T08:11:00Z"/>
          <w:sz w:val="24"/>
          <w:szCs w:val="24"/>
        </w:rPr>
      </w:pPr>
      <w:moveFrom w:id="108" w:author="Hewes Angie" w:date="2020-02-14T08:11:00Z">
        <w:r w:rsidRPr="00EE2111" w:rsidDel="00C74FFE">
          <w:rPr>
            <w:sz w:val="24"/>
            <w:szCs w:val="24"/>
          </w:rPr>
          <w:t>Nancy Wells</w:t>
        </w:r>
      </w:moveFrom>
    </w:p>
    <w:p w14:paraId="1F694EB4" w14:textId="1523FD97" w:rsidR="00EE2111" w:rsidRPr="00EE2111" w:rsidDel="00C74FFE" w:rsidRDefault="00EE2111" w:rsidP="00EE2111">
      <w:pPr>
        <w:rPr>
          <w:moveFrom w:id="109" w:author="Hewes Angie" w:date="2020-02-14T08:11:00Z"/>
          <w:sz w:val="24"/>
          <w:szCs w:val="24"/>
        </w:rPr>
      </w:pPr>
      <w:moveFrom w:id="110" w:author="Hewes Angie" w:date="2020-02-14T08:11:00Z">
        <w:r w:rsidRPr="00EE2111" w:rsidDel="00C74FFE">
          <w:rPr>
            <w:sz w:val="24"/>
            <w:szCs w:val="24"/>
          </w:rPr>
          <w:t>Chief Executive Officer</w:t>
        </w:r>
      </w:moveFrom>
    </w:p>
    <w:p w14:paraId="25FD1347" w14:textId="20C4353E" w:rsidR="00EE2111" w:rsidRPr="00EE2111" w:rsidDel="00C74FFE" w:rsidRDefault="00EE2111" w:rsidP="00EE2111">
      <w:pPr>
        <w:rPr>
          <w:moveFrom w:id="111" w:author="Hewes Angie" w:date="2020-02-14T08:11:00Z"/>
          <w:sz w:val="24"/>
          <w:szCs w:val="24"/>
        </w:rPr>
      </w:pPr>
    </w:p>
    <w:p w14:paraId="78D953FF" w14:textId="56E6C96B" w:rsidR="00EE2111" w:rsidRPr="00EE2111" w:rsidDel="00C74FFE" w:rsidRDefault="00C478EB" w:rsidP="00EE2111">
      <w:pPr>
        <w:rPr>
          <w:moveFrom w:id="112" w:author="Hewes Angie" w:date="2020-02-14T08:11:00Z"/>
          <w:sz w:val="24"/>
          <w:szCs w:val="24"/>
        </w:rPr>
      </w:pPr>
      <w:moveFrom w:id="113" w:author="Hewes Angie" w:date="2020-02-14T08:11:00Z">
        <w:r w:rsidDel="00C74FFE">
          <w:rPr>
            <w:sz w:val="24"/>
            <w:szCs w:val="24"/>
          </w:rPr>
          <w:t>Contestant #</w:t>
        </w:r>
      </w:moveFrom>
    </w:p>
    <w:p w14:paraId="4478493C" w14:textId="6ECA005C" w:rsidR="00EE2111" w:rsidRPr="00EE2111" w:rsidDel="00C74FFE" w:rsidRDefault="00EE2111" w:rsidP="00EE2111">
      <w:pPr>
        <w:rPr>
          <w:moveFrom w:id="114" w:author="Hewes Angie" w:date="2020-02-14T08:11:00Z"/>
          <w:sz w:val="24"/>
          <w:szCs w:val="24"/>
        </w:rPr>
      </w:pPr>
    </w:p>
    <w:p w14:paraId="559E5657" w14:textId="09B4EEE1" w:rsidR="00EE2111" w:rsidRPr="00EE2111" w:rsidDel="00C74FFE" w:rsidRDefault="00EE2111" w:rsidP="00EE2111">
      <w:pPr>
        <w:rPr>
          <w:moveFrom w:id="115" w:author="Hewes Angie" w:date="2020-02-14T08:11:00Z"/>
          <w:sz w:val="24"/>
          <w:szCs w:val="24"/>
        </w:rPr>
      </w:pPr>
      <w:moveFrom w:id="116" w:author="Hewes Angie" w:date="2020-02-14T08:11:00Z">
        <w:r w:rsidRPr="00EE2111" w:rsidDel="00C74FFE">
          <w:rPr>
            <w:sz w:val="24"/>
            <w:szCs w:val="24"/>
          </w:rPr>
          <w:t>Enclosure</w:t>
        </w:r>
      </w:moveFrom>
    </w:p>
    <w:p w14:paraId="366335C0" w14:textId="7D3CE4BB" w:rsidR="00EE2111" w:rsidRPr="00EE2111" w:rsidDel="00C74FFE" w:rsidRDefault="00EE2111" w:rsidP="00EE2111">
      <w:pPr>
        <w:rPr>
          <w:moveFrom w:id="117" w:author="Hewes Angie" w:date="2020-02-14T08:11:00Z"/>
          <w:sz w:val="24"/>
          <w:szCs w:val="24"/>
        </w:rPr>
      </w:pPr>
    </w:p>
    <w:p w14:paraId="1711E10B" w14:textId="76DD6CFE" w:rsidR="00EE2111" w:rsidRPr="00EE2111" w:rsidDel="00C74FFE" w:rsidRDefault="00EE2111" w:rsidP="00EE2111">
      <w:pPr>
        <w:rPr>
          <w:moveFrom w:id="118" w:author="Hewes Angie" w:date="2020-02-14T08:11:00Z"/>
          <w:sz w:val="24"/>
          <w:szCs w:val="24"/>
        </w:rPr>
      </w:pPr>
      <w:moveFrom w:id="119" w:author="Hewes Angie" w:date="2020-02-14T08:11:00Z">
        <w:r w:rsidRPr="00EE2111" w:rsidDel="00C74FFE">
          <w:rPr>
            <w:sz w:val="24"/>
            <w:szCs w:val="24"/>
          </w:rPr>
          <w:t>c  Roger Meyer</w:t>
        </w:r>
      </w:moveFrom>
    </w:p>
    <w:p w14:paraId="23F311C1" w14:textId="27AB3314" w:rsidR="00EE2111" w:rsidDel="00C74FFE" w:rsidRDefault="00EE2111" w:rsidP="00EE2111">
      <w:pPr>
        <w:rPr>
          <w:moveFrom w:id="120" w:author="Hewes Angie" w:date="2020-02-14T08:11:00Z"/>
          <w:sz w:val="24"/>
          <w:szCs w:val="24"/>
        </w:rPr>
      </w:pPr>
    </w:p>
    <w:p w14:paraId="3EFCD9C7" w14:textId="6DD341D5" w:rsidR="009931C4" w:rsidRPr="00EE2111" w:rsidDel="00C74FFE" w:rsidRDefault="009931C4" w:rsidP="00EE2111">
      <w:pPr>
        <w:rPr>
          <w:moveFrom w:id="121" w:author="Hewes Angie" w:date="2020-02-14T08:11:00Z"/>
          <w:sz w:val="24"/>
          <w:szCs w:val="24"/>
        </w:rPr>
      </w:pPr>
    </w:p>
    <w:p w14:paraId="053B77C5" w14:textId="5C9171BA" w:rsidR="00EE2111" w:rsidRPr="00EE2111" w:rsidDel="00C74FFE" w:rsidRDefault="00EE2111" w:rsidP="00EE2111">
      <w:pPr>
        <w:rPr>
          <w:moveFrom w:id="122" w:author="Hewes Angie" w:date="2020-02-14T08:11:00Z"/>
          <w:sz w:val="24"/>
          <w:szCs w:val="24"/>
        </w:rPr>
      </w:pPr>
    </w:p>
    <w:p w14:paraId="556E7730" w14:textId="55299472" w:rsidR="00EE2111" w:rsidRPr="00EE2111" w:rsidDel="00C74FFE" w:rsidRDefault="00EE2111" w:rsidP="00EE2111">
      <w:pPr>
        <w:rPr>
          <w:moveFrom w:id="123" w:author="Hewes Angie" w:date="2020-02-14T08:11:00Z"/>
          <w:sz w:val="24"/>
          <w:szCs w:val="24"/>
        </w:rPr>
      </w:pPr>
      <w:moveFrom w:id="124" w:author="Hewes Angie" w:date="2020-02-14T08:11:00Z">
        <w:r w:rsidRPr="00EE2111" w:rsidDel="00C74FFE">
          <w:rPr>
            <w:sz w:val="24"/>
            <w:szCs w:val="24"/>
          </w:rPr>
          <w:t xml:space="preserve">Contestant </w:t>
        </w:r>
        <w:r w:rsidR="00C478EB" w:rsidDel="00C74FFE">
          <w:rPr>
            <w:sz w:val="24"/>
            <w:szCs w:val="24"/>
          </w:rPr>
          <w:t>#</w:t>
        </w:r>
      </w:moveFrom>
    </w:p>
    <w:p w14:paraId="09DF563D" w14:textId="137F0581" w:rsidR="00EE2111" w:rsidDel="00C74FFE" w:rsidRDefault="00EE2111">
      <w:pPr>
        <w:rPr>
          <w:moveFrom w:id="125" w:author="Hewes Angie" w:date="2020-02-14T08:11:00Z"/>
          <w:sz w:val="24"/>
          <w:szCs w:val="24"/>
        </w:rPr>
      </w:pPr>
      <w:moveFrom w:id="126" w:author="Hewes Angie" w:date="2020-02-14T08:11:00Z">
        <w:r w:rsidRPr="00EE2111" w:rsidDel="00C74FFE">
          <w:rPr>
            <w:sz w:val="24"/>
            <w:szCs w:val="24"/>
          </w:rPr>
          <w:t>Job 4</w:t>
        </w:r>
        <w:r w:rsidDel="00C74FFE">
          <w:rPr>
            <w:sz w:val="24"/>
            <w:szCs w:val="24"/>
          </w:rPr>
          <w:br w:type="page"/>
        </w:r>
      </w:moveFrom>
    </w:p>
    <w:p w14:paraId="57FC27EB" w14:textId="0B02D765" w:rsidR="00EE2111" w:rsidDel="00C74FFE" w:rsidRDefault="00EE2111" w:rsidP="00EE2111">
      <w:pPr>
        <w:rPr>
          <w:moveFrom w:id="127" w:author="Hewes Angie" w:date="2020-02-14T08:11:00Z"/>
          <w:sz w:val="24"/>
          <w:szCs w:val="24"/>
        </w:rPr>
      </w:pPr>
    </w:p>
    <w:p w14:paraId="7F944054" w14:textId="070DF3A5" w:rsidR="00EE2111" w:rsidDel="00C74FFE" w:rsidRDefault="00EE2111" w:rsidP="00EE2111">
      <w:pPr>
        <w:rPr>
          <w:moveFrom w:id="128" w:author="Hewes Angie" w:date="2020-02-14T08:11:00Z"/>
          <w:sz w:val="24"/>
          <w:szCs w:val="24"/>
        </w:rPr>
      </w:pPr>
    </w:p>
    <w:p w14:paraId="7574CE2C" w14:textId="3D48AC07" w:rsidR="00EE2111" w:rsidDel="00C74FFE" w:rsidRDefault="00EE2111" w:rsidP="00EE2111">
      <w:pPr>
        <w:rPr>
          <w:moveFrom w:id="129" w:author="Hewes Angie" w:date="2020-02-14T08:11:00Z"/>
          <w:sz w:val="24"/>
          <w:szCs w:val="24"/>
        </w:rPr>
      </w:pPr>
    </w:p>
    <w:p w14:paraId="1D167156" w14:textId="27FC4D07" w:rsidR="00CD5A10" w:rsidDel="00C74FFE" w:rsidRDefault="00CD5A10" w:rsidP="00EE2111">
      <w:pPr>
        <w:rPr>
          <w:moveFrom w:id="130" w:author="Hewes Angie" w:date="2020-02-14T08:11:00Z"/>
          <w:sz w:val="24"/>
          <w:szCs w:val="24"/>
        </w:rPr>
      </w:pPr>
    </w:p>
    <w:p w14:paraId="0106B3C2" w14:textId="1523E022" w:rsidR="00CD5A10" w:rsidDel="00C74FFE" w:rsidRDefault="00CD5A10" w:rsidP="00EE2111">
      <w:pPr>
        <w:rPr>
          <w:moveFrom w:id="131" w:author="Hewes Angie" w:date="2020-02-14T08:11:00Z"/>
          <w:sz w:val="24"/>
          <w:szCs w:val="24"/>
        </w:rPr>
      </w:pPr>
    </w:p>
    <w:p w14:paraId="792ABFD6" w14:textId="1C5A42FC" w:rsidR="00EE2111" w:rsidRPr="00CD5A10" w:rsidDel="00C74FFE" w:rsidRDefault="00EE2111" w:rsidP="00EE2111">
      <w:pPr>
        <w:rPr>
          <w:moveFrom w:id="132" w:author="Hewes Angie" w:date="2020-02-14T08:11:00Z"/>
          <w:sz w:val="16"/>
          <w:szCs w:val="16"/>
        </w:rPr>
      </w:pPr>
    </w:p>
    <w:p w14:paraId="780E74F1" w14:textId="1D264A8B" w:rsidR="00EE2111" w:rsidRPr="00EE2111" w:rsidDel="00C74FFE" w:rsidRDefault="00EE2111" w:rsidP="00EE2111">
      <w:pPr>
        <w:rPr>
          <w:moveFrom w:id="133" w:author="Hewes Angie" w:date="2020-02-14T08:11:00Z"/>
          <w:sz w:val="24"/>
          <w:szCs w:val="24"/>
        </w:rPr>
      </w:pPr>
      <w:moveFrom w:id="134" w:author="Hewes Angie" w:date="2020-02-14T08:11:00Z">
        <w:r w:rsidRPr="00EE2111" w:rsidDel="00C74FFE">
          <w:rPr>
            <w:sz w:val="24"/>
            <w:szCs w:val="24"/>
          </w:rPr>
          <w:t>Current Date</w:t>
        </w:r>
      </w:moveFrom>
    </w:p>
    <w:p w14:paraId="5DA94533" w14:textId="61068565" w:rsidR="00EE2111" w:rsidRPr="00EE2111" w:rsidDel="00C74FFE" w:rsidRDefault="00EE2111" w:rsidP="00EE2111">
      <w:pPr>
        <w:rPr>
          <w:moveFrom w:id="135" w:author="Hewes Angie" w:date="2020-02-14T08:11:00Z"/>
          <w:sz w:val="24"/>
          <w:szCs w:val="24"/>
        </w:rPr>
      </w:pPr>
    </w:p>
    <w:p w14:paraId="41D094E9" w14:textId="523857CB" w:rsidR="00EE2111" w:rsidRPr="00EE2111" w:rsidDel="00C74FFE" w:rsidRDefault="00EE2111" w:rsidP="00EE2111">
      <w:pPr>
        <w:rPr>
          <w:moveFrom w:id="136" w:author="Hewes Angie" w:date="2020-02-14T08:11:00Z"/>
          <w:sz w:val="24"/>
          <w:szCs w:val="24"/>
        </w:rPr>
      </w:pPr>
    </w:p>
    <w:p w14:paraId="79ED913F" w14:textId="568CFA5C" w:rsidR="00EE2111" w:rsidRPr="00EE2111" w:rsidDel="00C74FFE" w:rsidRDefault="00EE2111" w:rsidP="00EE2111">
      <w:pPr>
        <w:rPr>
          <w:moveFrom w:id="137" w:author="Hewes Angie" w:date="2020-02-14T08:11:00Z"/>
          <w:sz w:val="24"/>
          <w:szCs w:val="24"/>
        </w:rPr>
      </w:pPr>
    </w:p>
    <w:p w14:paraId="29EA1F97" w14:textId="78C7EB08" w:rsidR="00EE2111" w:rsidRPr="00EE2111" w:rsidDel="00C74FFE" w:rsidRDefault="00EE2111" w:rsidP="00EE2111">
      <w:pPr>
        <w:rPr>
          <w:moveFrom w:id="138" w:author="Hewes Angie" w:date="2020-02-14T08:11:00Z"/>
          <w:sz w:val="24"/>
          <w:szCs w:val="24"/>
        </w:rPr>
      </w:pPr>
      <w:moveFrom w:id="139" w:author="Hewes Angie" w:date="2020-02-14T08:11:00Z">
        <w:r w:rsidRPr="00EE2111" w:rsidDel="00C74FFE">
          <w:rPr>
            <w:sz w:val="24"/>
            <w:szCs w:val="24"/>
          </w:rPr>
          <w:t>Ms. Pandora Domalis, Vice President</w:t>
        </w:r>
      </w:moveFrom>
    </w:p>
    <w:p w14:paraId="15CAA785" w14:textId="4D984A0A" w:rsidR="00EE2111" w:rsidRPr="00EE2111" w:rsidDel="00C74FFE" w:rsidRDefault="00EE2111" w:rsidP="00EE2111">
      <w:pPr>
        <w:rPr>
          <w:moveFrom w:id="140" w:author="Hewes Angie" w:date="2020-02-14T08:11:00Z"/>
          <w:sz w:val="24"/>
          <w:szCs w:val="24"/>
        </w:rPr>
      </w:pPr>
      <w:moveFrom w:id="141" w:author="Hewes Angie" w:date="2020-02-14T08:11:00Z">
        <w:r w:rsidRPr="00EE2111" w:rsidDel="00C74FFE">
          <w:rPr>
            <w:sz w:val="24"/>
            <w:szCs w:val="24"/>
          </w:rPr>
          <w:t>Siobhan's Candy</w:t>
        </w:r>
      </w:moveFrom>
    </w:p>
    <w:p w14:paraId="1A894D9E" w14:textId="2171C61F" w:rsidR="00EE2111" w:rsidRPr="00EE2111" w:rsidDel="00C74FFE" w:rsidRDefault="00EE2111" w:rsidP="00EE2111">
      <w:pPr>
        <w:rPr>
          <w:moveFrom w:id="142" w:author="Hewes Angie" w:date="2020-02-14T08:11:00Z"/>
          <w:sz w:val="24"/>
          <w:szCs w:val="24"/>
        </w:rPr>
      </w:pPr>
      <w:moveFrom w:id="143" w:author="Hewes Angie" w:date="2020-02-14T08:11:00Z">
        <w:r w:rsidRPr="00EE2111" w:rsidDel="00C74FFE">
          <w:rPr>
            <w:sz w:val="24"/>
            <w:szCs w:val="24"/>
          </w:rPr>
          <w:t>808 Candy Lane</w:t>
        </w:r>
      </w:moveFrom>
    </w:p>
    <w:p w14:paraId="207377FF" w14:textId="0424777E" w:rsidR="00EE2111" w:rsidRPr="00EE2111" w:rsidDel="00C74FFE" w:rsidRDefault="00EE2111" w:rsidP="00EE2111">
      <w:pPr>
        <w:rPr>
          <w:moveFrom w:id="144" w:author="Hewes Angie" w:date="2020-02-14T08:11:00Z"/>
          <w:sz w:val="24"/>
          <w:szCs w:val="24"/>
        </w:rPr>
      </w:pPr>
      <w:moveFrom w:id="145" w:author="Hewes Angie" w:date="2020-02-14T08:11:00Z">
        <w:r w:rsidRPr="00EE2111" w:rsidDel="00C74FFE">
          <w:rPr>
            <w:sz w:val="24"/>
            <w:szCs w:val="24"/>
          </w:rPr>
          <w:t>Hershey, PA 12345</w:t>
        </w:r>
      </w:moveFrom>
    </w:p>
    <w:p w14:paraId="08CF4410" w14:textId="0608D486" w:rsidR="00EE2111" w:rsidRPr="00EE2111" w:rsidDel="00C74FFE" w:rsidRDefault="00EE2111" w:rsidP="00EE2111">
      <w:pPr>
        <w:rPr>
          <w:moveFrom w:id="146" w:author="Hewes Angie" w:date="2020-02-14T08:11:00Z"/>
          <w:sz w:val="24"/>
          <w:szCs w:val="24"/>
        </w:rPr>
      </w:pPr>
    </w:p>
    <w:p w14:paraId="1272C5CC" w14:textId="37C92869" w:rsidR="00EE2111" w:rsidRPr="00EE2111" w:rsidDel="00C74FFE" w:rsidRDefault="00EE2111" w:rsidP="00EE2111">
      <w:pPr>
        <w:rPr>
          <w:moveFrom w:id="147" w:author="Hewes Angie" w:date="2020-02-14T08:11:00Z"/>
          <w:sz w:val="24"/>
          <w:szCs w:val="24"/>
        </w:rPr>
      </w:pPr>
      <w:moveFrom w:id="148" w:author="Hewes Angie" w:date="2020-02-14T08:11:00Z">
        <w:r w:rsidRPr="00EE2111" w:rsidDel="00C74FFE">
          <w:rPr>
            <w:sz w:val="24"/>
            <w:szCs w:val="24"/>
          </w:rPr>
          <w:t xml:space="preserve">Dear </w:t>
        </w:r>
        <w:r w:rsidR="00C16E0F" w:rsidDel="00C74FFE">
          <w:rPr>
            <w:sz w:val="24"/>
            <w:szCs w:val="24"/>
          </w:rPr>
          <w:t>Ms. Domalis</w:t>
        </w:r>
      </w:moveFrom>
    </w:p>
    <w:p w14:paraId="581AEE7C" w14:textId="3B2006FB" w:rsidR="00EE2111" w:rsidRPr="00EE2111" w:rsidDel="00C74FFE" w:rsidRDefault="00EE2111" w:rsidP="00EE2111">
      <w:pPr>
        <w:rPr>
          <w:moveFrom w:id="149" w:author="Hewes Angie" w:date="2020-02-14T08:11:00Z"/>
          <w:sz w:val="24"/>
          <w:szCs w:val="24"/>
        </w:rPr>
      </w:pPr>
    </w:p>
    <w:p w14:paraId="1C3C00E9" w14:textId="04C2274E" w:rsidR="00EE2111" w:rsidRPr="00C16E0F" w:rsidDel="00C74FFE" w:rsidRDefault="00EE2111" w:rsidP="00EE2111">
      <w:pPr>
        <w:rPr>
          <w:moveFrom w:id="150" w:author="Hewes Angie" w:date="2020-02-14T08:11:00Z"/>
          <w:caps/>
          <w:sz w:val="24"/>
          <w:szCs w:val="24"/>
        </w:rPr>
      </w:pPr>
      <w:moveFrom w:id="151" w:author="Hewes Angie" w:date="2020-02-14T08:11:00Z">
        <w:r w:rsidRPr="00C16E0F" w:rsidDel="00C74FFE">
          <w:rPr>
            <w:caps/>
            <w:sz w:val="24"/>
            <w:szCs w:val="24"/>
          </w:rPr>
          <w:t>2020 Professional Business Associates Annual Conference</w:t>
        </w:r>
      </w:moveFrom>
    </w:p>
    <w:p w14:paraId="44FBB9C5" w14:textId="276A8346" w:rsidR="00EE2111" w:rsidRPr="00EE2111" w:rsidDel="00C74FFE" w:rsidRDefault="00EE2111" w:rsidP="00EE2111">
      <w:pPr>
        <w:rPr>
          <w:moveFrom w:id="152" w:author="Hewes Angie" w:date="2020-02-14T08:11:00Z"/>
          <w:sz w:val="24"/>
          <w:szCs w:val="24"/>
        </w:rPr>
      </w:pPr>
    </w:p>
    <w:p w14:paraId="08128D37" w14:textId="3AC28B06" w:rsidR="00EE2111" w:rsidRPr="00EE2111" w:rsidDel="00C74FFE" w:rsidRDefault="00EE2111" w:rsidP="00EE2111">
      <w:pPr>
        <w:rPr>
          <w:moveFrom w:id="153" w:author="Hewes Angie" w:date="2020-02-14T08:11:00Z"/>
          <w:sz w:val="24"/>
          <w:szCs w:val="24"/>
        </w:rPr>
      </w:pPr>
      <w:moveFrom w:id="154" w:author="Hewes Angie" w:date="2020-02-14T08:11:00Z">
        <w:r w:rsidRPr="00EE2111" w:rsidDel="00C74FFE">
          <w:rPr>
            <w:sz w:val="24"/>
            <w:szCs w:val="24"/>
          </w:rPr>
          <w:t xml:space="preserve">We are writing to you regarding an exciting opportunity to once again be a Gold Sponsor for the 2020 Professional Business Associates Annual Conference. </w:t>
        </w:r>
      </w:moveFrom>
    </w:p>
    <w:p w14:paraId="4AC037DE" w14:textId="545C4670" w:rsidR="00EE2111" w:rsidRPr="00EE2111" w:rsidDel="00C74FFE" w:rsidRDefault="00EE2111" w:rsidP="00EE2111">
      <w:pPr>
        <w:rPr>
          <w:moveFrom w:id="155" w:author="Hewes Angie" w:date="2020-02-14T08:11:00Z"/>
          <w:sz w:val="24"/>
          <w:szCs w:val="24"/>
        </w:rPr>
      </w:pPr>
    </w:p>
    <w:p w14:paraId="4B2C2507" w14:textId="1CEF046B" w:rsidR="00EE2111" w:rsidRPr="00EE2111" w:rsidDel="00C74FFE" w:rsidRDefault="00EE2111" w:rsidP="00EE2111">
      <w:pPr>
        <w:rPr>
          <w:moveFrom w:id="156" w:author="Hewes Angie" w:date="2020-02-14T08:11:00Z"/>
          <w:sz w:val="24"/>
          <w:szCs w:val="24"/>
        </w:rPr>
      </w:pPr>
      <w:moveFrom w:id="157" w:author="Hewes Angie" w:date="2020-02-14T08:11:00Z">
        <w:r w:rsidRPr="00EE2111" w:rsidDel="00C74FFE">
          <w:rPr>
            <w:sz w:val="24"/>
            <w:szCs w:val="24"/>
          </w:rPr>
          <w:t xml:space="preserve">We have appreciated your support in the past and </w:t>
        </w:r>
        <w:r w:rsidR="00CD5A10" w:rsidDel="00C74FFE">
          <w:rPr>
            <w:sz w:val="24"/>
            <w:szCs w:val="24"/>
          </w:rPr>
          <w:t>believe</w:t>
        </w:r>
        <w:r w:rsidRPr="00EE2111" w:rsidDel="00C74FFE">
          <w:rPr>
            <w:sz w:val="24"/>
            <w:szCs w:val="24"/>
          </w:rPr>
          <w:t xml:space="preserve"> it has been a very beneficial partnership for all parties. The conference this year is sure to once again impress all who attend. We are hosting the event at the beautiful Walt Disney World Swan and Dolphin Resort in Orlando, FL. I have enclosed a copy of your contract from last year for your review. We will be contacting you in the coming week to schedule a meeting time to discuss this further. </w:t>
        </w:r>
      </w:moveFrom>
    </w:p>
    <w:p w14:paraId="77954E2A" w14:textId="18894F98" w:rsidR="00EE2111" w:rsidRPr="00EE2111" w:rsidDel="00C74FFE" w:rsidRDefault="00EE2111" w:rsidP="00EE2111">
      <w:pPr>
        <w:rPr>
          <w:moveFrom w:id="158" w:author="Hewes Angie" w:date="2020-02-14T08:11:00Z"/>
          <w:sz w:val="24"/>
          <w:szCs w:val="24"/>
        </w:rPr>
      </w:pPr>
    </w:p>
    <w:p w14:paraId="35E48C2E" w14:textId="5256B429" w:rsidR="00EE2111" w:rsidRPr="00EE2111" w:rsidDel="00C74FFE" w:rsidRDefault="00EE2111" w:rsidP="00EE2111">
      <w:pPr>
        <w:rPr>
          <w:moveFrom w:id="159" w:author="Hewes Angie" w:date="2020-02-14T08:11:00Z"/>
          <w:sz w:val="24"/>
          <w:szCs w:val="24"/>
        </w:rPr>
      </w:pPr>
      <w:moveFrom w:id="160" w:author="Hewes Angie" w:date="2020-02-14T08:11:00Z">
        <w:r w:rsidRPr="00EE2111" w:rsidDel="00C74FFE">
          <w:rPr>
            <w:sz w:val="24"/>
            <w:szCs w:val="24"/>
          </w:rPr>
          <w:t xml:space="preserve">For any immediate questions, please contact Roger Meyer, Marketing Department Manager, at 614-555-1232. </w:t>
        </w:r>
      </w:moveFrom>
    </w:p>
    <w:p w14:paraId="1BE2A258" w14:textId="634A59E4" w:rsidR="00EE2111" w:rsidRPr="00EE2111" w:rsidDel="00C74FFE" w:rsidRDefault="00EE2111" w:rsidP="00EE2111">
      <w:pPr>
        <w:rPr>
          <w:moveFrom w:id="161" w:author="Hewes Angie" w:date="2020-02-14T08:11:00Z"/>
          <w:sz w:val="24"/>
          <w:szCs w:val="24"/>
        </w:rPr>
      </w:pPr>
    </w:p>
    <w:p w14:paraId="607AD771" w14:textId="37F00F63" w:rsidR="00EE2111" w:rsidRPr="00EE2111" w:rsidDel="00C74FFE" w:rsidRDefault="00EE2111" w:rsidP="00EE2111">
      <w:pPr>
        <w:rPr>
          <w:moveFrom w:id="162" w:author="Hewes Angie" w:date="2020-02-14T08:11:00Z"/>
          <w:sz w:val="24"/>
          <w:szCs w:val="24"/>
        </w:rPr>
      </w:pPr>
      <w:moveFrom w:id="163" w:author="Hewes Angie" w:date="2020-02-14T08:11:00Z">
        <w:r w:rsidRPr="00EE2111" w:rsidDel="00C74FFE">
          <w:rPr>
            <w:sz w:val="24"/>
            <w:szCs w:val="24"/>
          </w:rPr>
          <w:t>Sincerely</w:t>
        </w:r>
      </w:moveFrom>
    </w:p>
    <w:p w14:paraId="63A80335" w14:textId="0F8B1159" w:rsidR="00EE2111" w:rsidRPr="00EE2111" w:rsidDel="00C74FFE" w:rsidRDefault="00EE2111" w:rsidP="00EE2111">
      <w:pPr>
        <w:rPr>
          <w:moveFrom w:id="164" w:author="Hewes Angie" w:date="2020-02-14T08:11:00Z"/>
          <w:sz w:val="24"/>
          <w:szCs w:val="24"/>
        </w:rPr>
      </w:pPr>
    </w:p>
    <w:p w14:paraId="3F8FFD71" w14:textId="652548A4" w:rsidR="00EE2111" w:rsidRPr="00EE2111" w:rsidDel="00C74FFE" w:rsidRDefault="00EE2111" w:rsidP="00EE2111">
      <w:pPr>
        <w:rPr>
          <w:moveFrom w:id="165" w:author="Hewes Angie" w:date="2020-02-14T08:11:00Z"/>
          <w:sz w:val="24"/>
          <w:szCs w:val="24"/>
        </w:rPr>
      </w:pPr>
    </w:p>
    <w:p w14:paraId="11FAB531" w14:textId="62609617" w:rsidR="00EE2111" w:rsidRPr="00EE2111" w:rsidDel="00C74FFE" w:rsidRDefault="00EE2111" w:rsidP="00EE2111">
      <w:pPr>
        <w:rPr>
          <w:moveFrom w:id="166" w:author="Hewes Angie" w:date="2020-02-14T08:11:00Z"/>
          <w:sz w:val="24"/>
          <w:szCs w:val="24"/>
        </w:rPr>
      </w:pPr>
    </w:p>
    <w:p w14:paraId="5A05C3CF" w14:textId="544895E7" w:rsidR="00EE2111" w:rsidRPr="00EE2111" w:rsidDel="00C74FFE" w:rsidRDefault="00EE2111" w:rsidP="00EE2111">
      <w:pPr>
        <w:rPr>
          <w:moveFrom w:id="167" w:author="Hewes Angie" w:date="2020-02-14T08:11:00Z"/>
          <w:sz w:val="24"/>
          <w:szCs w:val="24"/>
        </w:rPr>
      </w:pPr>
      <w:moveFrom w:id="168" w:author="Hewes Angie" w:date="2020-02-14T08:11:00Z">
        <w:r w:rsidRPr="00EE2111" w:rsidDel="00C74FFE">
          <w:rPr>
            <w:sz w:val="24"/>
            <w:szCs w:val="24"/>
          </w:rPr>
          <w:t>Nancy Wells</w:t>
        </w:r>
      </w:moveFrom>
    </w:p>
    <w:p w14:paraId="2A35C015" w14:textId="73D3EA5F" w:rsidR="00EE2111" w:rsidRPr="00EE2111" w:rsidDel="00C74FFE" w:rsidRDefault="00EE2111" w:rsidP="00EE2111">
      <w:pPr>
        <w:rPr>
          <w:moveFrom w:id="169" w:author="Hewes Angie" w:date="2020-02-14T08:11:00Z"/>
          <w:sz w:val="24"/>
          <w:szCs w:val="24"/>
        </w:rPr>
      </w:pPr>
      <w:moveFrom w:id="170" w:author="Hewes Angie" w:date="2020-02-14T08:11:00Z">
        <w:r w:rsidRPr="00EE2111" w:rsidDel="00C74FFE">
          <w:rPr>
            <w:sz w:val="24"/>
            <w:szCs w:val="24"/>
          </w:rPr>
          <w:t>Chief Executive Officer</w:t>
        </w:r>
      </w:moveFrom>
    </w:p>
    <w:p w14:paraId="6B169DF9" w14:textId="23D33739" w:rsidR="00EE2111" w:rsidRPr="00EE2111" w:rsidDel="00C74FFE" w:rsidRDefault="00EE2111" w:rsidP="00EE2111">
      <w:pPr>
        <w:rPr>
          <w:moveFrom w:id="171" w:author="Hewes Angie" w:date="2020-02-14T08:11:00Z"/>
          <w:sz w:val="24"/>
          <w:szCs w:val="24"/>
        </w:rPr>
      </w:pPr>
    </w:p>
    <w:p w14:paraId="5DB74A13" w14:textId="3608685D" w:rsidR="00EE2111" w:rsidDel="00C74FFE" w:rsidRDefault="00C478EB" w:rsidP="00EE2111">
      <w:pPr>
        <w:rPr>
          <w:moveFrom w:id="172" w:author="Hewes Angie" w:date="2020-02-14T08:11:00Z"/>
          <w:sz w:val="24"/>
          <w:szCs w:val="24"/>
        </w:rPr>
      </w:pPr>
      <w:moveFrom w:id="173" w:author="Hewes Angie" w:date="2020-02-14T08:11:00Z">
        <w:r w:rsidDel="00C74FFE">
          <w:rPr>
            <w:sz w:val="24"/>
            <w:szCs w:val="24"/>
          </w:rPr>
          <w:t>Contestant #</w:t>
        </w:r>
      </w:moveFrom>
    </w:p>
    <w:p w14:paraId="5BA1950A" w14:textId="7B9882EF" w:rsidR="00B15B96" w:rsidRPr="00EE2111" w:rsidDel="00C74FFE" w:rsidRDefault="00B15B96" w:rsidP="00EE2111">
      <w:pPr>
        <w:rPr>
          <w:moveFrom w:id="174" w:author="Hewes Angie" w:date="2020-02-14T08:11:00Z"/>
          <w:sz w:val="24"/>
          <w:szCs w:val="24"/>
        </w:rPr>
      </w:pPr>
    </w:p>
    <w:p w14:paraId="60DF8E2D" w14:textId="5C98F114" w:rsidR="00EE2111" w:rsidRPr="00EE2111" w:rsidDel="00C74FFE" w:rsidRDefault="00EE2111" w:rsidP="00EE2111">
      <w:pPr>
        <w:rPr>
          <w:moveFrom w:id="175" w:author="Hewes Angie" w:date="2020-02-14T08:11:00Z"/>
          <w:sz w:val="24"/>
          <w:szCs w:val="24"/>
        </w:rPr>
      </w:pPr>
      <w:moveFrom w:id="176" w:author="Hewes Angie" w:date="2020-02-14T08:11:00Z">
        <w:r w:rsidRPr="00EE2111" w:rsidDel="00C74FFE">
          <w:rPr>
            <w:sz w:val="24"/>
            <w:szCs w:val="24"/>
          </w:rPr>
          <w:t>Enclosure</w:t>
        </w:r>
      </w:moveFrom>
    </w:p>
    <w:p w14:paraId="7B5E439D" w14:textId="72656BB9" w:rsidR="00EE2111" w:rsidRPr="00EE2111" w:rsidDel="00C74FFE" w:rsidRDefault="00EE2111" w:rsidP="00EE2111">
      <w:pPr>
        <w:rPr>
          <w:moveFrom w:id="177" w:author="Hewes Angie" w:date="2020-02-14T08:11:00Z"/>
          <w:sz w:val="24"/>
          <w:szCs w:val="24"/>
        </w:rPr>
      </w:pPr>
    </w:p>
    <w:p w14:paraId="6A54D41F" w14:textId="0799ACF4" w:rsidR="00EE2111" w:rsidRPr="00EE2111" w:rsidDel="00C74FFE" w:rsidRDefault="00EE2111" w:rsidP="00EE2111">
      <w:pPr>
        <w:rPr>
          <w:moveFrom w:id="178" w:author="Hewes Angie" w:date="2020-02-14T08:11:00Z"/>
          <w:sz w:val="24"/>
          <w:szCs w:val="24"/>
        </w:rPr>
      </w:pPr>
      <w:moveFrom w:id="179" w:author="Hewes Angie" w:date="2020-02-14T08:11:00Z">
        <w:r w:rsidRPr="00EE2111" w:rsidDel="00C74FFE">
          <w:rPr>
            <w:sz w:val="24"/>
            <w:szCs w:val="24"/>
          </w:rPr>
          <w:t>c  Roger Meyer</w:t>
        </w:r>
      </w:moveFrom>
    </w:p>
    <w:p w14:paraId="535A8D4A" w14:textId="2D8CB135" w:rsidR="00EE2111" w:rsidRPr="00EE2111" w:rsidDel="00C74FFE" w:rsidRDefault="00EE2111" w:rsidP="00EE2111">
      <w:pPr>
        <w:rPr>
          <w:moveFrom w:id="180" w:author="Hewes Angie" w:date="2020-02-14T08:11:00Z"/>
          <w:sz w:val="24"/>
          <w:szCs w:val="24"/>
        </w:rPr>
      </w:pPr>
    </w:p>
    <w:p w14:paraId="53EB3C87" w14:textId="09770A4F" w:rsidR="00EE2111" w:rsidDel="00C74FFE" w:rsidRDefault="00EE2111" w:rsidP="00EE2111">
      <w:pPr>
        <w:rPr>
          <w:moveFrom w:id="181" w:author="Hewes Angie" w:date="2020-02-14T08:11:00Z"/>
          <w:sz w:val="24"/>
          <w:szCs w:val="24"/>
        </w:rPr>
      </w:pPr>
    </w:p>
    <w:p w14:paraId="027DEF6C" w14:textId="36D33A30" w:rsidR="002B3226" w:rsidRPr="00EE2111" w:rsidDel="00C74FFE" w:rsidRDefault="002B3226" w:rsidP="00EE2111">
      <w:pPr>
        <w:rPr>
          <w:moveFrom w:id="182" w:author="Hewes Angie" w:date="2020-02-14T08:11:00Z"/>
          <w:sz w:val="24"/>
          <w:szCs w:val="24"/>
        </w:rPr>
      </w:pPr>
    </w:p>
    <w:p w14:paraId="3456B6AF" w14:textId="50A5D665" w:rsidR="00EE2111" w:rsidRPr="00EE2111" w:rsidDel="00C74FFE" w:rsidRDefault="00EE2111" w:rsidP="00EE2111">
      <w:pPr>
        <w:rPr>
          <w:moveFrom w:id="183" w:author="Hewes Angie" w:date="2020-02-14T08:11:00Z"/>
          <w:sz w:val="24"/>
          <w:szCs w:val="24"/>
        </w:rPr>
      </w:pPr>
      <w:moveFrom w:id="184" w:author="Hewes Angie" w:date="2020-02-14T08:11:00Z">
        <w:r w:rsidRPr="00EE2111" w:rsidDel="00C74FFE">
          <w:rPr>
            <w:sz w:val="24"/>
            <w:szCs w:val="24"/>
          </w:rPr>
          <w:t xml:space="preserve">Contestant </w:t>
        </w:r>
        <w:r w:rsidR="00C478EB" w:rsidDel="00C74FFE">
          <w:rPr>
            <w:sz w:val="24"/>
            <w:szCs w:val="24"/>
          </w:rPr>
          <w:t>#</w:t>
        </w:r>
      </w:moveFrom>
    </w:p>
    <w:p w14:paraId="7DAB371B" w14:textId="51E04586" w:rsidR="00EE2111" w:rsidDel="00C74FFE" w:rsidRDefault="00EE2111">
      <w:pPr>
        <w:rPr>
          <w:moveFrom w:id="185" w:author="Hewes Angie" w:date="2020-02-14T08:11:00Z"/>
          <w:sz w:val="24"/>
          <w:szCs w:val="24"/>
        </w:rPr>
      </w:pPr>
      <w:moveFrom w:id="186" w:author="Hewes Angie" w:date="2020-02-14T08:11:00Z">
        <w:r w:rsidRPr="00EE2111" w:rsidDel="00C74FFE">
          <w:rPr>
            <w:sz w:val="24"/>
            <w:szCs w:val="24"/>
          </w:rPr>
          <w:t>Job 4</w:t>
        </w:r>
        <w:r w:rsidDel="00C74FFE">
          <w:rPr>
            <w:sz w:val="24"/>
            <w:szCs w:val="24"/>
          </w:rPr>
          <w:br w:type="page"/>
        </w:r>
      </w:moveFrom>
    </w:p>
    <w:p w14:paraId="2C6E0E5B" w14:textId="23D800B8" w:rsidR="00EE2111" w:rsidDel="00C74FFE" w:rsidRDefault="00EE2111" w:rsidP="00EE2111">
      <w:pPr>
        <w:rPr>
          <w:moveFrom w:id="187" w:author="Hewes Angie" w:date="2020-02-14T08:11:00Z"/>
          <w:sz w:val="24"/>
          <w:szCs w:val="24"/>
        </w:rPr>
      </w:pPr>
    </w:p>
    <w:p w14:paraId="1529832A" w14:textId="30A060EC" w:rsidR="00EE2111" w:rsidDel="00C74FFE" w:rsidRDefault="00EE2111" w:rsidP="00EE2111">
      <w:pPr>
        <w:rPr>
          <w:moveFrom w:id="188" w:author="Hewes Angie" w:date="2020-02-14T08:11:00Z"/>
          <w:sz w:val="24"/>
          <w:szCs w:val="24"/>
        </w:rPr>
      </w:pPr>
    </w:p>
    <w:p w14:paraId="7499AE62" w14:textId="13B2FB8E" w:rsidR="00EE2111" w:rsidDel="00C74FFE" w:rsidRDefault="00EE2111" w:rsidP="00EE2111">
      <w:pPr>
        <w:rPr>
          <w:moveFrom w:id="189" w:author="Hewes Angie" w:date="2020-02-14T08:11:00Z"/>
          <w:sz w:val="24"/>
          <w:szCs w:val="24"/>
        </w:rPr>
      </w:pPr>
    </w:p>
    <w:p w14:paraId="46C3D46C" w14:textId="54692471" w:rsidR="00EE2111" w:rsidDel="00C74FFE" w:rsidRDefault="00EE2111" w:rsidP="00EE2111">
      <w:pPr>
        <w:rPr>
          <w:moveFrom w:id="190" w:author="Hewes Angie" w:date="2020-02-14T08:11:00Z"/>
          <w:sz w:val="24"/>
          <w:szCs w:val="24"/>
        </w:rPr>
      </w:pPr>
    </w:p>
    <w:p w14:paraId="61B8FF96" w14:textId="60A7E32F" w:rsidR="0043293E" w:rsidDel="00C74FFE" w:rsidRDefault="0043293E" w:rsidP="00EE2111">
      <w:pPr>
        <w:rPr>
          <w:moveFrom w:id="191" w:author="Hewes Angie" w:date="2020-02-14T08:11:00Z"/>
          <w:sz w:val="24"/>
          <w:szCs w:val="24"/>
        </w:rPr>
      </w:pPr>
    </w:p>
    <w:p w14:paraId="1131FADB" w14:textId="23C35DA3" w:rsidR="0043293E" w:rsidRPr="0043293E" w:rsidDel="00C74FFE" w:rsidRDefault="0043293E" w:rsidP="00EE2111">
      <w:pPr>
        <w:rPr>
          <w:moveFrom w:id="192" w:author="Hewes Angie" w:date="2020-02-14T08:11:00Z"/>
          <w:sz w:val="16"/>
          <w:szCs w:val="16"/>
        </w:rPr>
      </w:pPr>
    </w:p>
    <w:p w14:paraId="45716379" w14:textId="32FCFD16" w:rsidR="00EE2111" w:rsidRPr="00EE2111" w:rsidDel="00C74FFE" w:rsidRDefault="00EE2111" w:rsidP="00EE2111">
      <w:pPr>
        <w:rPr>
          <w:moveFrom w:id="193" w:author="Hewes Angie" w:date="2020-02-14T08:11:00Z"/>
          <w:sz w:val="24"/>
          <w:szCs w:val="24"/>
        </w:rPr>
      </w:pPr>
      <w:moveFrom w:id="194" w:author="Hewes Angie" w:date="2020-02-14T08:11:00Z">
        <w:r w:rsidRPr="00EE2111" w:rsidDel="00C74FFE">
          <w:rPr>
            <w:sz w:val="24"/>
            <w:szCs w:val="24"/>
          </w:rPr>
          <w:t>Current Date</w:t>
        </w:r>
      </w:moveFrom>
    </w:p>
    <w:p w14:paraId="2A01F07A" w14:textId="2E860BD6" w:rsidR="00EE2111" w:rsidRPr="00EE2111" w:rsidDel="00C74FFE" w:rsidRDefault="00EE2111" w:rsidP="00EE2111">
      <w:pPr>
        <w:rPr>
          <w:moveFrom w:id="195" w:author="Hewes Angie" w:date="2020-02-14T08:11:00Z"/>
          <w:sz w:val="24"/>
          <w:szCs w:val="24"/>
        </w:rPr>
      </w:pPr>
    </w:p>
    <w:p w14:paraId="277331CB" w14:textId="6780D839" w:rsidR="00EE2111" w:rsidRPr="00EE2111" w:rsidDel="00C74FFE" w:rsidRDefault="00EE2111" w:rsidP="00EE2111">
      <w:pPr>
        <w:rPr>
          <w:moveFrom w:id="196" w:author="Hewes Angie" w:date="2020-02-14T08:11:00Z"/>
          <w:sz w:val="24"/>
          <w:szCs w:val="24"/>
        </w:rPr>
      </w:pPr>
    </w:p>
    <w:p w14:paraId="0949F870" w14:textId="54F3E77C" w:rsidR="00EE2111" w:rsidRPr="00EE2111" w:rsidDel="00C74FFE" w:rsidRDefault="00EE2111" w:rsidP="00EE2111">
      <w:pPr>
        <w:rPr>
          <w:moveFrom w:id="197" w:author="Hewes Angie" w:date="2020-02-14T08:11:00Z"/>
          <w:sz w:val="24"/>
          <w:szCs w:val="24"/>
        </w:rPr>
      </w:pPr>
    </w:p>
    <w:p w14:paraId="75CCA34C" w14:textId="3FBC76D5" w:rsidR="00EE2111" w:rsidRPr="00EE2111" w:rsidDel="00C74FFE" w:rsidRDefault="00EE2111" w:rsidP="00EE2111">
      <w:pPr>
        <w:rPr>
          <w:moveFrom w:id="198" w:author="Hewes Angie" w:date="2020-02-14T08:11:00Z"/>
          <w:sz w:val="24"/>
          <w:szCs w:val="24"/>
        </w:rPr>
      </w:pPr>
      <w:moveFrom w:id="199" w:author="Hewes Angie" w:date="2020-02-14T08:11:00Z">
        <w:r w:rsidRPr="00EE2111" w:rsidDel="00C74FFE">
          <w:rPr>
            <w:sz w:val="24"/>
            <w:szCs w:val="24"/>
          </w:rPr>
          <w:t>Mr. David Schaefer, President</w:t>
        </w:r>
      </w:moveFrom>
    </w:p>
    <w:p w14:paraId="46A186CE" w14:textId="586284DE" w:rsidR="00EE2111" w:rsidRPr="00EE2111" w:rsidDel="00C74FFE" w:rsidRDefault="00EE2111" w:rsidP="00EE2111">
      <w:pPr>
        <w:rPr>
          <w:moveFrom w:id="200" w:author="Hewes Angie" w:date="2020-02-14T08:11:00Z"/>
          <w:sz w:val="24"/>
          <w:szCs w:val="24"/>
        </w:rPr>
      </w:pPr>
      <w:moveFrom w:id="201" w:author="Hewes Angie" w:date="2020-02-14T08:11:00Z">
        <w:r w:rsidRPr="00EE2111" w:rsidDel="00C74FFE">
          <w:rPr>
            <w:sz w:val="24"/>
            <w:szCs w:val="24"/>
          </w:rPr>
          <w:t>Siobhan's Candy</w:t>
        </w:r>
      </w:moveFrom>
    </w:p>
    <w:p w14:paraId="3DBD71C4" w14:textId="7166E877" w:rsidR="00EE2111" w:rsidRPr="00EE2111" w:rsidDel="00C74FFE" w:rsidRDefault="00EE2111" w:rsidP="00EE2111">
      <w:pPr>
        <w:rPr>
          <w:moveFrom w:id="202" w:author="Hewes Angie" w:date="2020-02-14T08:11:00Z"/>
          <w:sz w:val="24"/>
          <w:szCs w:val="24"/>
        </w:rPr>
      </w:pPr>
      <w:moveFrom w:id="203" w:author="Hewes Angie" w:date="2020-02-14T08:11:00Z">
        <w:r w:rsidRPr="00EE2111" w:rsidDel="00C74FFE">
          <w:rPr>
            <w:sz w:val="24"/>
            <w:szCs w:val="24"/>
          </w:rPr>
          <w:t>808 Candy Lane</w:t>
        </w:r>
      </w:moveFrom>
    </w:p>
    <w:p w14:paraId="27C23962" w14:textId="2325A71B" w:rsidR="00EE2111" w:rsidRPr="00EE2111" w:rsidDel="00C74FFE" w:rsidRDefault="00EE2111" w:rsidP="00EE2111">
      <w:pPr>
        <w:rPr>
          <w:moveFrom w:id="204" w:author="Hewes Angie" w:date="2020-02-14T08:11:00Z"/>
          <w:sz w:val="24"/>
          <w:szCs w:val="24"/>
        </w:rPr>
      </w:pPr>
      <w:moveFrom w:id="205" w:author="Hewes Angie" w:date="2020-02-14T08:11:00Z">
        <w:r w:rsidRPr="00EE2111" w:rsidDel="00C74FFE">
          <w:rPr>
            <w:sz w:val="24"/>
            <w:szCs w:val="24"/>
          </w:rPr>
          <w:t>Hershey, PA 12345</w:t>
        </w:r>
      </w:moveFrom>
    </w:p>
    <w:p w14:paraId="61201B86" w14:textId="7688822F" w:rsidR="00EE2111" w:rsidRPr="00EE2111" w:rsidDel="00C74FFE" w:rsidRDefault="00EE2111" w:rsidP="00EE2111">
      <w:pPr>
        <w:rPr>
          <w:moveFrom w:id="206" w:author="Hewes Angie" w:date="2020-02-14T08:11:00Z"/>
          <w:sz w:val="24"/>
          <w:szCs w:val="24"/>
        </w:rPr>
      </w:pPr>
    </w:p>
    <w:p w14:paraId="27CCC2FE" w14:textId="5C2627A7" w:rsidR="00EE2111" w:rsidRPr="00EE2111" w:rsidDel="00C74FFE" w:rsidRDefault="00EE2111" w:rsidP="00EE2111">
      <w:pPr>
        <w:rPr>
          <w:moveFrom w:id="207" w:author="Hewes Angie" w:date="2020-02-14T08:11:00Z"/>
          <w:sz w:val="24"/>
          <w:szCs w:val="24"/>
        </w:rPr>
      </w:pPr>
      <w:moveFrom w:id="208" w:author="Hewes Angie" w:date="2020-02-14T08:11:00Z">
        <w:r w:rsidRPr="00EE2111" w:rsidDel="00C74FFE">
          <w:rPr>
            <w:sz w:val="24"/>
            <w:szCs w:val="24"/>
          </w:rPr>
          <w:t xml:space="preserve">Dear </w:t>
        </w:r>
        <w:r w:rsidR="00C16E0F" w:rsidDel="00C74FFE">
          <w:rPr>
            <w:sz w:val="24"/>
            <w:szCs w:val="24"/>
          </w:rPr>
          <w:t>Mr. Schaefer</w:t>
        </w:r>
      </w:moveFrom>
    </w:p>
    <w:p w14:paraId="75613F8B" w14:textId="3ECC1BC4" w:rsidR="00EE2111" w:rsidRPr="00EE2111" w:rsidDel="00C74FFE" w:rsidRDefault="00EE2111" w:rsidP="00EE2111">
      <w:pPr>
        <w:rPr>
          <w:moveFrom w:id="209" w:author="Hewes Angie" w:date="2020-02-14T08:11:00Z"/>
          <w:sz w:val="24"/>
          <w:szCs w:val="24"/>
        </w:rPr>
      </w:pPr>
    </w:p>
    <w:p w14:paraId="2ECFBD52" w14:textId="62365237" w:rsidR="00C16E0F" w:rsidRPr="00C16E0F" w:rsidDel="00C74FFE" w:rsidRDefault="00C16E0F" w:rsidP="00C16E0F">
      <w:pPr>
        <w:rPr>
          <w:moveFrom w:id="210" w:author="Hewes Angie" w:date="2020-02-14T08:11:00Z"/>
          <w:caps/>
          <w:sz w:val="24"/>
          <w:szCs w:val="24"/>
        </w:rPr>
      </w:pPr>
      <w:moveFrom w:id="211" w:author="Hewes Angie" w:date="2020-02-14T08:11:00Z">
        <w:r w:rsidRPr="00C16E0F" w:rsidDel="00C74FFE">
          <w:rPr>
            <w:caps/>
            <w:sz w:val="24"/>
            <w:szCs w:val="24"/>
          </w:rPr>
          <w:t>2020 Professional Business Associates Annual Conference</w:t>
        </w:r>
      </w:moveFrom>
    </w:p>
    <w:p w14:paraId="729EB626" w14:textId="58FD0123" w:rsidR="00EE2111" w:rsidRPr="00EE2111" w:rsidDel="00C74FFE" w:rsidRDefault="00EE2111" w:rsidP="00EE2111">
      <w:pPr>
        <w:rPr>
          <w:moveFrom w:id="212" w:author="Hewes Angie" w:date="2020-02-14T08:11:00Z"/>
          <w:sz w:val="24"/>
          <w:szCs w:val="24"/>
        </w:rPr>
      </w:pPr>
    </w:p>
    <w:p w14:paraId="4DBEB4F5" w14:textId="0BC0CB0F" w:rsidR="00EE2111" w:rsidRPr="00EE2111" w:rsidDel="00C74FFE" w:rsidRDefault="00EE2111" w:rsidP="00EE2111">
      <w:pPr>
        <w:rPr>
          <w:moveFrom w:id="213" w:author="Hewes Angie" w:date="2020-02-14T08:11:00Z"/>
          <w:sz w:val="24"/>
          <w:szCs w:val="24"/>
        </w:rPr>
      </w:pPr>
      <w:moveFrom w:id="214" w:author="Hewes Angie" w:date="2020-02-14T08:11:00Z">
        <w:r w:rsidRPr="00EE2111" w:rsidDel="00C74FFE">
          <w:rPr>
            <w:sz w:val="24"/>
            <w:szCs w:val="24"/>
          </w:rPr>
          <w:t xml:space="preserve">We are writing to you regarding an exciting opportunity to once again be a Gold Sponsor for the 2020 Professional Business Associates Annual Conference. </w:t>
        </w:r>
      </w:moveFrom>
    </w:p>
    <w:p w14:paraId="2830FD3D" w14:textId="7E3AA988" w:rsidR="00EE2111" w:rsidRPr="00EE2111" w:rsidDel="00C74FFE" w:rsidRDefault="00EE2111" w:rsidP="00EE2111">
      <w:pPr>
        <w:rPr>
          <w:moveFrom w:id="215" w:author="Hewes Angie" w:date="2020-02-14T08:11:00Z"/>
          <w:sz w:val="24"/>
          <w:szCs w:val="24"/>
        </w:rPr>
      </w:pPr>
    </w:p>
    <w:p w14:paraId="7A6FC5A7" w14:textId="307075B3" w:rsidR="00EE2111" w:rsidRPr="00EE2111" w:rsidDel="00C74FFE" w:rsidRDefault="00EE2111" w:rsidP="00EE2111">
      <w:pPr>
        <w:rPr>
          <w:moveFrom w:id="216" w:author="Hewes Angie" w:date="2020-02-14T08:11:00Z"/>
          <w:sz w:val="24"/>
          <w:szCs w:val="24"/>
        </w:rPr>
      </w:pPr>
      <w:moveFrom w:id="217" w:author="Hewes Angie" w:date="2020-02-14T08:11:00Z">
        <w:r w:rsidRPr="00EE2111" w:rsidDel="00C74FFE">
          <w:rPr>
            <w:sz w:val="24"/>
            <w:szCs w:val="24"/>
          </w:rPr>
          <w:t xml:space="preserve">We have appreciated your support in the past and </w:t>
        </w:r>
        <w:r w:rsidR="0043293E" w:rsidDel="00C74FFE">
          <w:rPr>
            <w:sz w:val="24"/>
            <w:szCs w:val="24"/>
          </w:rPr>
          <w:t>believe</w:t>
        </w:r>
        <w:r w:rsidRPr="00EE2111" w:rsidDel="00C74FFE">
          <w:rPr>
            <w:sz w:val="24"/>
            <w:szCs w:val="24"/>
          </w:rPr>
          <w:t xml:space="preserve"> it has been a very beneficial partnership for all parties. The conference this year is sure to once again impress all who attend. We are hosting the event at the beautiful Walt Disney World Swan and Dolphin Resort in Orlando, FL. I have enclosed a copy of your contract from last year for your review. We will be contacting you in the coming week to schedule a meeting time to discuss this further. </w:t>
        </w:r>
      </w:moveFrom>
    </w:p>
    <w:p w14:paraId="2CFE9639" w14:textId="65603129" w:rsidR="00EE2111" w:rsidRPr="00EE2111" w:rsidDel="00C74FFE" w:rsidRDefault="00EE2111" w:rsidP="00EE2111">
      <w:pPr>
        <w:rPr>
          <w:moveFrom w:id="218" w:author="Hewes Angie" w:date="2020-02-14T08:11:00Z"/>
          <w:sz w:val="24"/>
          <w:szCs w:val="24"/>
        </w:rPr>
      </w:pPr>
    </w:p>
    <w:p w14:paraId="3DD5DA9B" w14:textId="72F1A95D" w:rsidR="00EE2111" w:rsidRPr="00EE2111" w:rsidDel="00C74FFE" w:rsidRDefault="00EE2111" w:rsidP="00EE2111">
      <w:pPr>
        <w:rPr>
          <w:moveFrom w:id="219" w:author="Hewes Angie" w:date="2020-02-14T08:11:00Z"/>
          <w:sz w:val="24"/>
          <w:szCs w:val="24"/>
        </w:rPr>
      </w:pPr>
      <w:moveFrom w:id="220" w:author="Hewes Angie" w:date="2020-02-14T08:11:00Z">
        <w:r w:rsidRPr="00EE2111" w:rsidDel="00C74FFE">
          <w:rPr>
            <w:sz w:val="24"/>
            <w:szCs w:val="24"/>
          </w:rPr>
          <w:t xml:space="preserve">For any immediate questions, please contact Roger Meyer, Marketing Department Manager, at 614-555-1232. </w:t>
        </w:r>
      </w:moveFrom>
    </w:p>
    <w:p w14:paraId="5030343D" w14:textId="3BFB59DC" w:rsidR="00EE2111" w:rsidRPr="00EE2111" w:rsidDel="00C74FFE" w:rsidRDefault="00EE2111" w:rsidP="00EE2111">
      <w:pPr>
        <w:rPr>
          <w:moveFrom w:id="221" w:author="Hewes Angie" w:date="2020-02-14T08:11:00Z"/>
          <w:sz w:val="24"/>
          <w:szCs w:val="24"/>
        </w:rPr>
      </w:pPr>
    </w:p>
    <w:p w14:paraId="6450F062" w14:textId="558CF369" w:rsidR="00EE2111" w:rsidRPr="00EE2111" w:rsidDel="00C74FFE" w:rsidRDefault="00EE2111" w:rsidP="00EE2111">
      <w:pPr>
        <w:rPr>
          <w:moveFrom w:id="222" w:author="Hewes Angie" w:date="2020-02-14T08:11:00Z"/>
          <w:sz w:val="24"/>
          <w:szCs w:val="24"/>
        </w:rPr>
      </w:pPr>
      <w:moveFrom w:id="223" w:author="Hewes Angie" w:date="2020-02-14T08:11:00Z">
        <w:r w:rsidRPr="00EE2111" w:rsidDel="00C74FFE">
          <w:rPr>
            <w:sz w:val="24"/>
            <w:szCs w:val="24"/>
          </w:rPr>
          <w:t>Sincerely</w:t>
        </w:r>
      </w:moveFrom>
    </w:p>
    <w:p w14:paraId="1022D2D8" w14:textId="1B62E9B9" w:rsidR="00EE2111" w:rsidRPr="00EE2111" w:rsidDel="00C74FFE" w:rsidRDefault="00EE2111" w:rsidP="00EE2111">
      <w:pPr>
        <w:rPr>
          <w:moveFrom w:id="224" w:author="Hewes Angie" w:date="2020-02-14T08:11:00Z"/>
          <w:sz w:val="24"/>
          <w:szCs w:val="24"/>
        </w:rPr>
      </w:pPr>
    </w:p>
    <w:p w14:paraId="22FF69E2" w14:textId="3CAD2B3C" w:rsidR="00EE2111" w:rsidRPr="00EE2111" w:rsidDel="00C74FFE" w:rsidRDefault="00EE2111" w:rsidP="00EE2111">
      <w:pPr>
        <w:rPr>
          <w:moveFrom w:id="225" w:author="Hewes Angie" w:date="2020-02-14T08:11:00Z"/>
          <w:sz w:val="24"/>
          <w:szCs w:val="24"/>
        </w:rPr>
      </w:pPr>
    </w:p>
    <w:p w14:paraId="3B8DCC88" w14:textId="5A606C25" w:rsidR="00EE2111" w:rsidRPr="00EE2111" w:rsidDel="00C74FFE" w:rsidRDefault="00EE2111" w:rsidP="00EE2111">
      <w:pPr>
        <w:rPr>
          <w:moveFrom w:id="226" w:author="Hewes Angie" w:date="2020-02-14T08:11:00Z"/>
          <w:sz w:val="24"/>
          <w:szCs w:val="24"/>
        </w:rPr>
      </w:pPr>
    </w:p>
    <w:p w14:paraId="49EC578B" w14:textId="67432129" w:rsidR="00EE2111" w:rsidRPr="00EE2111" w:rsidDel="00C74FFE" w:rsidRDefault="00EE2111" w:rsidP="00EE2111">
      <w:pPr>
        <w:rPr>
          <w:moveFrom w:id="227" w:author="Hewes Angie" w:date="2020-02-14T08:11:00Z"/>
          <w:sz w:val="24"/>
          <w:szCs w:val="24"/>
        </w:rPr>
      </w:pPr>
      <w:moveFrom w:id="228" w:author="Hewes Angie" w:date="2020-02-14T08:11:00Z">
        <w:r w:rsidRPr="00EE2111" w:rsidDel="00C74FFE">
          <w:rPr>
            <w:sz w:val="24"/>
            <w:szCs w:val="24"/>
          </w:rPr>
          <w:t>Nancy Wells</w:t>
        </w:r>
      </w:moveFrom>
    </w:p>
    <w:p w14:paraId="0AE75D0B" w14:textId="06BAF71E" w:rsidR="00EE2111" w:rsidRPr="00EE2111" w:rsidDel="00C74FFE" w:rsidRDefault="00EE2111" w:rsidP="00EE2111">
      <w:pPr>
        <w:rPr>
          <w:moveFrom w:id="229" w:author="Hewes Angie" w:date="2020-02-14T08:11:00Z"/>
          <w:sz w:val="24"/>
          <w:szCs w:val="24"/>
        </w:rPr>
      </w:pPr>
      <w:moveFrom w:id="230" w:author="Hewes Angie" w:date="2020-02-14T08:11:00Z">
        <w:r w:rsidRPr="00EE2111" w:rsidDel="00C74FFE">
          <w:rPr>
            <w:sz w:val="24"/>
            <w:szCs w:val="24"/>
          </w:rPr>
          <w:t>Chief Executive Officer</w:t>
        </w:r>
      </w:moveFrom>
    </w:p>
    <w:p w14:paraId="68E937E6" w14:textId="4DA6E701" w:rsidR="00EE2111" w:rsidRPr="00EE2111" w:rsidDel="00C74FFE" w:rsidRDefault="00EE2111" w:rsidP="00EE2111">
      <w:pPr>
        <w:rPr>
          <w:moveFrom w:id="231" w:author="Hewes Angie" w:date="2020-02-14T08:11:00Z"/>
          <w:sz w:val="24"/>
          <w:szCs w:val="24"/>
        </w:rPr>
      </w:pPr>
    </w:p>
    <w:p w14:paraId="561268A4" w14:textId="6863A48A" w:rsidR="00EE2111" w:rsidRPr="00EE2111" w:rsidDel="00C74FFE" w:rsidRDefault="00C478EB" w:rsidP="00EE2111">
      <w:pPr>
        <w:rPr>
          <w:moveFrom w:id="232" w:author="Hewes Angie" w:date="2020-02-14T08:11:00Z"/>
          <w:sz w:val="24"/>
          <w:szCs w:val="24"/>
        </w:rPr>
      </w:pPr>
      <w:moveFrom w:id="233" w:author="Hewes Angie" w:date="2020-02-14T08:11:00Z">
        <w:r w:rsidDel="00C74FFE">
          <w:rPr>
            <w:sz w:val="24"/>
            <w:szCs w:val="24"/>
          </w:rPr>
          <w:t>Contestant #</w:t>
        </w:r>
      </w:moveFrom>
    </w:p>
    <w:p w14:paraId="1B453F9C" w14:textId="51AC3D3D" w:rsidR="00EE2111" w:rsidRPr="00EE2111" w:rsidDel="00C74FFE" w:rsidRDefault="00EE2111" w:rsidP="00EE2111">
      <w:pPr>
        <w:rPr>
          <w:moveFrom w:id="234" w:author="Hewes Angie" w:date="2020-02-14T08:11:00Z"/>
          <w:sz w:val="24"/>
          <w:szCs w:val="24"/>
        </w:rPr>
      </w:pPr>
    </w:p>
    <w:p w14:paraId="4AA609F4" w14:textId="0483FFD6" w:rsidR="00EE2111" w:rsidRPr="00EE2111" w:rsidDel="00C74FFE" w:rsidRDefault="00EE2111" w:rsidP="00EE2111">
      <w:pPr>
        <w:rPr>
          <w:moveFrom w:id="235" w:author="Hewes Angie" w:date="2020-02-14T08:11:00Z"/>
          <w:sz w:val="24"/>
          <w:szCs w:val="24"/>
        </w:rPr>
      </w:pPr>
      <w:moveFrom w:id="236" w:author="Hewes Angie" w:date="2020-02-14T08:11:00Z">
        <w:r w:rsidRPr="00EE2111" w:rsidDel="00C74FFE">
          <w:rPr>
            <w:sz w:val="24"/>
            <w:szCs w:val="24"/>
          </w:rPr>
          <w:t>Enclosures</w:t>
        </w:r>
      </w:moveFrom>
    </w:p>
    <w:p w14:paraId="5ED8BE04" w14:textId="56FA697E" w:rsidR="00EE2111" w:rsidRPr="00EE2111" w:rsidDel="00C74FFE" w:rsidRDefault="00EE2111" w:rsidP="00EE2111">
      <w:pPr>
        <w:rPr>
          <w:moveFrom w:id="237" w:author="Hewes Angie" w:date="2020-02-14T08:11:00Z"/>
          <w:sz w:val="24"/>
          <w:szCs w:val="24"/>
        </w:rPr>
      </w:pPr>
    </w:p>
    <w:p w14:paraId="3BFE7A44" w14:textId="2BD6C0FC" w:rsidR="00EE2111" w:rsidRPr="00EE2111" w:rsidDel="00C74FFE" w:rsidRDefault="00EE2111" w:rsidP="00EE2111">
      <w:pPr>
        <w:rPr>
          <w:moveFrom w:id="238" w:author="Hewes Angie" w:date="2020-02-14T08:11:00Z"/>
          <w:sz w:val="24"/>
          <w:szCs w:val="24"/>
        </w:rPr>
      </w:pPr>
      <w:moveFrom w:id="239" w:author="Hewes Angie" w:date="2020-02-14T08:11:00Z">
        <w:r w:rsidRPr="00EE2111" w:rsidDel="00C74FFE">
          <w:rPr>
            <w:sz w:val="24"/>
            <w:szCs w:val="24"/>
          </w:rPr>
          <w:t>c  Roger Meyer</w:t>
        </w:r>
      </w:moveFrom>
    </w:p>
    <w:p w14:paraId="2CA5623D" w14:textId="68B65824" w:rsidR="00EE2111" w:rsidRPr="00EE2111" w:rsidDel="00C74FFE" w:rsidRDefault="00EE2111" w:rsidP="00EE2111">
      <w:pPr>
        <w:rPr>
          <w:moveFrom w:id="240" w:author="Hewes Angie" w:date="2020-02-14T08:11:00Z"/>
          <w:sz w:val="24"/>
          <w:szCs w:val="24"/>
        </w:rPr>
      </w:pPr>
    </w:p>
    <w:p w14:paraId="5FB68856" w14:textId="366039B1" w:rsidR="00EE2111" w:rsidDel="00C74FFE" w:rsidRDefault="00EE2111" w:rsidP="00EE2111">
      <w:pPr>
        <w:rPr>
          <w:moveFrom w:id="241" w:author="Hewes Angie" w:date="2020-02-14T08:11:00Z"/>
          <w:sz w:val="24"/>
          <w:szCs w:val="24"/>
        </w:rPr>
      </w:pPr>
    </w:p>
    <w:p w14:paraId="789944B3" w14:textId="24920243" w:rsidR="009D0566" w:rsidRPr="00EE2111" w:rsidDel="00C74FFE" w:rsidRDefault="009D0566" w:rsidP="00EE2111">
      <w:pPr>
        <w:rPr>
          <w:moveFrom w:id="242" w:author="Hewes Angie" w:date="2020-02-14T08:11:00Z"/>
          <w:sz w:val="24"/>
          <w:szCs w:val="24"/>
        </w:rPr>
      </w:pPr>
    </w:p>
    <w:p w14:paraId="2AED71BA" w14:textId="0B18D236" w:rsidR="00EE2111" w:rsidRPr="00EE2111" w:rsidDel="00C74FFE" w:rsidRDefault="00EE2111" w:rsidP="00EE2111">
      <w:pPr>
        <w:rPr>
          <w:moveFrom w:id="243" w:author="Hewes Angie" w:date="2020-02-14T08:11:00Z"/>
          <w:sz w:val="24"/>
          <w:szCs w:val="24"/>
        </w:rPr>
      </w:pPr>
      <w:moveFrom w:id="244" w:author="Hewes Angie" w:date="2020-02-14T08:11:00Z">
        <w:r w:rsidRPr="00EE2111" w:rsidDel="00C74FFE">
          <w:rPr>
            <w:sz w:val="24"/>
            <w:szCs w:val="24"/>
          </w:rPr>
          <w:t xml:space="preserve">Contestant </w:t>
        </w:r>
        <w:r w:rsidR="00C478EB" w:rsidDel="00C74FFE">
          <w:rPr>
            <w:sz w:val="24"/>
            <w:szCs w:val="24"/>
          </w:rPr>
          <w:t>#</w:t>
        </w:r>
      </w:moveFrom>
    </w:p>
    <w:p w14:paraId="7230B938" w14:textId="1FFD62FB" w:rsidR="00484950" w:rsidDel="00C74FFE" w:rsidRDefault="00EE2111">
      <w:pPr>
        <w:rPr>
          <w:del w:id="245" w:author="Hewes Angie" w:date="2020-02-14T08:12:00Z"/>
          <w:sz w:val="24"/>
          <w:szCs w:val="24"/>
        </w:rPr>
      </w:pPr>
      <w:moveFrom w:id="246" w:author="Hewes Angie" w:date="2020-02-14T08:11:00Z">
        <w:r w:rsidRPr="00EE2111" w:rsidDel="00C74FFE">
          <w:rPr>
            <w:sz w:val="24"/>
            <w:szCs w:val="24"/>
          </w:rPr>
          <w:t>Job 4</w:t>
        </w:r>
      </w:moveFrom>
      <w:moveFromRangeEnd w:id="13"/>
      <w:del w:id="247" w:author="Hewes Angie" w:date="2020-02-14T08:12:00Z">
        <w:r w:rsidR="00484950" w:rsidDel="00C74FFE">
          <w:rPr>
            <w:sz w:val="24"/>
            <w:szCs w:val="24"/>
          </w:rPr>
          <w:br w:type="page"/>
        </w:r>
      </w:del>
    </w:p>
    <w:p w14:paraId="7422B150" w14:textId="47A10B7D" w:rsidR="00484950" w:rsidDel="00C74FFE" w:rsidRDefault="00A94428" w:rsidP="00EE2111">
      <w:pPr>
        <w:rPr>
          <w:del w:id="248" w:author="Hewes Angie" w:date="2020-02-14T08:12:00Z"/>
          <w:sz w:val="24"/>
          <w:szCs w:val="24"/>
        </w:rPr>
      </w:pPr>
      <w:r>
        <w:rPr>
          <w:noProof/>
          <w:sz w:val="24"/>
          <w:szCs w:val="24"/>
        </w:rPr>
        <mc:AlternateContent>
          <mc:Choice Requires="wps">
            <w:drawing>
              <wp:anchor distT="0" distB="0" distL="114300" distR="114300" simplePos="0" relativeHeight="251672064" behindDoc="0" locked="0" layoutInCell="1" allowOverlap="1" wp14:anchorId="2717FD41" wp14:editId="6B652EF0">
                <wp:simplePos x="0" y="0"/>
                <wp:positionH relativeFrom="column">
                  <wp:posOffset>3187065</wp:posOffset>
                </wp:positionH>
                <wp:positionV relativeFrom="paragraph">
                  <wp:posOffset>17779</wp:posOffset>
                </wp:positionV>
                <wp:extent cx="2987749" cy="1000125"/>
                <wp:effectExtent l="0" t="0" r="22225" b="28575"/>
                <wp:wrapNone/>
                <wp:docPr id="7" name="Text Box 7"/>
                <wp:cNvGraphicFramePr/>
                <a:graphic xmlns:a="http://schemas.openxmlformats.org/drawingml/2006/main">
                  <a:graphicData uri="http://schemas.microsoft.com/office/word/2010/wordprocessingShape">
                    <wps:wsp>
                      <wps:cNvSpPr txBox="1"/>
                      <wps:spPr>
                        <a:xfrm>
                          <a:off x="0" y="0"/>
                          <a:ext cx="2987749" cy="1000125"/>
                        </a:xfrm>
                        <a:prstGeom prst="rect">
                          <a:avLst/>
                        </a:prstGeom>
                        <a:solidFill>
                          <a:schemeClr val="lt1"/>
                        </a:solidFill>
                        <a:ln w="6350">
                          <a:solidFill>
                            <a:prstClr val="black"/>
                          </a:solidFill>
                        </a:ln>
                      </wps:spPr>
                      <wps:txbx>
                        <w:txbxContent>
                          <w:p w14:paraId="42FFB13E" w14:textId="77777777" w:rsidR="00A94428" w:rsidRPr="00C478EB" w:rsidRDefault="00A94428">
                            <w:pPr>
                              <w:rPr>
                                <w:b/>
                                <w:bCs/>
                                <w:sz w:val="22"/>
                                <w:szCs w:val="22"/>
                              </w:rPr>
                            </w:pPr>
                            <w:r w:rsidRPr="00C478EB">
                              <w:rPr>
                                <w:b/>
                                <w:bCs/>
                                <w:sz w:val="22"/>
                                <w:szCs w:val="22"/>
                              </w:rPr>
                              <w:t xml:space="preserve">Letter with Merge Fields </w:t>
                            </w:r>
                          </w:p>
                          <w:p w14:paraId="663F67B2" w14:textId="77777777" w:rsidR="00A94428" w:rsidRDefault="00A94428"/>
                          <w:p w14:paraId="2979FF24" w14:textId="68FEF159" w:rsidR="00A94428" w:rsidRDefault="00A94428">
                            <w:r>
                              <w:t xml:space="preserve">Should look similar to this – the field names could vary slightly – depending on how they choose.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17FD41" id="Text Box 7" o:spid="_x0000_s1032" type="#_x0000_t202" style="position:absolute;margin-left:250.95pt;margin-top:1.4pt;width:235.25pt;height:78.75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" fillcolor="white [3201]" strokeweight=".5pt">
                <v:textbox>
                  <w:txbxContent>
                    <w:p w14:paraId="42FFB13E" w14:textId="77777777" w:rsidR="00A94428" w:rsidRPr="00C478EB" w:rsidRDefault="00A94428">
                      <w:pPr>
                        <w:rPr>
                          <w:b/>
                          <w:bCs/>
                          <w:sz w:val="22"/>
                          <w:szCs w:val="22"/>
                        </w:rPr>
                      </w:pPr>
                      <w:r w:rsidRPr="00C478EB">
                        <w:rPr>
                          <w:b/>
                          <w:bCs/>
                          <w:sz w:val="22"/>
                          <w:szCs w:val="22"/>
                        </w:rPr>
                        <w:t xml:space="preserve">Letter with Merge Fields </w:t>
                      </w:r>
                    </w:p>
                    <w:p w14:paraId="663F67B2" w14:textId="77777777" w:rsidR="00A94428" w:rsidRDefault="00A94428"/>
                    <w:p w14:paraId="2979FF24" w14:textId="68FEF159" w:rsidR="00A94428" w:rsidRDefault="00A94428">
                      <w:r>
                        <w:t xml:space="preserve">Should look similar to this – the field names could vary slightly – depending on how they choose. </w:t>
                      </w:r>
                    </w:p>
                  </w:txbxContent>
                </v:textbox>
              </v:shape>
            </w:pict>
          </mc:Fallback>
        </mc:AlternateContent>
      </w:r>
    </w:p>
    <w:p w14:paraId="71F949F6" w14:textId="08429454" w:rsidR="00484950" w:rsidDel="00C74FFE" w:rsidRDefault="00484950" w:rsidP="00EE2111">
      <w:pPr>
        <w:rPr>
          <w:del w:id="249" w:author="Hewes Angie" w:date="2020-02-14T08:12:00Z"/>
          <w:sz w:val="24"/>
          <w:szCs w:val="24"/>
        </w:rPr>
      </w:pPr>
    </w:p>
    <w:p w14:paraId="039764F9" w14:textId="7D410CCA" w:rsidR="00484950" w:rsidDel="00C74FFE" w:rsidRDefault="00484950" w:rsidP="00EE2111">
      <w:pPr>
        <w:rPr>
          <w:del w:id="250" w:author="Hewes Angie" w:date="2020-02-14T08:12:00Z"/>
          <w:sz w:val="24"/>
          <w:szCs w:val="24"/>
        </w:rPr>
      </w:pPr>
    </w:p>
    <w:p w14:paraId="620948A5" w14:textId="77777777" w:rsidR="00484950" w:rsidRDefault="00484950" w:rsidP="00EE2111">
      <w:pPr>
        <w:rPr>
          <w:sz w:val="24"/>
          <w:szCs w:val="24"/>
        </w:rPr>
      </w:pPr>
    </w:p>
    <w:p w14:paraId="1934D7E2" w14:textId="77777777" w:rsidR="00484950" w:rsidRDefault="00484950" w:rsidP="00EE2111">
      <w:pPr>
        <w:rPr>
          <w:sz w:val="24"/>
          <w:szCs w:val="24"/>
        </w:rPr>
      </w:pPr>
    </w:p>
    <w:p w14:paraId="1B4AA8D5" w14:textId="27AFD6A9" w:rsidR="00484950" w:rsidRPr="00484950" w:rsidRDefault="00484950" w:rsidP="00EE2111">
      <w:pPr>
        <w:rPr>
          <w:sz w:val="16"/>
          <w:szCs w:val="16"/>
        </w:rPr>
      </w:pPr>
    </w:p>
    <w:p w14:paraId="1A3BC1E8" w14:textId="3E4AA1DA" w:rsidR="00484950" w:rsidRPr="00EE2111" w:rsidRDefault="00484950" w:rsidP="00484950">
      <w:pPr>
        <w:rPr>
          <w:sz w:val="24"/>
          <w:szCs w:val="24"/>
        </w:rPr>
      </w:pPr>
      <w:r w:rsidRPr="00EE2111">
        <w:rPr>
          <w:sz w:val="24"/>
          <w:szCs w:val="24"/>
        </w:rPr>
        <w:t>Current Date</w:t>
      </w:r>
    </w:p>
    <w:p w14:paraId="018AA28C" w14:textId="503006E7" w:rsidR="00484950" w:rsidRPr="00EE2111" w:rsidRDefault="00C74FFE" w:rsidP="00484950">
      <w:pPr>
        <w:rPr>
          <w:sz w:val="24"/>
          <w:szCs w:val="24"/>
        </w:rPr>
      </w:pPr>
      <w:r>
        <w:rPr>
          <w:noProof/>
          <w:sz w:val="24"/>
          <w:szCs w:val="24"/>
        </w:rPr>
        <mc:AlternateContent>
          <mc:Choice Requires="wps">
            <w:drawing>
              <wp:anchor distT="0" distB="0" distL="114300" distR="114300" simplePos="0" relativeHeight="251674112" behindDoc="0" locked="0" layoutInCell="1" allowOverlap="1" wp14:anchorId="7630C142" wp14:editId="73073EC6">
                <wp:simplePos x="0" y="0"/>
                <wp:positionH relativeFrom="column">
                  <wp:posOffset>1891665</wp:posOffset>
                </wp:positionH>
                <wp:positionV relativeFrom="paragraph">
                  <wp:posOffset>148590</wp:posOffset>
                </wp:positionV>
                <wp:extent cx="3171825" cy="1333500"/>
                <wp:effectExtent l="38100" t="0" r="28575" b="57150"/>
                <wp:wrapNone/>
                <wp:docPr id="9" name="Straight Arrow Connector 9"/>
                <wp:cNvGraphicFramePr/>
                <a:graphic xmlns:a="http://schemas.openxmlformats.org/drawingml/2006/main">
                  <a:graphicData uri="http://schemas.microsoft.com/office/word/2010/wordprocessingShape">
                    <wps:wsp>
                      <wps:cNvCnPr/>
                      <wps:spPr>
                        <a:xfrm flipH="1">
                          <a:off x="0" y="0"/>
                          <a:ext cx="3171825"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3713AB" id="_x0000_t32" coordsize="21600,21600" o:spt="32" o:oned="t" path="m,l21600,21600e" filled="f">
                <v:path arrowok="t" fillok="f" o:connecttype="none"/>
                <o:lock v:ext="edit" shapetype="t"/>
              </v:shapetype>
              <v:shape id="Straight Arrow Connector 9" o:spid="_x0000_s1026" type="#_x0000_t32" style="position:absolute;margin-left:148.95pt;margin-top:11.7pt;width:249.75pt;height:105pt;flip:x;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" strokecolor="#5b9bd5 [3204]" strokeweight=".5pt">
                <v:stroke endarrow="block" joinstyle="miter"/>
              </v:shape>
            </w:pict>
          </mc:Fallback>
        </mc:AlternateContent>
      </w:r>
      <w:r>
        <w:rPr>
          <w:noProof/>
          <w:sz w:val="24"/>
          <w:szCs w:val="24"/>
        </w:rPr>
        <mc:AlternateContent>
          <mc:Choice Requires="wps">
            <w:drawing>
              <wp:anchor distT="0" distB="0" distL="114300" distR="114300" simplePos="0" relativeHeight="251673088" behindDoc="0" locked="0" layoutInCell="1" allowOverlap="1" wp14:anchorId="22ECC8DB" wp14:editId="7DAAAE84">
                <wp:simplePos x="0" y="0"/>
                <wp:positionH relativeFrom="column">
                  <wp:posOffset>3148964</wp:posOffset>
                </wp:positionH>
                <wp:positionV relativeFrom="paragraph">
                  <wp:posOffset>148590</wp:posOffset>
                </wp:positionV>
                <wp:extent cx="1095375" cy="429260"/>
                <wp:effectExtent l="38100" t="0" r="28575" b="66040"/>
                <wp:wrapNone/>
                <wp:docPr id="8" name="Straight Arrow Connector 8"/>
                <wp:cNvGraphicFramePr/>
                <a:graphic xmlns:a="http://schemas.openxmlformats.org/drawingml/2006/main">
                  <a:graphicData uri="http://schemas.microsoft.com/office/word/2010/wordprocessingShape">
                    <wps:wsp>
                      <wps:cNvCnPr/>
                      <wps:spPr>
                        <a:xfrm flipH="1">
                          <a:off x="0" y="0"/>
                          <a:ext cx="1095375" cy="429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23C0DE" id="Straight Arrow Connector 8" o:spid="_x0000_s1026" type="#_x0000_t32" style="position:absolute;margin-left:247.95pt;margin-top:11.7pt;width:86.25pt;height:33.8pt;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" strokecolor="#5b9bd5 [3204]" strokeweight=".5pt">
                <v:stroke endarrow="block" joinstyle="miter"/>
              </v:shape>
            </w:pict>
          </mc:Fallback>
        </mc:AlternateContent>
      </w:r>
    </w:p>
    <w:p w14:paraId="3E8A905A" w14:textId="77777777" w:rsidR="00484950" w:rsidRPr="00EE2111" w:rsidRDefault="00484950" w:rsidP="00484950">
      <w:pPr>
        <w:rPr>
          <w:sz w:val="24"/>
          <w:szCs w:val="24"/>
        </w:rPr>
      </w:pPr>
    </w:p>
    <w:p w14:paraId="64D0AF13" w14:textId="77777777" w:rsidR="00484950" w:rsidRPr="00EE2111" w:rsidRDefault="00484950" w:rsidP="00484950">
      <w:pPr>
        <w:rPr>
          <w:sz w:val="24"/>
          <w:szCs w:val="24"/>
        </w:rPr>
      </w:pPr>
    </w:p>
    <w:p w14:paraId="34D9642A" w14:textId="77777777" w:rsidR="00484950" w:rsidRDefault="00484950" w:rsidP="00484950">
      <w:pPr>
        <w:rPr>
          <w:sz w:val="24"/>
          <w:szCs w:val="24"/>
        </w:rPr>
      </w:pPr>
      <w:r>
        <w:rPr>
          <w:sz w:val="24"/>
          <w:szCs w:val="24"/>
        </w:rPr>
        <w:fldChar w:fldCharType="begin"/>
      </w:r>
      <w:r>
        <w:rPr>
          <w:sz w:val="24"/>
          <w:szCs w:val="24"/>
        </w:rPr>
        <w:instrText xml:space="preserve"> MERGEFIELD Title </w:instrText>
      </w:r>
      <w:r>
        <w:rPr>
          <w:sz w:val="24"/>
          <w:szCs w:val="24"/>
        </w:rPr>
        <w:fldChar w:fldCharType="separate"/>
      </w:r>
      <w:r>
        <w:rPr>
          <w:noProof/>
          <w:sz w:val="24"/>
          <w:szCs w:val="24"/>
        </w:rPr>
        <w:t>«Title»</w:t>
      </w:r>
      <w:r>
        <w:rPr>
          <w:sz w:val="24"/>
          <w:szCs w:val="24"/>
        </w:rPr>
        <w:fldChar w:fldCharType="end"/>
      </w:r>
      <w:r>
        <w:rPr>
          <w:sz w:val="24"/>
          <w:szCs w:val="24"/>
        </w:rPr>
        <w:t xml:space="preserve"> </w:t>
      </w:r>
      <w:r>
        <w:rPr>
          <w:sz w:val="24"/>
          <w:szCs w:val="24"/>
        </w:rPr>
        <w:fldChar w:fldCharType="begin"/>
      </w:r>
      <w:r>
        <w:rPr>
          <w:sz w:val="24"/>
          <w:szCs w:val="24"/>
        </w:rPr>
        <w:instrText xml:space="preserve"> MERGEFIELD First_Name </w:instrText>
      </w:r>
      <w:r>
        <w:rPr>
          <w:sz w:val="24"/>
          <w:szCs w:val="24"/>
        </w:rPr>
        <w:fldChar w:fldCharType="separate"/>
      </w:r>
      <w:r>
        <w:rPr>
          <w:noProof/>
          <w:sz w:val="24"/>
          <w:szCs w:val="24"/>
        </w:rPr>
        <w:t>«First_Name»</w:t>
      </w:r>
      <w:r>
        <w:rPr>
          <w:sz w:val="24"/>
          <w:szCs w:val="24"/>
        </w:rPr>
        <w:fldChar w:fldCharType="end"/>
      </w:r>
      <w:r>
        <w:rPr>
          <w:sz w:val="24"/>
          <w:szCs w:val="24"/>
        </w:rPr>
        <w:t xml:space="preserve"> </w:t>
      </w:r>
      <w:r>
        <w:rPr>
          <w:sz w:val="24"/>
          <w:szCs w:val="24"/>
        </w:rPr>
        <w:fldChar w:fldCharType="begin"/>
      </w:r>
      <w:r>
        <w:rPr>
          <w:sz w:val="24"/>
          <w:szCs w:val="24"/>
        </w:rPr>
        <w:instrText xml:space="preserve"> MERGEFIELD Last_Name </w:instrText>
      </w:r>
      <w:r>
        <w:rPr>
          <w:sz w:val="24"/>
          <w:szCs w:val="24"/>
        </w:rPr>
        <w:fldChar w:fldCharType="separate"/>
      </w:r>
      <w:r>
        <w:rPr>
          <w:noProof/>
          <w:sz w:val="24"/>
          <w:szCs w:val="24"/>
        </w:rPr>
        <w:t>«Last_Name»</w:t>
      </w:r>
      <w:r>
        <w:rPr>
          <w:sz w:val="24"/>
          <w:szCs w:val="24"/>
        </w:rPr>
        <w:fldChar w:fldCharType="end"/>
      </w:r>
      <w:r>
        <w:rPr>
          <w:sz w:val="24"/>
          <w:szCs w:val="24"/>
        </w:rPr>
        <w:t xml:space="preserve">, </w:t>
      </w:r>
      <w:r>
        <w:rPr>
          <w:sz w:val="24"/>
          <w:szCs w:val="24"/>
        </w:rPr>
        <w:fldChar w:fldCharType="begin"/>
      </w:r>
      <w:r>
        <w:rPr>
          <w:sz w:val="24"/>
          <w:szCs w:val="24"/>
        </w:rPr>
        <w:instrText xml:space="preserve"> MERGEFIELD Position </w:instrText>
      </w:r>
      <w:r>
        <w:rPr>
          <w:sz w:val="24"/>
          <w:szCs w:val="24"/>
        </w:rPr>
        <w:fldChar w:fldCharType="separate"/>
      </w:r>
      <w:r>
        <w:rPr>
          <w:noProof/>
          <w:sz w:val="24"/>
          <w:szCs w:val="24"/>
        </w:rPr>
        <w:t>«Position»</w:t>
      </w:r>
      <w:r>
        <w:rPr>
          <w:sz w:val="24"/>
          <w:szCs w:val="24"/>
        </w:rPr>
        <w:fldChar w:fldCharType="end"/>
      </w:r>
    </w:p>
    <w:p w14:paraId="12E46731" w14:textId="77777777" w:rsidR="00484950" w:rsidRDefault="00484950" w:rsidP="00484950">
      <w:pPr>
        <w:rPr>
          <w:sz w:val="24"/>
          <w:szCs w:val="24"/>
        </w:rPr>
      </w:pPr>
      <w:r>
        <w:rPr>
          <w:sz w:val="24"/>
          <w:szCs w:val="24"/>
        </w:rPr>
        <w:fldChar w:fldCharType="begin"/>
      </w:r>
      <w:r>
        <w:rPr>
          <w:sz w:val="24"/>
          <w:szCs w:val="24"/>
        </w:rPr>
        <w:instrText xml:space="preserve"> MERGEFIELD Company_Name </w:instrText>
      </w:r>
      <w:r>
        <w:rPr>
          <w:sz w:val="24"/>
          <w:szCs w:val="24"/>
        </w:rPr>
        <w:fldChar w:fldCharType="separate"/>
      </w:r>
      <w:r>
        <w:rPr>
          <w:noProof/>
          <w:sz w:val="24"/>
          <w:szCs w:val="24"/>
        </w:rPr>
        <w:t>«Company_Name»</w:t>
      </w:r>
      <w:r>
        <w:rPr>
          <w:sz w:val="24"/>
          <w:szCs w:val="24"/>
        </w:rPr>
        <w:fldChar w:fldCharType="end"/>
      </w:r>
    </w:p>
    <w:p w14:paraId="5F5784A9" w14:textId="77777777" w:rsidR="00484950" w:rsidRDefault="00484950" w:rsidP="00484950">
      <w:pPr>
        <w:rPr>
          <w:sz w:val="24"/>
          <w:szCs w:val="24"/>
        </w:rPr>
      </w:pPr>
      <w:r>
        <w:rPr>
          <w:sz w:val="24"/>
          <w:szCs w:val="24"/>
        </w:rPr>
        <w:fldChar w:fldCharType="begin"/>
      </w:r>
      <w:r>
        <w:rPr>
          <w:sz w:val="24"/>
          <w:szCs w:val="24"/>
        </w:rPr>
        <w:instrText xml:space="preserve"> MERGEFIELD Address_Line_1 </w:instrText>
      </w:r>
      <w:r>
        <w:rPr>
          <w:sz w:val="24"/>
          <w:szCs w:val="24"/>
        </w:rPr>
        <w:fldChar w:fldCharType="separate"/>
      </w:r>
      <w:r>
        <w:rPr>
          <w:noProof/>
          <w:sz w:val="24"/>
          <w:szCs w:val="24"/>
        </w:rPr>
        <w:t>«Address_Line_1»</w:t>
      </w:r>
      <w:r>
        <w:rPr>
          <w:sz w:val="24"/>
          <w:szCs w:val="24"/>
        </w:rPr>
        <w:fldChar w:fldCharType="end"/>
      </w:r>
    </w:p>
    <w:p w14:paraId="3B893AA3" w14:textId="77777777" w:rsidR="00484950" w:rsidRDefault="00484950" w:rsidP="00484950">
      <w:pPr>
        <w:rPr>
          <w:sz w:val="24"/>
          <w:szCs w:val="24"/>
        </w:rPr>
      </w:pP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t>«City»</w:t>
      </w:r>
      <w:r>
        <w:rPr>
          <w:sz w:val="24"/>
          <w:szCs w:val="24"/>
        </w:rPr>
        <w:fldChar w:fldCharType="end"/>
      </w:r>
      <w:r w:rsidRPr="00EE2111">
        <w:rPr>
          <w:sz w:val="24"/>
          <w:szCs w:val="24"/>
        </w:rPr>
        <w:t>,</w:t>
      </w:r>
      <w:r>
        <w:rPr>
          <w:sz w:val="24"/>
          <w:szCs w:val="24"/>
        </w:rPr>
        <w:t xml:space="preserve"> </w: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t>«State»</w:t>
      </w:r>
      <w:r>
        <w:rPr>
          <w:sz w:val="24"/>
          <w:szCs w:val="24"/>
        </w:rPr>
        <w:fldChar w:fldCharType="end"/>
      </w:r>
      <w:r w:rsidRPr="00EE2111">
        <w:rPr>
          <w:sz w:val="24"/>
          <w:szCs w:val="24"/>
        </w:rPr>
        <w:t xml:space="preserve"> </w: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t>«ZIP_Code»</w:t>
      </w:r>
      <w:r>
        <w:rPr>
          <w:sz w:val="24"/>
          <w:szCs w:val="24"/>
        </w:rPr>
        <w:fldChar w:fldCharType="end"/>
      </w:r>
    </w:p>
    <w:p w14:paraId="1A9B40A1" w14:textId="77777777" w:rsidR="00484950" w:rsidRPr="00EE2111" w:rsidRDefault="00484950" w:rsidP="00484950">
      <w:pPr>
        <w:rPr>
          <w:sz w:val="24"/>
          <w:szCs w:val="24"/>
        </w:rPr>
      </w:pPr>
    </w:p>
    <w:p w14:paraId="510B29EB" w14:textId="77777777" w:rsidR="00484950" w:rsidRPr="00EE2111" w:rsidRDefault="00484950" w:rsidP="00484950">
      <w:pPr>
        <w:rPr>
          <w:sz w:val="24"/>
          <w:szCs w:val="24"/>
        </w:rPr>
      </w:pPr>
      <w:r w:rsidRPr="00EE2111">
        <w:rPr>
          <w:sz w:val="24"/>
          <w:szCs w:val="24"/>
        </w:rPr>
        <w:t xml:space="preserve">Dear </w:t>
      </w:r>
      <w:r>
        <w:rPr>
          <w:sz w:val="24"/>
          <w:szCs w:val="24"/>
        </w:rPr>
        <w:fldChar w:fldCharType="begin"/>
      </w:r>
      <w:r>
        <w:rPr>
          <w:sz w:val="24"/>
          <w:szCs w:val="24"/>
        </w:rPr>
        <w:instrText xml:space="preserve"> MERGEFIELD Title </w:instrText>
      </w:r>
      <w:r>
        <w:rPr>
          <w:sz w:val="24"/>
          <w:szCs w:val="24"/>
        </w:rPr>
        <w:fldChar w:fldCharType="separate"/>
      </w:r>
      <w:r>
        <w:rPr>
          <w:noProof/>
          <w:sz w:val="24"/>
          <w:szCs w:val="24"/>
        </w:rPr>
        <w:t>«Title»</w:t>
      </w:r>
      <w:r>
        <w:rPr>
          <w:sz w:val="24"/>
          <w:szCs w:val="24"/>
        </w:rPr>
        <w:fldChar w:fldCharType="end"/>
      </w:r>
      <w:r>
        <w:rPr>
          <w:sz w:val="24"/>
          <w:szCs w:val="24"/>
        </w:rPr>
        <w:t xml:space="preserve"> </w:t>
      </w:r>
      <w:r>
        <w:rPr>
          <w:sz w:val="24"/>
          <w:szCs w:val="24"/>
        </w:rPr>
        <w:fldChar w:fldCharType="begin"/>
      </w:r>
      <w:r>
        <w:rPr>
          <w:sz w:val="24"/>
          <w:szCs w:val="24"/>
        </w:rPr>
        <w:instrText xml:space="preserve"> MERGEFIELD Last_Name </w:instrText>
      </w:r>
      <w:r>
        <w:rPr>
          <w:sz w:val="24"/>
          <w:szCs w:val="24"/>
        </w:rPr>
        <w:fldChar w:fldCharType="separate"/>
      </w:r>
      <w:r>
        <w:rPr>
          <w:noProof/>
          <w:sz w:val="24"/>
          <w:szCs w:val="24"/>
        </w:rPr>
        <w:t>«Last_Name»</w:t>
      </w:r>
      <w:r>
        <w:rPr>
          <w:sz w:val="24"/>
          <w:szCs w:val="24"/>
        </w:rPr>
        <w:fldChar w:fldCharType="end"/>
      </w:r>
    </w:p>
    <w:p w14:paraId="3453F683" w14:textId="77777777" w:rsidR="00484950" w:rsidRPr="00EE2111" w:rsidRDefault="00484950" w:rsidP="00484950">
      <w:pPr>
        <w:rPr>
          <w:sz w:val="24"/>
          <w:szCs w:val="24"/>
        </w:rPr>
      </w:pPr>
    </w:p>
    <w:p w14:paraId="1424C6C6" w14:textId="77777777" w:rsidR="00484950" w:rsidRPr="00C16E0F" w:rsidRDefault="00484950" w:rsidP="00484950">
      <w:pPr>
        <w:rPr>
          <w:caps/>
          <w:sz w:val="24"/>
          <w:szCs w:val="24"/>
        </w:rPr>
      </w:pPr>
      <w:r w:rsidRPr="00C16E0F">
        <w:rPr>
          <w:caps/>
          <w:sz w:val="24"/>
          <w:szCs w:val="24"/>
        </w:rPr>
        <w:t>2020 Professional Business Associates Annual Conference</w:t>
      </w:r>
    </w:p>
    <w:p w14:paraId="61EA62D5" w14:textId="77777777" w:rsidR="00484950" w:rsidRPr="00EE2111" w:rsidRDefault="00484950" w:rsidP="00484950">
      <w:pPr>
        <w:rPr>
          <w:sz w:val="24"/>
          <w:szCs w:val="24"/>
        </w:rPr>
      </w:pPr>
    </w:p>
    <w:p w14:paraId="77DE7B76" w14:textId="77777777" w:rsidR="00484950" w:rsidRPr="00EE2111" w:rsidRDefault="00484950" w:rsidP="00484950">
      <w:pPr>
        <w:rPr>
          <w:sz w:val="24"/>
          <w:szCs w:val="24"/>
        </w:rPr>
      </w:pPr>
      <w:r w:rsidRPr="00EE2111">
        <w:rPr>
          <w:sz w:val="24"/>
          <w:szCs w:val="24"/>
        </w:rPr>
        <w:t xml:space="preserve">We are writing to you regarding an exciting opportunity to once again be a Gold Sponsor for the 2020 Professional Business Associates Annual Conference. </w:t>
      </w:r>
    </w:p>
    <w:p w14:paraId="2D336843" w14:textId="77777777" w:rsidR="00484950" w:rsidRPr="00EE2111" w:rsidRDefault="00484950" w:rsidP="00484950">
      <w:pPr>
        <w:rPr>
          <w:sz w:val="24"/>
          <w:szCs w:val="24"/>
        </w:rPr>
      </w:pPr>
    </w:p>
    <w:p w14:paraId="283398B3" w14:textId="77777777" w:rsidR="00484950" w:rsidRPr="00EE2111" w:rsidRDefault="00484950" w:rsidP="00484950">
      <w:pPr>
        <w:rPr>
          <w:sz w:val="24"/>
          <w:szCs w:val="24"/>
        </w:rPr>
      </w:pPr>
      <w:r w:rsidRPr="00EE2111">
        <w:rPr>
          <w:sz w:val="24"/>
          <w:szCs w:val="24"/>
        </w:rPr>
        <w:t xml:space="preserve">We have appreciated your support in the past and </w:t>
      </w:r>
      <w:r>
        <w:rPr>
          <w:sz w:val="24"/>
          <w:szCs w:val="24"/>
        </w:rPr>
        <w:t>believe</w:t>
      </w:r>
      <w:r w:rsidRPr="00EE2111">
        <w:rPr>
          <w:sz w:val="24"/>
          <w:szCs w:val="24"/>
        </w:rPr>
        <w:t xml:space="preserve"> it has been a very beneficial partnership for all parties. The conference this year is sure to once again impress all who attend. We are hosting the event at the beautiful Walt Disney World Swan and Dolphin Resort in Orlando, FL. I have enclosed a copy of your contract from last year for your review. We will be contacting you in the coming week to schedule a meeting time to discuss this further. </w:t>
      </w:r>
    </w:p>
    <w:p w14:paraId="5E75D402" w14:textId="77777777" w:rsidR="00484950" w:rsidRPr="00EE2111" w:rsidRDefault="00484950" w:rsidP="00484950">
      <w:pPr>
        <w:rPr>
          <w:sz w:val="24"/>
          <w:szCs w:val="24"/>
        </w:rPr>
      </w:pPr>
    </w:p>
    <w:p w14:paraId="6953276B" w14:textId="77777777" w:rsidR="00484950" w:rsidRPr="00EE2111" w:rsidRDefault="00484950" w:rsidP="00484950">
      <w:pPr>
        <w:rPr>
          <w:sz w:val="24"/>
          <w:szCs w:val="24"/>
        </w:rPr>
      </w:pPr>
      <w:r w:rsidRPr="00EE2111">
        <w:rPr>
          <w:sz w:val="24"/>
          <w:szCs w:val="24"/>
        </w:rPr>
        <w:t xml:space="preserve">For any immediate questions, please contact Roger Meyer, Marketing Department Manager, at 614-555-1232. </w:t>
      </w:r>
    </w:p>
    <w:p w14:paraId="361C13C8" w14:textId="77777777" w:rsidR="00484950" w:rsidRPr="00EE2111" w:rsidRDefault="00484950" w:rsidP="00484950">
      <w:pPr>
        <w:rPr>
          <w:sz w:val="24"/>
          <w:szCs w:val="24"/>
        </w:rPr>
      </w:pPr>
    </w:p>
    <w:p w14:paraId="6E2FA650" w14:textId="77777777" w:rsidR="00484950" w:rsidRPr="00EE2111" w:rsidRDefault="00484950" w:rsidP="00484950">
      <w:pPr>
        <w:rPr>
          <w:sz w:val="24"/>
          <w:szCs w:val="24"/>
        </w:rPr>
      </w:pPr>
      <w:r w:rsidRPr="00EE2111">
        <w:rPr>
          <w:sz w:val="24"/>
          <w:szCs w:val="24"/>
        </w:rPr>
        <w:t>Sincerely</w:t>
      </w:r>
    </w:p>
    <w:p w14:paraId="350C2FEB" w14:textId="77777777" w:rsidR="00484950" w:rsidRPr="00EE2111" w:rsidRDefault="00484950" w:rsidP="00484950">
      <w:pPr>
        <w:rPr>
          <w:sz w:val="24"/>
          <w:szCs w:val="24"/>
        </w:rPr>
      </w:pPr>
    </w:p>
    <w:p w14:paraId="2F9710BB" w14:textId="77777777" w:rsidR="00484950" w:rsidRPr="00EE2111" w:rsidRDefault="00484950" w:rsidP="00484950">
      <w:pPr>
        <w:rPr>
          <w:sz w:val="24"/>
          <w:szCs w:val="24"/>
        </w:rPr>
      </w:pPr>
    </w:p>
    <w:p w14:paraId="51699EEA" w14:textId="77777777" w:rsidR="00484950" w:rsidRPr="00EE2111" w:rsidRDefault="00484950" w:rsidP="00484950">
      <w:pPr>
        <w:rPr>
          <w:sz w:val="24"/>
          <w:szCs w:val="24"/>
        </w:rPr>
      </w:pPr>
    </w:p>
    <w:p w14:paraId="5C024DB3" w14:textId="77777777" w:rsidR="00484950" w:rsidRPr="00EE2111" w:rsidRDefault="00484950" w:rsidP="00484950">
      <w:pPr>
        <w:rPr>
          <w:sz w:val="24"/>
          <w:szCs w:val="24"/>
        </w:rPr>
      </w:pPr>
      <w:r w:rsidRPr="00EE2111">
        <w:rPr>
          <w:sz w:val="24"/>
          <w:szCs w:val="24"/>
        </w:rPr>
        <w:t>Nancy Wells</w:t>
      </w:r>
    </w:p>
    <w:p w14:paraId="5F6BABEF" w14:textId="77777777" w:rsidR="00484950" w:rsidRPr="00EE2111" w:rsidRDefault="00484950" w:rsidP="00484950">
      <w:pPr>
        <w:rPr>
          <w:sz w:val="24"/>
          <w:szCs w:val="24"/>
        </w:rPr>
      </w:pPr>
      <w:r w:rsidRPr="00EE2111">
        <w:rPr>
          <w:sz w:val="24"/>
          <w:szCs w:val="24"/>
        </w:rPr>
        <w:t>Chief Executive Officer</w:t>
      </w:r>
    </w:p>
    <w:p w14:paraId="40AFDCD8" w14:textId="77777777" w:rsidR="00484950" w:rsidRPr="00EE2111" w:rsidRDefault="00484950" w:rsidP="00484950">
      <w:pPr>
        <w:rPr>
          <w:sz w:val="24"/>
          <w:szCs w:val="24"/>
        </w:rPr>
      </w:pPr>
    </w:p>
    <w:p w14:paraId="35B82F53" w14:textId="199D8598" w:rsidR="00484950" w:rsidRPr="00EE2111" w:rsidRDefault="00C478EB" w:rsidP="00484950">
      <w:pPr>
        <w:rPr>
          <w:sz w:val="24"/>
          <w:szCs w:val="24"/>
        </w:rPr>
      </w:pPr>
      <w:r>
        <w:rPr>
          <w:sz w:val="24"/>
          <w:szCs w:val="24"/>
        </w:rPr>
        <w:t>Contestant #</w:t>
      </w:r>
    </w:p>
    <w:p w14:paraId="75FC495B" w14:textId="77777777" w:rsidR="00484950" w:rsidRPr="00EE2111" w:rsidRDefault="00484950" w:rsidP="00484950">
      <w:pPr>
        <w:rPr>
          <w:sz w:val="24"/>
          <w:szCs w:val="24"/>
        </w:rPr>
      </w:pPr>
    </w:p>
    <w:p w14:paraId="6A972FD4" w14:textId="4B1AE7DE" w:rsidR="00484950" w:rsidRPr="00EE2111" w:rsidRDefault="00484950" w:rsidP="00484950">
      <w:pPr>
        <w:rPr>
          <w:sz w:val="24"/>
          <w:szCs w:val="24"/>
        </w:rPr>
      </w:pPr>
      <w:r w:rsidRPr="00EE2111">
        <w:rPr>
          <w:sz w:val="24"/>
          <w:szCs w:val="24"/>
        </w:rPr>
        <w:t>Enclosure</w:t>
      </w:r>
    </w:p>
    <w:p w14:paraId="4512B6F3" w14:textId="77777777" w:rsidR="00484950" w:rsidRPr="00EE2111" w:rsidRDefault="00484950" w:rsidP="00484950">
      <w:pPr>
        <w:rPr>
          <w:sz w:val="24"/>
          <w:szCs w:val="24"/>
        </w:rPr>
      </w:pPr>
    </w:p>
    <w:p w14:paraId="7A01676F" w14:textId="77777777" w:rsidR="00484950" w:rsidRPr="00EE2111" w:rsidRDefault="00484950" w:rsidP="00484950">
      <w:pPr>
        <w:rPr>
          <w:sz w:val="24"/>
          <w:szCs w:val="24"/>
        </w:rPr>
      </w:pPr>
      <w:r w:rsidRPr="00EE2111">
        <w:rPr>
          <w:sz w:val="24"/>
          <w:szCs w:val="24"/>
        </w:rPr>
        <w:t>c  Roger Meyer</w:t>
      </w:r>
    </w:p>
    <w:p w14:paraId="22EA0164" w14:textId="77777777" w:rsidR="00484950" w:rsidRPr="00EE2111" w:rsidRDefault="00484950" w:rsidP="00484950">
      <w:pPr>
        <w:rPr>
          <w:sz w:val="24"/>
          <w:szCs w:val="24"/>
        </w:rPr>
      </w:pPr>
    </w:p>
    <w:p w14:paraId="06441ABF" w14:textId="77777777" w:rsidR="00484950" w:rsidRPr="00EE2111" w:rsidRDefault="00484950" w:rsidP="00484950">
      <w:pPr>
        <w:rPr>
          <w:sz w:val="24"/>
          <w:szCs w:val="24"/>
        </w:rPr>
      </w:pPr>
    </w:p>
    <w:p w14:paraId="7DC2B473" w14:textId="53F8EC44" w:rsidR="00484950" w:rsidRPr="00EE2111" w:rsidRDefault="00484950" w:rsidP="00484950">
      <w:pPr>
        <w:rPr>
          <w:sz w:val="24"/>
          <w:szCs w:val="24"/>
        </w:rPr>
      </w:pPr>
      <w:r w:rsidRPr="00EE2111">
        <w:rPr>
          <w:sz w:val="24"/>
          <w:szCs w:val="24"/>
        </w:rPr>
        <w:t xml:space="preserve">Contestant </w:t>
      </w:r>
      <w:r w:rsidR="00C478EB">
        <w:rPr>
          <w:sz w:val="24"/>
          <w:szCs w:val="24"/>
        </w:rPr>
        <w:t>#</w:t>
      </w:r>
    </w:p>
    <w:p w14:paraId="3191A048" w14:textId="2BE3F12E" w:rsidR="00C74FFE" w:rsidRDefault="00484950" w:rsidP="00484950">
      <w:pPr>
        <w:rPr>
          <w:ins w:id="251" w:author="Hewes Angie" w:date="2020-02-14T08:11:00Z"/>
          <w:sz w:val="24"/>
          <w:szCs w:val="24"/>
        </w:rPr>
      </w:pPr>
      <w:r w:rsidRPr="00EE2111">
        <w:rPr>
          <w:sz w:val="24"/>
          <w:szCs w:val="24"/>
        </w:rPr>
        <w:t>Job 4</w:t>
      </w:r>
    </w:p>
    <w:p w14:paraId="62A84242" w14:textId="2A1E8D60" w:rsidR="00C74FFE" w:rsidRDefault="00C74FFE">
      <w:pPr>
        <w:rPr>
          <w:ins w:id="252" w:author="Hewes Angie" w:date="2020-02-14T08:12:00Z"/>
          <w:sz w:val="24"/>
          <w:szCs w:val="24"/>
        </w:rPr>
      </w:pPr>
    </w:p>
    <w:p w14:paraId="71227125" w14:textId="17C94521" w:rsidR="00C74FFE" w:rsidRDefault="00C74FFE">
      <w:pPr>
        <w:rPr>
          <w:ins w:id="253" w:author="Hewes Angie" w:date="2020-02-14T08:12:00Z"/>
          <w:sz w:val="24"/>
          <w:szCs w:val="24"/>
        </w:rPr>
      </w:pPr>
    </w:p>
    <w:p w14:paraId="1F6DBA70" w14:textId="77777777" w:rsidR="00C74FFE" w:rsidRDefault="00C74FFE">
      <w:pPr>
        <w:rPr>
          <w:ins w:id="254" w:author="Hewes Angie" w:date="2020-02-14T08:11:00Z"/>
          <w:sz w:val="24"/>
          <w:szCs w:val="24"/>
        </w:rPr>
      </w:pPr>
    </w:p>
    <w:p w14:paraId="100294F4" w14:textId="77777777" w:rsidR="00C74FFE" w:rsidRPr="00EE2111" w:rsidRDefault="00C74FFE" w:rsidP="00C74FFE">
      <w:pPr>
        <w:rPr>
          <w:moveTo w:id="255" w:author="Hewes Angie" w:date="2020-02-14T08:11:00Z"/>
          <w:sz w:val="24"/>
          <w:szCs w:val="24"/>
        </w:rPr>
      </w:pPr>
      <w:moveToRangeStart w:id="256" w:author="Hewes Angie" w:date="2020-02-14T08:11:00Z" w:name="move32560308"/>
      <w:moveTo w:id="257" w:author="Hewes Angie" w:date="2020-02-14T08:11:00Z">
        <w:r w:rsidRPr="00EE2111">
          <w:rPr>
            <w:sz w:val="24"/>
            <w:szCs w:val="24"/>
          </w:rPr>
          <w:t>Current Date</w:t>
        </w:r>
      </w:moveTo>
    </w:p>
    <w:p w14:paraId="4E191EAB" w14:textId="77777777" w:rsidR="00C74FFE" w:rsidRPr="00EE2111" w:rsidRDefault="00C74FFE" w:rsidP="00C74FFE">
      <w:pPr>
        <w:rPr>
          <w:moveTo w:id="258" w:author="Hewes Angie" w:date="2020-02-14T08:11:00Z"/>
          <w:sz w:val="24"/>
          <w:szCs w:val="24"/>
        </w:rPr>
      </w:pPr>
    </w:p>
    <w:p w14:paraId="34BA71A5" w14:textId="77777777" w:rsidR="00C74FFE" w:rsidRPr="00EE2111" w:rsidRDefault="00C74FFE" w:rsidP="00C74FFE">
      <w:pPr>
        <w:rPr>
          <w:moveTo w:id="259" w:author="Hewes Angie" w:date="2020-02-14T08:11:00Z"/>
          <w:sz w:val="24"/>
          <w:szCs w:val="24"/>
        </w:rPr>
      </w:pPr>
    </w:p>
    <w:p w14:paraId="6FA69384" w14:textId="77777777" w:rsidR="00C74FFE" w:rsidRPr="00EE2111" w:rsidRDefault="00C74FFE" w:rsidP="00C74FFE">
      <w:pPr>
        <w:rPr>
          <w:moveTo w:id="260" w:author="Hewes Angie" w:date="2020-02-14T08:11:00Z"/>
          <w:sz w:val="24"/>
          <w:szCs w:val="24"/>
        </w:rPr>
      </w:pPr>
    </w:p>
    <w:p w14:paraId="64762138" w14:textId="77777777" w:rsidR="00C74FFE" w:rsidRPr="00EE2111" w:rsidRDefault="00C74FFE" w:rsidP="00C74FFE">
      <w:pPr>
        <w:rPr>
          <w:moveTo w:id="261" w:author="Hewes Angie" w:date="2020-02-14T08:11:00Z"/>
          <w:sz w:val="24"/>
          <w:szCs w:val="24"/>
        </w:rPr>
      </w:pPr>
      <w:moveTo w:id="262" w:author="Hewes Angie" w:date="2020-02-14T08:11:00Z">
        <w:r w:rsidRPr="00EE2111">
          <w:rPr>
            <w:sz w:val="24"/>
            <w:szCs w:val="24"/>
          </w:rPr>
          <w:t>Ms. Donna Raasch, Owner</w:t>
        </w:r>
      </w:moveTo>
    </w:p>
    <w:p w14:paraId="22E53B56" w14:textId="77777777" w:rsidR="00C74FFE" w:rsidRPr="00EE2111" w:rsidRDefault="00C74FFE" w:rsidP="00C74FFE">
      <w:pPr>
        <w:rPr>
          <w:moveTo w:id="263" w:author="Hewes Angie" w:date="2020-02-14T08:11:00Z"/>
          <w:sz w:val="24"/>
          <w:szCs w:val="24"/>
        </w:rPr>
      </w:pPr>
      <w:moveTo w:id="264" w:author="Hewes Angie" w:date="2020-02-14T08:11:00Z">
        <w:r w:rsidRPr="00EE2111">
          <w:rPr>
            <w:sz w:val="24"/>
            <w:szCs w:val="24"/>
          </w:rPr>
          <w:t>D.R. Distributing</w:t>
        </w:r>
      </w:moveTo>
    </w:p>
    <w:p w14:paraId="4F220B7D" w14:textId="77777777" w:rsidR="00C74FFE" w:rsidRPr="00EE2111" w:rsidRDefault="00C74FFE" w:rsidP="00C74FFE">
      <w:pPr>
        <w:rPr>
          <w:moveTo w:id="265" w:author="Hewes Angie" w:date="2020-02-14T08:11:00Z"/>
          <w:sz w:val="24"/>
          <w:szCs w:val="24"/>
        </w:rPr>
      </w:pPr>
      <w:moveTo w:id="266" w:author="Hewes Angie" w:date="2020-02-14T08:11:00Z">
        <w:r w:rsidRPr="00EE2111">
          <w:rPr>
            <w:sz w:val="24"/>
            <w:szCs w:val="24"/>
          </w:rPr>
          <w:t>8675 Bowser Avenue</w:t>
        </w:r>
      </w:moveTo>
    </w:p>
    <w:p w14:paraId="681F8B8E" w14:textId="77777777" w:rsidR="00C74FFE" w:rsidRPr="00EE2111" w:rsidRDefault="00C74FFE" w:rsidP="00C74FFE">
      <w:pPr>
        <w:rPr>
          <w:moveTo w:id="267" w:author="Hewes Angie" w:date="2020-02-14T08:11:00Z"/>
          <w:sz w:val="24"/>
          <w:szCs w:val="24"/>
        </w:rPr>
      </w:pPr>
      <w:moveTo w:id="268" w:author="Hewes Angie" w:date="2020-02-14T08:11:00Z">
        <w:r w:rsidRPr="00EE2111">
          <w:rPr>
            <w:sz w:val="24"/>
            <w:szCs w:val="24"/>
          </w:rPr>
          <w:t>Chicago, IL 06582</w:t>
        </w:r>
      </w:moveTo>
    </w:p>
    <w:p w14:paraId="1D39BBED" w14:textId="77777777" w:rsidR="00C74FFE" w:rsidRPr="00EE2111" w:rsidRDefault="00C74FFE" w:rsidP="00C74FFE">
      <w:pPr>
        <w:rPr>
          <w:moveTo w:id="269" w:author="Hewes Angie" w:date="2020-02-14T08:11:00Z"/>
          <w:sz w:val="24"/>
          <w:szCs w:val="24"/>
        </w:rPr>
      </w:pPr>
    </w:p>
    <w:p w14:paraId="4AEB37CE" w14:textId="77777777" w:rsidR="00C74FFE" w:rsidRPr="00EE2111" w:rsidRDefault="00C74FFE" w:rsidP="00C74FFE">
      <w:pPr>
        <w:rPr>
          <w:moveTo w:id="270" w:author="Hewes Angie" w:date="2020-02-14T08:11:00Z"/>
          <w:sz w:val="24"/>
          <w:szCs w:val="24"/>
        </w:rPr>
      </w:pPr>
      <w:moveTo w:id="271" w:author="Hewes Angie" w:date="2020-02-14T08:11:00Z">
        <w:r w:rsidRPr="00EE2111">
          <w:rPr>
            <w:sz w:val="24"/>
            <w:szCs w:val="24"/>
          </w:rPr>
          <w:t xml:space="preserve">Dear </w:t>
        </w:r>
        <w:r>
          <w:rPr>
            <w:sz w:val="24"/>
            <w:szCs w:val="24"/>
          </w:rPr>
          <w:t>Ms. Raasch</w:t>
        </w:r>
      </w:moveTo>
    </w:p>
    <w:p w14:paraId="3CC8C954" w14:textId="77777777" w:rsidR="00C74FFE" w:rsidRPr="00EE2111" w:rsidRDefault="00C74FFE" w:rsidP="00C74FFE">
      <w:pPr>
        <w:rPr>
          <w:moveTo w:id="272" w:author="Hewes Angie" w:date="2020-02-14T08:11:00Z"/>
          <w:sz w:val="24"/>
          <w:szCs w:val="24"/>
        </w:rPr>
      </w:pPr>
    </w:p>
    <w:p w14:paraId="7DE08024" w14:textId="77777777" w:rsidR="00C74FFE" w:rsidRPr="00C16E0F" w:rsidRDefault="00C74FFE" w:rsidP="00C74FFE">
      <w:pPr>
        <w:rPr>
          <w:moveTo w:id="273" w:author="Hewes Angie" w:date="2020-02-14T08:11:00Z"/>
          <w:caps/>
          <w:sz w:val="24"/>
          <w:szCs w:val="24"/>
        </w:rPr>
      </w:pPr>
      <w:moveTo w:id="274" w:author="Hewes Angie" w:date="2020-02-14T08:11:00Z">
        <w:r w:rsidRPr="00C16E0F">
          <w:rPr>
            <w:caps/>
            <w:sz w:val="24"/>
            <w:szCs w:val="24"/>
          </w:rPr>
          <w:t>2020 Professional Business Associates Annual Conference</w:t>
        </w:r>
      </w:moveTo>
    </w:p>
    <w:p w14:paraId="28A0E31C" w14:textId="77777777" w:rsidR="00C74FFE" w:rsidRPr="00EE2111" w:rsidRDefault="00C74FFE" w:rsidP="00C74FFE">
      <w:pPr>
        <w:rPr>
          <w:moveTo w:id="275" w:author="Hewes Angie" w:date="2020-02-14T08:11:00Z"/>
          <w:sz w:val="24"/>
          <w:szCs w:val="24"/>
        </w:rPr>
      </w:pPr>
    </w:p>
    <w:p w14:paraId="3F3570BB" w14:textId="77777777" w:rsidR="00C74FFE" w:rsidRPr="00EE2111" w:rsidRDefault="00C74FFE" w:rsidP="00C74FFE">
      <w:pPr>
        <w:rPr>
          <w:moveTo w:id="276" w:author="Hewes Angie" w:date="2020-02-14T08:11:00Z"/>
          <w:sz w:val="24"/>
          <w:szCs w:val="24"/>
        </w:rPr>
      </w:pPr>
      <w:moveTo w:id="277" w:author="Hewes Angie" w:date="2020-02-14T08:11:00Z">
        <w:r w:rsidRPr="00EE2111">
          <w:rPr>
            <w:sz w:val="24"/>
            <w:szCs w:val="24"/>
          </w:rPr>
          <w:t xml:space="preserve">We are writing to you regarding an exciting opportunity to once again be a Gold Sponsor for the 2020 Professional Business Associates Annual Conference. </w:t>
        </w:r>
      </w:moveTo>
    </w:p>
    <w:p w14:paraId="00327B52" w14:textId="77777777" w:rsidR="00C74FFE" w:rsidRPr="00EE2111" w:rsidRDefault="00C74FFE" w:rsidP="00C74FFE">
      <w:pPr>
        <w:rPr>
          <w:moveTo w:id="278" w:author="Hewes Angie" w:date="2020-02-14T08:11:00Z"/>
          <w:sz w:val="24"/>
          <w:szCs w:val="24"/>
        </w:rPr>
      </w:pPr>
    </w:p>
    <w:p w14:paraId="2BB1B3E9" w14:textId="77777777" w:rsidR="00C74FFE" w:rsidRPr="00EE2111" w:rsidRDefault="00C74FFE" w:rsidP="00C74FFE">
      <w:pPr>
        <w:rPr>
          <w:moveTo w:id="279" w:author="Hewes Angie" w:date="2020-02-14T08:11:00Z"/>
          <w:sz w:val="24"/>
          <w:szCs w:val="24"/>
        </w:rPr>
      </w:pPr>
      <w:moveTo w:id="280" w:author="Hewes Angie" w:date="2020-02-14T08:11:00Z">
        <w:r w:rsidRPr="00EE2111">
          <w:rPr>
            <w:sz w:val="24"/>
            <w:szCs w:val="24"/>
          </w:rPr>
          <w:t xml:space="preserve">We have appreciated your support in the past and </w:t>
        </w:r>
        <w:r>
          <w:rPr>
            <w:sz w:val="24"/>
            <w:szCs w:val="24"/>
          </w:rPr>
          <w:t>believe</w:t>
        </w:r>
        <w:r w:rsidRPr="00EE2111">
          <w:rPr>
            <w:sz w:val="24"/>
            <w:szCs w:val="24"/>
          </w:rPr>
          <w:t xml:space="preserve"> it has been a very beneficial partnership for all parties. The conference this year is sure to once again impress all who attend. We are hosting the event at the beautiful Walt Disney World Swan and Dolphin Resort in Orlando, FL. I have enclosed a copy of your contract from last year for your review. We will be contacting you in the coming week to schedule a meeting time to discuss this further. </w:t>
        </w:r>
      </w:moveTo>
    </w:p>
    <w:p w14:paraId="5B4FB12F" w14:textId="77777777" w:rsidR="00C74FFE" w:rsidRPr="00EE2111" w:rsidRDefault="00C74FFE" w:rsidP="00C74FFE">
      <w:pPr>
        <w:rPr>
          <w:moveTo w:id="281" w:author="Hewes Angie" w:date="2020-02-14T08:11:00Z"/>
          <w:sz w:val="24"/>
          <w:szCs w:val="24"/>
        </w:rPr>
      </w:pPr>
    </w:p>
    <w:p w14:paraId="1B4D4180" w14:textId="77777777" w:rsidR="00C74FFE" w:rsidRPr="00EE2111" w:rsidRDefault="00C74FFE" w:rsidP="00C74FFE">
      <w:pPr>
        <w:rPr>
          <w:moveTo w:id="282" w:author="Hewes Angie" w:date="2020-02-14T08:11:00Z"/>
          <w:sz w:val="24"/>
          <w:szCs w:val="24"/>
        </w:rPr>
      </w:pPr>
      <w:moveTo w:id="283" w:author="Hewes Angie" w:date="2020-02-14T08:11:00Z">
        <w:r w:rsidRPr="00EE2111">
          <w:rPr>
            <w:sz w:val="24"/>
            <w:szCs w:val="24"/>
          </w:rPr>
          <w:t xml:space="preserve">For any immediate questions, please contact Roger Meyer, Marketing Department Manager, at 614-555-1232. </w:t>
        </w:r>
      </w:moveTo>
    </w:p>
    <w:p w14:paraId="7DD694C7" w14:textId="77777777" w:rsidR="00C74FFE" w:rsidRPr="00EE2111" w:rsidRDefault="00C74FFE" w:rsidP="00C74FFE">
      <w:pPr>
        <w:rPr>
          <w:moveTo w:id="284" w:author="Hewes Angie" w:date="2020-02-14T08:11:00Z"/>
          <w:sz w:val="24"/>
          <w:szCs w:val="24"/>
        </w:rPr>
      </w:pPr>
    </w:p>
    <w:p w14:paraId="2C1688DC" w14:textId="77777777" w:rsidR="00C74FFE" w:rsidRPr="00EE2111" w:rsidRDefault="00C74FFE" w:rsidP="00C74FFE">
      <w:pPr>
        <w:rPr>
          <w:moveTo w:id="285" w:author="Hewes Angie" w:date="2020-02-14T08:11:00Z"/>
          <w:sz w:val="24"/>
          <w:szCs w:val="24"/>
        </w:rPr>
      </w:pPr>
      <w:moveTo w:id="286" w:author="Hewes Angie" w:date="2020-02-14T08:11:00Z">
        <w:r w:rsidRPr="00EE2111">
          <w:rPr>
            <w:sz w:val="24"/>
            <w:szCs w:val="24"/>
          </w:rPr>
          <w:t>Sincerely</w:t>
        </w:r>
      </w:moveTo>
    </w:p>
    <w:p w14:paraId="778D2F6B" w14:textId="77777777" w:rsidR="00C74FFE" w:rsidRPr="00EE2111" w:rsidRDefault="00C74FFE" w:rsidP="00C74FFE">
      <w:pPr>
        <w:rPr>
          <w:moveTo w:id="287" w:author="Hewes Angie" w:date="2020-02-14T08:11:00Z"/>
          <w:sz w:val="24"/>
          <w:szCs w:val="24"/>
        </w:rPr>
      </w:pPr>
    </w:p>
    <w:p w14:paraId="7E61115B" w14:textId="77777777" w:rsidR="00C74FFE" w:rsidRPr="00EE2111" w:rsidRDefault="00C74FFE" w:rsidP="00C74FFE">
      <w:pPr>
        <w:rPr>
          <w:moveTo w:id="288" w:author="Hewes Angie" w:date="2020-02-14T08:11:00Z"/>
          <w:sz w:val="24"/>
          <w:szCs w:val="24"/>
        </w:rPr>
      </w:pPr>
    </w:p>
    <w:p w14:paraId="6CE3C911" w14:textId="77777777" w:rsidR="00C74FFE" w:rsidRPr="00EE2111" w:rsidRDefault="00C74FFE" w:rsidP="00C74FFE">
      <w:pPr>
        <w:rPr>
          <w:moveTo w:id="289" w:author="Hewes Angie" w:date="2020-02-14T08:11:00Z"/>
          <w:sz w:val="24"/>
          <w:szCs w:val="24"/>
        </w:rPr>
      </w:pPr>
    </w:p>
    <w:p w14:paraId="79A57880" w14:textId="77777777" w:rsidR="00C74FFE" w:rsidRPr="00EE2111" w:rsidRDefault="00C74FFE" w:rsidP="00C74FFE">
      <w:pPr>
        <w:rPr>
          <w:moveTo w:id="290" w:author="Hewes Angie" w:date="2020-02-14T08:11:00Z"/>
          <w:sz w:val="24"/>
          <w:szCs w:val="24"/>
        </w:rPr>
      </w:pPr>
      <w:moveTo w:id="291" w:author="Hewes Angie" w:date="2020-02-14T08:11:00Z">
        <w:r w:rsidRPr="00EE2111">
          <w:rPr>
            <w:sz w:val="24"/>
            <w:szCs w:val="24"/>
          </w:rPr>
          <w:t>Nancy Wells</w:t>
        </w:r>
      </w:moveTo>
    </w:p>
    <w:p w14:paraId="5C0CB2EB" w14:textId="77777777" w:rsidR="00C74FFE" w:rsidRPr="00EE2111" w:rsidRDefault="00C74FFE" w:rsidP="00C74FFE">
      <w:pPr>
        <w:rPr>
          <w:moveTo w:id="292" w:author="Hewes Angie" w:date="2020-02-14T08:11:00Z"/>
          <w:sz w:val="24"/>
          <w:szCs w:val="24"/>
        </w:rPr>
      </w:pPr>
      <w:moveTo w:id="293" w:author="Hewes Angie" w:date="2020-02-14T08:11:00Z">
        <w:r w:rsidRPr="00EE2111">
          <w:rPr>
            <w:sz w:val="24"/>
            <w:szCs w:val="24"/>
          </w:rPr>
          <w:t>Chief Executive Officer</w:t>
        </w:r>
      </w:moveTo>
    </w:p>
    <w:p w14:paraId="6E38DB47" w14:textId="77777777" w:rsidR="00C74FFE" w:rsidRPr="00EE2111" w:rsidRDefault="00C74FFE" w:rsidP="00C74FFE">
      <w:pPr>
        <w:rPr>
          <w:moveTo w:id="294" w:author="Hewes Angie" w:date="2020-02-14T08:11:00Z"/>
          <w:sz w:val="24"/>
          <w:szCs w:val="24"/>
        </w:rPr>
      </w:pPr>
    </w:p>
    <w:p w14:paraId="164120F1" w14:textId="77777777" w:rsidR="00C74FFE" w:rsidRPr="00EE2111" w:rsidRDefault="00C74FFE" w:rsidP="00C74FFE">
      <w:pPr>
        <w:rPr>
          <w:moveTo w:id="295" w:author="Hewes Angie" w:date="2020-02-14T08:11:00Z"/>
          <w:sz w:val="24"/>
          <w:szCs w:val="24"/>
        </w:rPr>
      </w:pPr>
      <w:moveTo w:id="296" w:author="Hewes Angie" w:date="2020-02-14T08:11:00Z">
        <w:r>
          <w:rPr>
            <w:sz w:val="24"/>
            <w:szCs w:val="24"/>
          </w:rPr>
          <w:t>Contestant #</w:t>
        </w:r>
      </w:moveTo>
    </w:p>
    <w:p w14:paraId="5B9971A0" w14:textId="77777777" w:rsidR="00C74FFE" w:rsidRPr="00EE2111" w:rsidRDefault="00C74FFE" w:rsidP="00C74FFE">
      <w:pPr>
        <w:rPr>
          <w:moveTo w:id="297" w:author="Hewes Angie" w:date="2020-02-14T08:11:00Z"/>
          <w:sz w:val="24"/>
          <w:szCs w:val="24"/>
        </w:rPr>
      </w:pPr>
    </w:p>
    <w:p w14:paraId="28A8EA2F" w14:textId="77777777" w:rsidR="00C74FFE" w:rsidRPr="00EE2111" w:rsidRDefault="00C74FFE" w:rsidP="00C74FFE">
      <w:pPr>
        <w:rPr>
          <w:moveTo w:id="298" w:author="Hewes Angie" w:date="2020-02-14T08:11:00Z"/>
          <w:sz w:val="24"/>
          <w:szCs w:val="24"/>
        </w:rPr>
      </w:pPr>
      <w:moveTo w:id="299" w:author="Hewes Angie" w:date="2020-02-14T08:11:00Z">
        <w:r w:rsidRPr="00EE2111">
          <w:rPr>
            <w:sz w:val="24"/>
            <w:szCs w:val="24"/>
          </w:rPr>
          <w:t>Enclosure</w:t>
        </w:r>
      </w:moveTo>
    </w:p>
    <w:p w14:paraId="732CC57E" w14:textId="77777777" w:rsidR="00C74FFE" w:rsidRPr="00EE2111" w:rsidRDefault="00C74FFE" w:rsidP="00C74FFE">
      <w:pPr>
        <w:rPr>
          <w:moveTo w:id="300" w:author="Hewes Angie" w:date="2020-02-14T08:11:00Z"/>
          <w:sz w:val="24"/>
          <w:szCs w:val="24"/>
        </w:rPr>
      </w:pPr>
    </w:p>
    <w:p w14:paraId="17A16A5D" w14:textId="77777777" w:rsidR="00C74FFE" w:rsidRPr="00EE2111" w:rsidRDefault="00C74FFE" w:rsidP="00C74FFE">
      <w:pPr>
        <w:rPr>
          <w:moveTo w:id="301" w:author="Hewes Angie" w:date="2020-02-14T08:11:00Z"/>
          <w:sz w:val="24"/>
          <w:szCs w:val="24"/>
        </w:rPr>
      </w:pPr>
      <w:moveTo w:id="302" w:author="Hewes Angie" w:date="2020-02-14T08:11:00Z">
        <w:r w:rsidRPr="00EE2111">
          <w:rPr>
            <w:sz w:val="24"/>
            <w:szCs w:val="24"/>
          </w:rPr>
          <w:t>c  Roger Meyer</w:t>
        </w:r>
      </w:moveTo>
    </w:p>
    <w:p w14:paraId="267A215E" w14:textId="77777777" w:rsidR="00C74FFE" w:rsidRPr="00EE2111" w:rsidRDefault="00C74FFE" w:rsidP="00C74FFE">
      <w:pPr>
        <w:rPr>
          <w:moveTo w:id="303" w:author="Hewes Angie" w:date="2020-02-14T08:11:00Z"/>
          <w:sz w:val="24"/>
          <w:szCs w:val="24"/>
        </w:rPr>
      </w:pPr>
    </w:p>
    <w:p w14:paraId="365ED3BD" w14:textId="77777777" w:rsidR="00C74FFE" w:rsidRDefault="00C74FFE" w:rsidP="00C74FFE">
      <w:pPr>
        <w:rPr>
          <w:moveTo w:id="304" w:author="Hewes Angie" w:date="2020-02-14T08:11:00Z"/>
          <w:sz w:val="24"/>
          <w:szCs w:val="24"/>
        </w:rPr>
      </w:pPr>
    </w:p>
    <w:p w14:paraId="6EEDC32A" w14:textId="77777777" w:rsidR="00C74FFE" w:rsidRPr="00EE2111" w:rsidRDefault="00C74FFE" w:rsidP="00C74FFE">
      <w:pPr>
        <w:rPr>
          <w:moveTo w:id="305" w:author="Hewes Angie" w:date="2020-02-14T08:11:00Z"/>
          <w:sz w:val="24"/>
          <w:szCs w:val="24"/>
        </w:rPr>
      </w:pPr>
    </w:p>
    <w:p w14:paraId="3265035E" w14:textId="77777777" w:rsidR="00C74FFE" w:rsidRPr="00EE2111" w:rsidRDefault="00C74FFE" w:rsidP="00C74FFE">
      <w:pPr>
        <w:rPr>
          <w:moveTo w:id="306" w:author="Hewes Angie" w:date="2020-02-14T08:11:00Z"/>
          <w:sz w:val="24"/>
          <w:szCs w:val="24"/>
        </w:rPr>
      </w:pPr>
      <w:moveTo w:id="307" w:author="Hewes Angie" w:date="2020-02-14T08:11:00Z">
        <w:r w:rsidRPr="00EE2111">
          <w:rPr>
            <w:sz w:val="24"/>
            <w:szCs w:val="24"/>
          </w:rPr>
          <w:t>Contestant</w:t>
        </w:r>
        <w:r>
          <w:rPr>
            <w:sz w:val="24"/>
            <w:szCs w:val="24"/>
          </w:rPr>
          <w:t xml:space="preserve"> #</w:t>
        </w:r>
      </w:moveTo>
    </w:p>
    <w:p w14:paraId="683EF035" w14:textId="77777777" w:rsidR="00C74FFE" w:rsidRDefault="00C74FFE" w:rsidP="00C74FFE">
      <w:pPr>
        <w:rPr>
          <w:moveTo w:id="308" w:author="Hewes Angie" w:date="2020-02-14T08:11:00Z"/>
          <w:sz w:val="24"/>
          <w:szCs w:val="24"/>
        </w:rPr>
      </w:pPr>
      <w:moveTo w:id="309" w:author="Hewes Angie" w:date="2020-02-14T08:11:00Z">
        <w:r w:rsidRPr="00EE2111">
          <w:rPr>
            <w:sz w:val="24"/>
            <w:szCs w:val="24"/>
          </w:rPr>
          <w:t>Job 4</w:t>
        </w:r>
        <w:r>
          <w:rPr>
            <w:sz w:val="24"/>
            <w:szCs w:val="24"/>
          </w:rPr>
          <w:br w:type="page"/>
        </w:r>
      </w:moveTo>
    </w:p>
    <w:p w14:paraId="519210E5" w14:textId="77777777" w:rsidR="00C74FFE" w:rsidRDefault="00C74FFE" w:rsidP="00C74FFE">
      <w:pPr>
        <w:rPr>
          <w:moveTo w:id="310" w:author="Hewes Angie" w:date="2020-02-14T08:11:00Z"/>
          <w:sz w:val="24"/>
          <w:szCs w:val="24"/>
        </w:rPr>
      </w:pPr>
    </w:p>
    <w:p w14:paraId="6B9F13C1" w14:textId="77777777" w:rsidR="00C74FFE" w:rsidRDefault="00C74FFE" w:rsidP="00C74FFE">
      <w:pPr>
        <w:rPr>
          <w:moveTo w:id="311" w:author="Hewes Angie" w:date="2020-02-14T08:11:00Z"/>
          <w:sz w:val="24"/>
          <w:szCs w:val="24"/>
        </w:rPr>
      </w:pPr>
    </w:p>
    <w:p w14:paraId="50C5C8E6" w14:textId="77777777" w:rsidR="00C74FFE" w:rsidRDefault="00C74FFE" w:rsidP="00C74FFE">
      <w:pPr>
        <w:rPr>
          <w:moveTo w:id="312" w:author="Hewes Angie" w:date="2020-02-14T08:11:00Z"/>
          <w:sz w:val="24"/>
          <w:szCs w:val="24"/>
        </w:rPr>
      </w:pPr>
    </w:p>
    <w:p w14:paraId="4EB90E13" w14:textId="77777777" w:rsidR="00C74FFE" w:rsidRDefault="00C74FFE" w:rsidP="00C74FFE">
      <w:pPr>
        <w:rPr>
          <w:moveTo w:id="313" w:author="Hewes Angie" w:date="2020-02-14T08:11:00Z"/>
          <w:sz w:val="24"/>
          <w:szCs w:val="24"/>
        </w:rPr>
      </w:pPr>
    </w:p>
    <w:p w14:paraId="2C5DC5AC" w14:textId="77777777" w:rsidR="00C74FFE" w:rsidRDefault="00C74FFE" w:rsidP="00C74FFE">
      <w:pPr>
        <w:rPr>
          <w:moveTo w:id="314" w:author="Hewes Angie" w:date="2020-02-14T08:11:00Z"/>
          <w:sz w:val="24"/>
          <w:szCs w:val="24"/>
        </w:rPr>
      </w:pPr>
    </w:p>
    <w:p w14:paraId="24751800" w14:textId="77777777" w:rsidR="00C74FFE" w:rsidRPr="00CD5A10" w:rsidRDefault="00C74FFE" w:rsidP="00C74FFE">
      <w:pPr>
        <w:rPr>
          <w:moveTo w:id="315" w:author="Hewes Angie" w:date="2020-02-14T08:11:00Z"/>
          <w:sz w:val="16"/>
          <w:szCs w:val="16"/>
        </w:rPr>
      </w:pPr>
    </w:p>
    <w:p w14:paraId="3B267A89" w14:textId="77777777" w:rsidR="00C74FFE" w:rsidRPr="00EE2111" w:rsidRDefault="00C74FFE" w:rsidP="00C74FFE">
      <w:pPr>
        <w:rPr>
          <w:moveTo w:id="316" w:author="Hewes Angie" w:date="2020-02-14T08:11:00Z"/>
          <w:sz w:val="24"/>
          <w:szCs w:val="24"/>
        </w:rPr>
      </w:pPr>
      <w:moveTo w:id="317" w:author="Hewes Angie" w:date="2020-02-14T08:11:00Z">
        <w:r w:rsidRPr="00EE2111">
          <w:rPr>
            <w:sz w:val="24"/>
            <w:szCs w:val="24"/>
          </w:rPr>
          <w:t>Current Date</w:t>
        </w:r>
      </w:moveTo>
    </w:p>
    <w:p w14:paraId="4E37BEFF" w14:textId="77777777" w:rsidR="00C74FFE" w:rsidRPr="00EE2111" w:rsidRDefault="00C74FFE" w:rsidP="00C74FFE">
      <w:pPr>
        <w:rPr>
          <w:moveTo w:id="318" w:author="Hewes Angie" w:date="2020-02-14T08:11:00Z"/>
          <w:sz w:val="24"/>
          <w:szCs w:val="24"/>
        </w:rPr>
      </w:pPr>
    </w:p>
    <w:p w14:paraId="4BA725B0" w14:textId="77777777" w:rsidR="00C74FFE" w:rsidRPr="00EE2111" w:rsidRDefault="00C74FFE" w:rsidP="00C74FFE">
      <w:pPr>
        <w:rPr>
          <w:moveTo w:id="319" w:author="Hewes Angie" w:date="2020-02-14T08:11:00Z"/>
          <w:sz w:val="24"/>
          <w:szCs w:val="24"/>
        </w:rPr>
      </w:pPr>
    </w:p>
    <w:p w14:paraId="665D9DBD" w14:textId="77777777" w:rsidR="00C74FFE" w:rsidRPr="00EE2111" w:rsidRDefault="00C74FFE" w:rsidP="00C74FFE">
      <w:pPr>
        <w:rPr>
          <w:moveTo w:id="320" w:author="Hewes Angie" w:date="2020-02-14T08:11:00Z"/>
          <w:sz w:val="24"/>
          <w:szCs w:val="24"/>
        </w:rPr>
      </w:pPr>
    </w:p>
    <w:p w14:paraId="30793C78" w14:textId="77777777" w:rsidR="00C74FFE" w:rsidRPr="00EE2111" w:rsidRDefault="00C74FFE" w:rsidP="00C74FFE">
      <w:pPr>
        <w:rPr>
          <w:moveTo w:id="321" w:author="Hewes Angie" w:date="2020-02-14T08:11:00Z"/>
          <w:sz w:val="24"/>
          <w:szCs w:val="24"/>
        </w:rPr>
      </w:pPr>
      <w:moveTo w:id="322" w:author="Hewes Angie" w:date="2020-02-14T08:11:00Z">
        <w:r w:rsidRPr="00EE2111">
          <w:rPr>
            <w:sz w:val="24"/>
            <w:szCs w:val="24"/>
          </w:rPr>
          <w:t>Mrs. Laura Herlihy, CEO</w:t>
        </w:r>
      </w:moveTo>
    </w:p>
    <w:p w14:paraId="36119525" w14:textId="77777777" w:rsidR="00C74FFE" w:rsidRPr="00EE2111" w:rsidRDefault="00C74FFE" w:rsidP="00C74FFE">
      <w:pPr>
        <w:rPr>
          <w:moveTo w:id="323" w:author="Hewes Angie" w:date="2020-02-14T08:11:00Z"/>
          <w:sz w:val="24"/>
          <w:szCs w:val="24"/>
        </w:rPr>
      </w:pPr>
      <w:moveTo w:id="324" w:author="Hewes Angie" w:date="2020-02-14T08:11:00Z">
        <w:r w:rsidRPr="00EE2111">
          <w:rPr>
            <w:sz w:val="24"/>
            <w:szCs w:val="24"/>
          </w:rPr>
          <w:t>E. Unlimited</w:t>
        </w:r>
      </w:moveTo>
    </w:p>
    <w:p w14:paraId="5B938634" w14:textId="77777777" w:rsidR="00C74FFE" w:rsidRPr="00EE2111" w:rsidRDefault="00C74FFE" w:rsidP="00C74FFE">
      <w:pPr>
        <w:rPr>
          <w:moveTo w:id="325" w:author="Hewes Angie" w:date="2020-02-14T08:11:00Z"/>
          <w:sz w:val="24"/>
          <w:szCs w:val="24"/>
        </w:rPr>
      </w:pPr>
      <w:moveTo w:id="326" w:author="Hewes Angie" w:date="2020-02-14T08:11:00Z">
        <w:r w:rsidRPr="00EE2111">
          <w:rPr>
            <w:sz w:val="24"/>
            <w:szCs w:val="24"/>
          </w:rPr>
          <w:t>309 Chester Lane</w:t>
        </w:r>
      </w:moveTo>
    </w:p>
    <w:p w14:paraId="459069F5" w14:textId="77777777" w:rsidR="00C74FFE" w:rsidRPr="00EE2111" w:rsidRDefault="00C74FFE" w:rsidP="00C74FFE">
      <w:pPr>
        <w:rPr>
          <w:moveTo w:id="327" w:author="Hewes Angie" w:date="2020-02-14T08:11:00Z"/>
          <w:sz w:val="24"/>
          <w:szCs w:val="24"/>
        </w:rPr>
      </w:pPr>
      <w:moveTo w:id="328" w:author="Hewes Angie" w:date="2020-02-14T08:11:00Z">
        <w:r w:rsidRPr="00EE2111">
          <w:rPr>
            <w:sz w:val="24"/>
            <w:szCs w:val="24"/>
          </w:rPr>
          <w:t>New Berlin, WI 54865</w:t>
        </w:r>
      </w:moveTo>
    </w:p>
    <w:p w14:paraId="503DB984" w14:textId="77777777" w:rsidR="00C74FFE" w:rsidRPr="00EE2111" w:rsidRDefault="00C74FFE" w:rsidP="00C74FFE">
      <w:pPr>
        <w:rPr>
          <w:moveTo w:id="329" w:author="Hewes Angie" w:date="2020-02-14T08:11:00Z"/>
          <w:sz w:val="24"/>
          <w:szCs w:val="24"/>
        </w:rPr>
      </w:pPr>
    </w:p>
    <w:p w14:paraId="6B02CACD" w14:textId="77777777" w:rsidR="00C74FFE" w:rsidRPr="00EE2111" w:rsidRDefault="00C74FFE" w:rsidP="00C74FFE">
      <w:pPr>
        <w:rPr>
          <w:moveTo w:id="330" w:author="Hewes Angie" w:date="2020-02-14T08:11:00Z"/>
          <w:sz w:val="24"/>
          <w:szCs w:val="24"/>
        </w:rPr>
      </w:pPr>
      <w:moveTo w:id="331" w:author="Hewes Angie" w:date="2020-02-14T08:11:00Z">
        <w:r w:rsidRPr="00EE2111">
          <w:rPr>
            <w:sz w:val="24"/>
            <w:szCs w:val="24"/>
          </w:rPr>
          <w:t xml:space="preserve">Dear </w:t>
        </w:r>
        <w:r>
          <w:rPr>
            <w:sz w:val="24"/>
            <w:szCs w:val="24"/>
          </w:rPr>
          <w:t>Mrs. Herlihy</w:t>
        </w:r>
      </w:moveTo>
    </w:p>
    <w:p w14:paraId="652B101C" w14:textId="77777777" w:rsidR="00C74FFE" w:rsidRPr="00EE2111" w:rsidRDefault="00C74FFE" w:rsidP="00C74FFE">
      <w:pPr>
        <w:rPr>
          <w:moveTo w:id="332" w:author="Hewes Angie" w:date="2020-02-14T08:11:00Z"/>
          <w:sz w:val="24"/>
          <w:szCs w:val="24"/>
        </w:rPr>
      </w:pPr>
    </w:p>
    <w:p w14:paraId="4015E2E8" w14:textId="77777777" w:rsidR="00C74FFE" w:rsidRPr="00C16E0F" w:rsidRDefault="00C74FFE" w:rsidP="00C74FFE">
      <w:pPr>
        <w:rPr>
          <w:moveTo w:id="333" w:author="Hewes Angie" w:date="2020-02-14T08:11:00Z"/>
          <w:caps/>
          <w:sz w:val="24"/>
          <w:szCs w:val="24"/>
        </w:rPr>
      </w:pPr>
      <w:moveTo w:id="334" w:author="Hewes Angie" w:date="2020-02-14T08:11:00Z">
        <w:r w:rsidRPr="00C16E0F">
          <w:rPr>
            <w:caps/>
            <w:sz w:val="24"/>
            <w:szCs w:val="24"/>
          </w:rPr>
          <w:t>2020 Professional Business Associates Annual Conference</w:t>
        </w:r>
      </w:moveTo>
    </w:p>
    <w:p w14:paraId="22AEA4DE" w14:textId="77777777" w:rsidR="00C74FFE" w:rsidRPr="00EE2111" w:rsidRDefault="00C74FFE" w:rsidP="00C74FFE">
      <w:pPr>
        <w:rPr>
          <w:moveTo w:id="335" w:author="Hewes Angie" w:date="2020-02-14T08:11:00Z"/>
          <w:sz w:val="24"/>
          <w:szCs w:val="24"/>
        </w:rPr>
      </w:pPr>
    </w:p>
    <w:p w14:paraId="20F7902C" w14:textId="77777777" w:rsidR="00C74FFE" w:rsidRPr="00EE2111" w:rsidRDefault="00C74FFE" w:rsidP="00C74FFE">
      <w:pPr>
        <w:rPr>
          <w:moveTo w:id="336" w:author="Hewes Angie" w:date="2020-02-14T08:11:00Z"/>
          <w:sz w:val="24"/>
          <w:szCs w:val="24"/>
        </w:rPr>
      </w:pPr>
      <w:moveTo w:id="337" w:author="Hewes Angie" w:date="2020-02-14T08:11:00Z">
        <w:r w:rsidRPr="00EE2111">
          <w:rPr>
            <w:sz w:val="24"/>
            <w:szCs w:val="24"/>
          </w:rPr>
          <w:t xml:space="preserve">We are writing to you regarding an exciting opportunity to once again be a Gold Sponsor for the 2020 Professional Business Associates Annual Conference. </w:t>
        </w:r>
      </w:moveTo>
    </w:p>
    <w:p w14:paraId="5462B250" w14:textId="77777777" w:rsidR="00C74FFE" w:rsidRPr="00EE2111" w:rsidRDefault="00C74FFE" w:rsidP="00C74FFE">
      <w:pPr>
        <w:rPr>
          <w:moveTo w:id="338" w:author="Hewes Angie" w:date="2020-02-14T08:11:00Z"/>
          <w:sz w:val="24"/>
          <w:szCs w:val="24"/>
        </w:rPr>
      </w:pPr>
    </w:p>
    <w:p w14:paraId="695F8818" w14:textId="77777777" w:rsidR="00C74FFE" w:rsidRPr="00EE2111" w:rsidRDefault="00C74FFE" w:rsidP="00C74FFE">
      <w:pPr>
        <w:rPr>
          <w:moveTo w:id="339" w:author="Hewes Angie" w:date="2020-02-14T08:11:00Z"/>
          <w:sz w:val="24"/>
          <w:szCs w:val="24"/>
        </w:rPr>
      </w:pPr>
      <w:moveTo w:id="340" w:author="Hewes Angie" w:date="2020-02-14T08:11:00Z">
        <w:r w:rsidRPr="00EE2111">
          <w:rPr>
            <w:sz w:val="24"/>
            <w:szCs w:val="24"/>
          </w:rPr>
          <w:t xml:space="preserve">We have appreciated your support in the past and </w:t>
        </w:r>
        <w:r>
          <w:rPr>
            <w:sz w:val="24"/>
            <w:szCs w:val="24"/>
          </w:rPr>
          <w:t>believe</w:t>
        </w:r>
        <w:r w:rsidRPr="00EE2111">
          <w:rPr>
            <w:sz w:val="24"/>
            <w:szCs w:val="24"/>
          </w:rPr>
          <w:t xml:space="preserve"> it has been a very beneficial partnership for all parties. The conference this year is sure to once again impress all who attend. We are hosting the event at the beautiful Walt Disney World Swan and Dolphin Resort in Orlando, FL. I have enclosed a copy of your contract from last year for your review. We will be contacting you in the coming week to schedule a meeting time to discuss this further. </w:t>
        </w:r>
      </w:moveTo>
    </w:p>
    <w:p w14:paraId="10F4E32D" w14:textId="77777777" w:rsidR="00C74FFE" w:rsidRPr="00EE2111" w:rsidRDefault="00C74FFE" w:rsidP="00C74FFE">
      <w:pPr>
        <w:rPr>
          <w:moveTo w:id="341" w:author="Hewes Angie" w:date="2020-02-14T08:11:00Z"/>
          <w:sz w:val="24"/>
          <w:szCs w:val="24"/>
        </w:rPr>
      </w:pPr>
    </w:p>
    <w:p w14:paraId="1DBC02C0" w14:textId="77777777" w:rsidR="00C74FFE" w:rsidRPr="00EE2111" w:rsidRDefault="00C74FFE" w:rsidP="00C74FFE">
      <w:pPr>
        <w:rPr>
          <w:moveTo w:id="342" w:author="Hewes Angie" w:date="2020-02-14T08:11:00Z"/>
          <w:sz w:val="24"/>
          <w:szCs w:val="24"/>
        </w:rPr>
      </w:pPr>
      <w:moveTo w:id="343" w:author="Hewes Angie" w:date="2020-02-14T08:11:00Z">
        <w:r w:rsidRPr="00EE2111">
          <w:rPr>
            <w:sz w:val="24"/>
            <w:szCs w:val="24"/>
          </w:rPr>
          <w:t xml:space="preserve">For any immediate questions, please contact Roger Meyer, Marketing Department Manager, at 614-555-1232. </w:t>
        </w:r>
      </w:moveTo>
    </w:p>
    <w:p w14:paraId="50C24B94" w14:textId="77777777" w:rsidR="00C74FFE" w:rsidRPr="00EE2111" w:rsidRDefault="00C74FFE" w:rsidP="00C74FFE">
      <w:pPr>
        <w:rPr>
          <w:moveTo w:id="344" w:author="Hewes Angie" w:date="2020-02-14T08:11:00Z"/>
          <w:sz w:val="24"/>
          <w:szCs w:val="24"/>
        </w:rPr>
      </w:pPr>
    </w:p>
    <w:p w14:paraId="48DA3FB6" w14:textId="77777777" w:rsidR="00C74FFE" w:rsidRPr="00EE2111" w:rsidRDefault="00C74FFE" w:rsidP="00C74FFE">
      <w:pPr>
        <w:rPr>
          <w:moveTo w:id="345" w:author="Hewes Angie" w:date="2020-02-14T08:11:00Z"/>
          <w:sz w:val="24"/>
          <w:szCs w:val="24"/>
        </w:rPr>
      </w:pPr>
      <w:moveTo w:id="346" w:author="Hewes Angie" w:date="2020-02-14T08:11:00Z">
        <w:r w:rsidRPr="00EE2111">
          <w:rPr>
            <w:sz w:val="24"/>
            <w:szCs w:val="24"/>
          </w:rPr>
          <w:t>Sincerely</w:t>
        </w:r>
      </w:moveTo>
    </w:p>
    <w:p w14:paraId="77CB05E0" w14:textId="77777777" w:rsidR="00C74FFE" w:rsidRPr="00EE2111" w:rsidRDefault="00C74FFE" w:rsidP="00C74FFE">
      <w:pPr>
        <w:rPr>
          <w:moveTo w:id="347" w:author="Hewes Angie" w:date="2020-02-14T08:11:00Z"/>
          <w:sz w:val="24"/>
          <w:szCs w:val="24"/>
        </w:rPr>
      </w:pPr>
    </w:p>
    <w:p w14:paraId="42AD5DA2" w14:textId="77777777" w:rsidR="00C74FFE" w:rsidRPr="00EE2111" w:rsidRDefault="00C74FFE" w:rsidP="00C74FFE">
      <w:pPr>
        <w:rPr>
          <w:moveTo w:id="348" w:author="Hewes Angie" w:date="2020-02-14T08:11:00Z"/>
          <w:sz w:val="24"/>
          <w:szCs w:val="24"/>
        </w:rPr>
      </w:pPr>
    </w:p>
    <w:p w14:paraId="0FEDE20D" w14:textId="77777777" w:rsidR="00C74FFE" w:rsidRPr="00EE2111" w:rsidRDefault="00C74FFE" w:rsidP="00C74FFE">
      <w:pPr>
        <w:rPr>
          <w:moveTo w:id="349" w:author="Hewes Angie" w:date="2020-02-14T08:11:00Z"/>
          <w:sz w:val="24"/>
          <w:szCs w:val="24"/>
        </w:rPr>
      </w:pPr>
    </w:p>
    <w:p w14:paraId="3405CA2A" w14:textId="77777777" w:rsidR="00C74FFE" w:rsidRPr="00EE2111" w:rsidRDefault="00C74FFE" w:rsidP="00C74FFE">
      <w:pPr>
        <w:rPr>
          <w:moveTo w:id="350" w:author="Hewes Angie" w:date="2020-02-14T08:11:00Z"/>
          <w:sz w:val="24"/>
          <w:szCs w:val="24"/>
        </w:rPr>
      </w:pPr>
      <w:moveTo w:id="351" w:author="Hewes Angie" w:date="2020-02-14T08:11:00Z">
        <w:r w:rsidRPr="00EE2111">
          <w:rPr>
            <w:sz w:val="24"/>
            <w:szCs w:val="24"/>
          </w:rPr>
          <w:t>Nancy Wells</w:t>
        </w:r>
      </w:moveTo>
    </w:p>
    <w:p w14:paraId="5D2984FF" w14:textId="77777777" w:rsidR="00C74FFE" w:rsidRPr="00EE2111" w:rsidRDefault="00C74FFE" w:rsidP="00C74FFE">
      <w:pPr>
        <w:rPr>
          <w:moveTo w:id="352" w:author="Hewes Angie" w:date="2020-02-14T08:11:00Z"/>
          <w:sz w:val="24"/>
          <w:szCs w:val="24"/>
        </w:rPr>
      </w:pPr>
      <w:moveTo w:id="353" w:author="Hewes Angie" w:date="2020-02-14T08:11:00Z">
        <w:r w:rsidRPr="00EE2111">
          <w:rPr>
            <w:sz w:val="24"/>
            <w:szCs w:val="24"/>
          </w:rPr>
          <w:t>Chief Executive Officer</w:t>
        </w:r>
      </w:moveTo>
    </w:p>
    <w:p w14:paraId="1CE01F61" w14:textId="77777777" w:rsidR="00C74FFE" w:rsidRPr="00EE2111" w:rsidRDefault="00C74FFE" w:rsidP="00C74FFE">
      <w:pPr>
        <w:rPr>
          <w:moveTo w:id="354" w:author="Hewes Angie" w:date="2020-02-14T08:11:00Z"/>
          <w:sz w:val="24"/>
          <w:szCs w:val="24"/>
        </w:rPr>
      </w:pPr>
    </w:p>
    <w:p w14:paraId="5D207F90" w14:textId="77777777" w:rsidR="00C74FFE" w:rsidRPr="00EE2111" w:rsidRDefault="00C74FFE" w:rsidP="00C74FFE">
      <w:pPr>
        <w:rPr>
          <w:moveTo w:id="355" w:author="Hewes Angie" w:date="2020-02-14T08:11:00Z"/>
          <w:sz w:val="24"/>
          <w:szCs w:val="24"/>
        </w:rPr>
      </w:pPr>
      <w:moveTo w:id="356" w:author="Hewes Angie" w:date="2020-02-14T08:11:00Z">
        <w:r>
          <w:rPr>
            <w:sz w:val="24"/>
            <w:szCs w:val="24"/>
          </w:rPr>
          <w:t>Contestant #</w:t>
        </w:r>
      </w:moveTo>
    </w:p>
    <w:p w14:paraId="42CAA169" w14:textId="77777777" w:rsidR="00C74FFE" w:rsidRPr="00EE2111" w:rsidRDefault="00C74FFE" w:rsidP="00C74FFE">
      <w:pPr>
        <w:rPr>
          <w:moveTo w:id="357" w:author="Hewes Angie" w:date="2020-02-14T08:11:00Z"/>
          <w:sz w:val="24"/>
          <w:szCs w:val="24"/>
        </w:rPr>
      </w:pPr>
    </w:p>
    <w:p w14:paraId="729F1AC6" w14:textId="77777777" w:rsidR="00C74FFE" w:rsidRPr="00EE2111" w:rsidRDefault="00C74FFE" w:rsidP="00C74FFE">
      <w:pPr>
        <w:rPr>
          <w:moveTo w:id="358" w:author="Hewes Angie" w:date="2020-02-14T08:11:00Z"/>
          <w:sz w:val="24"/>
          <w:szCs w:val="24"/>
        </w:rPr>
      </w:pPr>
      <w:moveTo w:id="359" w:author="Hewes Angie" w:date="2020-02-14T08:11:00Z">
        <w:r w:rsidRPr="00EE2111">
          <w:rPr>
            <w:sz w:val="24"/>
            <w:szCs w:val="24"/>
          </w:rPr>
          <w:t>Enclosure</w:t>
        </w:r>
      </w:moveTo>
    </w:p>
    <w:p w14:paraId="5CD311C4" w14:textId="77777777" w:rsidR="00C74FFE" w:rsidRPr="00EE2111" w:rsidRDefault="00C74FFE" w:rsidP="00C74FFE">
      <w:pPr>
        <w:rPr>
          <w:moveTo w:id="360" w:author="Hewes Angie" w:date="2020-02-14T08:11:00Z"/>
          <w:sz w:val="24"/>
          <w:szCs w:val="24"/>
        </w:rPr>
      </w:pPr>
    </w:p>
    <w:p w14:paraId="285D8584" w14:textId="77777777" w:rsidR="00C74FFE" w:rsidRPr="00EE2111" w:rsidRDefault="00C74FFE" w:rsidP="00C74FFE">
      <w:pPr>
        <w:rPr>
          <w:moveTo w:id="361" w:author="Hewes Angie" w:date="2020-02-14T08:11:00Z"/>
          <w:sz w:val="24"/>
          <w:szCs w:val="24"/>
        </w:rPr>
      </w:pPr>
      <w:moveTo w:id="362" w:author="Hewes Angie" w:date="2020-02-14T08:11:00Z">
        <w:r w:rsidRPr="00EE2111">
          <w:rPr>
            <w:sz w:val="24"/>
            <w:szCs w:val="24"/>
          </w:rPr>
          <w:t>c  Roger Meyer</w:t>
        </w:r>
      </w:moveTo>
    </w:p>
    <w:p w14:paraId="26D7CF5A" w14:textId="77777777" w:rsidR="00C74FFE" w:rsidRDefault="00C74FFE" w:rsidP="00C74FFE">
      <w:pPr>
        <w:rPr>
          <w:moveTo w:id="363" w:author="Hewes Angie" w:date="2020-02-14T08:11:00Z"/>
          <w:sz w:val="24"/>
          <w:szCs w:val="24"/>
        </w:rPr>
      </w:pPr>
    </w:p>
    <w:p w14:paraId="403A8497" w14:textId="77777777" w:rsidR="00C74FFE" w:rsidRPr="00EE2111" w:rsidRDefault="00C74FFE" w:rsidP="00C74FFE">
      <w:pPr>
        <w:rPr>
          <w:moveTo w:id="364" w:author="Hewes Angie" w:date="2020-02-14T08:11:00Z"/>
          <w:sz w:val="24"/>
          <w:szCs w:val="24"/>
        </w:rPr>
      </w:pPr>
    </w:p>
    <w:p w14:paraId="1FFD66FB" w14:textId="77777777" w:rsidR="00C74FFE" w:rsidRPr="00EE2111" w:rsidRDefault="00C74FFE" w:rsidP="00C74FFE">
      <w:pPr>
        <w:rPr>
          <w:moveTo w:id="365" w:author="Hewes Angie" w:date="2020-02-14T08:11:00Z"/>
          <w:sz w:val="24"/>
          <w:szCs w:val="24"/>
        </w:rPr>
      </w:pPr>
    </w:p>
    <w:p w14:paraId="576461A8" w14:textId="77777777" w:rsidR="00C74FFE" w:rsidRPr="00EE2111" w:rsidRDefault="00C74FFE" w:rsidP="00C74FFE">
      <w:pPr>
        <w:rPr>
          <w:moveTo w:id="366" w:author="Hewes Angie" w:date="2020-02-14T08:11:00Z"/>
          <w:sz w:val="24"/>
          <w:szCs w:val="24"/>
        </w:rPr>
      </w:pPr>
      <w:moveTo w:id="367" w:author="Hewes Angie" w:date="2020-02-14T08:11:00Z">
        <w:r w:rsidRPr="00EE2111">
          <w:rPr>
            <w:sz w:val="24"/>
            <w:szCs w:val="24"/>
          </w:rPr>
          <w:t xml:space="preserve">Contestant </w:t>
        </w:r>
        <w:r>
          <w:rPr>
            <w:sz w:val="24"/>
            <w:szCs w:val="24"/>
          </w:rPr>
          <w:t>#</w:t>
        </w:r>
      </w:moveTo>
    </w:p>
    <w:p w14:paraId="410345E5" w14:textId="77777777" w:rsidR="00C74FFE" w:rsidRDefault="00C74FFE" w:rsidP="00C74FFE">
      <w:pPr>
        <w:rPr>
          <w:moveTo w:id="368" w:author="Hewes Angie" w:date="2020-02-14T08:11:00Z"/>
          <w:sz w:val="24"/>
          <w:szCs w:val="24"/>
        </w:rPr>
      </w:pPr>
      <w:moveTo w:id="369" w:author="Hewes Angie" w:date="2020-02-14T08:11:00Z">
        <w:r w:rsidRPr="00EE2111">
          <w:rPr>
            <w:sz w:val="24"/>
            <w:szCs w:val="24"/>
          </w:rPr>
          <w:t>Job 4</w:t>
        </w:r>
        <w:r>
          <w:rPr>
            <w:sz w:val="24"/>
            <w:szCs w:val="24"/>
          </w:rPr>
          <w:br w:type="page"/>
        </w:r>
      </w:moveTo>
    </w:p>
    <w:p w14:paraId="359D3031" w14:textId="77777777" w:rsidR="00C74FFE" w:rsidRDefault="00C74FFE" w:rsidP="00C74FFE">
      <w:pPr>
        <w:rPr>
          <w:moveTo w:id="370" w:author="Hewes Angie" w:date="2020-02-14T08:11:00Z"/>
          <w:sz w:val="24"/>
          <w:szCs w:val="24"/>
        </w:rPr>
      </w:pPr>
    </w:p>
    <w:p w14:paraId="6A4EA502" w14:textId="77777777" w:rsidR="00C74FFE" w:rsidRDefault="00C74FFE" w:rsidP="00C74FFE">
      <w:pPr>
        <w:rPr>
          <w:moveTo w:id="371" w:author="Hewes Angie" w:date="2020-02-14T08:11:00Z"/>
          <w:sz w:val="24"/>
          <w:szCs w:val="24"/>
        </w:rPr>
      </w:pPr>
    </w:p>
    <w:p w14:paraId="661D3C6E" w14:textId="77777777" w:rsidR="00C74FFE" w:rsidRDefault="00C74FFE" w:rsidP="00C74FFE">
      <w:pPr>
        <w:rPr>
          <w:moveTo w:id="372" w:author="Hewes Angie" w:date="2020-02-14T08:11:00Z"/>
          <w:sz w:val="24"/>
          <w:szCs w:val="24"/>
        </w:rPr>
      </w:pPr>
    </w:p>
    <w:p w14:paraId="0AA427B9" w14:textId="77777777" w:rsidR="00C74FFE" w:rsidRDefault="00C74FFE" w:rsidP="00C74FFE">
      <w:pPr>
        <w:rPr>
          <w:moveTo w:id="373" w:author="Hewes Angie" w:date="2020-02-14T08:11:00Z"/>
          <w:sz w:val="24"/>
          <w:szCs w:val="24"/>
        </w:rPr>
      </w:pPr>
    </w:p>
    <w:p w14:paraId="56949CED" w14:textId="77777777" w:rsidR="00C74FFE" w:rsidRDefault="00C74FFE" w:rsidP="00C74FFE">
      <w:pPr>
        <w:rPr>
          <w:moveTo w:id="374" w:author="Hewes Angie" w:date="2020-02-14T08:11:00Z"/>
          <w:sz w:val="24"/>
          <w:szCs w:val="24"/>
        </w:rPr>
      </w:pPr>
    </w:p>
    <w:p w14:paraId="1E551D32" w14:textId="77777777" w:rsidR="00C74FFE" w:rsidRPr="00CD5A10" w:rsidRDefault="00C74FFE" w:rsidP="00C74FFE">
      <w:pPr>
        <w:rPr>
          <w:moveTo w:id="375" w:author="Hewes Angie" w:date="2020-02-14T08:11:00Z"/>
          <w:sz w:val="16"/>
          <w:szCs w:val="16"/>
        </w:rPr>
      </w:pPr>
    </w:p>
    <w:p w14:paraId="424DCC9F" w14:textId="77777777" w:rsidR="00C74FFE" w:rsidRPr="00EE2111" w:rsidRDefault="00C74FFE" w:rsidP="00C74FFE">
      <w:pPr>
        <w:rPr>
          <w:moveTo w:id="376" w:author="Hewes Angie" w:date="2020-02-14T08:11:00Z"/>
          <w:sz w:val="24"/>
          <w:szCs w:val="24"/>
        </w:rPr>
      </w:pPr>
      <w:moveTo w:id="377" w:author="Hewes Angie" w:date="2020-02-14T08:11:00Z">
        <w:r w:rsidRPr="00EE2111">
          <w:rPr>
            <w:sz w:val="24"/>
            <w:szCs w:val="24"/>
          </w:rPr>
          <w:t>Current Date</w:t>
        </w:r>
      </w:moveTo>
    </w:p>
    <w:p w14:paraId="3DAFD836" w14:textId="77777777" w:rsidR="00C74FFE" w:rsidRPr="00EE2111" w:rsidRDefault="00C74FFE" w:rsidP="00C74FFE">
      <w:pPr>
        <w:rPr>
          <w:moveTo w:id="378" w:author="Hewes Angie" w:date="2020-02-14T08:11:00Z"/>
          <w:sz w:val="24"/>
          <w:szCs w:val="24"/>
        </w:rPr>
      </w:pPr>
    </w:p>
    <w:p w14:paraId="1E067167" w14:textId="77777777" w:rsidR="00C74FFE" w:rsidRPr="00EE2111" w:rsidRDefault="00C74FFE" w:rsidP="00C74FFE">
      <w:pPr>
        <w:rPr>
          <w:moveTo w:id="379" w:author="Hewes Angie" w:date="2020-02-14T08:11:00Z"/>
          <w:sz w:val="24"/>
          <w:szCs w:val="24"/>
        </w:rPr>
      </w:pPr>
    </w:p>
    <w:p w14:paraId="78393177" w14:textId="77777777" w:rsidR="00C74FFE" w:rsidRPr="00EE2111" w:rsidRDefault="00C74FFE" w:rsidP="00C74FFE">
      <w:pPr>
        <w:rPr>
          <w:moveTo w:id="380" w:author="Hewes Angie" w:date="2020-02-14T08:11:00Z"/>
          <w:sz w:val="24"/>
          <w:szCs w:val="24"/>
        </w:rPr>
      </w:pPr>
    </w:p>
    <w:p w14:paraId="452B9326" w14:textId="77777777" w:rsidR="00C74FFE" w:rsidRPr="00EE2111" w:rsidRDefault="00C74FFE" w:rsidP="00C74FFE">
      <w:pPr>
        <w:rPr>
          <w:moveTo w:id="381" w:author="Hewes Angie" w:date="2020-02-14T08:11:00Z"/>
          <w:sz w:val="24"/>
          <w:szCs w:val="24"/>
        </w:rPr>
      </w:pPr>
      <w:moveTo w:id="382" w:author="Hewes Angie" w:date="2020-02-14T08:11:00Z">
        <w:r w:rsidRPr="00EE2111">
          <w:rPr>
            <w:sz w:val="24"/>
            <w:szCs w:val="24"/>
          </w:rPr>
          <w:t>Ms. Pandora Domalis, Vice President</w:t>
        </w:r>
      </w:moveTo>
    </w:p>
    <w:p w14:paraId="33B8E874" w14:textId="77777777" w:rsidR="00C74FFE" w:rsidRPr="00EE2111" w:rsidRDefault="00C74FFE" w:rsidP="00C74FFE">
      <w:pPr>
        <w:rPr>
          <w:moveTo w:id="383" w:author="Hewes Angie" w:date="2020-02-14T08:11:00Z"/>
          <w:sz w:val="24"/>
          <w:szCs w:val="24"/>
        </w:rPr>
      </w:pPr>
      <w:moveTo w:id="384" w:author="Hewes Angie" w:date="2020-02-14T08:11:00Z">
        <w:r w:rsidRPr="00EE2111">
          <w:rPr>
            <w:sz w:val="24"/>
            <w:szCs w:val="24"/>
          </w:rPr>
          <w:t>Siobhan's Candy</w:t>
        </w:r>
      </w:moveTo>
    </w:p>
    <w:p w14:paraId="57BA8733" w14:textId="77777777" w:rsidR="00C74FFE" w:rsidRPr="00EE2111" w:rsidRDefault="00C74FFE" w:rsidP="00C74FFE">
      <w:pPr>
        <w:rPr>
          <w:moveTo w:id="385" w:author="Hewes Angie" w:date="2020-02-14T08:11:00Z"/>
          <w:sz w:val="24"/>
          <w:szCs w:val="24"/>
        </w:rPr>
      </w:pPr>
      <w:moveTo w:id="386" w:author="Hewes Angie" w:date="2020-02-14T08:11:00Z">
        <w:r w:rsidRPr="00EE2111">
          <w:rPr>
            <w:sz w:val="24"/>
            <w:szCs w:val="24"/>
          </w:rPr>
          <w:t>808 Candy Lane</w:t>
        </w:r>
      </w:moveTo>
    </w:p>
    <w:p w14:paraId="29E1A04C" w14:textId="77777777" w:rsidR="00C74FFE" w:rsidRPr="00EE2111" w:rsidRDefault="00C74FFE" w:rsidP="00C74FFE">
      <w:pPr>
        <w:rPr>
          <w:moveTo w:id="387" w:author="Hewes Angie" w:date="2020-02-14T08:11:00Z"/>
          <w:sz w:val="24"/>
          <w:szCs w:val="24"/>
        </w:rPr>
      </w:pPr>
      <w:moveTo w:id="388" w:author="Hewes Angie" w:date="2020-02-14T08:11:00Z">
        <w:r w:rsidRPr="00EE2111">
          <w:rPr>
            <w:sz w:val="24"/>
            <w:szCs w:val="24"/>
          </w:rPr>
          <w:t>Hershey, PA 12345</w:t>
        </w:r>
      </w:moveTo>
    </w:p>
    <w:p w14:paraId="4FCF453F" w14:textId="77777777" w:rsidR="00C74FFE" w:rsidRPr="00EE2111" w:rsidRDefault="00C74FFE" w:rsidP="00C74FFE">
      <w:pPr>
        <w:rPr>
          <w:moveTo w:id="389" w:author="Hewes Angie" w:date="2020-02-14T08:11:00Z"/>
          <w:sz w:val="24"/>
          <w:szCs w:val="24"/>
        </w:rPr>
      </w:pPr>
    </w:p>
    <w:p w14:paraId="5DA06038" w14:textId="77777777" w:rsidR="00C74FFE" w:rsidRPr="00EE2111" w:rsidRDefault="00C74FFE" w:rsidP="00C74FFE">
      <w:pPr>
        <w:rPr>
          <w:moveTo w:id="390" w:author="Hewes Angie" w:date="2020-02-14T08:11:00Z"/>
          <w:sz w:val="24"/>
          <w:szCs w:val="24"/>
        </w:rPr>
      </w:pPr>
      <w:moveTo w:id="391" w:author="Hewes Angie" w:date="2020-02-14T08:11:00Z">
        <w:r w:rsidRPr="00EE2111">
          <w:rPr>
            <w:sz w:val="24"/>
            <w:szCs w:val="24"/>
          </w:rPr>
          <w:t xml:space="preserve">Dear </w:t>
        </w:r>
        <w:r>
          <w:rPr>
            <w:sz w:val="24"/>
            <w:szCs w:val="24"/>
          </w:rPr>
          <w:t>Ms. Domalis</w:t>
        </w:r>
      </w:moveTo>
    </w:p>
    <w:p w14:paraId="6C98387B" w14:textId="77777777" w:rsidR="00C74FFE" w:rsidRPr="00EE2111" w:rsidRDefault="00C74FFE" w:rsidP="00C74FFE">
      <w:pPr>
        <w:rPr>
          <w:moveTo w:id="392" w:author="Hewes Angie" w:date="2020-02-14T08:11:00Z"/>
          <w:sz w:val="24"/>
          <w:szCs w:val="24"/>
        </w:rPr>
      </w:pPr>
    </w:p>
    <w:p w14:paraId="26BBB55B" w14:textId="77777777" w:rsidR="00C74FFE" w:rsidRPr="00C16E0F" w:rsidRDefault="00C74FFE" w:rsidP="00C74FFE">
      <w:pPr>
        <w:rPr>
          <w:moveTo w:id="393" w:author="Hewes Angie" w:date="2020-02-14T08:11:00Z"/>
          <w:caps/>
          <w:sz w:val="24"/>
          <w:szCs w:val="24"/>
        </w:rPr>
      </w:pPr>
      <w:moveTo w:id="394" w:author="Hewes Angie" w:date="2020-02-14T08:11:00Z">
        <w:r w:rsidRPr="00C16E0F">
          <w:rPr>
            <w:caps/>
            <w:sz w:val="24"/>
            <w:szCs w:val="24"/>
          </w:rPr>
          <w:t>2020 Professional Business Associates Annual Conference</w:t>
        </w:r>
      </w:moveTo>
    </w:p>
    <w:p w14:paraId="0A29227A" w14:textId="77777777" w:rsidR="00C74FFE" w:rsidRPr="00EE2111" w:rsidRDefault="00C74FFE" w:rsidP="00C74FFE">
      <w:pPr>
        <w:rPr>
          <w:moveTo w:id="395" w:author="Hewes Angie" w:date="2020-02-14T08:11:00Z"/>
          <w:sz w:val="24"/>
          <w:szCs w:val="24"/>
        </w:rPr>
      </w:pPr>
    </w:p>
    <w:p w14:paraId="671C618F" w14:textId="77777777" w:rsidR="00C74FFE" w:rsidRPr="00EE2111" w:rsidRDefault="00C74FFE" w:rsidP="00C74FFE">
      <w:pPr>
        <w:rPr>
          <w:moveTo w:id="396" w:author="Hewes Angie" w:date="2020-02-14T08:11:00Z"/>
          <w:sz w:val="24"/>
          <w:szCs w:val="24"/>
        </w:rPr>
      </w:pPr>
      <w:moveTo w:id="397" w:author="Hewes Angie" w:date="2020-02-14T08:11:00Z">
        <w:r w:rsidRPr="00EE2111">
          <w:rPr>
            <w:sz w:val="24"/>
            <w:szCs w:val="24"/>
          </w:rPr>
          <w:t xml:space="preserve">We are writing to you regarding an exciting opportunity to once again be a Gold Sponsor for the 2020 Professional Business Associates Annual Conference. </w:t>
        </w:r>
      </w:moveTo>
    </w:p>
    <w:p w14:paraId="46D7907A" w14:textId="77777777" w:rsidR="00C74FFE" w:rsidRPr="00EE2111" w:rsidRDefault="00C74FFE" w:rsidP="00C74FFE">
      <w:pPr>
        <w:rPr>
          <w:moveTo w:id="398" w:author="Hewes Angie" w:date="2020-02-14T08:11:00Z"/>
          <w:sz w:val="24"/>
          <w:szCs w:val="24"/>
        </w:rPr>
      </w:pPr>
    </w:p>
    <w:p w14:paraId="56CE76E1" w14:textId="77777777" w:rsidR="00C74FFE" w:rsidRPr="00EE2111" w:rsidRDefault="00C74FFE" w:rsidP="00C74FFE">
      <w:pPr>
        <w:rPr>
          <w:moveTo w:id="399" w:author="Hewes Angie" w:date="2020-02-14T08:11:00Z"/>
          <w:sz w:val="24"/>
          <w:szCs w:val="24"/>
        </w:rPr>
      </w:pPr>
      <w:moveTo w:id="400" w:author="Hewes Angie" w:date="2020-02-14T08:11:00Z">
        <w:r w:rsidRPr="00EE2111">
          <w:rPr>
            <w:sz w:val="24"/>
            <w:szCs w:val="24"/>
          </w:rPr>
          <w:t xml:space="preserve">We have appreciated your support in the past and </w:t>
        </w:r>
        <w:r>
          <w:rPr>
            <w:sz w:val="24"/>
            <w:szCs w:val="24"/>
          </w:rPr>
          <w:t>believe</w:t>
        </w:r>
        <w:r w:rsidRPr="00EE2111">
          <w:rPr>
            <w:sz w:val="24"/>
            <w:szCs w:val="24"/>
          </w:rPr>
          <w:t xml:space="preserve"> it has been a very beneficial partnership for all parties. The conference this year is sure to once again impress all who attend. We are hosting the event at the beautiful Walt Disney World Swan and Dolphin Resort in Orlando, FL. I have enclosed a copy of your contract from last year for your review. We will be contacting you in the coming week to schedule a meeting time to discuss this further. </w:t>
        </w:r>
      </w:moveTo>
    </w:p>
    <w:p w14:paraId="49B3786B" w14:textId="77777777" w:rsidR="00C74FFE" w:rsidRPr="00EE2111" w:rsidRDefault="00C74FFE" w:rsidP="00C74FFE">
      <w:pPr>
        <w:rPr>
          <w:moveTo w:id="401" w:author="Hewes Angie" w:date="2020-02-14T08:11:00Z"/>
          <w:sz w:val="24"/>
          <w:szCs w:val="24"/>
        </w:rPr>
      </w:pPr>
    </w:p>
    <w:p w14:paraId="051F832E" w14:textId="77777777" w:rsidR="00C74FFE" w:rsidRPr="00EE2111" w:rsidRDefault="00C74FFE" w:rsidP="00C74FFE">
      <w:pPr>
        <w:rPr>
          <w:moveTo w:id="402" w:author="Hewes Angie" w:date="2020-02-14T08:11:00Z"/>
          <w:sz w:val="24"/>
          <w:szCs w:val="24"/>
        </w:rPr>
      </w:pPr>
      <w:moveTo w:id="403" w:author="Hewes Angie" w:date="2020-02-14T08:11:00Z">
        <w:r w:rsidRPr="00EE2111">
          <w:rPr>
            <w:sz w:val="24"/>
            <w:szCs w:val="24"/>
          </w:rPr>
          <w:t xml:space="preserve">For any immediate questions, please contact Roger Meyer, Marketing Department Manager, at 614-555-1232. </w:t>
        </w:r>
      </w:moveTo>
    </w:p>
    <w:p w14:paraId="24F83B2D" w14:textId="77777777" w:rsidR="00C74FFE" w:rsidRPr="00EE2111" w:rsidRDefault="00C74FFE" w:rsidP="00C74FFE">
      <w:pPr>
        <w:rPr>
          <w:moveTo w:id="404" w:author="Hewes Angie" w:date="2020-02-14T08:11:00Z"/>
          <w:sz w:val="24"/>
          <w:szCs w:val="24"/>
        </w:rPr>
      </w:pPr>
    </w:p>
    <w:p w14:paraId="6203016A" w14:textId="77777777" w:rsidR="00C74FFE" w:rsidRPr="00EE2111" w:rsidRDefault="00C74FFE" w:rsidP="00C74FFE">
      <w:pPr>
        <w:rPr>
          <w:moveTo w:id="405" w:author="Hewes Angie" w:date="2020-02-14T08:11:00Z"/>
          <w:sz w:val="24"/>
          <w:szCs w:val="24"/>
        </w:rPr>
      </w:pPr>
      <w:moveTo w:id="406" w:author="Hewes Angie" w:date="2020-02-14T08:11:00Z">
        <w:r w:rsidRPr="00EE2111">
          <w:rPr>
            <w:sz w:val="24"/>
            <w:szCs w:val="24"/>
          </w:rPr>
          <w:t>Sincerely</w:t>
        </w:r>
      </w:moveTo>
    </w:p>
    <w:p w14:paraId="285A3812" w14:textId="77777777" w:rsidR="00C74FFE" w:rsidRPr="00EE2111" w:rsidRDefault="00C74FFE" w:rsidP="00C74FFE">
      <w:pPr>
        <w:rPr>
          <w:moveTo w:id="407" w:author="Hewes Angie" w:date="2020-02-14T08:11:00Z"/>
          <w:sz w:val="24"/>
          <w:szCs w:val="24"/>
        </w:rPr>
      </w:pPr>
    </w:p>
    <w:p w14:paraId="2825C7FB" w14:textId="77777777" w:rsidR="00C74FFE" w:rsidRPr="00EE2111" w:rsidRDefault="00C74FFE" w:rsidP="00C74FFE">
      <w:pPr>
        <w:rPr>
          <w:moveTo w:id="408" w:author="Hewes Angie" w:date="2020-02-14T08:11:00Z"/>
          <w:sz w:val="24"/>
          <w:szCs w:val="24"/>
        </w:rPr>
      </w:pPr>
    </w:p>
    <w:p w14:paraId="4C75BFED" w14:textId="77777777" w:rsidR="00C74FFE" w:rsidRPr="00EE2111" w:rsidRDefault="00C74FFE" w:rsidP="00C74FFE">
      <w:pPr>
        <w:rPr>
          <w:moveTo w:id="409" w:author="Hewes Angie" w:date="2020-02-14T08:11:00Z"/>
          <w:sz w:val="24"/>
          <w:szCs w:val="24"/>
        </w:rPr>
      </w:pPr>
    </w:p>
    <w:p w14:paraId="5C50B579" w14:textId="77777777" w:rsidR="00C74FFE" w:rsidRPr="00EE2111" w:rsidRDefault="00C74FFE" w:rsidP="00C74FFE">
      <w:pPr>
        <w:rPr>
          <w:moveTo w:id="410" w:author="Hewes Angie" w:date="2020-02-14T08:11:00Z"/>
          <w:sz w:val="24"/>
          <w:szCs w:val="24"/>
        </w:rPr>
      </w:pPr>
      <w:moveTo w:id="411" w:author="Hewes Angie" w:date="2020-02-14T08:11:00Z">
        <w:r w:rsidRPr="00EE2111">
          <w:rPr>
            <w:sz w:val="24"/>
            <w:szCs w:val="24"/>
          </w:rPr>
          <w:t>Nancy Wells</w:t>
        </w:r>
      </w:moveTo>
    </w:p>
    <w:p w14:paraId="1F4EBCA6" w14:textId="77777777" w:rsidR="00C74FFE" w:rsidRPr="00EE2111" w:rsidRDefault="00C74FFE" w:rsidP="00C74FFE">
      <w:pPr>
        <w:rPr>
          <w:moveTo w:id="412" w:author="Hewes Angie" w:date="2020-02-14T08:11:00Z"/>
          <w:sz w:val="24"/>
          <w:szCs w:val="24"/>
        </w:rPr>
      </w:pPr>
      <w:moveTo w:id="413" w:author="Hewes Angie" w:date="2020-02-14T08:11:00Z">
        <w:r w:rsidRPr="00EE2111">
          <w:rPr>
            <w:sz w:val="24"/>
            <w:szCs w:val="24"/>
          </w:rPr>
          <w:t>Chief Executive Officer</w:t>
        </w:r>
      </w:moveTo>
    </w:p>
    <w:p w14:paraId="2AA7F00B" w14:textId="77777777" w:rsidR="00C74FFE" w:rsidRPr="00EE2111" w:rsidRDefault="00C74FFE" w:rsidP="00C74FFE">
      <w:pPr>
        <w:rPr>
          <w:moveTo w:id="414" w:author="Hewes Angie" w:date="2020-02-14T08:11:00Z"/>
          <w:sz w:val="24"/>
          <w:szCs w:val="24"/>
        </w:rPr>
      </w:pPr>
    </w:p>
    <w:p w14:paraId="07B09145" w14:textId="77777777" w:rsidR="00C74FFE" w:rsidRDefault="00C74FFE" w:rsidP="00C74FFE">
      <w:pPr>
        <w:rPr>
          <w:moveTo w:id="415" w:author="Hewes Angie" w:date="2020-02-14T08:11:00Z"/>
          <w:sz w:val="24"/>
          <w:szCs w:val="24"/>
        </w:rPr>
      </w:pPr>
      <w:moveTo w:id="416" w:author="Hewes Angie" w:date="2020-02-14T08:11:00Z">
        <w:r>
          <w:rPr>
            <w:sz w:val="24"/>
            <w:szCs w:val="24"/>
          </w:rPr>
          <w:t>Contestant #</w:t>
        </w:r>
      </w:moveTo>
    </w:p>
    <w:p w14:paraId="1BC1AB2E" w14:textId="77777777" w:rsidR="00C74FFE" w:rsidRPr="00EE2111" w:rsidRDefault="00C74FFE" w:rsidP="00C74FFE">
      <w:pPr>
        <w:rPr>
          <w:moveTo w:id="417" w:author="Hewes Angie" w:date="2020-02-14T08:11:00Z"/>
          <w:sz w:val="24"/>
          <w:szCs w:val="24"/>
        </w:rPr>
      </w:pPr>
    </w:p>
    <w:p w14:paraId="6FD0D681" w14:textId="77777777" w:rsidR="00C74FFE" w:rsidRPr="00EE2111" w:rsidRDefault="00C74FFE" w:rsidP="00C74FFE">
      <w:pPr>
        <w:rPr>
          <w:moveTo w:id="418" w:author="Hewes Angie" w:date="2020-02-14T08:11:00Z"/>
          <w:sz w:val="24"/>
          <w:szCs w:val="24"/>
        </w:rPr>
      </w:pPr>
      <w:moveTo w:id="419" w:author="Hewes Angie" w:date="2020-02-14T08:11:00Z">
        <w:r w:rsidRPr="00EE2111">
          <w:rPr>
            <w:sz w:val="24"/>
            <w:szCs w:val="24"/>
          </w:rPr>
          <w:t>Enclosure</w:t>
        </w:r>
      </w:moveTo>
    </w:p>
    <w:p w14:paraId="39C2080D" w14:textId="77777777" w:rsidR="00C74FFE" w:rsidRPr="00EE2111" w:rsidRDefault="00C74FFE" w:rsidP="00C74FFE">
      <w:pPr>
        <w:rPr>
          <w:moveTo w:id="420" w:author="Hewes Angie" w:date="2020-02-14T08:11:00Z"/>
          <w:sz w:val="24"/>
          <w:szCs w:val="24"/>
        </w:rPr>
      </w:pPr>
    </w:p>
    <w:p w14:paraId="63BBB7DB" w14:textId="77777777" w:rsidR="00C74FFE" w:rsidRPr="00EE2111" w:rsidRDefault="00C74FFE" w:rsidP="00C74FFE">
      <w:pPr>
        <w:rPr>
          <w:moveTo w:id="421" w:author="Hewes Angie" w:date="2020-02-14T08:11:00Z"/>
          <w:sz w:val="24"/>
          <w:szCs w:val="24"/>
        </w:rPr>
      </w:pPr>
      <w:moveTo w:id="422" w:author="Hewes Angie" w:date="2020-02-14T08:11:00Z">
        <w:r w:rsidRPr="00EE2111">
          <w:rPr>
            <w:sz w:val="24"/>
            <w:szCs w:val="24"/>
          </w:rPr>
          <w:t>c  Roger Meyer</w:t>
        </w:r>
      </w:moveTo>
    </w:p>
    <w:p w14:paraId="3389444C" w14:textId="77777777" w:rsidR="00C74FFE" w:rsidRPr="00EE2111" w:rsidRDefault="00C74FFE" w:rsidP="00C74FFE">
      <w:pPr>
        <w:rPr>
          <w:moveTo w:id="423" w:author="Hewes Angie" w:date="2020-02-14T08:11:00Z"/>
          <w:sz w:val="24"/>
          <w:szCs w:val="24"/>
        </w:rPr>
      </w:pPr>
    </w:p>
    <w:p w14:paraId="340DD520" w14:textId="77777777" w:rsidR="00C74FFE" w:rsidRDefault="00C74FFE" w:rsidP="00C74FFE">
      <w:pPr>
        <w:rPr>
          <w:moveTo w:id="424" w:author="Hewes Angie" w:date="2020-02-14T08:11:00Z"/>
          <w:sz w:val="24"/>
          <w:szCs w:val="24"/>
        </w:rPr>
      </w:pPr>
    </w:p>
    <w:p w14:paraId="11B60B56" w14:textId="77777777" w:rsidR="00C74FFE" w:rsidRPr="00EE2111" w:rsidRDefault="00C74FFE" w:rsidP="00C74FFE">
      <w:pPr>
        <w:rPr>
          <w:moveTo w:id="425" w:author="Hewes Angie" w:date="2020-02-14T08:11:00Z"/>
          <w:sz w:val="24"/>
          <w:szCs w:val="24"/>
        </w:rPr>
      </w:pPr>
    </w:p>
    <w:p w14:paraId="0FDDAC80" w14:textId="77777777" w:rsidR="00C74FFE" w:rsidRPr="00EE2111" w:rsidRDefault="00C74FFE" w:rsidP="00C74FFE">
      <w:pPr>
        <w:rPr>
          <w:moveTo w:id="426" w:author="Hewes Angie" w:date="2020-02-14T08:11:00Z"/>
          <w:sz w:val="24"/>
          <w:szCs w:val="24"/>
        </w:rPr>
      </w:pPr>
      <w:moveTo w:id="427" w:author="Hewes Angie" w:date="2020-02-14T08:11:00Z">
        <w:r w:rsidRPr="00EE2111">
          <w:rPr>
            <w:sz w:val="24"/>
            <w:szCs w:val="24"/>
          </w:rPr>
          <w:t xml:space="preserve">Contestant </w:t>
        </w:r>
        <w:r>
          <w:rPr>
            <w:sz w:val="24"/>
            <w:szCs w:val="24"/>
          </w:rPr>
          <w:t>#</w:t>
        </w:r>
      </w:moveTo>
    </w:p>
    <w:p w14:paraId="462F5E33" w14:textId="77777777" w:rsidR="00C74FFE" w:rsidRDefault="00C74FFE" w:rsidP="00C74FFE">
      <w:pPr>
        <w:rPr>
          <w:moveTo w:id="428" w:author="Hewes Angie" w:date="2020-02-14T08:11:00Z"/>
          <w:sz w:val="24"/>
          <w:szCs w:val="24"/>
        </w:rPr>
      </w:pPr>
      <w:moveTo w:id="429" w:author="Hewes Angie" w:date="2020-02-14T08:11:00Z">
        <w:r w:rsidRPr="00EE2111">
          <w:rPr>
            <w:sz w:val="24"/>
            <w:szCs w:val="24"/>
          </w:rPr>
          <w:t>Job 4</w:t>
        </w:r>
        <w:r>
          <w:rPr>
            <w:sz w:val="24"/>
            <w:szCs w:val="24"/>
          </w:rPr>
          <w:br w:type="page"/>
        </w:r>
      </w:moveTo>
    </w:p>
    <w:p w14:paraId="223DB11B" w14:textId="77777777" w:rsidR="00C74FFE" w:rsidRDefault="00C74FFE" w:rsidP="00C74FFE">
      <w:pPr>
        <w:rPr>
          <w:moveTo w:id="430" w:author="Hewes Angie" w:date="2020-02-14T08:11:00Z"/>
          <w:sz w:val="24"/>
          <w:szCs w:val="24"/>
        </w:rPr>
      </w:pPr>
    </w:p>
    <w:p w14:paraId="33C025D6" w14:textId="77777777" w:rsidR="00C74FFE" w:rsidRDefault="00C74FFE" w:rsidP="00C74FFE">
      <w:pPr>
        <w:rPr>
          <w:moveTo w:id="431" w:author="Hewes Angie" w:date="2020-02-14T08:11:00Z"/>
          <w:sz w:val="24"/>
          <w:szCs w:val="24"/>
        </w:rPr>
      </w:pPr>
    </w:p>
    <w:p w14:paraId="6D785217" w14:textId="77777777" w:rsidR="00C74FFE" w:rsidRDefault="00C74FFE" w:rsidP="00C74FFE">
      <w:pPr>
        <w:rPr>
          <w:moveTo w:id="432" w:author="Hewes Angie" w:date="2020-02-14T08:11:00Z"/>
          <w:sz w:val="24"/>
          <w:szCs w:val="24"/>
        </w:rPr>
      </w:pPr>
    </w:p>
    <w:p w14:paraId="3BF223E8" w14:textId="77777777" w:rsidR="00C74FFE" w:rsidRDefault="00C74FFE" w:rsidP="00C74FFE">
      <w:pPr>
        <w:rPr>
          <w:moveTo w:id="433" w:author="Hewes Angie" w:date="2020-02-14T08:11:00Z"/>
          <w:sz w:val="24"/>
          <w:szCs w:val="24"/>
        </w:rPr>
      </w:pPr>
    </w:p>
    <w:p w14:paraId="53585651" w14:textId="77777777" w:rsidR="00C74FFE" w:rsidRDefault="00C74FFE" w:rsidP="00C74FFE">
      <w:pPr>
        <w:rPr>
          <w:moveTo w:id="434" w:author="Hewes Angie" w:date="2020-02-14T08:11:00Z"/>
          <w:sz w:val="24"/>
          <w:szCs w:val="24"/>
        </w:rPr>
      </w:pPr>
    </w:p>
    <w:p w14:paraId="7EF455DC" w14:textId="77777777" w:rsidR="00C74FFE" w:rsidRPr="0043293E" w:rsidRDefault="00C74FFE" w:rsidP="00C74FFE">
      <w:pPr>
        <w:rPr>
          <w:moveTo w:id="435" w:author="Hewes Angie" w:date="2020-02-14T08:11:00Z"/>
          <w:sz w:val="16"/>
          <w:szCs w:val="16"/>
        </w:rPr>
      </w:pPr>
    </w:p>
    <w:p w14:paraId="7E8EE376" w14:textId="77777777" w:rsidR="00C74FFE" w:rsidRPr="00EE2111" w:rsidRDefault="00C74FFE" w:rsidP="00C74FFE">
      <w:pPr>
        <w:rPr>
          <w:moveTo w:id="436" w:author="Hewes Angie" w:date="2020-02-14T08:11:00Z"/>
          <w:sz w:val="24"/>
          <w:szCs w:val="24"/>
        </w:rPr>
      </w:pPr>
      <w:moveTo w:id="437" w:author="Hewes Angie" w:date="2020-02-14T08:11:00Z">
        <w:r w:rsidRPr="00EE2111">
          <w:rPr>
            <w:sz w:val="24"/>
            <w:szCs w:val="24"/>
          </w:rPr>
          <w:t>Current Date</w:t>
        </w:r>
      </w:moveTo>
    </w:p>
    <w:p w14:paraId="4AB92086" w14:textId="77777777" w:rsidR="00C74FFE" w:rsidRPr="00EE2111" w:rsidRDefault="00C74FFE" w:rsidP="00C74FFE">
      <w:pPr>
        <w:rPr>
          <w:moveTo w:id="438" w:author="Hewes Angie" w:date="2020-02-14T08:11:00Z"/>
          <w:sz w:val="24"/>
          <w:szCs w:val="24"/>
        </w:rPr>
      </w:pPr>
    </w:p>
    <w:p w14:paraId="3B219BDB" w14:textId="77777777" w:rsidR="00C74FFE" w:rsidRPr="00EE2111" w:rsidRDefault="00C74FFE" w:rsidP="00C74FFE">
      <w:pPr>
        <w:rPr>
          <w:moveTo w:id="439" w:author="Hewes Angie" w:date="2020-02-14T08:11:00Z"/>
          <w:sz w:val="24"/>
          <w:szCs w:val="24"/>
        </w:rPr>
      </w:pPr>
    </w:p>
    <w:p w14:paraId="1364FEF9" w14:textId="77777777" w:rsidR="00C74FFE" w:rsidRPr="00EE2111" w:rsidRDefault="00C74FFE" w:rsidP="00C74FFE">
      <w:pPr>
        <w:rPr>
          <w:moveTo w:id="440" w:author="Hewes Angie" w:date="2020-02-14T08:11:00Z"/>
          <w:sz w:val="24"/>
          <w:szCs w:val="24"/>
        </w:rPr>
      </w:pPr>
    </w:p>
    <w:p w14:paraId="249644D7" w14:textId="77777777" w:rsidR="00C74FFE" w:rsidRPr="00EE2111" w:rsidRDefault="00C74FFE" w:rsidP="00C74FFE">
      <w:pPr>
        <w:rPr>
          <w:moveTo w:id="441" w:author="Hewes Angie" w:date="2020-02-14T08:11:00Z"/>
          <w:sz w:val="24"/>
          <w:szCs w:val="24"/>
        </w:rPr>
      </w:pPr>
      <w:moveTo w:id="442" w:author="Hewes Angie" w:date="2020-02-14T08:11:00Z">
        <w:r w:rsidRPr="00EE2111">
          <w:rPr>
            <w:sz w:val="24"/>
            <w:szCs w:val="24"/>
          </w:rPr>
          <w:t>Mr. David Schaefer, President</w:t>
        </w:r>
      </w:moveTo>
    </w:p>
    <w:p w14:paraId="33DBB04B" w14:textId="77777777" w:rsidR="00C74FFE" w:rsidRPr="00EE2111" w:rsidRDefault="00C74FFE" w:rsidP="00C74FFE">
      <w:pPr>
        <w:rPr>
          <w:moveTo w:id="443" w:author="Hewes Angie" w:date="2020-02-14T08:11:00Z"/>
          <w:sz w:val="24"/>
          <w:szCs w:val="24"/>
        </w:rPr>
      </w:pPr>
      <w:moveTo w:id="444" w:author="Hewes Angie" w:date="2020-02-14T08:11:00Z">
        <w:r w:rsidRPr="00EE2111">
          <w:rPr>
            <w:sz w:val="24"/>
            <w:szCs w:val="24"/>
          </w:rPr>
          <w:t>Siobhan's Candy</w:t>
        </w:r>
      </w:moveTo>
    </w:p>
    <w:p w14:paraId="0E06EBF7" w14:textId="77777777" w:rsidR="00C74FFE" w:rsidRPr="00EE2111" w:rsidRDefault="00C74FFE" w:rsidP="00C74FFE">
      <w:pPr>
        <w:rPr>
          <w:moveTo w:id="445" w:author="Hewes Angie" w:date="2020-02-14T08:11:00Z"/>
          <w:sz w:val="24"/>
          <w:szCs w:val="24"/>
        </w:rPr>
      </w:pPr>
      <w:moveTo w:id="446" w:author="Hewes Angie" w:date="2020-02-14T08:11:00Z">
        <w:r w:rsidRPr="00EE2111">
          <w:rPr>
            <w:sz w:val="24"/>
            <w:szCs w:val="24"/>
          </w:rPr>
          <w:t>808 Candy Lane</w:t>
        </w:r>
      </w:moveTo>
    </w:p>
    <w:p w14:paraId="3A97177B" w14:textId="77777777" w:rsidR="00C74FFE" w:rsidRPr="00EE2111" w:rsidRDefault="00C74FFE" w:rsidP="00C74FFE">
      <w:pPr>
        <w:rPr>
          <w:moveTo w:id="447" w:author="Hewes Angie" w:date="2020-02-14T08:11:00Z"/>
          <w:sz w:val="24"/>
          <w:szCs w:val="24"/>
        </w:rPr>
      </w:pPr>
      <w:moveTo w:id="448" w:author="Hewes Angie" w:date="2020-02-14T08:11:00Z">
        <w:r w:rsidRPr="00EE2111">
          <w:rPr>
            <w:sz w:val="24"/>
            <w:szCs w:val="24"/>
          </w:rPr>
          <w:t>Hershey, PA 12345</w:t>
        </w:r>
      </w:moveTo>
    </w:p>
    <w:p w14:paraId="516C9EBA" w14:textId="77777777" w:rsidR="00C74FFE" w:rsidRPr="00EE2111" w:rsidRDefault="00C74FFE" w:rsidP="00C74FFE">
      <w:pPr>
        <w:rPr>
          <w:moveTo w:id="449" w:author="Hewes Angie" w:date="2020-02-14T08:11:00Z"/>
          <w:sz w:val="24"/>
          <w:szCs w:val="24"/>
        </w:rPr>
      </w:pPr>
    </w:p>
    <w:p w14:paraId="4F1225A1" w14:textId="77777777" w:rsidR="00C74FFE" w:rsidRPr="00EE2111" w:rsidRDefault="00C74FFE" w:rsidP="00C74FFE">
      <w:pPr>
        <w:rPr>
          <w:moveTo w:id="450" w:author="Hewes Angie" w:date="2020-02-14T08:11:00Z"/>
          <w:sz w:val="24"/>
          <w:szCs w:val="24"/>
        </w:rPr>
      </w:pPr>
      <w:moveTo w:id="451" w:author="Hewes Angie" w:date="2020-02-14T08:11:00Z">
        <w:r w:rsidRPr="00EE2111">
          <w:rPr>
            <w:sz w:val="24"/>
            <w:szCs w:val="24"/>
          </w:rPr>
          <w:t xml:space="preserve">Dear </w:t>
        </w:r>
        <w:r>
          <w:rPr>
            <w:sz w:val="24"/>
            <w:szCs w:val="24"/>
          </w:rPr>
          <w:t>Mr. Schaefer</w:t>
        </w:r>
      </w:moveTo>
    </w:p>
    <w:p w14:paraId="063A6616" w14:textId="77777777" w:rsidR="00C74FFE" w:rsidRPr="00EE2111" w:rsidRDefault="00C74FFE" w:rsidP="00C74FFE">
      <w:pPr>
        <w:rPr>
          <w:moveTo w:id="452" w:author="Hewes Angie" w:date="2020-02-14T08:11:00Z"/>
          <w:sz w:val="24"/>
          <w:szCs w:val="24"/>
        </w:rPr>
      </w:pPr>
    </w:p>
    <w:p w14:paraId="096B103E" w14:textId="77777777" w:rsidR="00C74FFE" w:rsidRPr="00C16E0F" w:rsidRDefault="00C74FFE" w:rsidP="00C74FFE">
      <w:pPr>
        <w:rPr>
          <w:moveTo w:id="453" w:author="Hewes Angie" w:date="2020-02-14T08:11:00Z"/>
          <w:caps/>
          <w:sz w:val="24"/>
          <w:szCs w:val="24"/>
        </w:rPr>
      </w:pPr>
      <w:moveTo w:id="454" w:author="Hewes Angie" w:date="2020-02-14T08:11:00Z">
        <w:r w:rsidRPr="00C16E0F">
          <w:rPr>
            <w:caps/>
            <w:sz w:val="24"/>
            <w:szCs w:val="24"/>
          </w:rPr>
          <w:t>2020 Professional Business Associates Annual Conference</w:t>
        </w:r>
      </w:moveTo>
    </w:p>
    <w:p w14:paraId="6B5AE17A" w14:textId="77777777" w:rsidR="00C74FFE" w:rsidRPr="00EE2111" w:rsidRDefault="00C74FFE" w:rsidP="00C74FFE">
      <w:pPr>
        <w:rPr>
          <w:moveTo w:id="455" w:author="Hewes Angie" w:date="2020-02-14T08:11:00Z"/>
          <w:sz w:val="24"/>
          <w:szCs w:val="24"/>
        </w:rPr>
      </w:pPr>
    </w:p>
    <w:p w14:paraId="1889060D" w14:textId="77777777" w:rsidR="00C74FFE" w:rsidRPr="00EE2111" w:rsidRDefault="00C74FFE" w:rsidP="00C74FFE">
      <w:pPr>
        <w:rPr>
          <w:moveTo w:id="456" w:author="Hewes Angie" w:date="2020-02-14T08:11:00Z"/>
          <w:sz w:val="24"/>
          <w:szCs w:val="24"/>
        </w:rPr>
      </w:pPr>
      <w:moveTo w:id="457" w:author="Hewes Angie" w:date="2020-02-14T08:11:00Z">
        <w:r w:rsidRPr="00EE2111">
          <w:rPr>
            <w:sz w:val="24"/>
            <w:szCs w:val="24"/>
          </w:rPr>
          <w:t xml:space="preserve">We are writing to you regarding an exciting opportunity to once again be a Gold Sponsor for the 2020 Professional Business Associates Annual Conference. </w:t>
        </w:r>
      </w:moveTo>
    </w:p>
    <w:p w14:paraId="5BB9D698" w14:textId="77777777" w:rsidR="00C74FFE" w:rsidRPr="00EE2111" w:rsidRDefault="00C74FFE" w:rsidP="00C74FFE">
      <w:pPr>
        <w:rPr>
          <w:moveTo w:id="458" w:author="Hewes Angie" w:date="2020-02-14T08:11:00Z"/>
          <w:sz w:val="24"/>
          <w:szCs w:val="24"/>
        </w:rPr>
      </w:pPr>
    </w:p>
    <w:p w14:paraId="036A7611" w14:textId="77777777" w:rsidR="00C74FFE" w:rsidRPr="00EE2111" w:rsidRDefault="00C74FFE" w:rsidP="00C74FFE">
      <w:pPr>
        <w:rPr>
          <w:moveTo w:id="459" w:author="Hewes Angie" w:date="2020-02-14T08:11:00Z"/>
          <w:sz w:val="24"/>
          <w:szCs w:val="24"/>
        </w:rPr>
      </w:pPr>
      <w:moveTo w:id="460" w:author="Hewes Angie" w:date="2020-02-14T08:11:00Z">
        <w:r w:rsidRPr="00EE2111">
          <w:rPr>
            <w:sz w:val="24"/>
            <w:szCs w:val="24"/>
          </w:rPr>
          <w:t xml:space="preserve">We have appreciated your support in the past and </w:t>
        </w:r>
        <w:r>
          <w:rPr>
            <w:sz w:val="24"/>
            <w:szCs w:val="24"/>
          </w:rPr>
          <w:t>believe</w:t>
        </w:r>
        <w:r w:rsidRPr="00EE2111">
          <w:rPr>
            <w:sz w:val="24"/>
            <w:szCs w:val="24"/>
          </w:rPr>
          <w:t xml:space="preserve"> it has been a very beneficial partnership for all parties. The conference this year is sure to once again impress all who attend. We are hosting the event at the beautiful Walt Disney World Swan and Dolphin Resort in Orlando, FL. I have enclosed a copy of your contract from last year for your review. We will be contacting you in the coming week to schedule a meeting time to discuss this further. </w:t>
        </w:r>
      </w:moveTo>
    </w:p>
    <w:p w14:paraId="26400C6B" w14:textId="77777777" w:rsidR="00C74FFE" w:rsidRPr="00EE2111" w:rsidRDefault="00C74FFE" w:rsidP="00C74FFE">
      <w:pPr>
        <w:rPr>
          <w:moveTo w:id="461" w:author="Hewes Angie" w:date="2020-02-14T08:11:00Z"/>
          <w:sz w:val="24"/>
          <w:szCs w:val="24"/>
        </w:rPr>
      </w:pPr>
    </w:p>
    <w:p w14:paraId="02293F17" w14:textId="77777777" w:rsidR="00C74FFE" w:rsidRPr="00EE2111" w:rsidRDefault="00C74FFE" w:rsidP="00C74FFE">
      <w:pPr>
        <w:rPr>
          <w:moveTo w:id="462" w:author="Hewes Angie" w:date="2020-02-14T08:11:00Z"/>
          <w:sz w:val="24"/>
          <w:szCs w:val="24"/>
        </w:rPr>
      </w:pPr>
      <w:moveTo w:id="463" w:author="Hewes Angie" w:date="2020-02-14T08:11:00Z">
        <w:r w:rsidRPr="00EE2111">
          <w:rPr>
            <w:sz w:val="24"/>
            <w:szCs w:val="24"/>
          </w:rPr>
          <w:t xml:space="preserve">For any immediate questions, please contact Roger Meyer, Marketing Department Manager, at 614-555-1232. </w:t>
        </w:r>
      </w:moveTo>
    </w:p>
    <w:p w14:paraId="0365FD25" w14:textId="77777777" w:rsidR="00C74FFE" w:rsidRPr="00EE2111" w:rsidRDefault="00C74FFE" w:rsidP="00C74FFE">
      <w:pPr>
        <w:rPr>
          <w:moveTo w:id="464" w:author="Hewes Angie" w:date="2020-02-14T08:11:00Z"/>
          <w:sz w:val="24"/>
          <w:szCs w:val="24"/>
        </w:rPr>
      </w:pPr>
    </w:p>
    <w:p w14:paraId="7AAD393A" w14:textId="77777777" w:rsidR="00C74FFE" w:rsidRPr="00EE2111" w:rsidRDefault="00C74FFE" w:rsidP="00C74FFE">
      <w:pPr>
        <w:rPr>
          <w:moveTo w:id="465" w:author="Hewes Angie" w:date="2020-02-14T08:11:00Z"/>
          <w:sz w:val="24"/>
          <w:szCs w:val="24"/>
        </w:rPr>
      </w:pPr>
      <w:moveTo w:id="466" w:author="Hewes Angie" w:date="2020-02-14T08:11:00Z">
        <w:r w:rsidRPr="00EE2111">
          <w:rPr>
            <w:sz w:val="24"/>
            <w:szCs w:val="24"/>
          </w:rPr>
          <w:t>Sincerely</w:t>
        </w:r>
      </w:moveTo>
    </w:p>
    <w:p w14:paraId="62794D29" w14:textId="77777777" w:rsidR="00C74FFE" w:rsidRPr="00EE2111" w:rsidRDefault="00C74FFE" w:rsidP="00C74FFE">
      <w:pPr>
        <w:rPr>
          <w:moveTo w:id="467" w:author="Hewes Angie" w:date="2020-02-14T08:11:00Z"/>
          <w:sz w:val="24"/>
          <w:szCs w:val="24"/>
        </w:rPr>
      </w:pPr>
    </w:p>
    <w:p w14:paraId="62920C90" w14:textId="77777777" w:rsidR="00C74FFE" w:rsidRPr="00EE2111" w:rsidRDefault="00C74FFE" w:rsidP="00C74FFE">
      <w:pPr>
        <w:rPr>
          <w:moveTo w:id="468" w:author="Hewes Angie" w:date="2020-02-14T08:11:00Z"/>
          <w:sz w:val="24"/>
          <w:szCs w:val="24"/>
        </w:rPr>
      </w:pPr>
    </w:p>
    <w:p w14:paraId="17F8D505" w14:textId="77777777" w:rsidR="00C74FFE" w:rsidRPr="00EE2111" w:rsidRDefault="00C74FFE" w:rsidP="00C74FFE">
      <w:pPr>
        <w:rPr>
          <w:moveTo w:id="469" w:author="Hewes Angie" w:date="2020-02-14T08:11:00Z"/>
          <w:sz w:val="24"/>
          <w:szCs w:val="24"/>
        </w:rPr>
      </w:pPr>
    </w:p>
    <w:p w14:paraId="4010D916" w14:textId="77777777" w:rsidR="00C74FFE" w:rsidRPr="00EE2111" w:rsidRDefault="00C74FFE" w:rsidP="00C74FFE">
      <w:pPr>
        <w:rPr>
          <w:moveTo w:id="470" w:author="Hewes Angie" w:date="2020-02-14T08:11:00Z"/>
          <w:sz w:val="24"/>
          <w:szCs w:val="24"/>
        </w:rPr>
      </w:pPr>
      <w:moveTo w:id="471" w:author="Hewes Angie" w:date="2020-02-14T08:11:00Z">
        <w:r w:rsidRPr="00EE2111">
          <w:rPr>
            <w:sz w:val="24"/>
            <w:szCs w:val="24"/>
          </w:rPr>
          <w:t>Nancy Wells</w:t>
        </w:r>
      </w:moveTo>
    </w:p>
    <w:p w14:paraId="61650AA4" w14:textId="77777777" w:rsidR="00C74FFE" w:rsidRPr="00EE2111" w:rsidRDefault="00C74FFE" w:rsidP="00C74FFE">
      <w:pPr>
        <w:rPr>
          <w:moveTo w:id="472" w:author="Hewes Angie" w:date="2020-02-14T08:11:00Z"/>
          <w:sz w:val="24"/>
          <w:szCs w:val="24"/>
        </w:rPr>
      </w:pPr>
      <w:moveTo w:id="473" w:author="Hewes Angie" w:date="2020-02-14T08:11:00Z">
        <w:r w:rsidRPr="00EE2111">
          <w:rPr>
            <w:sz w:val="24"/>
            <w:szCs w:val="24"/>
          </w:rPr>
          <w:t>Chief Executive Officer</w:t>
        </w:r>
      </w:moveTo>
    </w:p>
    <w:p w14:paraId="7C5613C2" w14:textId="77777777" w:rsidR="00C74FFE" w:rsidRPr="00EE2111" w:rsidRDefault="00C74FFE" w:rsidP="00C74FFE">
      <w:pPr>
        <w:rPr>
          <w:moveTo w:id="474" w:author="Hewes Angie" w:date="2020-02-14T08:11:00Z"/>
          <w:sz w:val="24"/>
          <w:szCs w:val="24"/>
        </w:rPr>
      </w:pPr>
    </w:p>
    <w:p w14:paraId="0D41060C" w14:textId="77777777" w:rsidR="00C74FFE" w:rsidRPr="00EE2111" w:rsidRDefault="00C74FFE" w:rsidP="00C74FFE">
      <w:pPr>
        <w:rPr>
          <w:moveTo w:id="475" w:author="Hewes Angie" w:date="2020-02-14T08:11:00Z"/>
          <w:sz w:val="24"/>
          <w:szCs w:val="24"/>
        </w:rPr>
      </w:pPr>
      <w:moveTo w:id="476" w:author="Hewes Angie" w:date="2020-02-14T08:11:00Z">
        <w:r>
          <w:rPr>
            <w:sz w:val="24"/>
            <w:szCs w:val="24"/>
          </w:rPr>
          <w:t>Contestant #</w:t>
        </w:r>
      </w:moveTo>
    </w:p>
    <w:p w14:paraId="1291A48C" w14:textId="77777777" w:rsidR="00C74FFE" w:rsidRPr="00EE2111" w:rsidRDefault="00C74FFE" w:rsidP="00C74FFE">
      <w:pPr>
        <w:rPr>
          <w:moveTo w:id="477" w:author="Hewes Angie" w:date="2020-02-14T08:11:00Z"/>
          <w:sz w:val="24"/>
          <w:szCs w:val="24"/>
        </w:rPr>
      </w:pPr>
    </w:p>
    <w:p w14:paraId="78624C73" w14:textId="77777777" w:rsidR="00C74FFE" w:rsidRPr="00EE2111" w:rsidRDefault="00C74FFE" w:rsidP="00C74FFE">
      <w:pPr>
        <w:rPr>
          <w:moveTo w:id="478" w:author="Hewes Angie" w:date="2020-02-14T08:11:00Z"/>
          <w:sz w:val="24"/>
          <w:szCs w:val="24"/>
        </w:rPr>
      </w:pPr>
      <w:moveTo w:id="479" w:author="Hewes Angie" w:date="2020-02-14T08:11:00Z">
        <w:r w:rsidRPr="00EE2111">
          <w:rPr>
            <w:sz w:val="24"/>
            <w:szCs w:val="24"/>
          </w:rPr>
          <w:t>Enclosures</w:t>
        </w:r>
      </w:moveTo>
    </w:p>
    <w:p w14:paraId="6E1BBD74" w14:textId="77777777" w:rsidR="00C74FFE" w:rsidRPr="00EE2111" w:rsidRDefault="00C74FFE" w:rsidP="00C74FFE">
      <w:pPr>
        <w:rPr>
          <w:moveTo w:id="480" w:author="Hewes Angie" w:date="2020-02-14T08:11:00Z"/>
          <w:sz w:val="24"/>
          <w:szCs w:val="24"/>
        </w:rPr>
      </w:pPr>
    </w:p>
    <w:p w14:paraId="393FF7B6" w14:textId="77777777" w:rsidR="00C74FFE" w:rsidRPr="00EE2111" w:rsidRDefault="00C74FFE" w:rsidP="00C74FFE">
      <w:pPr>
        <w:rPr>
          <w:moveTo w:id="481" w:author="Hewes Angie" w:date="2020-02-14T08:11:00Z"/>
          <w:sz w:val="24"/>
          <w:szCs w:val="24"/>
        </w:rPr>
      </w:pPr>
      <w:moveTo w:id="482" w:author="Hewes Angie" w:date="2020-02-14T08:11:00Z">
        <w:r w:rsidRPr="00EE2111">
          <w:rPr>
            <w:sz w:val="24"/>
            <w:szCs w:val="24"/>
          </w:rPr>
          <w:t>c  Roger Meyer</w:t>
        </w:r>
      </w:moveTo>
    </w:p>
    <w:p w14:paraId="660EE299" w14:textId="77777777" w:rsidR="00C74FFE" w:rsidRPr="00EE2111" w:rsidRDefault="00C74FFE" w:rsidP="00C74FFE">
      <w:pPr>
        <w:rPr>
          <w:moveTo w:id="483" w:author="Hewes Angie" w:date="2020-02-14T08:11:00Z"/>
          <w:sz w:val="24"/>
          <w:szCs w:val="24"/>
        </w:rPr>
      </w:pPr>
    </w:p>
    <w:p w14:paraId="6417ED7C" w14:textId="77777777" w:rsidR="00C74FFE" w:rsidRDefault="00C74FFE" w:rsidP="00C74FFE">
      <w:pPr>
        <w:rPr>
          <w:moveTo w:id="484" w:author="Hewes Angie" w:date="2020-02-14T08:11:00Z"/>
          <w:sz w:val="24"/>
          <w:szCs w:val="24"/>
        </w:rPr>
      </w:pPr>
    </w:p>
    <w:p w14:paraId="04FE8917" w14:textId="77777777" w:rsidR="00C74FFE" w:rsidRPr="00EE2111" w:rsidRDefault="00C74FFE" w:rsidP="00C74FFE">
      <w:pPr>
        <w:rPr>
          <w:moveTo w:id="485" w:author="Hewes Angie" w:date="2020-02-14T08:11:00Z"/>
          <w:sz w:val="24"/>
          <w:szCs w:val="24"/>
        </w:rPr>
      </w:pPr>
    </w:p>
    <w:p w14:paraId="33DDDF12" w14:textId="77777777" w:rsidR="00C74FFE" w:rsidRPr="00EE2111" w:rsidRDefault="00C74FFE" w:rsidP="00C74FFE">
      <w:pPr>
        <w:rPr>
          <w:moveTo w:id="486" w:author="Hewes Angie" w:date="2020-02-14T08:11:00Z"/>
          <w:sz w:val="24"/>
          <w:szCs w:val="24"/>
        </w:rPr>
      </w:pPr>
      <w:moveTo w:id="487" w:author="Hewes Angie" w:date="2020-02-14T08:11:00Z">
        <w:r w:rsidRPr="00EE2111">
          <w:rPr>
            <w:sz w:val="24"/>
            <w:szCs w:val="24"/>
          </w:rPr>
          <w:t xml:space="preserve">Contestant </w:t>
        </w:r>
        <w:r>
          <w:rPr>
            <w:sz w:val="24"/>
            <w:szCs w:val="24"/>
          </w:rPr>
          <w:t>#</w:t>
        </w:r>
      </w:moveTo>
    </w:p>
    <w:p w14:paraId="76015342" w14:textId="61C3735A" w:rsidR="00484950" w:rsidRDefault="00C74FFE" w:rsidP="00C74FFE">
      <w:moveTo w:id="488" w:author="Hewes Angie" w:date="2020-02-14T08:11:00Z">
        <w:r w:rsidRPr="00EE2111">
          <w:rPr>
            <w:sz w:val="24"/>
            <w:szCs w:val="24"/>
          </w:rPr>
          <w:t>Job 4</w:t>
        </w:r>
      </w:moveTo>
      <w:bookmarkStart w:id="489" w:name="_GoBack"/>
      <w:bookmarkEnd w:id="489"/>
      <w:moveToRangeEnd w:id="256"/>
    </w:p>
    <w:sectPr w:rsidR="00484950" w:rsidSect="00EE14AF">
      <w:headerReference w:type="even" r:id="rId10"/>
      <w:headerReference w:type="default" r:id="rId11"/>
      <w:headerReference w:type="first" r:id="rId12"/>
      <w:pgSz w:w="12240" w:h="15840" w:code="1"/>
      <w:pgMar w:top="1166" w:right="1296" w:bottom="1080" w:left="1296"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174250" w14:textId="77777777" w:rsidR="00F954CB" w:rsidRDefault="00F954CB" w:rsidP="00F1245D">
      <w:r>
        <w:separator/>
      </w:r>
    </w:p>
  </w:endnote>
  <w:endnote w:type="continuationSeparator" w:id="0">
    <w:p w14:paraId="7FDEA99A" w14:textId="77777777" w:rsidR="00F954CB" w:rsidRDefault="00F954CB"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Times">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701AD9" w14:textId="77777777" w:rsidR="00F954CB" w:rsidRDefault="00F954CB" w:rsidP="00F1245D">
      <w:r>
        <w:separator/>
      </w:r>
    </w:p>
  </w:footnote>
  <w:footnote w:type="continuationSeparator" w:id="0">
    <w:p w14:paraId="1B8D990B" w14:textId="77777777" w:rsidR="00F954CB" w:rsidRDefault="00F954CB"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55266A" w14:textId="77777777" w:rsidR="00AE7763" w:rsidRDefault="00AE7763">
    <w:pPr>
      <w:pStyle w:val="Header"/>
    </w:pPr>
  </w:p>
  <w:p w14:paraId="74AF52AC" w14:textId="77777777" w:rsidR="00F279D8" w:rsidRDefault="00F279D8"/>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D5A3FD" w14:textId="77777777" w:rsidR="00D30854" w:rsidRPr="00671FF6" w:rsidRDefault="003655CB" w:rsidP="006941F6">
    <w:pPr>
      <w:pStyle w:val="Header"/>
      <w:rPr>
        <w:b/>
        <w:bCs/>
      </w:rPr>
    </w:pPr>
    <w:r>
      <w:rPr>
        <w:b/>
        <w:noProof/>
      </w:rPr>
      <w:t>BASIC OFFICE S</w:t>
    </w:r>
    <w:r>
      <w:rPr>
        <w:b/>
        <w:bCs/>
      </w:rPr>
      <w:t>YSTEMS AND PROCEDURES-</w:t>
    </w:r>
    <w:r w:rsidR="00682B04" w:rsidRPr="00671FF6">
      <w:rPr>
        <w:b/>
        <w:bCs/>
      </w:rPr>
      <w:t xml:space="preserve"> </w:t>
    </w:r>
    <w:r>
      <w:rPr>
        <w:b/>
        <w:bCs/>
      </w:rPr>
      <w:t>NATIONAL</w:t>
    </w:r>
    <w:r w:rsidR="00D30854" w:rsidRPr="00671FF6">
      <w:rPr>
        <w:b/>
        <w:bCs/>
      </w:rPr>
      <w:t xml:space="preserve"> 20</w:t>
    </w:r>
    <w:r w:rsidR="00AE7763">
      <w:rPr>
        <w:b/>
        <w:bCs/>
      </w:rPr>
      <w:t>20</w:t>
    </w:r>
    <w:r w:rsidR="00384442">
      <w:rPr>
        <w:b/>
        <w:bCs/>
      </w:rPr>
      <w:tab/>
    </w:r>
  </w:p>
  <w:p w14:paraId="660128FA" w14:textId="77777777" w:rsidR="003A3238" w:rsidRDefault="003A3238" w:rsidP="009507EC">
    <w:pPr>
      <w:rPr>
        <w:b/>
        <w:bCs/>
      </w:rPr>
    </w:pPr>
    <w:r>
      <w:rPr>
        <w:b/>
        <w:bCs/>
      </w:rPr>
      <w:t>ANSWER KEY</w:t>
    </w:r>
  </w:p>
  <w:p w14:paraId="558DF9A0" w14:textId="63A4C43E" w:rsidR="00D30854" w:rsidRPr="001962B9" w:rsidRDefault="001962B9" w:rsidP="009507EC">
    <w:pPr>
      <w:rPr>
        <w:b/>
      </w:rPr>
    </w:pPr>
    <w:r w:rsidRPr="001962B9">
      <w:rPr>
        <w:b/>
        <w:bCs/>
      </w:rPr>
      <w:t>Page</w:t>
    </w:r>
    <w:r w:rsidR="00D30854" w:rsidRPr="001962B9">
      <w:rPr>
        <w:b/>
        <w:bCs/>
      </w:rPr>
      <w:t xml:space="preserve"> </w:t>
    </w:r>
    <w:r w:rsidR="00D30854" w:rsidRPr="001962B9">
      <w:rPr>
        <w:b/>
        <w:bCs/>
      </w:rPr>
      <w:fldChar w:fldCharType="begin"/>
    </w:r>
    <w:r w:rsidR="00D30854" w:rsidRPr="001962B9">
      <w:rPr>
        <w:b/>
        <w:bCs/>
      </w:rPr>
      <w:instrText xml:space="preserve"> PAGE   \* MERGEFORMAT </w:instrText>
    </w:r>
    <w:r w:rsidR="00D30854" w:rsidRPr="001962B9">
      <w:rPr>
        <w:b/>
        <w:bCs/>
      </w:rPr>
      <w:fldChar w:fldCharType="separate"/>
    </w:r>
    <w:r w:rsidR="0015328E">
      <w:rPr>
        <w:b/>
        <w:bCs/>
        <w:noProof/>
      </w:rPr>
      <w:t>10</w:t>
    </w:r>
    <w:r w:rsidR="00D30854" w:rsidRPr="001962B9">
      <w:rPr>
        <w:b/>
        <w:bCs/>
      </w:rPr>
      <w:fldChar w:fldCharType="end"/>
    </w:r>
    <w:r w:rsidR="00D30854" w:rsidRPr="001962B9">
      <w:rPr>
        <w:b/>
        <w:bCs/>
      </w:rPr>
      <w:t xml:space="preserve"> of </w:t>
    </w:r>
    <w:r w:rsidR="00D30854" w:rsidRPr="001962B9">
      <w:rPr>
        <w:b/>
      </w:rPr>
      <w:fldChar w:fldCharType="begin"/>
    </w:r>
    <w:r w:rsidR="00D30854" w:rsidRPr="001962B9">
      <w:rPr>
        <w:b/>
      </w:rPr>
      <w:instrText xml:space="preserve"> NUMPAGES  </w:instrText>
    </w:r>
    <w:r w:rsidR="00D30854" w:rsidRPr="001962B9">
      <w:rPr>
        <w:b/>
      </w:rPr>
      <w:fldChar w:fldCharType="separate"/>
    </w:r>
    <w:r w:rsidR="0015328E">
      <w:rPr>
        <w:b/>
        <w:noProof/>
      </w:rPr>
      <w:t>10</w:t>
    </w:r>
    <w:r w:rsidR="00D30854" w:rsidRPr="001962B9">
      <w:rPr>
        <w:b/>
      </w:rPr>
      <w:fldChar w:fldCharType="end"/>
    </w:r>
  </w:p>
  <w:p w14:paraId="42AE642A" w14:textId="77777777" w:rsidR="00F279D8" w:rsidRDefault="00F279D8"/>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70BFBF" w14:textId="202666B2" w:rsidR="00D30854" w:rsidRDefault="00D30854" w:rsidP="00EE14AF">
    <w:pPr>
      <w:tabs>
        <w:tab w:val="right" w:pos="9450"/>
      </w:tabs>
      <w:spacing w:before="120" w:after="120"/>
    </w:pPr>
    <w:r>
      <w:t xml:space="preserve"> </w:t>
    </w:r>
  </w:p>
  <w:p w14:paraId="3478D0C3" w14:textId="77777777" w:rsidR="00D30854" w:rsidRDefault="00D30854"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D549B7"/>
    <w:multiLevelType w:val="hybridMultilevel"/>
    <w:tmpl w:val="71A682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6F702CE"/>
    <w:multiLevelType w:val="hybridMultilevel"/>
    <w:tmpl w:val="E2207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6"/>
  </w:num>
  <w:num w:numId="2">
    <w:abstractNumId w:val="9"/>
  </w:num>
  <w:num w:numId="3">
    <w:abstractNumId w:val="8"/>
  </w:num>
  <w:num w:numId="4">
    <w:abstractNumId w:val="12"/>
  </w:num>
  <w:num w:numId="5">
    <w:abstractNumId w:val="4"/>
  </w:num>
  <w:num w:numId="6">
    <w:abstractNumId w:val="1"/>
  </w:num>
  <w:num w:numId="7">
    <w:abstractNumId w:val="5"/>
  </w:num>
  <w:num w:numId="8">
    <w:abstractNumId w:val="0"/>
  </w:num>
  <w:num w:numId="9">
    <w:abstractNumId w:val="7"/>
  </w:num>
  <w:num w:numId="10">
    <w:abstractNumId w:val="13"/>
  </w:num>
  <w:num w:numId="11">
    <w:abstractNumId w:val="14"/>
  </w:num>
  <w:num w:numId="12">
    <w:abstractNumId w:val="2"/>
  </w:num>
  <w:num w:numId="13">
    <w:abstractNumId w:val="15"/>
  </w:num>
  <w:num w:numId="14">
    <w:abstractNumId w:val="11"/>
  </w:num>
  <w:num w:numId="15">
    <w:abstractNumId w:val="10"/>
  </w:num>
  <w:num w:numId="16">
    <w:abstractNumId w:val="3"/>
  </w:num>
  <w:num w:numId="1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ewes Angie">
    <w15:presenceInfo w15:providerId="AD" w15:userId="S-1-5-21-739180723-1232289346-1601665820-16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markup="0"/>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531A"/>
    <w:rsid w:val="0001536A"/>
    <w:rsid w:val="00025D29"/>
    <w:rsid w:val="000308A3"/>
    <w:rsid w:val="0004087C"/>
    <w:rsid w:val="0005099D"/>
    <w:rsid w:val="00051421"/>
    <w:rsid w:val="00054772"/>
    <w:rsid w:val="00061B86"/>
    <w:rsid w:val="00091841"/>
    <w:rsid w:val="000938D8"/>
    <w:rsid w:val="0009681C"/>
    <w:rsid w:val="00096C05"/>
    <w:rsid w:val="00096F81"/>
    <w:rsid w:val="000A0A2D"/>
    <w:rsid w:val="000B0C99"/>
    <w:rsid w:val="000C6604"/>
    <w:rsid w:val="000D56FC"/>
    <w:rsid w:val="000E1BD5"/>
    <w:rsid w:val="000E2945"/>
    <w:rsid w:val="00100E4A"/>
    <w:rsid w:val="00103DB8"/>
    <w:rsid w:val="0010665F"/>
    <w:rsid w:val="00114CFB"/>
    <w:rsid w:val="00114EFF"/>
    <w:rsid w:val="001233AE"/>
    <w:rsid w:val="001248C4"/>
    <w:rsid w:val="00124B64"/>
    <w:rsid w:val="00135207"/>
    <w:rsid w:val="00142631"/>
    <w:rsid w:val="00143A1C"/>
    <w:rsid w:val="00146D32"/>
    <w:rsid w:val="0015328E"/>
    <w:rsid w:val="00155172"/>
    <w:rsid w:val="0018488C"/>
    <w:rsid w:val="00195022"/>
    <w:rsid w:val="001962B9"/>
    <w:rsid w:val="001A6172"/>
    <w:rsid w:val="001B3D7F"/>
    <w:rsid w:val="001B5FD2"/>
    <w:rsid w:val="001C4797"/>
    <w:rsid w:val="001C78AB"/>
    <w:rsid w:val="001E0408"/>
    <w:rsid w:val="001E1578"/>
    <w:rsid w:val="001E746C"/>
    <w:rsid w:val="001E7B05"/>
    <w:rsid w:val="001F4339"/>
    <w:rsid w:val="00203734"/>
    <w:rsid w:val="00232BD1"/>
    <w:rsid w:val="00234E18"/>
    <w:rsid w:val="00244804"/>
    <w:rsid w:val="00246A9F"/>
    <w:rsid w:val="00251877"/>
    <w:rsid w:val="00255AD1"/>
    <w:rsid w:val="00261556"/>
    <w:rsid w:val="00263A8D"/>
    <w:rsid w:val="002658BD"/>
    <w:rsid w:val="00270C01"/>
    <w:rsid w:val="00271D98"/>
    <w:rsid w:val="00284D39"/>
    <w:rsid w:val="00291351"/>
    <w:rsid w:val="0029354A"/>
    <w:rsid w:val="002963A4"/>
    <w:rsid w:val="002A0D6A"/>
    <w:rsid w:val="002B0596"/>
    <w:rsid w:val="002B3226"/>
    <w:rsid w:val="002C0006"/>
    <w:rsid w:val="002C4BF3"/>
    <w:rsid w:val="002C6CEC"/>
    <w:rsid w:val="002F46CB"/>
    <w:rsid w:val="003003AB"/>
    <w:rsid w:val="003012E1"/>
    <w:rsid w:val="003074DE"/>
    <w:rsid w:val="00322433"/>
    <w:rsid w:val="00330557"/>
    <w:rsid w:val="003525D8"/>
    <w:rsid w:val="00352A11"/>
    <w:rsid w:val="003655CB"/>
    <w:rsid w:val="00367B08"/>
    <w:rsid w:val="0037070D"/>
    <w:rsid w:val="00376011"/>
    <w:rsid w:val="00376B09"/>
    <w:rsid w:val="003834D4"/>
    <w:rsid w:val="00384442"/>
    <w:rsid w:val="00392C9F"/>
    <w:rsid w:val="00396344"/>
    <w:rsid w:val="003A1BDD"/>
    <w:rsid w:val="003A3238"/>
    <w:rsid w:val="003B26F2"/>
    <w:rsid w:val="003C62B5"/>
    <w:rsid w:val="00420CB8"/>
    <w:rsid w:val="00431F3D"/>
    <w:rsid w:val="0043293E"/>
    <w:rsid w:val="0043409A"/>
    <w:rsid w:val="004341A5"/>
    <w:rsid w:val="00436929"/>
    <w:rsid w:val="004429D3"/>
    <w:rsid w:val="00442A81"/>
    <w:rsid w:val="00450503"/>
    <w:rsid w:val="00451020"/>
    <w:rsid w:val="004510FE"/>
    <w:rsid w:val="00453986"/>
    <w:rsid w:val="004640F1"/>
    <w:rsid w:val="00477AC3"/>
    <w:rsid w:val="00481371"/>
    <w:rsid w:val="00484950"/>
    <w:rsid w:val="00494DD1"/>
    <w:rsid w:val="004951E8"/>
    <w:rsid w:val="00495A40"/>
    <w:rsid w:val="004B0E9D"/>
    <w:rsid w:val="004C65BC"/>
    <w:rsid w:val="004C6A24"/>
    <w:rsid w:val="004D22C7"/>
    <w:rsid w:val="004E17F1"/>
    <w:rsid w:val="004E5499"/>
    <w:rsid w:val="004E5846"/>
    <w:rsid w:val="0051264C"/>
    <w:rsid w:val="00515CE6"/>
    <w:rsid w:val="005209E9"/>
    <w:rsid w:val="00520B21"/>
    <w:rsid w:val="0052244F"/>
    <w:rsid w:val="0053391A"/>
    <w:rsid w:val="005362E3"/>
    <w:rsid w:val="00536671"/>
    <w:rsid w:val="00536F84"/>
    <w:rsid w:val="0054688E"/>
    <w:rsid w:val="005816EA"/>
    <w:rsid w:val="00582255"/>
    <w:rsid w:val="005945AC"/>
    <w:rsid w:val="00596E45"/>
    <w:rsid w:val="005A0EA4"/>
    <w:rsid w:val="005A39FB"/>
    <w:rsid w:val="005A4FCA"/>
    <w:rsid w:val="005B368D"/>
    <w:rsid w:val="005D5DD9"/>
    <w:rsid w:val="005E1E5E"/>
    <w:rsid w:val="005E5496"/>
    <w:rsid w:val="005E64E7"/>
    <w:rsid w:val="005F55C8"/>
    <w:rsid w:val="00611968"/>
    <w:rsid w:val="00613D4B"/>
    <w:rsid w:val="00615146"/>
    <w:rsid w:val="00622331"/>
    <w:rsid w:val="00643156"/>
    <w:rsid w:val="00656AE0"/>
    <w:rsid w:val="00660BB2"/>
    <w:rsid w:val="0066323A"/>
    <w:rsid w:val="0067063A"/>
    <w:rsid w:val="00670E74"/>
    <w:rsid w:val="00671FF6"/>
    <w:rsid w:val="00682B04"/>
    <w:rsid w:val="00683334"/>
    <w:rsid w:val="006838D7"/>
    <w:rsid w:val="0068463D"/>
    <w:rsid w:val="00684D76"/>
    <w:rsid w:val="006941F6"/>
    <w:rsid w:val="006B046F"/>
    <w:rsid w:val="006B3C67"/>
    <w:rsid w:val="006B7A34"/>
    <w:rsid w:val="006C106E"/>
    <w:rsid w:val="006D3FDA"/>
    <w:rsid w:val="006D53F5"/>
    <w:rsid w:val="006D6443"/>
    <w:rsid w:val="006E3FA0"/>
    <w:rsid w:val="00703BB5"/>
    <w:rsid w:val="00711267"/>
    <w:rsid w:val="00713F4E"/>
    <w:rsid w:val="0072015B"/>
    <w:rsid w:val="007201BD"/>
    <w:rsid w:val="00724536"/>
    <w:rsid w:val="00725674"/>
    <w:rsid w:val="007405F1"/>
    <w:rsid w:val="00753B61"/>
    <w:rsid w:val="007541F5"/>
    <w:rsid w:val="007557D5"/>
    <w:rsid w:val="0076287F"/>
    <w:rsid w:val="0076620B"/>
    <w:rsid w:val="007673CB"/>
    <w:rsid w:val="00772077"/>
    <w:rsid w:val="00773C66"/>
    <w:rsid w:val="0077466C"/>
    <w:rsid w:val="00784BF1"/>
    <w:rsid w:val="00787588"/>
    <w:rsid w:val="007C59E8"/>
    <w:rsid w:val="007D48B9"/>
    <w:rsid w:val="007F597D"/>
    <w:rsid w:val="008045C0"/>
    <w:rsid w:val="0080645B"/>
    <w:rsid w:val="00811592"/>
    <w:rsid w:val="00811A93"/>
    <w:rsid w:val="00811E91"/>
    <w:rsid w:val="008127BE"/>
    <w:rsid w:val="0081454A"/>
    <w:rsid w:val="008404A3"/>
    <w:rsid w:val="00842593"/>
    <w:rsid w:val="0085188B"/>
    <w:rsid w:val="008662B2"/>
    <w:rsid w:val="00876D76"/>
    <w:rsid w:val="00877D2D"/>
    <w:rsid w:val="00886D3B"/>
    <w:rsid w:val="008A0BE4"/>
    <w:rsid w:val="008A1FCB"/>
    <w:rsid w:val="008B0BC3"/>
    <w:rsid w:val="008B5915"/>
    <w:rsid w:val="008C013C"/>
    <w:rsid w:val="008C0853"/>
    <w:rsid w:val="008C2878"/>
    <w:rsid w:val="008C3EFC"/>
    <w:rsid w:val="008C7E00"/>
    <w:rsid w:val="008D4E1C"/>
    <w:rsid w:val="008E2D4E"/>
    <w:rsid w:val="008F0383"/>
    <w:rsid w:val="008F07A0"/>
    <w:rsid w:val="00903B27"/>
    <w:rsid w:val="00911900"/>
    <w:rsid w:val="0092206F"/>
    <w:rsid w:val="00931B31"/>
    <w:rsid w:val="00933AE9"/>
    <w:rsid w:val="00935F65"/>
    <w:rsid w:val="009362F0"/>
    <w:rsid w:val="009371B5"/>
    <w:rsid w:val="00940BED"/>
    <w:rsid w:val="009507EC"/>
    <w:rsid w:val="00965AE5"/>
    <w:rsid w:val="00966451"/>
    <w:rsid w:val="00984BDB"/>
    <w:rsid w:val="009931C4"/>
    <w:rsid w:val="009B17FB"/>
    <w:rsid w:val="009B3A4F"/>
    <w:rsid w:val="009C030D"/>
    <w:rsid w:val="009D0566"/>
    <w:rsid w:val="009D45B7"/>
    <w:rsid w:val="009F3B30"/>
    <w:rsid w:val="009F4FD3"/>
    <w:rsid w:val="009F6AB1"/>
    <w:rsid w:val="00A0059C"/>
    <w:rsid w:val="00A03819"/>
    <w:rsid w:val="00A2222D"/>
    <w:rsid w:val="00A253BE"/>
    <w:rsid w:val="00A31992"/>
    <w:rsid w:val="00A47A70"/>
    <w:rsid w:val="00A51EF1"/>
    <w:rsid w:val="00A526BA"/>
    <w:rsid w:val="00A56CA0"/>
    <w:rsid w:val="00A67BA7"/>
    <w:rsid w:val="00A90CAE"/>
    <w:rsid w:val="00A94428"/>
    <w:rsid w:val="00AB2DF4"/>
    <w:rsid w:val="00AB4113"/>
    <w:rsid w:val="00AD7FC6"/>
    <w:rsid w:val="00AE22AD"/>
    <w:rsid w:val="00AE5DD4"/>
    <w:rsid w:val="00AE7532"/>
    <w:rsid w:val="00AE7763"/>
    <w:rsid w:val="00AF1788"/>
    <w:rsid w:val="00B07639"/>
    <w:rsid w:val="00B12A84"/>
    <w:rsid w:val="00B15B96"/>
    <w:rsid w:val="00B17459"/>
    <w:rsid w:val="00B21752"/>
    <w:rsid w:val="00B21B79"/>
    <w:rsid w:val="00B2455E"/>
    <w:rsid w:val="00B24B81"/>
    <w:rsid w:val="00B31CDE"/>
    <w:rsid w:val="00B362A4"/>
    <w:rsid w:val="00B6046D"/>
    <w:rsid w:val="00B916DD"/>
    <w:rsid w:val="00B96AB4"/>
    <w:rsid w:val="00B96FB7"/>
    <w:rsid w:val="00BB0C4B"/>
    <w:rsid w:val="00BD01BF"/>
    <w:rsid w:val="00BD790D"/>
    <w:rsid w:val="00BE0424"/>
    <w:rsid w:val="00BE79F6"/>
    <w:rsid w:val="00BF612A"/>
    <w:rsid w:val="00C06B40"/>
    <w:rsid w:val="00C10884"/>
    <w:rsid w:val="00C12A28"/>
    <w:rsid w:val="00C16E0F"/>
    <w:rsid w:val="00C25F93"/>
    <w:rsid w:val="00C31656"/>
    <w:rsid w:val="00C32E00"/>
    <w:rsid w:val="00C478EB"/>
    <w:rsid w:val="00C5029D"/>
    <w:rsid w:val="00C55CAE"/>
    <w:rsid w:val="00C5746D"/>
    <w:rsid w:val="00C60648"/>
    <w:rsid w:val="00C61B47"/>
    <w:rsid w:val="00C65A4A"/>
    <w:rsid w:val="00C74FFE"/>
    <w:rsid w:val="00C872C2"/>
    <w:rsid w:val="00C901E5"/>
    <w:rsid w:val="00C92A93"/>
    <w:rsid w:val="00CA4673"/>
    <w:rsid w:val="00CA6A94"/>
    <w:rsid w:val="00CB03C3"/>
    <w:rsid w:val="00CB12A5"/>
    <w:rsid w:val="00CC0E64"/>
    <w:rsid w:val="00CC279C"/>
    <w:rsid w:val="00CC2C7D"/>
    <w:rsid w:val="00CC68B4"/>
    <w:rsid w:val="00CD5A10"/>
    <w:rsid w:val="00CD6C67"/>
    <w:rsid w:val="00CE4158"/>
    <w:rsid w:val="00D04DF5"/>
    <w:rsid w:val="00D17C28"/>
    <w:rsid w:val="00D26648"/>
    <w:rsid w:val="00D269FD"/>
    <w:rsid w:val="00D30854"/>
    <w:rsid w:val="00D371AC"/>
    <w:rsid w:val="00D468B8"/>
    <w:rsid w:val="00D50AAC"/>
    <w:rsid w:val="00D5100D"/>
    <w:rsid w:val="00D55A03"/>
    <w:rsid w:val="00D56E9F"/>
    <w:rsid w:val="00D61261"/>
    <w:rsid w:val="00D649FF"/>
    <w:rsid w:val="00D65CE5"/>
    <w:rsid w:val="00D74CCC"/>
    <w:rsid w:val="00D75666"/>
    <w:rsid w:val="00D81C07"/>
    <w:rsid w:val="00D852ED"/>
    <w:rsid w:val="00D86359"/>
    <w:rsid w:val="00D934EC"/>
    <w:rsid w:val="00DB4491"/>
    <w:rsid w:val="00DC01DA"/>
    <w:rsid w:val="00DC3815"/>
    <w:rsid w:val="00DC6170"/>
    <w:rsid w:val="00DE0B2B"/>
    <w:rsid w:val="00DE2D7E"/>
    <w:rsid w:val="00DE5ECB"/>
    <w:rsid w:val="00DE614C"/>
    <w:rsid w:val="00DF1D50"/>
    <w:rsid w:val="00E10BC5"/>
    <w:rsid w:val="00E27CC7"/>
    <w:rsid w:val="00E305C0"/>
    <w:rsid w:val="00E35A83"/>
    <w:rsid w:val="00E41CA4"/>
    <w:rsid w:val="00E50BF5"/>
    <w:rsid w:val="00E5567F"/>
    <w:rsid w:val="00E65046"/>
    <w:rsid w:val="00E72025"/>
    <w:rsid w:val="00E817AF"/>
    <w:rsid w:val="00EA03F2"/>
    <w:rsid w:val="00EA5D62"/>
    <w:rsid w:val="00EC7ED2"/>
    <w:rsid w:val="00ED0161"/>
    <w:rsid w:val="00ED2565"/>
    <w:rsid w:val="00EE14AF"/>
    <w:rsid w:val="00EE2111"/>
    <w:rsid w:val="00EF12A2"/>
    <w:rsid w:val="00EF543D"/>
    <w:rsid w:val="00F011CE"/>
    <w:rsid w:val="00F1245D"/>
    <w:rsid w:val="00F2101F"/>
    <w:rsid w:val="00F249C9"/>
    <w:rsid w:val="00F279D8"/>
    <w:rsid w:val="00F3666E"/>
    <w:rsid w:val="00F42C43"/>
    <w:rsid w:val="00F52F9B"/>
    <w:rsid w:val="00F55ED1"/>
    <w:rsid w:val="00F635A7"/>
    <w:rsid w:val="00F71962"/>
    <w:rsid w:val="00F72508"/>
    <w:rsid w:val="00F72D46"/>
    <w:rsid w:val="00F74F30"/>
    <w:rsid w:val="00F87BE3"/>
    <w:rsid w:val="00F93AB9"/>
    <w:rsid w:val="00F954CB"/>
    <w:rsid w:val="00FA1F2C"/>
    <w:rsid w:val="00FC7892"/>
    <w:rsid w:val="00FC7C51"/>
    <w:rsid w:val="00FD4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067D2C"/>
  <w15:chartTrackingRefBased/>
  <w15:docId w15:val="{8C27D547-1AFE-4211-9107-C0574985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C901E5"/>
    <w:pPr>
      <w:ind w:left="720"/>
      <w:contextualSpacing/>
    </w:pPr>
  </w:style>
  <w:style w:type="paragraph" w:styleId="EndnoteText">
    <w:name w:val="endnote text"/>
    <w:basedOn w:val="Normal"/>
    <w:link w:val="EndnoteTextChar"/>
    <w:uiPriority w:val="99"/>
    <w:semiHidden/>
    <w:unhideWhenUsed/>
    <w:rsid w:val="00C901E5"/>
  </w:style>
  <w:style w:type="character" w:customStyle="1" w:styleId="EndnoteTextChar">
    <w:name w:val="Endnote Text Char"/>
    <w:basedOn w:val="DefaultParagraphFont"/>
    <w:link w:val="EndnoteText"/>
    <w:uiPriority w:val="99"/>
    <w:semiHidden/>
    <w:rsid w:val="00C901E5"/>
    <w:rPr>
      <w:rFonts w:ascii="Times New Roman" w:eastAsia="Times New Roman" w:hAnsi="Times New Roman"/>
    </w:rPr>
  </w:style>
  <w:style w:type="character" w:styleId="EndnoteReference">
    <w:name w:val="endnote reference"/>
    <w:basedOn w:val="DefaultParagraphFont"/>
    <w:uiPriority w:val="99"/>
    <w:semiHidden/>
    <w:unhideWhenUsed/>
    <w:rsid w:val="00C901E5"/>
    <w:rPr>
      <w:vertAlign w:val="superscript"/>
    </w:rPr>
  </w:style>
  <w:style w:type="paragraph" w:customStyle="1" w:styleId="AnswerKeyHeading">
    <w:name w:val="AnswerKeyHeading"/>
    <w:basedOn w:val="Normal"/>
    <w:link w:val="AnswerKeyHeadingChar"/>
    <w:autoRedefine/>
    <w:qFormat/>
    <w:rsid w:val="007C59E8"/>
    <w:pPr>
      <w:jc w:val="center"/>
    </w:pPr>
    <w:rPr>
      <w:b/>
      <w:caps/>
      <w:color w:val="FF0000"/>
      <w:sz w:val="52"/>
      <w:szCs w:val="22"/>
    </w:rPr>
  </w:style>
  <w:style w:type="character" w:customStyle="1" w:styleId="AnswerKeyHeadingChar">
    <w:name w:val="AnswerKeyHeading Char"/>
    <w:basedOn w:val="DefaultParagraphFont"/>
    <w:link w:val="AnswerKeyHeading"/>
    <w:rsid w:val="007C59E8"/>
    <w:rPr>
      <w:rFonts w:ascii="Times New Roman" w:eastAsia="Times New Roman" w:hAnsi="Times New Roman"/>
      <w:b/>
      <w:caps/>
      <w:color w:val="FF0000"/>
      <w:sz w:val="52"/>
      <w:szCs w:val="22"/>
    </w:rPr>
  </w:style>
  <w:style w:type="paragraph" w:customStyle="1" w:styleId="LevelYear">
    <w:name w:val="LevelYear"/>
    <w:basedOn w:val="Normal"/>
    <w:link w:val="LevelYearChar"/>
    <w:autoRedefine/>
    <w:qFormat/>
    <w:rsid w:val="00EE14AF"/>
    <w:pPr>
      <w:jc w:val="center"/>
    </w:pPr>
    <w:rPr>
      <w:b/>
      <w:caps/>
      <w:color w:val="C00000"/>
      <w:sz w:val="52"/>
      <w:szCs w:val="22"/>
    </w:rPr>
  </w:style>
  <w:style w:type="character" w:customStyle="1" w:styleId="LevelYearChar">
    <w:name w:val="LevelYear Char"/>
    <w:basedOn w:val="DefaultParagraphFont"/>
    <w:link w:val="LevelYear"/>
    <w:rsid w:val="00EE14AF"/>
    <w:rPr>
      <w:rFonts w:ascii="Times New Roman" w:eastAsia="Times New Roman" w:hAnsi="Times New Roman"/>
      <w:b/>
      <w:caps/>
      <w:color w:val="C00000"/>
      <w:sz w:val="52"/>
      <w:szCs w:val="22"/>
    </w:rPr>
  </w:style>
  <w:style w:type="paragraph" w:customStyle="1" w:styleId="TestTitle">
    <w:name w:val="TestTitle"/>
    <w:basedOn w:val="Normal"/>
    <w:link w:val="TestTitleChar"/>
    <w:autoRedefine/>
    <w:qFormat/>
    <w:rsid w:val="007C59E8"/>
    <w:pPr>
      <w:spacing w:line="259" w:lineRule="auto"/>
      <w:jc w:val="center"/>
    </w:pPr>
    <w:rPr>
      <w:b/>
      <w:caps/>
      <w:color w:val="000000"/>
      <w:sz w:val="60"/>
      <w:szCs w:val="22"/>
    </w:rPr>
  </w:style>
  <w:style w:type="character" w:customStyle="1" w:styleId="TestTitleChar">
    <w:name w:val="TestTitle Char"/>
    <w:basedOn w:val="DefaultParagraphFont"/>
    <w:link w:val="TestTitle"/>
    <w:rsid w:val="007C59E8"/>
    <w:rPr>
      <w:rFonts w:ascii="Times New Roman" w:eastAsia="Times New Roman" w:hAnsi="Times New Roman"/>
      <w:b/>
      <w:caps/>
      <w:color w:val="000000"/>
      <w:sz w:val="6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FE65F-BC96-4322-8AC2-DACDBE749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2078</Words>
  <Characters>11847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lpstr>
    </vt:vector>
  </TitlesOfParts>
  <Company>WITC Rice Lake</Company>
  <LinksUpToDate>false</LinksUpToDate>
  <CharactersWithSpaces>13898</CharactersWithSpaces>
  <SharedDoc>false</SharedDoc>
  <HLinks>
    <vt:vector size="6" baseType="variant">
      <vt:variant>
        <vt:i4>6553639</vt:i4>
      </vt:variant>
      <vt:variant>
        <vt:i4>-1</vt:i4>
      </vt:variant>
      <vt:variant>
        <vt:i4>2055</vt:i4>
      </vt:variant>
      <vt:variant>
        <vt:i4>1</vt:i4>
      </vt:variant>
      <vt:variant>
        <vt:lpwstr>http://www.clker.com/cliparts/f/O/f/X/U/r/check-mark-button-md.png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Dianne Carroll</dc:creator>
  <cp:keywords/>
  <cp:lastModifiedBy>McNew, Amber</cp:lastModifiedBy>
  <cp:revision>2</cp:revision>
  <cp:lastPrinted>2017-09-05T13:02:00Z</cp:lastPrinted>
  <dcterms:created xsi:type="dcterms:W3CDTF">2020-03-04T15:00:00Z</dcterms:created>
  <dcterms:modified xsi:type="dcterms:W3CDTF">2020-03-04T15:00:00Z</dcterms:modified>
</cp:coreProperties>
</file>