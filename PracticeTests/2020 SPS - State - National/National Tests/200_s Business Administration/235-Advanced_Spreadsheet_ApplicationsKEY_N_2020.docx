
<file path=[Content_Types].xml><?xml version="1.0" encoding="utf-8"?>
<Types xmlns="http://schemas.openxmlformats.org/package/2006/content-types">
  <Default Extension="png" ContentType="image/png"/>
  <Default Extension="wmf" ContentType="image/x-wmf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FF2798C" w14:textId="4F3CF5E1" w:rsidR="00F1245D" w:rsidRPr="005F2231" w:rsidRDefault="003632DA" w:rsidP="00F1245D">
      <w:pPr>
        <w:pStyle w:val="BodyText2"/>
        <w:rPr>
          <w:sz w:val="24"/>
          <w:szCs w:val="24"/>
        </w:rPr>
      </w:pPr>
      <w:bookmarkStart w:id="0" w:name="_GoBack"/>
      <w:bookmarkEnd w:id="0"/>
      <w:ins w:id="1" w:author="amcnew@bpa.org" w:date="2019-10-29T20:10:00Z">
        <w:r w:rsidRPr="003632DA">
          <w:rPr>
            <w:noProof/>
            <w:sz w:val="72"/>
          </w:rPr>
          <w:drawing>
            <wp:anchor distT="0" distB="0" distL="114300" distR="114300" simplePos="0" relativeHeight="251657728" behindDoc="1" locked="0" layoutInCell="1" allowOverlap="1" wp14:anchorId="18F1A829" wp14:editId="48E5CF1C">
              <wp:simplePos x="0" y="0"/>
              <wp:positionH relativeFrom="margin">
                <wp:posOffset>5029200</wp:posOffset>
              </wp:positionH>
              <wp:positionV relativeFrom="paragraph">
                <wp:posOffset>-755015</wp:posOffset>
              </wp:positionV>
              <wp:extent cx="1579235" cy="1660288"/>
              <wp:effectExtent l="0" t="0" r="2540" b="0"/>
              <wp:wrapNone/>
              <wp:docPr id="3" name="Picture 3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5" name="jfypx[1].png"/>
                      <pic:cNvPicPr/>
                    </pic:nvPicPr>
                    <pic:blipFill rotWithShape="1">
                      <a:blip r:embed="rId8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 l="53927" t="17338" r="1237" b="4006"/>
                      <a:stretch/>
                    </pic:blipFill>
                    <pic:spPr bwMode="auto">
                      <a:xfrm>
                        <a:off x="0" y="0"/>
                        <a:ext cx="1579235" cy="1660288"/>
                      </a:xfrm>
                      <a:prstGeom prst="rect">
                        <a:avLst/>
                      </a:prstGeom>
                      <a:ln>
                        <a:noFill/>
                      </a:ln>
                      <a:extLst>
                        <a:ext uri="{53640926-AAD7-44D8-BBD7-CCE9431645EC}">
                          <a14:shadowObscured xmlns:a14="http://schemas.microsoft.com/office/drawing/2010/main"/>
                        </a:ext>
                      </a:extLst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w:r>
      </w:ins>
      <w:r w:rsidR="00772077" w:rsidRPr="005F2231">
        <w:rPr>
          <w:sz w:val="24"/>
          <w:szCs w:val="24"/>
        </w:rPr>
        <w:tab/>
      </w:r>
    </w:p>
    <w:p w14:paraId="4264FBDE" w14:textId="1C61D8D1" w:rsidR="0042750C" w:rsidRPr="005F2231" w:rsidRDefault="003632DA" w:rsidP="00F1245D">
      <w:pPr>
        <w:pStyle w:val="BodyText2"/>
        <w:rPr>
          <w:sz w:val="24"/>
          <w:szCs w:val="24"/>
        </w:rPr>
      </w:pPr>
      <w:r w:rsidRPr="003632DA">
        <w:rPr>
          <w:noProof/>
          <w:sz w:val="72"/>
        </w:rPr>
        <w:drawing>
          <wp:anchor distT="0" distB="0" distL="114300" distR="114300" simplePos="0" relativeHeight="251656704" behindDoc="1" locked="0" layoutInCell="1" allowOverlap="1" wp14:anchorId="472948BA" wp14:editId="0D87DF33">
            <wp:simplePos x="0" y="0"/>
            <wp:positionH relativeFrom="margin">
              <wp:posOffset>1428750</wp:posOffset>
            </wp:positionH>
            <wp:positionV relativeFrom="paragraph">
              <wp:posOffset>27940</wp:posOffset>
            </wp:positionV>
            <wp:extent cx="3461407" cy="1041400"/>
            <wp:effectExtent l="0" t="0" r="5715" b="635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ull-tagline-2000px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61407" cy="1041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24DDF92" w14:textId="64B20475" w:rsidR="003632DA" w:rsidRDefault="003632DA" w:rsidP="005401B4">
      <w:pPr>
        <w:jc w:val="center"/>
        <w:rPr>
          <w:b/>
          <w:sz w:val="72"/>
        </w:rPr>
      </w:pPr>
    </w:p>
    <w:p w14:paraId="78FA6537" w14:textId="77777777" w:rsidR="003632DA" w:rsidRPr="00133541" w:rsidRDefault="003632DA" w:rsidP="005401B4">
      <w:pPr>
        <w:jc w:val="center"/>
        <w:rPr>
          <w:b/>
          <w:sz w:val="48"/>
        </w:rPr>
      </w:pPr>
    </w:p>
    <w:p w14:paraId="4180FDC2" w14:textId="20F52E35" w:rsidR="005401B4" w:rsidRPr="003632DA" w:rsidRDefault="005401B4" w:rsidP="005401B4">
      <w:pPr>
        <w:jc w:val="center"/>
        <w:rPr>
          <w:b/>
          <w:sz w:val="72"/>
        </w:rPr>
      </w:pPr>
      <w:r w:rsidRPr="003632DA">
        <w:rPr>
          <w:b/>
          <w:sz w:val="72"/>
        </w:rPr>
        <w:t>ADVANCED SPREADSHEET APPLICATIONS</w:t>
      </w:r>
    </w:p>
    <w:p w14:paraId="0C93CB34" w14:textId="6074205E" w:rsidR="005401B4" w:rsidRPr="004510FE" w:rsidRDefault="005401B4" w:rsidP="00F1245D">
      <w:pPr>
        <w:pStyle w:val="BodyText2"/>
      </w:pPr>
      <w:r w:rsidRPr="004510FE">
        <w:t>(</w:t>
      </w:r>
      <w:r>
        <w:t>235</w:t>
      </w:r>
      <w:r w:rsidRPr="004510FE">
        <w:t>)</w:t>
      </w:r>
    </w:p>
    <w:p w14:paraId="1CE7478F" w14:textId="77777777" w:rsidR="005401B4" w:rsidRPr="004510FE" w:rsidRDefault="005401B4" w:rsidP="00F1245D">
      <w:pPr>
        <w:pStyle w:val="BodyText2"/>
        <w:rPr>
          <w:b w:val="0"/>
          <w:bCs/>
          <w:sz w:val="24"/>
        </w:rPr>
      </w:pPr>
    </w:p>
    <w:p w14:paraId="4BA77A16" w14:textId="49048A4A" w:rsidR="005401B4" w:rsidRPr="003632DA" w:rsidRDefault="00975E32" w:rsidP="00F1245D">
      <w:pPr>
        <w:pStyle w:val="BodyText2"/>
        <w:rPr>
          <w:color w:val="C00000"/>
          <w:sz w:val="52"/>
        </w:rPr>
      </w:pPr>
      <w:r>
        <w:rPr>
          <w:color w:val="C00000"/>
          <w:sz w:val="52"/>
        </w:rPr>
        <w:t>NATIONAL</w:t>
      </w:r>
      <w:r w:rsidR="005401B4" w:rsidRPr="003632DA">
        <w:rPr>
          <w:color w:val="C00000"/>
          <w:sz w:val="52"/>
        </w:rPr>
        <w:t xml:space="preserve"> 2020</w:t>
      </w:r>
    </w:p>
    <w:p w14:paraId="7EB33585" w14:textId="77777777" w:rsidR="005401B4" w:rsidRDefault="005401B4" w:rsidP="00585160"/>
    <w:p w14:paraId="2F4EDB79" w14:textId="690A14EA" w:rsidR="005401B4" w:rsidRPr="004510FE" w:rsidRDefault="005401B4" w:rsidP="00F1245D">
      <w:pPr>
        <w:jc w:val="both"/>
        <w:rPr>
          <w:b/>
          <w:sz w:val="24"/>
        </w:rPr>
      </w:pPr>
      <w:r w:rsidRPr="004510FE">
        <w:tab/>
        <w:t xml:space="preserve">   </w:t>
      </w:r>
      <w:r>
        <w:rPr>
          <w:b/>
          <w:sz w:val="24"/>
        </w:rPr>
        <w:t>Production:</w:t>
      </w:r>
    </w:p>
    <w:p w14:paraId="7F467F07" w14:textId="77777777" w:rsidR="005401B4" w:rsidRPr="004510FE" w:rsidRDefault="005401B4" w:rsidP="00F1245D">
      <w:pPr>
        <w:jc w:val="both"/>
        <w:rPr>
          <w:b/>
          <w:sz w:val="24"/>
        </w:rPr>
      </w:pPr>
    </w:p>
    <w:p w14:paraId="4E843A16" w14:textId="18CE2F2B" w:rsidR="005401B4" w:rsidRPr="004510FE" w:rsidRDefault="005401B4" w:rsidP="00133541">
      <w:pPr>
        <w:tabs>
          <w:tab w:val="left" w:pos="6300"/>
          <w:tab w:val="left" w:leader="underscore" w:pos="8010"/>
        </w:tabs>
        <w:spacing w:line="480" w:lineRule="auto"/>
        <w:ind w:left="1440" w:right="18"/>
        <w:rPr>
          <w:sz w:val="22"/>
          <w:szCs w:val="22"/>
        </w:rPr>
      </w:pPr>
      <w:r>
        <w:rPr>
          <w:sz w:val="22"/>
          <w:szCs w:val="22"/>
        </w:rPr>
        <w:t>Printout 1</w:t>
      </w:r>
      <w:r w:rsidRPr="004510FE">
        <w:rPr>
          <w:sz w:val="22"/>
          <w:szCs w:val="22"/>
        </w:rPr>
        <w:tab/>
      </w:r>
      <w:r w:rsidRPr="004510FE">
        <w:rPr>
          <w:sz w:val="22"/>
          <w:szCs w:val="22"/>
        </w:rPr>
        <w:tab/>
        <w:t xml:space="preserve"> (</w:t>
      </w:r>
      <w:r w:rsidR="00133541">
        <w:rPr>
          <w:sz w:val="22"/>
          <w:szCs w:val="22"/>
        </w:rPr>
        <w:t>43</w:t>
      </w:r>
      <w:r w:rsidRPr="004510FE">
        <w:rPr>
          <w:sz w:val="22"/>
          <w:szCs w:val="22"/>
        </w:rPr>
        <w:t xml:space="preserve"> points)</w:t>
      </w:r>
    </w:p>
    <w:p w14:paraId="5F57019F" w14:textId="23CB8E57" w:rsidR="005401B4" w:rsidRDefault="005401B4" w:rsidP="00133541">
      <w:pPr>
        <w:tabs>
          <w:tab w:val="left" w:pos="6300"/>
          <w:tab w:val="left" w:leader="underscore" w:pos="8010"/>
        </w:tabs>
        <w:spacing w:line="480" w:lineRule="auto"/>
        <w:ind w:left="1440" w:right="18"/>
        <w:rPr>
          <w:sz w:val="22"/>
          <w:szCs w:val="22"/>
        </w:rPr>
      </w:pPr>
      <w:r>
        <w:rPr>
          <w:sz w:val="22"/>
          <w:szCs w:val="22"/>
        </w:rPr>
        <w:t>Printout 2</w:t>
      </w:r>
      <w:r w:rsidRPr="004510FE">
        <w:rPr>
          <w:sz w:val="22"/>
          <w:szCs w:val="22"/>
        </w:rPr>
        <w:tab/>
      </w:r>
      <w:r w:rsidRPr="004510FE">
        <w:rPr>
          <w:sz w:val="22"/>
          <w:szCs w:val="22"/>
        </w:rPr>
        <w:tab/>
        <w:t xml:space="preserve"> (</w:t>
      </w:r>
      <w:r w:rsidR="00133541">
        <w:rPr>
          <w:sz w:val="22"/>
          <w:szCs w:val="22"/>
        </w:rPr>
        <w:t xml:space="preserve">65 </w:t>
      </w:r>
      <w:r w:rsidRPr="004510FE">
        <w:rPr>
          <w:sz w:val="22"/>
          <w:szCs w:val="22"/>
        </w:rPr>
        <w:t>points)</w:t>
      </w:r>
    </w:p>
    <w:p w14:paraId="718989C6" w14:textId="60DFF517" w:rsidR="00133541" w:rsidRPr="004510FE" w:rsidRDefault="005401B4" w:rsidP="00133541">
      <w:pPr>
        <w:tabs>
          <w:tab w:val="left" w:pos="6300"/>
          <w:tab w:val="left" w:leader="underscore" w:pos="8010"/>
        </w:tabs>
        <w:spacing w:line="480" w:lineRule="auto"/>
        <w:ind w:left="1440" w:right="18"/>
        <w:rPr>
          <w:sz w:val="22"/>
          <w:szCs w:val="22"/>
        </w:rPr>
      </w:pPr>
      <w:r>
        <w:rPr>
          <w:sz w:val="22"/>
          <w:szCs w:val="22"/>
        </w:rPr>
        <w:t>Printout 3</w:t>
      </w:r>
      <w:r w:rsidRPr="004510FE">
        <w:rPr>
          <w:sz w:val="22"/>
          <w:szCs w:val="22"/>
        </w:rPr>
        <w:tab/>
      </w:r>
      <w:r w:rsidRPr="003632DA">
        <w:rPr>
          <w:sz w:val="22"/>
          <w:szCs w:val="22"/>
          <w:u w:val="single"/>
        </w:rPr>
        <w:tab/>
      </w:r>
      <w:r w:rsidRPr="004510FE">
        <w:rPr>
          <w:sz w:val="22"/>
          <w:szCs w:val="22"/>
        </w:rPr>
        <w:t xml:space="preserve"> (</w:t>
      </w:r>
      <w:r w:rsidR="00133541">
        <w:rPr>
          <w:sz w:val="22"/>
          <w:szCs w:val="22"/>
        </w:rPr>
        <w:t>65</w:t>
      </w:r>
      <w:r w:rsidRPr="004510FE">
        <w:rPr>
          <w:sz w:val="22"/>
          <w:szCs w:val="22"/>
        </w:rPr>
        <w:t xml:space="preserve"> points</w:t>
      </w:r>
      <w:r>
        <w:rPr>
          <w:sz w:val="22"/>
          <w:szCs w:val="22"/>
        </w:rPr>
        <w:t>)</w:t>
      </w:r>
      <w:r w:rsidR="00133541" w:rsidRPr="00133541">
        <w:rPr>
          <w:sz w:val="22"/>
          <w:szCs w:val="22"/>
        </w:rPr>
        <w:t xml:space="preserve"> </w:t>
      </w:r>
      <w:r w:rsidR="00133541">
        <w:rPr>
          <w:sz w:val="22"/>
          <w:szCs w:val="22"/>
        </w:rPr>
        <w:t>Printout 4</w:t>
      </w:r>
      <w:r w:rsidR="00133541" w:rsidRPr="004510FE">
        <w:rPr>
          <w:sz w:val="22"/>
          <w:szCs w:val="22"/>
        </w:rPr>
        <w:tab/>
      </w:r>
      <w:r w:rsidR="00133541" w:rsidRPr="004510FE">
        <w:rPr>
          <w:sz w:val="22"/>
          <w:szCs w:val="22"/>
        </w:rPr>
        <w:tab/>
        <w:t xml:space="preserve"> (</w:t>
      </w:r>
      <w:r w:rsidR="00133541">
        <w:rPr>
          <w:sz w:val="22"/>
          <w:szCs w:val="22"/>
        </w:rPr>
        <w:t>77</w:t>
      </w:r>
      <w:r w:rsidR="00133541" w:rsidRPr="004510FE">
        <w:rPr>
          <w:sz w:val="22"/>
          <w:szCs w:val="22"/>
        </w:rPr>
        <w:t xml:space="preserve"> points)</w:t>
      </w:r>
    </w:p>
    <w:p w14:paraId="30E38913" w14:textId="493EB096" w:rsidR="00133541" w:rsidRDefault="00133541" w:rsidP="00133541">
      <w:pPr>
        <w:tabs>
          <w:tab w:val="left" w:pos="6300"/>
          <w:tab w:val="left" w:leader="underscore" w:pos="8010"/>
        </w:tabs>
        <w:spacing w:line="480" w:lineRule="auto"/>
        <w:ind w:left="1440" w:right="18"/>
        <w:rPr>
          <w:sz w:val="22"/>
          <w:szCs w:val="22"/>
        </w:rPr>
      </w:pPr>
      <w:r>
        <w:rPr>
          <w:sz w:val="22"/>
          <w:szCs w:val="22"/>
        </w:rPr>
        <w:t>Printout 5</w:t>
      </w:r>
      <w:r w:rsidRPr="004510FE">
        <w:rPr>
          <w:sz w:val="22"/>
          <w:szCs w:val="22"/>
        </w:rPr>
        <w:tab/>
      </w:r>
      <w:r w:rsidRPr="004510FE">
        <w:rPr>
          <w:sz w:val="22"/>
          <w:szCs w:val="22"/>
        </w:rPr>
        <w:tab/>
        <w:t xml:space="preserve"> (</w:t>
      </w:r>
      <w:r>
        <w:rPr>
          <w:sz w:val="22"/>
          <w:szCs w:val="22"/>
        </w:rPr>
        <w:t>15</w:t>
      </w:r>
      <w:r w:rsidRPr="004510FE">
        <w:rPr>
          <w:sz w:val="22"/>
          <w:szCs w:val="22"/>
        </w:rPr>
        <w:t xml:space="preserve"> points)</w:t>
      </w:r>
    </w:p>
    <w:p w14:paraId="578DC2CB" w14:textId="38A1F4E8" w:rsidR="00133541" w:rsidRDefault="00133541" w:rsidP="00133541">
      <w:pPr>
        <w:tabs>
          <w:tab w:val="left" w:pos="6300"/>
          <w:tab w:val="left" w:leader="underscore" w:pos="8010"/>
        </w:tabs>
        <w:spacing w:line="480" w:lineRule="auto"/>
        <w:ind w:left="1440" w:right="18"/>
        <w:rPr>
          <w:sz w:val="22"/>
          <w:szCs w:val="22"/>
        </w:rPr>
      </w:pPr>
      <w:r>
        <w:rPr>
          <w:sz w:val="22"/>
          <w:szCs w:val="22"/>
        </w:rPr>
        <w:t>Printout 6</w:t>
      </w:r>
      <w:r w:rsidRPr="004510FE">
        <w:rPr>
          <w:sz w:val="22"/>
          <w:szCs w:val="22"/>
        </w:rPr>
        <w:tab/>
      </w:r>
      <w:r w:rsidRPr="003632DA">
        <w:rPr>
          <w:sz w:val="22"/>
          <w:szCs w:val="22"/>
          <w:u w:val="single"/>
        </w:rPr>
        <w:tab/>
      </w:r>
      <w:r w:rsidRPr="004510FE">
        <w:rPr>
          <w:sz w:val="22"/>
          <w:szCs w:val="22"/>
        </w:rPr>
        <w:t xml:space="preserve"> (</w:t>
      </w:r>
      <w:r>
        <w:rPr>
          <w:sz w:val="22"/>
          <w:szCs w:val="22"/>
        </w:rPr>
        <w:t>65</w:t>
      </w:r>
      <w:r w:rsidRPr="004510FE">
        <w:rPr>
          <w:sz w:val="22"/>
          <w:szCs w:val="22"/>
        </w:rPr>
        <w:t xml:space="preserve"> points</w:t>
      </w:r>
      <w:r>
        <w:rPr>
          <w:sz w:val="22"/>
          <w:szCs w:val="22"/>
        </w:rPr>
        <w:t>)</w:t>
      </w:r>
    </w:p>
    <w:p w14:paraId="0E009AB8" w14:textId="1036C3E3" w:rsidR="00133541" w:rsidRDefault="00133541" w:rsidP="00133541">
      <w:pPr>
        <w:tabs>
          <w:tab w:val="left" w:pos="6300"/>
          <w:tab w:val="left" w:leader="underscore" w:pos="8010"/>
        </w:tabs>
        <w:spacing w:line="480" w:lineRule="auto"/>
        <w:ind w:left="1440" w:right="18"/>
        <w:rPr>
          <w:sz w:val="22"/>
          <w:szCs w:val="22"/>
        </w:rPr>
      </w:pPr>
      <w:r>
        <w:rPr>
          <w:sz w:val="22"/>
          <w:szCs w:val="22"/>
        </w:rPr>
        <w:t>Printout 7</w:t>
      </w:r>
      <w:r>
        <w:rPr>
          <w:sz w:val="22"/>
          <w:szCs w:val="22"/>
        </w:rPr>
        <w:tab/>
      </w:r>
      <w:r w:rsidRPr="003632DA">
        <w:rPr>
          <w:sz w:val="22"/>
          <w:szCs w:val="22"/>
          <w:u w:val="single"/>
        </w:rPr>
        <w:tab/>
      </w:r>
      <w:r w:rsidRPr="004510FE">
        <w:rPr>
          <w:sz w:val="22"/>
          <w:szCs w:val="22"/>
        </w:rPr>
        <w:t xml:space="preserve"> (</w:t>
      </w:r>
      <w:r>
        <w:rPr>
          <w:sz w:val="22"/>
          <w:szCs w:val="22"/>
        </w:rPr>
        <w:t>40</w:t>
      </w:r>
      <w:r w:rsidRPr="004510FE">
        <w:rPr>
          <w:sz w:val="22"/>
          <w:szCs w:val="22"/>
        </w:rPr>
        <w:t xml:space="preserve"> points</w:t>
      </w:r>
      <w:r>
        <w:rPr>
          <w:sz w:val="22"/>
          <w:szCs w:val="22"/>
        </w:rPr>
        <w:t>)</w:t>
      </w:r>
    </w:p>
    <w:p w14:paraId="51512C7E" w14:textId="27DE4696" w:rsidR="005401B4" w:rsidRPr="004510FE" w:rsidRDefault="005401B4" w:rsidP="00133541">
      <w:pPr>
        <w:tabs>
          <w:tab w:val="left" w:pos="2160"/>
          <w:tab w:val="left" w:pos="6300"/>
          <w:tab w:val="left" w:leader="underscore" w:pos="8010"/>
        </w:tabs>
        <w:rPr>
          <w:b/>
          <w:i/>
          <w:sz w:val="24"/>
          <w:szCs w:val="22"/>
        </w:rPr>
      </w:pPr>
      <w:r w:rsidRPr="004510FE">
        <w:rPr>
          <w:b/>
          <w:i/>
          <w:sz w:val="22"/>
          <w:szCs w:val="22"/>
        </w:rPr>
        <w:tab/>
      </w:r>
      <w:r w:rsidRPr="004510FE">
        <w:rPr>
          <w:b/>
          <w:i/>
          <w:sz w:val="24"/>
          <w:szCs w:val="22"/>
        </w:rPr>
        <w:t>TOTAL POINTS</w:t>
      </w:r>
      <w:r w:rsidRPr="004510FE">
        <w:rPr>
          <w:b/>
          <w:i/>
          <w:sz w:val="24"/>
          <w:szCs w:val="22"/>
        </w:rPr>
        <w:tab/>
      </w:r>
      <w:r w:rsidRPr="00D53DFB">
        <w:rPr>
          <w:i/>
          <w:sz w:val="24"/>
          <w:szCs w:val="22"/>
        </w:rPr>
        <w:tab/>
      </w:r>
      <w:r w:rsidRPr="004510FE">
        <w:rPr>
          <w:b/>
          <w:i/>
          <w:sz w:val="24"/>
          <w:szCs w:val="22"/>
        </w:rPr>
        <w:t xml:space="preserve"> (</w:t>
      </w:r>
      <w:r w:rsidR="00133541">
        <w:rPr>
          <w:b/>
          <w:i/>
          <w:sz w:val="24"/>
          <w:szCs w:val="22"/>
        </w:rPr>
        <w:t>370</w:t>
      </w:r>
      <w:r w:rsidRPr="004510FE">
        <w:rPr>
          <w:b/>
          <w:i/>
          <w:sz w:val="24"/>
          <w:szCs w:val="22"/>
        </w:rPr>
        <w:t xml:space="preserve"> points)</w:t>
      </w:r>
    </w:p>
    <w:p w14:paraId="3224B451" w14:textId="77777777" w:rsidR="005401B4" w:rsidRPr="004510FE" w:rsidRDefault="005401B4" w:rsidP="00F1245D">
      <w:pPr>
        <w:jc w:val="both"/>
        <w:rPr>
          <w:sz w:val="18"/>
        </w:rPr>
      </w:pPr>
    </w:p>
    <w:p w14:paraId="45265966" w14:textId="77777777" w:rsidR="005401B4" w:rsidRPr="004510FE" w:rsidRDefault="005401B4" w:rsidP="00F1245D">
      <w:pPr>
        <w:tabs>
          <w:tab w:val="left" w:pos="1440"/>
          <w:tab w:val="left" w:pos="2880"/>
          <w:tab w:val="left" w:pos="6480"/>
          <w:tab w:val="right" w:pos="8640"/>
        </w:tabs>
        <w:rPr>
          <w:b/>
          <w:iCs/>
          <w:sz w:val="24"/>
        </w:rPr>
      </w:pPr>
    </w:p>
    <w:p w14:paraId="6B406CF4" w14:textId="77777777" w:rsidR="005401B4" w:rsidRPr="004510FE" w:rsidRDefault="00803E20" w:rsidP="00F1245D">
      <w:pPr>
        <w:tabs>
          <w:tab w:val="left" w:pos="1440"/>
          <w:tab w:val="left" w:pos="2880"/>
          <w:tab w:val="left" w:pos="6480"/>
          <w:tab w:val="right" w:pos="8640"/>
        </w:tabs>
        <w:rPr>
          <w:b/>
          <w:iCs/>
          <w:sz w:val="24"/>
        </w:rPr>
      </w:pPr>
      <w:r>
        <w:rPr>
          <w:b/>
          <w:iCs/>
          <w:noProof/>
          <w:sz w:val="24"/>
        </w:rPr>
        <w:pict w14:anchorId="4A3793CC">
          <v:shapetype id="_x0000_t202" coordsize="21600,21600" o:spt="202" path="m,l,21600r21600,l21600,xe">
            <v:stroke joinstyle="miter"/>
            <v:path gradientshapeok="t" o:connecttype="rect"/>
          </v:shapetype>
          <v:shape id="_x0000_s1027" type="#_x0000_t202" alt="" style="position:absolute;margin-left:-6.3pt;margin-top:2.85pt;width:495.75pt;height:70.4pt;z-index:-251657728;mso-wrap-style:square;mso-wrap-edited:f;mso-width-percent:0;mso-height-percent:0;mso-width-percent:0;mso-height-percent:0;v-text-anchor:top" fillcolor="#d8d8d8">
            <v:textbox style="mso-next-textbox:#_x0000_s1027">
              <w:txbxContent>
                <w:p w14:paraId="512DE8E7" w14:textId="77777777" w:rsidR="005401B4" w:rsidRDefault="005401B4"/>
              </w:txbxContent>
            </v:textbox>
          </v:shape>
        </w:pict>
      </w:r>
    </w:p>
    <w:p w14:paraId="6CF8C8FD" w14:textId="77777777" w:rsidR="00975E32" w:rsidRDefault="005401B4" w:rsidP="00CB03C3">
      <w:pPr>
        <w:ind w:right="90"/>
        <w:jc w:val="center"/>
        <w:rPr>
          <w:b/>
          <w:sz w:val="40"/>
        </w:rPr>
      </w:pPr>
      <w:r w:rsidRPr="00CB03C3">
        <w:rPr>
          <w:b/>
          <w:sz w:val="40"/>
        </w:rPr>
        <w:t xml:space="preserve">Judge/Graders: Please double check and </w:t>
      </w:r>
    </w:p>
    <w:p w14:paraId="21A0B0BF" w14:textId="30DB6D31" w:rsidR="005401B4" w:rsidRPr="00CB03C3" w:rsidRDefault="005401B4" w:rsidP="00CB03C3">
      <w:pPr>
        <w:ind w:right="90"/>
        <w:jc w:val="center"/>
        <w:rPr>
          <w:b/>
          <w:sz w:val="40"/>
          <w:szCs w:val="22"/>
        </w:rPr>
      </w:pPr>
      <w:r w:rsidRPr="00CB03C3">
        <w:rPr>
          <w:b/>
          <w:sz w:val="40"/>
        </w:rPr>
        <w:t>verify all scores and answer keys!</w:t>
      </w:r>
    </w:p>
    <w:p w14:paraId="2CA95CA4" w14:textId="77777777" w:rsidR="005401B4" w:rsidRDefault="005401B4" w:rsidP="00F1245D">
      <w:pPr>
        <w:pStyle w:val="Header"/>
        <w:tabs>
          <w:tab w:val="clear" w:pos="4320"/>
          <w:tab w:val="clear" w:pos="8640"/>
          <w:tab w:val="left" w:pos="-1440"/>
        </w:tabs>
        <w:jc w:val="center"/>
        <w:rPr>
          <w:sz w:val="22"/>
        </w:rPr>
      </w:pPr>
    </w:p>
    <w:p w14:paraId="586AF7BE" w14:textId="77777777" w:rsidR="005401B4" w:rsidRPr="004510FE" w:rsidRDefault="005401B4" w:rsidP="00F1245D">
      <w:pPr>
        <w:pStyle w:val="Header"/>
        <w:tabs>
          <w:tab w:val="clear" w:pos="4320"/>
          <w:tab w:val="clear" w:pos="8640"/>
          <w:tab w:val="left" w:pos="-1440"/>
        </w:tabs>
        <w:jc w:val="center"/>
        <w:rPr>
          <w:sz w:val="22"/>
        </w:rPr>
      </w:pPr>
    </w:p>
    <w:p w14:paraId="1AAF16EE" w14:textId="77777777" w:rsidR="005401B4" w:rsidRDefault="005401B4" w:rsidP="00F124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5" w:color="auto" w:fill="auto"/>
        <w:tabs>
          <w:tab w:val="left" w:pos="-1440"/>
        </w:tabs>
        <w:jc w:val="center"/>
        <w:rPr>
          <w:sz w:val="22"/>
          <w:szCs w:val="22"/>
        </w:rPr>
      </w:pPr>
    </w:p>
    <w:p w14:paraId="4A0F794F" w14:textId="77777777" w:rsidR="005401B4" w:rsidRPr="004510FE" w:rsidRDefault="005401B4" w:rsidP="00F124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5" w:color="auto" w:fill="auto"/>
        <w:tabs>
          <w:tab w:val="left" w:pos="-1440"/>
        </w:tabs>
        <w:jc w:val="center"/>
        <w:rPr>
          <w:sz w:val="22"/>
          <w:szCs w:val="22"/>
        </w:rPr>
      </w:pPr>
      <w:r w:rsidRPr="004510FE">
        <w:rPr>
          <w:sz w:val="22"/>
          <w:szCs w:val="22"/>
        </w:rPr>
        <w:t xml:space="preserve">Property of Business Professionals of America.  </w:t>
      </w:r>
    </w:p>
    <w:p w14:paraId="4EADA52A" w14:textId="77777777" w:rsidR="005401B4" w:rsidRPr="004510FE" w:rsidRDefault="005401B4" w:rsidP="00F124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5" w:color="auto" w:fill="auto"/>
        <w:tabs>
          <w:tab w:val="left" w:pos="-1440"/>
        </w:tabs>
        <w:jc w:val="center"/>
        <w:rPr>
          <w:sz w:val="22"/>
          <w:szCs w:val="22"/>
        </w:rPr>
      </w:pPr>
      <w:r w:rsidRPr="004510FE">
        <w:rPr>
          <w:sz w:val="22"/>
          <w:szCs w:val="22"/>
        </w:rPr>
        <w:t xml:space="preserve">May be reproduced only for use in the Business Professionals of America </w:t>
      </w:r>
    </w:p>
    <w:p w14:paraId="76A61173" w14:textId="77777777" w:rsidR="005401B4" w:rsidRPr="004510FE" w:rsidRDefault="005401B4" w:rsidP="00F124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5" w:color="auto" w:fill="auto"/>
        <w:tabs>
          <w:tab w:val="left" w:pos="-1440"/>
        </w:tabs>
        <w:jc w:val="center"/>
      </w:pPr>
      <w:r w:rsidRPr="004510FE">
        <w:rPr>
          <w:i/>
          <w:sz w:val="22"/>
          <w:szCs w:val="22"/>
        </w:rPr>
        <w:t>Workplace Skills Assessment Program</w:t>
      </w:r>
      <w:r w:rsidRPr="004510FE">
        <w:rPr>
          <w:sz w:val="22"/>
          <w:szCs w:val="22"/>
        </w:rPr>
        <w:t xml:space="preserve"> competition.</w:t>
      </w:r>
      <w:r w:rsidRPr="004510FE">
        <w:rPr>
          <w:sz w:val="22"/>
          <w:szCs w:val="22"/>
        </w:rPr>
        <w:br/>
      </w:r>
    </w:p>
    <w:p w14:paraId="5BF856C5" w14:textId="77777777" w:rsidR="005401B4" w:rsidRPr="004510FE" w:rsidRDefault="005401B4" w:rsidP="00F1245D">
      <w:pPr>
        <w:jc w:val="both"/>
      </w:pPr>
    </w:p>
    <w:p w14:paraId="6125B648" w14:textId="5B36D069" w:rsidR="005401B4" w:rsidRDefault="005401B4" w:rsidP="00114EFF">
      <w:pPr>
        <w:pStyle w:val="Heading1"/>
        <w:spacing w:before="0"/>
        <w:rPr>
          <w:sz w:val="22"/>
          <w:szCs w:val="22"/>
        </w:rPr>
      </w:pPr>
    </w:p>
    <w:p w14:paraId="60E63724" w14:textId="77777777" w:rsidR="005401B4" w:rsidRPr="005401B4" w:rsidRDefault="005401B4" w:rsidP="005401B4"/>
    <w:p w14:paraId="17AC90EC" w14:textId="77777777" w:rsidR="00133541" w:rsidRPr="00AA6658" w:rsidRDefault="00133541" w:rsidP="00133541">
      <w:pPr>
        <w:jc w:val="center"/>
        <w:rPr>
          <w:b/>
          <w:sz w:val="28"/>
          <w:szCs w:val="28"/>
        </w:rPr>
      </w:pPr>
      <w:r w:rsidRPr="00AA6658">
        <w:rPr>
          <w:b/>
          <w:sz w:val="28"/>
          <w:szCs w:val="28"/>
        </w:rPr>
        <w:t>General Instructions</w:t>
      </w:r>
    </w:p>
    <w:p w14:paraId="52407909" w14:textId="77777777" w:rsidR="00133541" w:rsidRPr="00AA6658" w:rsidRDefault="00133541" w:rsidP="00133541">
      <w:pPr>
        <w:rPr>
          <w:sz w:val="24"/>
          <w:szCs w:val="24"/>
        </w:rPr>
      </w:pPr>
    </w:p>
    <w:p w14:paraId="0E703D2B" w14:textId="77777777" w:rsidR="00133541" w:rsidRPr="004934D9" w:rsidRDefault="00133541" w:rsidP="00133541">
      <w:pPr>
        <w:pStyle w:val="ListParagraph"/>
        <w:numPr>
          <w:ilvl w:val="0"/>
          <w:numId w:val="45"/>
        </w:numPr>
        <w:tabs>
          <w:tab w:val="left" w:pos="-1440"/>
        </w:tabs>
        <w:rPr>
          <w:b/>
          <w:sz w:val="24"/>
          <w:szCs w:val="24"/>
        </w:rPr>
      </w:pPr>
      <w:bookmarkStart w:id="2" w:name="OLE_LINK1"/>
      <w:bookmarkStart w:id="3" w:name="OLE_LINK2"/>
      <w:r w:rsidRPr="004934D9">
        <w:rPr>
          <w:b/>
          <w:sz w:val="24"/>
          <w:szCs w:val="24"/>
        </w:rPr>
        <w:t>Key your contestant number in the right section of a footer on each printout</w:t>
      </w:r>
      <w:r w:rsidRPr="004934D9">
        <w:rPr>
          <w:sz w:val="24"/>
          <w:szCs w:val="24"/>
        </w:rPr>
        <w:t xml:space="preserve"> </w:t>
      </w:r>
      <w:r w:rsidRPr="004934D9">
        <w:rPr>
          <w:b/>
          <w:sz w:val="24"/>
          <w:szCs w:val="24"/>
        </w:rPr>
        <w:t>on a separate line in the footer</w:t>
      </w:r>
      <w:r w:rsidRPr="004934D9">
        <w:rPr>
          <w:sz w:val="24"/>
          <w:szCs w:val="24"/>
        </w:rPr>
        <w:t xml:space="preserve">.  Your name or initials should </w:t>
      </w:r>
      <w:r w:rsidRPr="004934D9">
        <w:rPr>
          <w:bCs/>
          <w:i/>
          <w:sz w:val="24"/>
          <w:szCs w:val="24"/>
        </w:rPr>
        <w:t>not</w:t>
      </w:r>
      <w:r w:rsidRPr="004934D9">
        <w:rPr>
          <w:sz w:val="24"/>
          <w:szCs w:val="24"/>
        </w:rPr>
        <w:t xml:space="preserve"> appear on any work you submit.  </w:t>
      </w:r>
    </w:p>
    <w:bookmarkEnd w:id="2"/>
    <w:bookmarkEnd w:id="3"/>
    <w:p w14:paraId="02E74782" w14:textId="77777777" w:rsidR="00133541" w:rsidRPr="00AA6658" w:rsidRDefault="00133541" w:rsidP="00133541">
      <w:pPr>
        <w:tabs>
          <w:tab w:val="left" w:pos="-1440"/>
        </w:tabs>
        <w:rPr>
          <w:sz w:val="24"/>
          <w:szCs w:val="24"/>
        </w:rPr>
      </w:pPr>
    </w:p>
    <w:p w14:paraId="7DAEF222" w14:textId="77777777" w:rsidR="00133541" w:rsidRPr="004934D9" w:rsidRDefault="00133541" w:rsidP="00133541">
      <w:pPr>
        <w:pStyle w:val="ListParagraph"/>
        <w:numPr>
          <w:ilvl w:val="0"/>
          <w:numId w:val="45"/>
        </w:numPr>
        <w:tabs>
          <w:tab w:val="left" w:pos="-1440"/>
        </w:tabs>
        <w:rPr>
          <w:b/>
          <w:sz w:val="24"/>
          <w:szCs w:val="24"/>
        </w:rPr>
      </w:pPr>
      <w:r w:rsidRPr="004934D9">
        <w:rPr>
          <w:rFonts w:eastAsia="Batang"/>
          <w:b/>
          <w:sz w:val="24"/>
          <w:szCs w:val="24"/>
        </w:rPr>
        <w:t xml:space="preserve">Center the following information in a header on each printout: </w:t>
      </w:r>
      <w:r>
        <w:rPr>
          <w:rFonts w:eastAsia="Batang"/>
          <w:b/>
          <w:sz w:val="24"/>
          <w:szCs w:val="24"/>
        </w:rPr>
        <w:t>The</w:t>
      </w:r>
      <w:r w:rsidRPr="004934D9">
        <w:rPr>
          <w:rFonts w:eastAsia="Batang"/>
          <w:b/>
          <w:sz w:val="24"/>
          <w:szCs w:val="24"/>
        </w:rPr>
        <w:t xml:space="preserve"> sheet name. </w:t>
      </w:r>
    </w:p>
    <w:p w14:paraId="3B8BED21" w14:textId="77777777" w:rsidR="00133541" w:rsidRPr="004934D9" w:rsidRDefault="00133541" w:rsidP="00133541">
      <w:pPr>
        <w:pStyle w:val="ListParagraph"/>
        <w:numPr>
          <w:ilvl w:val="0"/>
          <w:numId w:val="45"/>
        </w:numPr>
        <w:tabs>
          <w:tab w:val="left" w:pos="-1440"/>
        </w:tabs>
        <w:spacing w:before="240"/>
        <w:rPr>
          <w:sz w:val="24"/>
          <w:szCs w:val="24"/>
        </w:rPr>
      </w:pPr>
      <w:r w:rsidRPr="004934D9">
        <w:rPr>
          <w:sz w:val="24"/>
          <w:szCs w:val="24"/>
        </w:rPr>
        <w:t>If you finish before the end of the testing time, notify the proctor.  Time may be a factor in determining the winner in the event of a tie.</w:t>
      </w:r>
    </w:p>
    <w:p w14:paraId="0214CF41" w14:textId="77777777" w:rsidR="00133541" w:rsidRPr="00AA6658" w:rsidRDefault="00133541" w:rsidP="00133541">
      <w:pPr>
        <w:tabs>
          <w:tab w:val="left" w:pos="-1440"/>
        </w:tabs>
        <w:rPr>
          <w:sz w:val="24"/>
          <w:szCs w:val="24"/>
        </w:rPr>
      </w:pPr>
    </w:p>
    <w:p w14:paraId="735F8FEE" w14:textId="77777777" w:rsidR="00133541" w:rsidRPr="004934D9" w:rsidRDefault="00133541" w:rsidP="00133541">
      <w:pPr>
        <w:pStyle w:val="ListParagraph"/>
        <w:numPr>
          <w:ilvl w:val="0"/>
          <w:numId w:val="45"/>
        </w:numPr>
        <w:tabs>
          <w:tab w:val="left" w:pos="-1440"/>
        </w:tabs>
        <w:rPr>
          <w:sz w:val="24"/>
          <w:szCs w:val="24"/>
        </w:rPr>
      </w:pPr>
      <w:r w:rsidRPr="004934D9">
        <w:rPr>
          <w:sz w:val="24"/>
          <w:szCs w:val="24"/>
        </w:rPr>
        <w:t xml:space="preserve">When turning in your contest, arrange all jobs in the correct printout order (included in instructions). </w:t>
      </w:r>
    </w:p>
    <w:p w14:paraId="34219AD2" w14:textId="77777777" w:rsidR="00133541" w:rsidRPr="00AA6658" w:rsidRDefault="00133541" w:rsidP="00133541">
      <w:pPr>
        <w:pStyle w:val="ListParagraph"/>
        <w:rPr>
          <w:sz w:val="24"/>
          <w:szCs w:val="24"/>
        </w:rPr>
      </w:pPr>
    </w:p>
    <w:p w14:paraId="083D305A" w14:textId="77777777" w:rsidR="00133541" w:rsidRPr="004934D9" w:rsidRDefault="00133541" w:rsidP="00133541">
      <w:pPr>
        <w:pStyle w:val="ListParagraph"/>
        <w:numPr>
          <w:ilvl w:val="0"/>
          <w:numId w:val="45"/>
        </w:numPr>
        <w:tabs>
          <w:tab w:val="left" w:pos="-1440"/>
        </w:tabs>
        <w:rPr>
          <w:sz w:val="24"/>
          <w:szCs w:val="24"/>
        </w:rPr>
      </w:pPr>
      <w:r w:rsidRPr="004934D9">
        <w:rPr>
          <w:sz w:val="24"/>
          <w:szCs w:val="24"/>
        </w:rPr>
        <w:t>Write your contestant number in the provided spaces on the test cover page.</w:t>
      </w:r>
      <w:r w:rsidRPr="004934D9">
        <w:rPr>
          <w:sz w:val="24"/>
          <w:szCs w:val="24"/>
        </w:rPr>
        <w:br w:type="page"/>
      </w:r>
      <w:r w:rsidRPr="00AA6658">
        <w:rPr>
          <w:b/>
          <w:sz w:val="32"/>
          <w:szCs w:val="24"/>
        </w:rPr>
        <w:t>Grading Rubric</w:t>
      </w:r>
    </w:p>
    <w:p w14:paraId="2E7499CE" w14:textId="77777777" w:rsidR="00133541" w:rsidRPr="00AA6658" w:rsidRDefault="00133541" w:rsidP="00133541">
      <w:pPr>
        <w:pStyle w:val="ListParagraph"/>
        <w:rPr>
          <w:sz w:val="24"/>
          <w:szCs w:val="24"/>
        </w:rPr>
      </w:pPr>
    </w:p>
    <w:tbl>
      <w:tblPr>
        <w:tblStyle w:val="TableGrid"/>
        <w:tblW w:w="10669" w:type="dxa"/>
        <w:jc w:val="center"/>
        <w:tblLook w:val="04A0" w:firstRow="1" w:lastRow="0" w:firstColumn="1" w:lastColumn="0" w:noHBand="0" w:noVBand="1"/>
      </w:tblPr>
      <w:tblGrid>
        <w:gridCol w:w="7735"/>
        <w:gridCol w:w="900"/>
        <w:gridCol w:w="1017"/>
        <w:gridCol w:w="1017"/>
      </w:tblGrid>
      <w:tr w:rsidR="00133541" w:rsidRPr="00AA6658" w14:paraId="04E856B2" w14:textId="77777777" w:rsidTr="00182D69">
        <w:trPr>
          <w:jc w:val="center"/>
        </w:trPr>
        <w:tc>
          <w:tcPr>
            <w:tcW w:w="7735" w:type="dxa"/>
            <w:shd w:val="clear" w:color="auto" w:fill="D9D9D9" w:themeFill="background1" w:themeFillShade="D9"/>
            <w:vAlign w:val="center"/>
          </w:tcPr>
          <w:p w14:paraId="4A3D34A6" w14:textId="77777777" w:rsidR="00133541" w:rsidRPr="004934D9" w:rsidRDefault="00133541" w:rsidP="00182D69">
            <w:pPr>
              <w:tabs>
                <w:tab w:val="left" w:pos="-1440"/>
              </w:tabs>
              <w:rPr>
                <w:b/>
                <w:sz w:val="32"/>
                <w:szCs w:val="24"/>
              </w:rPr>
            </w:pPr>
            <w:r w:rsidRPr="004934D9">
              <w:rPr>
                <w:b/>
                <w:sz w:val="32"/>
                <w:szCs w:val="24"/>
              </w:rPr>
              <w:t>Printout 1</w:t>
            </w:r>
            <w:r>
              <w:rPr>
                <w:b/>
                <w:sz w:val="32"/>
                <w:szCs w:val="24"/>
              </w:rPr>
              <w:t xml:space="preserve"> </w:t>
            </w:r>
          </w:p>
        </w:tc>
        <w:tc>
          <w:tcPr>
            <w:tcW w:w="900" w:type="dxa"/>
            <w:shd w:val="clear" w:color="auto" w:fill="D9D9D9" w:themeFill="background1" w:themeFillShade="D9"/>
            <w:vAlign w:val="center"/>
          </w:tcPr>
          <w:p w14:paraId="2919A2B7" w14:textId="77777777" w:rsidR="00133541" w:rsidRPr="004934D9" w:rsidRDefault="00133541" w:rsidP="00182D69">
            <w:pPr>
              <w:tabs>
                <w:tab w:val="left" w:pos="-1440"/>
              </w:tabs>
              <w:rPr>
                <w:b/>
                <w:sz w:val="24"/>
                <w:szCs w:val="24"/>
              </w:rPr>
            </w:pPr>
            <w:r w:rsidRPr="004934D9">
              <w:rPr>
                <w:b/>
                <w:sz w:val="24"/>
                <w:szCs w:val="24"/>
              </w:rPr>
              <w:t>Points</w:t>
            </w:r>
          </w:p>
        </w:tc>
        <w:tc>
          <w:tcPr>
            <w:tcW w:w="1017" w:type="dxa"/>
            <w:shd w:val="clear" w:color="auto" w:fill="D9D9D9" w:themeFill="background1" w:themeFillShade="D9"/>
            <w:vAlign w:val="center"/>
          </w:tcPr>
          <w:p w14:paraId="57841B39" w14:textId="77777777" w:rsidR="00133541" w:rsidRPr="004934D9" w:rsidRDefault="00133541" w:rsidP="00182D69">
            <w:pPr>
              <w:tabs>
                <w:tab w:val="left" w:pos="-1440"/>
              </w:tabs>
              <w:rPr>
                <w:b/>
                <w:sz w:val="24"/>
                <w:szCs w:val="24"/>
              </w:rPr>
            </w:pPr>
            <w:r w:rsidRPr="00AA6658">
              <w:rPr>
                <w:b/>
                <w:sz w:val="24"/>
                <w:szCs w:val="24"/>
              </w:rPr>
              <w:t>Points Earned</w:t>
            </w:r>
          </w:p>
        </w:tc>
        <w:tc>
          <w:tcPr>
            <w:tcW w:w="1017" w:type="dxa"/>
            <w:shd w:val="clear" w:color="auto" w:fill="D9D9D9" w:themeFill="background1" w:themeFillShade="D9"/>
          </w:tcPr>
          <w:p w14:paraId="02154442" w14:textId="77777777" w:rsidR="00133541" w:rsidRPr="00AA6658" w:rsidRDefault="00133541" w:rsidP="00182D69">
            <w:pPr>
              <w:tabs>
                <w:tab w:val="left" w:pos="-1440"/>
              </w:tabs>
              <w:rPr>
                <w:b/>
                <w:sz w:val="24"/>
                <w:szCs w:val="24"/>
              </w:rPr>
            </w:pPr>
            <w:r w:rsidRPr="00AA6658">
              <w:rPr>
                <w:b/>
                <w:sz w:val="24"/>
                <w:szCs w:val="24"/>
              </w:rPr>
              <w:t>Total Points</w:t>
            </w:r>
          </w:p>
        </w:tc>
      </w:tr>
      <w:tr w:rsidR="00133541" w:rsidRPr="00AA6658" w14:paraId="23566FE1" w14:textId="77777777" w:rsidTr="00182D69">
        <w:trPr>
          <w:jc w:val="center"/>
        </w:trPr>
        <w:tc>
          <w:tcPr>
            <w:tcW w:w="7735" w:type="dxa"/>
            <w:vAlign w:val="center"/>
          </w:tcPr>
          <w:p w14:paraId="60529F6A" w14:textId="77777777" w:rsidR="00133541" w:rsidRPr="00AA6658" w:rsidRDefault="00133541" w:rsidP="00182D69">
            <w:pPr>
              <w:tabs>
                <w:tab w:val="left" w:pos="-1440"/>
              </w:tabs>
              <w:rPr>
                <w:sz w:val="24"/>
                <w:szCs w:val="24"/>
              </w:rPr>
            </w:pPr>
            <w:r w:rsidRPr="00AA6658">
              <w:rPr>
                <w:sz w:val="24"/>
                <w:szCs w:val="24"/>
              </w:rPr>
              <w:t>Sheet Name (Summary) in the center section of header</w:t>
            </w:r>
          </w:p>
        </w:tc>
        <w:tc>
          <w:tcPr>
            <w:tcW w:w="900" w:type="dxa"/>
            <w:vAlign w:val="center"/>
          </w:tcPr>
          <w:p w14:paraId="5CBA918B" w14:textId="77777777" w:rsidR="00133541" w:rsidRPr="00AA6658" w:rsidRDefault="00133541" w:rsidP="00182D69">
            <w:pPr>
              <w:tabs>
                <w:tab w:val="left" w:pos="-1440"/>
              </w:tabs>
              <w:jc w:val="right"/>
              <w:rPr>
                <w:sz w:val="24"/>
                <w:szCs w:val="24"/>
              </w:rPr>
            </w:pPr>
            <w:r w:rsidRPr="00AA6658">
              <w:rPr>
                <w:sz w:val="24"/>
                <w:szCs w:val="24"/>
              </w:rPr>
              <w:t>5</w:t>
            </w:r>
          </w:p>
        </w:tc>
        <w:tc>
          <w:tcPr>
            <w:tcW w:w="1017" w:type="dxa"/>
          </w:tcPr>
          <w:p w14:paraId="7C6E6F90" w14:textId="77777777" w:rsidR="00133541" w:rsidRPr="00AA6658" w:rsidRDefault="00133541" w:rsidP="00182D69">
            <w:pPr>
              <w:tabs>
                <w:tab w:val="left" w:pos="-1440"/>
              </w:tabs>
              <w:rPr>
                <w:sz w:val="24"/>
                <w:szCs w:val="24"/>
              </w:rPr>
            </w:pPr>
          </w:p>
        </w:tc>
        <w:tc>
          <w:tcPr>
            <w:tcW w:w="1017" w:type="dxa"/>
            <w:shd w:val="clear" w:color="auto" w:fill="000000" w:themeFill="text1"/>
          </w:tcPr>
          <w:p w14:paraId="33BAE0FF" w14:textId="77777777" w:rsidR="00133541" w:rsidRPr="00AA6658" w:rsidRDefault="00133541" w:rsidP="00182D69">
            <w:pPr>
              <w:tabs>
                <w:tab w:val="left" w:pos="-1440"/>
              </w:tabs>
              <w:rPr>
                <w:sz w:val="24"/>
                <w:szCs w:val="24"/>
              </w:rPr>
            </w:pPr>
          </w:p>
        </w:tc>
      </w:tr>
      <w:tr w:rsidR="00133541" w:rsidRPr="00AA6658" w14:paraId="38B596B3" w14:textId="77777777" w:rsidTr="00182D69">
        <w:trPr>
          <w:jc w:val="center"/>
        </w:trPr>
        <w:tc>
          <w:tcPr>
            <w:tcW w:w="7735" w:type="dxa"/>
          </w:tcPr>
          <w:p w14:paraId="460ECB07" w14:textId="77777777" w:rsidR="00133541" w:rsidRPr="00AA6658" w:rsidRDefault="00133541" w:rsidP="00182D69">
            <w:pPr>
              <w:tabs>
                <w:tab w:val="left" w:pos="-1440"/>
              </w:tabs>
              <w:rPr>
                <w:sz w:val="24"/>
                <w:szCs w:val="24"/>
              </w:rPr>
            </w:pPr>
            <w:r w:rsidRPr="00AA6658">
              <w:rPr>
                <w:sz w:val="24"/>
                <w:szCs w:val="24"/>
              </w:rPr>
              <w:t>Inserted Contestant Number and Printout 1 in right section of footer</w:t>
            </w:r>
          </w:p>
        </w:tc>
        <w:tc>
          <w:tcPr>
            <w:tcW w:w="900" w:type="dxa"/>
            <w:vAlign w:val="center"/>
          </w:tcPr>
          <w:p w14:paraId="408F9F8A" w14:textId="77777777" w:rsidR="00133541" w:rsidRPr="00AA6658" w:rsidRDefault="00133541" w:rsidP="00182D69">
            <w:pPr>
              <w:tabs>
                <w:tab w:val="left" w:pos="-1440"/>
              </w:tabs>
              <w:jc w:val="right"/>
              <w:rPr>
                <w:sz w:val="24"/>
                <w:szCs w:val="24"/>
              </w:rPr>
            </w:pPr>
            <w:r w:rsidRPr="00AA6658">
              <w:rPr>
                <w:sz w:val="24"/>
                <w:szCs w:val="24"/>
              </w:rPr>
              <w:t>5</w:t>
            </w:r>
          </w:p>
        </w:tc>
        <w:tc>
          <w:tcPr>
            <w:tcW w:w="1017" w:type="dxa"/>
          </w:tcPr>
          <w:p w14:paraId="60E83C5C" w14:textId="77777777" w:rsidR="00133541" w:rsidRPr="00AA6658" w:rsidRDefault="00133541" w:rsidP="00182D69">
            <w:pPr>
              <w:tabs>
                <w:tab w:val="left" w:pos="-1440"/>
              </w:tabs>
              <w:rPr>
                <w:sz w:val="24"/>
                <w:szCs w:val="24"/>
              </w:rPr>
            </w:pPr>
          </w:p>
        </w:tc>
        <w:tc>
          <w:tcPr>
            <w:tcW w:w="1017" w:type="dxa"/>
            <w:shd w:val="clear" w:color="auto" w:fill="000000" w:themeFill="text1"/>
          </w:tcPr>
          <w:p w14:paraId="48607D59" w14:textId="77777777" w:rsidR="00133541" w:rsidRPr="00AA6658" w:rsidRDefault="00133541" w:rsidP="00182D69">
            <w:pPr>
              <w:tabs>
                <w:tab w:val="left" w:pos="-1440"/>
              </w:tabs>
              <w:rPr>
                <w:sz w:val="24"/>
                <w:szCs w:val="24"/>
              </w:rPr>
            </w:pPr>
          </w:p>
        </w:tc>
      </w:tr>
      <w:tr w:rsidR="00133541" w:rsidRPr="00AA6658" w14:paraId="2CB072D4" w14:textId="77777777" w:rsidTr="00182D69">
        <w:trPr>
          <w:jc w:val="center"/>
        </w:trPr>
        <w:tc>
          <w:tcPr>
            <w:tcW w:w="7735" w:type="dxa"/>
          </w:tcPr>
          <w:p w14:paraId="296322ED" w14:textId="77777777" w:rsidR="00133541" w:rsidRPr="00AA6658" w:rsidRDefault="00133541" w:rsidP="00182D69">
            <w:pPr>
              <w:tabs>
                <w:tab w:val="left" w:pos="-1440"/>
              </w:tabs>
              <w:rPr>
                <w:sz w:val="24"/>
                <w:szCs w:val="24"/>
              </w:rPr>
            </w:pPr>
            <w:r w:rsidRPr="00AA6658">
              <w:rPr>
                <w:sz w:val="24"/>
                <w:szCs w:val="24"/>
              </w:rPr>
              <w:t>Format Columns B3-G8 in currency with 2 decimals</w:t>
            </w:r>
          </w:p>
        </w:tc>
        <w:tc>
          <w:tcPr>
            <w:tcW w:w="900" w:type="dxa"/>
            <w:vAlign w:val="center"/>
          </w:tcPr>
          <w:p w14:paraId="5B3FA607" w14:textId="77777777" w:rsidR="00133541" w:rsidRPr="00AA6658" w:rsidRDefault="00133541" w:rsidP="00182D69">
            <w:pPr>
              <w:tabs>
                <w:tab w:val="left" w:pos="-1440"/>
              </w:tabs>
              <w:jc w:val="right"/>
              <w:rPr>
                <w:sz w:val="24"/>
                <w:szCs w:val="24"/>
              </w:rPr>
            </w:pPr>
            <w:r w:rsidRPr="00AA6658">
              <w:rPr>
                <w:sz w:val="24"/>
                <w:szCs w:val="24"/>
              </w:rPr>
              <w:t>5</w:t>
            </w:r>
          </w:p>
        </w:tc>
        <w:tc>
          <w:tcPr>
            <w:tcW w:w="1017" w:type="dxa"/>
          </w:tcPr>
          <w:p w14:paraId="33D142C5" w14:textId="77777777" w:rsidR="00133541" w:rsidRPr="00AA6658" w:rsidRDefault="00133541" w:rsidP="00182D69">
            <w:pPr>
              <w:tabs>
                <w:tab w:val="left" w:pos="-1440"/>
              </w:tabs>
              <w:rPr>
                <w:sz w:val="24"/>
                <w:szCs w:val="24"/>
              </w:rPr>
            </w:pPr>
          </w:p>
        </w:tc>
        <w:tc>
          <w:tcPr>
            <w:tcW w:w="1017" w:type="dxa"/>
            <w:shd w:val="clear" w:color="auto" w:fill="000000" w:themeFill="text1"/>
          </w:tcPr>
          <w:p w14:paraId="7DFB4C70" w14:textId="77777777" w:rsidR="00133541" w:rsidRPr="00AA6658" w:rsidRDefault="00133541" w:rsidP="00182D69">
            <w:pPr>
              <w:tabs>
                <w:tab w:val="left" w:pos="-1440"/>
              </w:tabs>
              <w:rPr>
                <w:sz w:val="24"/>
                <w:szCs w:val="24"/>
              </w:rPr>
            </w:pPr>
          </w:p>
        </w:tc>
      </w:tr>
      <w:tr w:rsidR="00133541" w:rsidRPr="00AA6658" w14:paraId="5EA64DAF" w14:textId="77777777" w:rsidTr="00182D69">
        <w:trPr>
          <w:jc w:val="center"/>
        </w:trPr>
        <w:tc>
          <w:tcPr>
            <w:tcW w:w="7735" w:type="dxa"/>
          </w:tcPr>
          <w:p w14:paraId="0831F886" w14:textId="77777777" w:rsidR="00133541" w:rsidRPr="00AA6658" w:rsidRDefault="00133541" w:rsidP="00182D69">
            <w:pPr>
              <w:tabs>
                <w:tab w:val="left" w:pos="-1440"/>
              </w:tabs>
              <w:rPr>
                <w:sz w:val="24"/>
                <w:szCs w:val="24"/>
              </w:rPr>
            </w:pPr>
            <w:r w:rsidRPr="00AA6658">
              <w:rPr>
                <w:sz w:val="24"/>
                <w:szCs w:val="24"/>
              </w:rPr>
              <w:t>Bold row 1</w:t>
            </w:r>
          </w:p>
        </w:tc>
        <w:tc>
          <w:tcPr>
            <w:tcW w:w="900" w:type="dxa"/>
            <w:vAlign w:val="center"/>
          </w:tcPr>
          <w:p w14:paraId="0017E76D" w14:textId="77777777" w:rsidR="00133541" w:rsidRPr="00AA6658" w:rsidRDefault="00133541" w:rsidP="00182D69">
            <w:pPr>
              <w:tabs>
                <w:tab w:val="left" w:pos="-1440"/>
              </w:tabs>
              <w:jc w:val="right"/>
              <w:rPr>
                <w:sz w:val="24"/>
                <w:szCs w:val="24"/>
              </w:rPr>
            </w:pPr>
            <w:r w:rsidRPr="00AA6658">
              <w:rPr>
                <w:sz w:val="24"/>
                <w:szCs w:val="24"/>
              </w:rPr>
              <w:t>5</w:t>
            </w:r>
          </w:p>
        </w:tc>
        <w:tc>
          <w:tcPr>
            <w:tcW w:w="1017" w:type="dxa"/>
          </w:tcPr>
          <w:p w14:paraId="301603A9" w14:textId="77777777" w:rsidR="00133541" w:rsidRPr="00AA6658" w:rsidRDefault="00133541" w:rsidP="00182D69">
            <w:pPr>
              <w:tabs>
                <w:tab w:val="left" w:pos="-1440"/>
              </w:tabs>
              <w:rPr>
                <w:sz w:val="24"/>
                <w:szCs w:val="24"/>
              </w:rPr>
            </w:pPr>
          </w:p>
        </w:tc>
        <w:tc>
          <w:tcPr>
            <w:tcW w:w="1017" w:type="dxa"/>
            <w:shd w:val="clear" w:color="auto" w:fill="000000" w:themeFill="text1"/>
          </w:tcPr>
          <w:p w14:paraId="579733AD" w14:textId="77777777" w:rsidR="00133541" w:rsidRPr="00AA6658" w:rsidRDefault="00133541" w:rsidP="00182D69">
            <w:pPr>
              <w:tabs>
                <w:tab w:val="left" w:pos="-1440"/>
              </w:tabs>
              <w:rPr>
                <w:sz w:val="24"/>
                <w:szCs w:val="24"/>
              </w:rPr>
            </w:pPr>
          </w:p>
        </w:tc>
      </w:tr>
      <w:tr w:rsidR="00133541" w:rsidRPr="00AA6658" w14:paraId="1BFF20F2" w14:textId="77777777" w:rsidTr="00182D69">
        <w:trPr>
          <w:jc w:val="center"/>
        </w:trPr>
        <w:tc>
          <w:tcPr>
            <w:tcW w:w="7735" w:type="dxa"/>
            <w:vAlign w:val="center"/>
          </w:tcPr>
          <w:p w14:paraId="2CFF2A9C" w14:textId="77777777" w:rsidR="00133541" w:rsidRPr="00AA6658" w:rsidRDefault="00133541" w:rsidP="00182D69">
            <w:pPr>
              <w:tabs>
                <w:tab w:val="left" w:pos="-1440"/>
              </w:tabs>
              <w:rPr>
                <w:sz w:val="24"/>
                <w:szCs w:val="24"/>
              </w:rPr>
            </w:pPr>
            <w:r w:rsidRPr="00AA6658">
              <w:rPr>
                <w:sz w:val="24"/>
                <w:szCs w:val="24"/>
              </w:rPr>
              <w:t>Format B1 to G</w:t>
            </w:r>
            <w:r>
              <w:rPr>
                <w:sz w:val="24"/>
                <w:szCs w:val="24"/>
              </w:rPr>
              <w:t>1</w:t>
            </w:r>
            <w:r w:rsidRPr="00AA6658">
              <w:rPr>
                <w:sz w:val="24"/>
                <w:szCs w:val="24"/>
              </w:rPr>
              <w:t xml:space="preserve"> with fill style 40% accent 6.</w:t>
            </w:r>
          </w:p>
        </w:tc>
        <w:tc>
          <w:tcPr>
            <w:tcW w:w="900" w:type="dxa"/>
            <w:vAlign w:val="center"/>
          </w:tcPr>
          <w:p w14:paraId="54127C0F" w14:textId="77777777" w:rsidR="00133541" w:rsidRPr="00AA6658" w:rsidRDefault="00133541" w:rsidP="00182D69">
            <w:pPr>
              <w:tabs>
                <w:tab w:val="left" w:pos="-1440"/>
              </w:tabs>
              <w:jc w:val="right"/>
              <w:rPr>
                <w:sz w:val="24"/>
                <w:szCs w:val="24"/>
              </w:rPr>
            </w:pPr>
            <w:r w:rsidRPr="00AA6658">
              <w:rPr>
                <w:sz w:val="24"/>
                <w:szCs w:val="24"/>
              </w:rPr>
              <w:t>5</w:t>
            </w:r>
          </w:p>
        </w:tc>
        <w:tc>
          <w:tcPr>
            <w:tcW w:w="1017" w:type="dxa"/>
          </w:tcPr>
          <w:p w14:paraId="642E4009" w14:textId="77777777" w:rsidR="00133541" w:rsidRPr="00AA6658" w:rsidRDefault="00133541" w:rsidP="00182D69">
            <w:pPr>
              <w:tabs>
                <w:tab w:val="left" w:pos="-1440"/>
              </w:tabs>
              <w:rPr>
                <w:sz w:val="24"/>
                <w:szCs w:val="24"/>
              </w:rPr>
            </w:pPr>
          </w:p>
        </w:tc>
        <w:tc>
          <w:tcPr>
            <w:tcW w:w="1017" w:type="dxa"/>
            <w:shd w:val="clear" w:color="auto" w:fill="000000" w:themeFill="text1"/>
          </w:tcPr>
          <w:p w14:paraId="5D5B8B62" w14:textId="77777777" w:rsidR="00133541" w:rsidRPr="00AA6658" w:rsidRDefault="00133541" w:rsidP="00182D69">
            <w:pPr>
              <w:tabs>
                <w:tab w:val="left" w:pos="-1440"/>
              </w:tabs>
              <w:rPr>
                <w:sz w:val="24"/>
                <w:szCs w:val="24"/>
              </w:rPr>
            </w:pPr>
          </w:p>
        </w:tc>
      </w:tr>
      <w:tr w:rsidR="00133541" w:rsidRPr="00AA6658" w14:paraId="58B17E67" w14:textId="77777777" w:rsidTr="00182D69">
        <w:trPr>
          <w:jc w:val="center"/>
        </w:trPr>
        <w:tc>
          <w:tcPr>
            <w:tcW w:w="7735" w:type="dxa"/>
            <w:vAlign w:val="center"/>
          </w:tcPr>
          <w:p w14:paraId="259F9E6F" w14:textId="77777777" w:rsidR="00133541" w:rsidRPr="00AA6658" w:rsidRDefault="00133541" w:rsidP="00182D69">
            <w:pPr>
              <w:rPr>
                <w:sz w:val="24"/>
                <w:szCs w:val="24"/>
              </w:rPr>
            </w:pPr>
            <w:r w:rsidRPr="00AA6658">
              <w:rPr>
                <w:sz w:val="24"/>
                <w:szCs w:val="24"/>
              </w:rPr>
              <w:t>Fill rows 4, 6, and 8 with custom color:</w:t>
            </w:r>
          </w:p>
          <w:p w14:paraId="778DDCD7" w14:textId="77777777" w:rsidR="00133541" w:rsidRPr="00AA6658" w:rsidRDefault="00133541" w:rsidP="00133541">
            <w:pPr>
              <w:numPr>
                <w:ilvl w:val="0"/>
                <w:numId w:val="42"/>
              </w:numPr>
              <w:rPr>
                <w:sz w:val="24"/>
                <w:szCs w:val="24"/>
              </w:rPr>
            </w:pPr>
            <w:r w:rsidRPr="00AA6658">
              <w:rPr>
                <w:sz w:val="24"/>
                <w:szCs w:val="24"/>
              </w:rPr>
              <w:t>Red 217</w:t>
            </w:r>
          </w:p>
          <w:p w14:paraId="185E201D" w14:textId="77777777" w:rsidR="00133541" w:rsidRPr="00AA6658" w:rsidRDefault="00133541" w:rsidP="00133541">
            <w:pPr>
              <w:numPr>
                <w:ilvl w:val="0"/>
                <w:numId w:val="42"/>
              </w:numPr>
              <w:rPr>
                <w:sz w:val="24"/>
                <w:szCs w:val="24"/>
              </w:rPr>
            </w:pPr>
            <w:r w:rsidRPr="00AA6658">
              <w:rPr>
                <w:sz w:val="24"/>
                <w:szCs w:val="24"/>
              </w:rPr>
              <w:t>Green 225</w:t>
            </w:r>
          </w:p>
          <w:p w14:paraId="6E02C3B0" w14:textId="77777777" w:rsidR="00133541" w:rsidRPr="00AA6658" w:rsidRDefault="00133541" w:rsidP="00133541">
            <w:pPr>
              <w:numPr>
                <w:ilvl w:val="0"/>
                <w:numId w:val="42"/>
              </w:numPr>
              <w:rPr>
                <w:sz w:val="24"/>
                <w:szCs w:val="24"/>
              </w:rPr>
            </w:pPr>
            <w:r w:rsidRPr="00AA6658">
              <w:rPr>
                <w:sz w:val="24"/>
                <w:szCs w:val="24"/>
              </w:rPr>
              <w:t>Blue 242</w:t>
            </w:r>
          </w:p>
        </w:tc>
        <w:tc>
          <w:tcPr>
            <w:tcW w:w="900" w:type="dxa"/>
            <w:vAlign w:val="center"/>
          </w:tcPr>
          <w:p w14:paraId="7B1A17E4" w14:textId="77777777" w:rsidR="00133541" w:rsidRPr="00AA6658" w:rsidRDefault="00133541" w:rsidP="00182D69">
            <w:pPr>
              <w:tabs>
                <w:tab w:val="left" w:pos="-1440"/>
              </w:tabs>
              <w:jc w:val="right"/>
              <w:rPr>
                <w:sz w:val="24"/>
                <w:szCs w:val="24"/>
              </w:rPr>
            </w:pPr>
            <w:r w:rsidRPr="00AA6658">
              <w:rPr>
                <w:sz w:val="24"/>
                <w:szCs w:val="24"/>
              </w:rPr>
              <w:t>3</w:t>
            </w:r>
          </w:p>
        </w:tc>
        <w:tc>
          <w:tcPr>
            <w:tcW w:w="1017" w:type="dxa"/>
          </w:tcPr>
          <w:p w14:paraId="331387D4" w14:textId="77777777" w:rsidR="00133541" w:rsidRPr="00AA6658" w:rsidRDefault="00133541" w:rsidP="00182D69">
            <w:pPr>
              <w:tabs>
                <w:tab w:val="left" w:pos="-1440"/>
              </w:tabs>
              <w:rPr>
                <w:sz w:val="24"/>
                <w:szCs w:val="24"/>
              </w:rPr>
            </w:pPr>
          </w:p>
        </w:tc>
        <w:tc>
          <w:tcPr>
            <w:tcW w:w="1017" w:type="dxa"/>
            <w:shd w:val="clear" w:color="auto" w:fill="000000" w:themeFill="text1"/>
          </w:tcPr>
          <w:p w14:paraId="0F4EAF8D" w14:textId="77777777" w:rsidR="00133541" w:rsidRPr="00AA6658" w:rsidRDefault="00133541" w:rsidP="00182D69">
            <w:pPr>
              <w:tabs>
                <w:tab w:val="left" w:pos="-1440"/>
              </w:tabs>
              <w:rPr>
                <w:sz w:val="24"/>
                <w:szCs w:val="24"/>
              </w:rPr>
            </w:pPr>
          </w:p>
        </w:tc>
      </w:tr>
      <w:tr w:rsidR="00133541" w:rsidRPr="00AA6658" w14:paraId="61739A85" w14:textId="77777777" w:rsidTr="00182D69">
        <w:trPr>
          <w:jc w:val="center"/>
        </w:trPr>
        <w:tc>
          <w:tcPr>
            <w:tcW w:w="7735" w:type="dxa"/>
            <w:vAlign w:val="center"/>
          </w:tcPr>
          <w:p w14:paraId="2C4B0884" w14:textId="77777777" w:rsidR="00133541" w:rsidRPr="00AA6658" w:rsidRDefault="00133541" w:rsidP="00182D69">
            <w:pPr>
              <w:tabs>
                <w:tab w:val="left" w:pos="-1440"/>
              </w:tabs>
              <w:rPr>
                <w:sz w:val="24"/>
                <w:szCs w:val="24"/>
              </w:rPr>
            </w:pPr>
            <w:r w:rsidRPr="00AA6658">
              <w:rPr>
                <w:sz w:val="24"/>
                <w:szCs w:val="24"/>
              </w:rPr>
              <w:t>Format B</w:t>
            </w:r>
            <w:r>
              <w:rPr>
                <w:sz w:val="24"/>
                <w:szCs w:val="24"/>
              </w:rPr>
              <w:t>1</w:t>
            </w:r>
            <w:r w:rsidRPr="00AA6658">
              <w:rPr>
                <w:sz w:val="24"/>
                <w:szCs w:val="24"/>
              </w:rPr>
              <w:t xml:space="preserve"> to G</w:t>
            </w:r>
            <w:r>
              <w:rPr>
                <w:sz w:val="24"/>
                <w:szCs w:val="24"/>
              </w:rPr>
              <w:t>1</w:t>
            </w:r>
            <w:r w:rsidRPr="00AA6658">
              <w:rPr>
                <w:sz w:val="24"/>
                <w:szCs w:val="24"/>
              </w:rPr>
              <w:t xml:space="preserve"> with a think bottom border</w:t>
            </w:r>
          </w:p>
        </w:tc>
        <w:tc>
          <w:tcPr>
            <w:tcW w:w="900" w:type="dxa"/>
            <w:vAlign w:val="center"/>
          </w:tcPr>
          <w:p w14:paraId="55927449" w14:textId="77777777" w:rsidR="00133541" w:rsidRPr="00AA6658" w:rsidRDefault="00133541" w:rsidP="00182D69">
            <w:pPr>
              <w:tabs>
                <w:tab w:val="left" w:pos="-1440"/>
              </w:tabs>
              <w:jc w:val="right"/>
              <w:rPr>
                <w:sz w:val="24"/>
                <w:szCs w:val="24"/>
              </w:rPr>
            </w:pPr>
            <w:r w:rsidRPr="00AA6658">
              <w:rPr>
                <w:sz w:val="24"/>
                <w:szCs w:val="24"/>
              </w:rPr>
              <w:t>5</w:t>
            </w:r>
          </w:p>
        </w:tc>
        <w:tc>
          <w:tcPr>
            <w:tcW w:w="1017" w:type="dxa"/>
          </w:tcPr>
          <w:p w14:paraId="6E840788" w14:textId="77777777" w:rsidR="00133541" w:rsidRPr="00AA6658" w:rsidRDefault="00133541" w:rsidP="00182D69">
            <w:pPr>
              <w:tabs>
                <w:tab w:val="left" w:pos="-1440"/>
              </w:tabs>
              <w:rPr>
                <w:sz w:val="24"/>
                <w:szCs w:val="24"/>
              </w:rPr>
            </w:pPr>
          </w:p>
        </w:tc>
        <w:tc>
          <w:tcPr>
            <w:tcW w:w="1017" w:type="dxa"/>
            <w:shd w:val="clear" w:color="auto" w:fill="000000" w:themeFill="text1"/>
          </w:tcPr>
          <w:p w14:paraId="5A21E5A4" w14:textId="77777777" w:rsidR="00133541" w:rsidRPr="00AA6658" w:rsidRDefault="00133541" w:rsidP="00182D69">
            <w:pPr>
              <w:tabs>
                <w:tab w:val="left" w:pos="-1440"/>
              </w:tabs>
              <w:rPr>
                <w:sz w:val="24"/>
                <w:szCs w:val="24"/>
              </w:rPr>
            </w:pPr>
          </w:p>
        </w:tc>
      </w:tr>
      <w:tr w:rsidR="00133541" w:rsidRPr="00AA6658" w14:paraId="20B09B01" w14:textId="77777777" w:rsidTr="00182D69">
        <w:trPr>
          <w:jc w:val="center"/>
        </w:trPr>
        <w:tc>
          <w:tcPr>
            <w:tcW w:w="7735" w:type="dxa"/>
            <w:vAlign w:val="center"/>
          </w:tcPr>
          <w:p w14:paraId="2AFBC745" w14:textId="77777777" w:rsidR="00133541" w:rsidRPr="00AA6658" w:rsidRDefault="00133541" w:rsidP="00182D69">
            <w:pPr>
              <w:tabs>
                <w:tab w:val="left" w:pos="-1440"/>
              </w:tabs>
              <w:rPr>
                <w:sz w:val="24"/>
                <w:szCs w:val="24"/>
              </w:rPr>
            </w:pPr>
            <w:r w:rsidRPr="00AA6658">
              <w:rPr>
                <w:sz w:val="24"/>
                <w:szCs w:val="24"/>
              </w:rPr>
              <w:t>Place left/right border for columns B through G</w:t>
            </w:r>
          </w:p>
        </w:tc>
        <w:tc>
          <w:tcPr>
            <w:tcW w:w="900" w:type="dxa"/>
            <w:vAlign w:val="center"/>
          </w:tcPr>
          <w:p w14:paraId="18186B93" w14:textId="77777777" w:rsidR="00133541" w:rsidRPr="00AA6658" w:rsidRDefault="00133541" w:rsidP="00182D69">
            <w:pPr>
              <w:tabs>
                <w:tab w:val="left" w:pos="-1440"/>
              </w:tabs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017" w:type="dxa"/>
          </w:tcPr>
          <w:p w14:paraId="7BE3A125" w14:textId="77777777" w:rsidR="00133541" w:rsidRPr="00AA6658" w:rsidRDefault="00133541" w:rsidP="00182D69">
            <w:pPr>
              <w:tabs>
                <w:tab w:val="left" w:pos="-1440"/>
              </w:tabs>
              <w:rPr>
                <w:sz w:val="24"/>
                <w:szCs w:val="24"/>
              </w:rPr>
            </w:pPr>
          </w:p>
        </w:tc>
        <w:tc>
          <w:tcPr>
            <w:tcW w:w="1017" w:type="dxa"/>
            <w:shd w:val="clear" w:color="auto" w:fill="000000" w:themeFill="text1"/>
          </w:tcPr>
          <w:p w14:paraId="66A9F1DD" w14:textId="77777777" w:rsidR="00133541" w:rsidRPr="00AA6658" w:rsidRDefault="00133541" w:rsidP="00182D69">
            <w:pPr>
              <w:tabs>
                <w:tab w:val="left" w:pos="-1440"/>
              </w:tabs>
              <w:rPr>
                <w:sz w:val="24"/>
                <w:szCs w:val="24"/>
              </w:rPr>
            </w:pPr>
          </w:p>
        </w:tc>
      </w:tr>
      <w:tr w:rsidR="00133541" w:rsidRPr="00AA6658" w14:paraId="72EF044F" w14:textId="77777777" w:rsidTr="00182D69">
        <w:trPr>
          <w:jc w:val="center"/>
        </w:trPr>
        <w:tc>
          <w:tcPr>
            <w:tcW w:w="7735" w:type="dxa"/>
            <w:vAlign w:val="center"/>
          </w:tcPr>
          <w:p w14:paraId="32374889" w14:textId="77777777" w:rsidR="00133541" w:rsidRPr="00AA6658" w:rsidRDefault="00133541" w:rsidP="00182D69">
            <w:pPr>
              <w:tabs>
                <w:tab w:val="left" w:pos="-1440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Delete Row 2</w:t>
            </w:r>
          </w:p>
        </w:tc>
        <w:tc>
          <w:tcPr>
            <w:tcW w:w="900" w:type="dxa"/>
            <w:vAlign w:val="center"/>
          </w:tcPr>
          <w:p w14:paraId="0DE67B13" w14:textId="77777777" w:rsidR="00133541" w:rsidRPr="00AA6658" w:rsidRDefault="00133541" w:rsidP="00182D69">
            <w:pPr>
              <w:tabs>
                <w:tab w:val="left" w:pos="-1440"/>
              </w:tabs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017" w:type="dxa"/>
          </w:tcPr>
          <w:p w14:paraId="5E0C506E" w14:textId="77777777" w:rsidR="00133541" w:rsidRPr="00AA6658" w:rsidRDefault="00133541" w:rsidP="00182D69">
            <w:pPr>
              <w:tabs>
                <w:tab w:val="left" w:pos="-1440"/>
              </w:tabs>
              <w:rPr>
                <w:sz w:val="24"/>
                <w:szCs w:val="24"/>
              </w:rPr>
            </w:pPr>
          </w:p>
        </w:tc>
        <w:tc>
          <w:tcPr>
            <w:tcW w:w="1017" w:type="dxa"/>
            <w:shd w:val="clear" w:color="auto" w:fill="000000" w:themeFill="text1"/>
          </w:tcPr>
          <w:p w14:paraId="19768592" w14:textId="77777777" w:rsidR="00133541" w:rsidRPr="00AA6658" w:rsidRDefault="00133541" w:rsidP="00182D69">
            <w:pPr>
              <w:tabs>
                <w:tab w:val="left" w:pos="-1440"/>
              </w:tabs>
              <w:rPr>
                <w:sz w:val="24"/>
                <w:szCs w:val="24"/>
              </w:rPr>
            </w:pPr>
          </w:p>
        </w:tc>
      </w:tr>
      <w:tr w:rsidR="00133541" w:rsidRPr="00AA6658" w14:paraId="78451AF4" w14:textId="77777777" w:rsidTr="00182D69">
        <w:trPr>
          <w:jc w:val="center"/>
        </w:trPr>
        <w:tc>
          <w:tcPr>
            <w:tcW w:w="7735" w:type="dxa"/>
            <w:shd w:val="clear" w:color="auto" w:fill="BFBFBF" w:themeFill="background1" w:themeFillShade="BF"/>
          </w:tcPr>
          <w:p w14:paraId="56853579" w14:textId="77777777" w:rsidR="00133541" w:rsidRPr="004934D9" w:rsidRDefault="00133541" w:rsidP="00182D69">
            <w:pPr>
              <w:tabs>
                <w:tab w:val="left" w:pos="-1440"/>
              </w:tabs>
              <w:rPr>
                <w:b/>
                <w:sz w:val="40"/>
                <w:szCs w:val="24"/>
              </w:rPr>
            </w:pPr>
            <w:r w:rsidRPr="004934D9">
              <w:rPr>
                <w:b/>
                <w:sz w:val="40"/>
                <w:szCs w:val="24"/>
              </w:rPr>
              <w:t>Totals for Printout 1</w:t>
            </w:r>
          </w:p>
        </w:tc>
        <w:tc>
          <w:tcPr>
            <w:tcW w:w="900" w:type="dxa"/>
            <w:shd w:val="clear" w:color="auto" w:fill="BFBFBF" w:themeFill="background1" w:themeFillShade="BF"/>
          </w:tcPr>
          <w:p w14:paraId="4F6136A7" w14:textId="77777777" w:rsidR="00133541" w:rsidRPr="004934D9" w:rsidRDefault="00133541" w:rsidP="00182D69">
            <w:pPr>
              <w:tabs>
                <w:tab w:val="left" w:pos="-1440"/>
              </w:tabs>
              <w:jc w:val="right"/>
              <w:rPr>
                <w:b/>
                <w:sz w:val="40"/>
                <w:szCs w:val="24"/>
              </w:rPr>
            </w:pPr>
            <w:r>
              <w:rPr>
                <w:b/>
                <w:sz w:val="40"/>
                <w:szCs w:val="24"/>
              </w:rPr>
              <w:fldChar w:fldCharType="begin"/>
            </w:r>
            <w:r>
              <w:rPr>
                <w:b/>
                <w:sz w:val="40"/>
                <w:szCs w:val="24"/>
              </w:rPr>
              <w:instrText xml:space="preserve"> =SUM(ABOVE) </w:instrText>
            </w:r>
            <w:r>
              <w:rPr>
                <w:b/>
                <w:sz w:val="40"/>
                <w:szCs w:val="24"/>
              </w:rPr>
              <w:fldChar w:fldCharType="separate"/>
            </w:r>
            <w:r>
              <w:rPr>
                <w:b/>
                <w:noProof/>
                <w:sz w:val="40"/>
                <w:szCs w:val="24"/>
              </w:rPr>
              <w:t>43</w:t>
            </w:r>
            <w:r>
              <w:rPr>
                <w:b/>
                <w:sz w:val="40"/>
                <w:szCs w:val="24"/>
              </w:rPr>
              <w:fldChar w:fldCharType="end"/>
            </w:r>
          </w:p>
        </w:tc>
        <w:tc>
          <w:tcPr>
            <w:tcW w:w="1017" w:type="dxa"/>
            <w:shd w:val="clear" w:color="auto" w:fill="000000" w:themeFill="text1"/>
          </w:tcPr>
          <w:p w14:paraId="5F7A7A62" w14:textId="77777777" w:rsidR="00133541" w:rsidRPr="004934D9" w:rsidRDefault="00133541" w:rsidP="00182D69">
            <w:pPr>
              <w:tabs>
                <w:tab w:val="left" w:pos="-1440"/>
              </w:tabs>
              <w:rPr>
                <w:b/>
                <w:sz w:val="40"/>
                <w:szCs w:val="24"/>
              </w:rPr>
            </w:pPr>
          </w:p>
        </w:tc>
        <w:tc>
          <w:tcPr>
            <w:tcW w:w="1017" w:type="dxa"/>
            <w:shd w:val="clear" w:color="auto" w:fill="BFBFBF" w:themeFill="background1" w:themeFillShade="BF"/>
          </w:tcPr>
          <w:p w14:paraId="78B5FA02" w14:textId="77777777" w:rsidR="00133541" w:rsidRPr="004934D9" w:rsidRDefault="00133541" w:rsidP="00182D69">
            <w:pPr>
              <w:tabs>
                <w:tab w:val="left" w:pos="-1440"/>
              </w:tabs>
              <w:rPr>
                <w:b/>
                <w:sz w:val="40"/>
                <w:szCs w:val="24"/>
              </w:rPr>
            </w:pPr>
          </w:p>
        </w:tc>
      </w:tr>
      <w:tr w:rsidR="00133541" w:rsidRPr="00AA6658" w14:paraId="7F36843D" w14:textId="77777777" w:rsidTr="00182D69">
        <w:trPr>
          <w:jc w:val="center"/>
        </w:trPr>
        <w:tc>
          <w:tcPr>
            <w:tcW w:w="7735" w:type="dxa"/>
            <w:shd w:val="clear" w:color="auto" w:fill="BFBFBF" w:themeFill="background1" w:themeFillShade="BF"/>
            <w:vAlign w:val="center"/>
          </w:tcPr>
          <w:p w14:paraId="0E280924" w14:textId="77777777" w:rsidR="00133541" w:rsidRPr="00AA6658" w:rsidRDefault="00133541" w:rsidP="00182D69">
            <w:pPr>
              <w:tabs>
                <w:tab w:val="left" w:pos="-1440"/>
              </w:tabs>
              <w:rPr>
                <w:b/>
                <w:sz w:val="40"/>
                <w:szCs w:val="24"/>
              </w:rPr>
            </w:pPr>
            <w:r w:rsidRPr="00AA6658">
              <w:rPr>
                <w:b/>
                <w:sz w:val="32"/>
                <w:szCs w:val="24"/>
              </w:rPr>
              <w:t>Printout 2</w:t>
            </w:r>
          </w:p>
        </w:tc>
        <w:tc>
          <w:tcPr>
            <w:tcW w:w="900" w:type="dxa"/>
            <w:shd w:val="clear" w:color="auto" w:fill="BFBFBF" w:themeFill="background1" w:themeFillShade="BF"/>
            <w:vAlign w:val="center"/>
          </w:tcPr>
          <w:p w14:paraId="30F35F5A" w14:textId="77777777" w:rsidR="00133541" w:rsidRPr="004934D9" w:rsidRDefault="00133541" w:rsidP="00182D69">
            <w:pPr>
              <w:tabs>
                <w:tab w:val="left" w:pos="-1440"/>
              </w:tabs>
              <w:rPr>
                <w:b/>
                <w:sz w:val="24"/>
                <w:szCs w:val="24"/>
              </w:rPr>
            </w:pPr>
            <w:r w:rsidRPr="00AA6658">
              <w:rPr>
                <w:b/>
                <w:sz w:val="24"/>
                <w:szCs w:val="24"/>
              </w:rPr>
              <w:t>Points</w:t>
            </w:r>
          </w:p>
        </w:tc>
        <w:tc>
          <w:tcPr>
            <w:tcW w:w="1017" w:type="dxa"/>
            <w:shd w:val="clear" w:color="auto" w:fill="BFBFBF" w:themeFill="background1" w:themeFillShade="BF"/>
            <w:vAlign w:val="center"/>
          </w:tcPr>
          <w:p w14:paraId="039DDF28" w14:textId="77777777" w:rsidR="00133541" w:rsidRPr="004934D9" w:rsidRDefault="00133541" w:rsidP="00182D69">
            <w:pPr>
              <w:tabs>
                <w:tab w:val="left" w:pos="-1440"/>
              </w:tabs>
              <w:rPr>
                <w:b/>
                <w:sz w:val="24"/>
                <w:szCs w:val="24"/>
              </w:rPr>
            </w:pPr>
            <w:r w:rsidRPr="00AA6658">
              <w:rPr>
                <w:b/>
                <w:sz w:val="24"/>
                <w:szCs w:val="24"/>
              </w:rPr>
              <w:t>Points Earned</w:t>
            </w:r>
          </w:p>
        </w:tc>
        <w:tc>
          <w:tcPr>
            <w:tcW w:w="1017" w:type="dxa"/>
            <w:shd w:val="clear" w:color="auto" w:fill="BFBFBF" w:themeFill="background1" w:themeFillShade="BF"/>
          </w:tcPr>
          <w:p w14:paraId="5A86C4BE" w14:textId="77777777" w:rsidR="00133541" w:rsidRPr="00AA6658" w:rsidRDefault="00133541" w:rsidP="00182D69">
            <w:pPr>
              <w:tabs>
                <w:tab w:val="left" w:pos="-1440"/>
              </w:tabs>
              <w:rPr>
                <w:b/>
                <w:sz w:val="40"/>
                <w:szCs w:val="24"/>
              </w:rPr>
            </w:pPr>
            <w:r w:rsidRPr="00AA6658">
              <w:rPr>
                <w:b/>
                <w:sz w:val="24"/>
                <w:szCs w:val="24"/>
              </w:rPr>
              <w:t>Total Points</w:t>
            </w:r>
          </w:p>
        </w:tc>
      </w:tr>
      <w:tr w:rsidR="00133541" w:rsidRPr="00AA6658" w14:paraId="12684628" w14:textId="77777777" w:rsidTr="00182D69">
        <w:trPr>
          <w:jc w:val="center"/>
        </w:trPr>
        <w:tc>
          <w:tcPr>
            <w:tcW w:w="7735" w:type="dxa"/>
            <w:shd w:val="clear" w:color="auto" w:fill="auto"/>
            <w:vAlign w:val="center"/>
          </w:tcPr>
          <w:p w14:paraId="697C027B" w14:textId="77777777" w:rsidR="00133541" w:rsidRPr="00AA6658" w:rsidRDefault="00133541" w:rsidP="00182D69">
            <w:pPr>
              <w:tabs>
                <w:tab w:val="left" w:pos="-1440"/>
              </w:tabs>
              <w:rPr>
                <w:b/>
                <w:sz w:val="32"/>
                <w:szCs w:val="24"/>
              </w:rPr>
            </w:pPr>
            <w:r w:rsidRPr="00AA6658">
              <w:rPr>
                <w:sz w:val="24"/>
                <w:szCs w:val="24"/>
              </w:rPr>
              <w:t>Sheet Name (Summary) in the center section of header</w:t>
            </w:r>
          </w:p>
        </w:tc>
        <w:tc>
          <w:tcPr>
            <w:tcW w:w="900" w:type="dxa"/>
            <w:shd w:val="clear" w:color="auto" w:fill="auto"/>
            <w:vAlign w:val="center"/>
          </w:tcPr>
          <w:p w14:paraId="55781F4B" w14:textId="77777777" w:rsidR="00133541" w:rsidRPr="00AA6658" w:rsidRDefault="00133541" w:rsidP="00182D69">
            <w:pPr>
              <w:tabs>
                <w:tab w:val="left" w:pos="-1440"/>
              </w:tabs>
              <w:jc w:val="right"/>
              <w:rPr>
                <w:b/>
                <w:sz w:val="24"/>
                <w:szCs w:val="24"/>
              </w:rPr>
            </w:pPr>
            <w:r w:rsidRPr="00AA6658">
              <w:rPr>
                <w:sz w:val="24"/>
                <w:szCs w:val="24"/>
              </w:rPr>
              <w:t>5</w:t>
            </w:r>
          </w:p>
        </w:tc>
        <w:tc>
          <w:tcPr>
            <w:tcW w:w="1017" w:type="dxa"/>
            <w:shd w:val="clear" w:color="auto" w:fill="auto"/>
          </w:tcPr>
          <w:p w14:paraId="7C556EB0" w14:textId="77777777" w:rsidR="00133541" w:rsidRPr="00AA6658" w:rsidRDefault="00133541" w:rsidP="00182D69">
            <w:pPr>
              <w:tabs>
                <w:tab w:val="left" w:pos="-1440"/>
              </w:tabs>
              <w:rPr>
                <w:b/>
                <w:sz w:val="24"/>
                <w:szCs w:val="24"/>
              </w:rPr>
            </w:pPr>
          </w:p>
        </w:tc>
        <w:tc>
          <w:tcPr>
            <w:tcW w:w="1017" w:type="dxa"/>
            <w:shd w:val="clear" w:color="auto" w:fill="000000" w:themeFill="text1"/>
          </w:tcPr>
          <w:p w14:paraId="74844C19" w14:textId="77777777" w:rsidR="00133541" w:rsidRPr="00AA6658" w:rsidRDefault="00133541" w:rsidP="00182D69">
            <w:pPr>
              <w:tabs>
                <w:tab w:val="left" w:pos="-1440"/>
              </w:tabs>
              <w:rPr>
                <w:b/>
                <w:sz w:val="24"/>
                <w:szCs w:val="24"/>
              </w:rPr>
            </w:pPr>
          </w:p>
        </w:tc>
      </w:tr>
      <w:tr w:rsidR="00133541" w:rsidRPr="00AA6658" w14:paraId="659B3756" w14:textId="77777777" w:rsidTr="00182D69">
        <w:trPr>
          <w:jc w:val="center"/>
        </w:trPr>
        <w:tc>
          <w:tcPr>
            <w:tcW w:w="7735" w:type="dxa"/>
            <w:shd w:val="clear" w:color="auto" w:fill="auto"/>
            <w:vAlign w:val="center"/>
          </w:tcPr>
          <w:p w14:paraId="455835BC" w14:textId="77777777" w:rsidR="00133541" w:rsidRPr="00AA6658" w:rsidRDefault="00133541" w:rsidP="00182D69">
            <w:pPr>
              <w:tabs>
                <w:tab w:val="left" w:pos="-1440"/>
              </w:tabs>
              <w:rPr>
                <w:sz w:val="24"/>
                <w:szCs w:val="24"/>
              </w:rPr>
            </w:pPr>
            <w:r w:rsidRPr="00AA6658">
              <w:rPr>
                <w:sz w:val="24"/>
                <w:szCs w:val="24"/>
              </w:rPr>
              <w:t>Inserted Contestant Number in right section of footer</w:t>
            </w:r>
          </w:p>
        </w:tc>
        <w:tc>
          <w:tcPr>
            <w:tcW w:w="900" w:type="dxa"/>
            <w:shd w:val="clear" w:color="auto" w:fill="auto"/>
            <w:vAlign w:val="center"/>
          </w:tcPr>
          <w:p w14:paraId="641258E4" w14:textId="77777777" w:rsidR="00133541" w:rsidRPr="00AA6658" w:rsidRDefault="00133541" w:rsidP="00182D69">
            <w:pPr>
              <w:tabs>
                <w:tab w:val="left" w:pos="-1440"/>
              </w:tabs>
              <w:jc w:val="right"/>
              <w:rPr>
                <w:sz w:val="24"/>
                <w:szCs w:val="24"/>
              </w:rPr>
            </w:pPr>
            <w:r w:rsidRPr="00AA6658">
              <w:rPr>
                <w:sz w:val="24"/>
                <w:szCs w:val="24"/>
              </w:rPr>
              <w:t>5</w:t>
            </w:r>
          </w:p>
        </w:tc>
        <w:tc>
          <w:tcPr>
            <w:tcW w:w="1017" w:type="dxa"/>
            <w:shd w:val="clear" w:color="auto" w:fill="auto"/>
          </w:tcPr>
          <w:p w14:paraId="2EE91CBD" w14:textId="77777777" w:rsidR="00133541" w:rsidRPr="00AA6658" w:rsidRDefault="00133541" w:rsidP="00182D69">
            <w:pPr>
              <w:tabs>
                <w:tab w:val="left" w:pos="-1440"/>
              </w:tabs>
              <w:rPr>
                <w:b/>
                <w:sz w:val="24"/>
                <w:szCs w:val="24"/>
              </w:rPr>
            </w:pPr>
          </w:p>
        </w:tc>
        <w:tc>
          <w:tcPr>
            <w:tcW w:w="1017" w:type="dxa"/>
            <w:shd w:val="clear" w:color="auto" w:fill="000000" w:themeFill="text1"/>
          </w:tcPr>
          <w:p w14:paraId="40004671" w14:textId="77777777" w:rsidR="00133541" w:rsidRPr="00AA6658" w:rsidRDefault="00133541" w:rsidP="00182D69">
            <w:pPr>
              <w:tabs>
                <w:tab w:val="left" w:pos="-1440"/>
              </w:tabs>
              <w:rPr>
                <w:b/>
                <w:sz w:val="24"/>
                <w:szCs w:val="24"/>
              </w:rPr>
            </w:pPr>
          </w:p>
        </w:tc>
      </w:tr>
      <w:tr w:rsidR="00133541" w:rsidRPr="00AA6658" w14:paraId="4FBAC785" w14:textId="77777777" w:rsidTr="00182D69">
        <w:trPr>
          <w:jc w:val="center"/>
        </w:trPr>
        <w:tc>
          <w:tcPr>
            <w:tcW w:w="7735" w:type="dxa"/>
            <w:shd w:val="clear" w:color="auto" w:fill="auto"/>
            <w:vAlign w:val="center"/>
          </w:tcPr>
          <w:p w14:paraId="0EA6D9BA" w14:textId="77777777" w:rsidR="00133541" w:rsidRPr="00AA6658" w:rsidRDefault="00133541" w:rsidP="00182D69">
            <w:pPr>
              <w:tabs>
                <w:tab w:val="left" w:pos="-1440"/>
              </w:tabs>
              <w:rPr>
                <w:sz w:val="24"/>
                <w:szCs w:val="24"/>
              </w:rPr>
            </w:pPr>
            <w:r w:rsidRPr="00AA6658">
              <w:rPr>
                <w:sz w:val="24"/>
                <w:szCs w:val="24"/>
              </w:rPr>
              <w:t>On the Summary Sheet use a 3-D reference to total the sales in cells B3:B8 for both sales periods.</w:t>
            </w:r>
          </w:p>
        </w:tc>
        <w:tc>
          <w:tcPr>
            <w:tcW w:w="900" w:type="dxa"/>
            <w:shd w:val="clear" w:color="auto" w:fill="auto"/>
            <w:vAlign w:val="center"/>
          </w:tcPr>
          <w:p w14:paraId="31FB753C" w14:textId="77777777" w:rsidR="00133541" w:rsidRPr="00AA6658" w:rsidRDefault="00133541" w:rsidP="00182D69">
            <w:pPr>
              <w:tabs>
                <w:tab w:val="left" w:pos="-1440"/>
              </w:tabs>
              <w:jc w:val="right"/>
              <w:rPr>
                <w:sz w:val="24"/>
                <w:szCs w:val="24"/>
              </w:rPr>
            </w:pPr>
            <w:r w:rsidRPr="00AA6658">
              <w:rPr>
                <w:sz w:val="24"/>
                <w:szCs w:val="24"/>
              </w:rPr>
              <w:t>10</w:t>
            </w:r>
          </w:p>
        </w:tc>
        <w:tc>
          <w:tcPr>
            <w:tcW w:w="1017" w:type="dxa"/>
            <w:shd w:val="clear" w:color="auto" w:fill="auto"/>
          </w:tcPr>
          <w:p w14:paraId="16CD4F46" w14:textId="77777777" w:rsidR="00133541" w:rsidRPr="00AA6658" w:rsidRDefault="00133541" w:rsidP="00182D69">
            <w:pPr>
              <w:tabs>
                <w:tab w:val="left" w:pos="-1440"/>
              </w:tabs>
              <w:rPr>
                <w:b/>
                <w:sz w:val="24"/>
                <w:szCs w:val="24"/>
              </w:rPr>
            </w:pPr>
          </w:p>
        </w:tc>
        <w:tc>
          <w:tcPr>
            <w:tcW w:w="1017" w:type="dxa"/>
            <w:shd w:val="clear" w:color="auto" w:fill="000000" w:themeFill="text1"/>
          </w:tcPr>
          <w:p w14:paraId="5D66E70D" w14:textId="77777777" w:rsidR="00133541" w:rsidRPr="00AA6658" w:rsidRDefault="00133541" w:rsidP="00182D69">
            <w:pPr>
              <w:tabs>
                <w:tab w:val="left" w:pos="-1440"/>
              </w:tabs>
              <w:rPr>
                <w:b/>
                <w:sz w:val="24"/>
                <w:szCs w:val="24"/>
              </w:rPr>
            </w:pPr>
          </w:p>
        </w:tc>
      </w:tr>
      <w:tr w:rsidR="00133541" w:rsidRPr="00AA6658" w14:paraId="5CFB5063" w14:textId="77777777" w:rsidTr="00182D69">
        <w:trPr>
          <w:jc w:val="center"/>
        </w:trPr>
        <w:tc>
          <w:tcPr>
            <w:tcW w:w="7735" w:type="dxa"/>
            <w:shd w:val="clear" w:color="auto" w:fill="auto"/>
            <w:vAlign w:val="center"/>
          </w:tcPr>
          <w:p w14:paraId="4B852570" w14:textId="77777777" w:rsidR="00133541" w:rsidRPr="00AA6658" w:rsidRDefault="00133541" w:rsidP="00182D69">
            <w:pPr>
              <w:tabs>
                <w:tab w:val="left" w:pos="-1440"/>
              </w:tabs>
              <w:rPr>
                <w:sz w:val="24"/>
                <w:szCs w:val="24"/>
              </w:rPr>
            </w:pPr>
            <w:r w:rsidRPr="00AA6658">
              <w:rPr>
                <w:sz w:val="24"/>
                <w:szCs w:val="24"/>
              </w:rPr>
              <w:t>On the Summary Sheet use a 3-D reference to total the consultant fees in cells C3:C8 for both sales periods.</w:t>
            </w:r>
          </w:p>
        </w:tc>
        <w:tc>
          <w:tcPr>
            <w:tcW w:w="900" w:type="dxa"/>
            <w:shd w:val="clear" w:color="auto" w:fill="auto"/>
            <w:vAlign w:val="center"/>
          </w:tcPr>
          <w:p w14:paraId="4DFA17A6" w14:textId="77777777" w:rsidR="00133541" w:rsidRPr="00AA6658" w:rsidRDefault="00133541" w:rsidP="00182D69">
            <w:pPr>
              <w:tabs>
                <w:tab w:val="left" w:pos="-1440"/>
              </w:tabs>
              <w:jc w:val="right"/>
              <w:rPr>
                <w:sz w:val="24"/>
                <w:szCs w:val="24"/>
              </w:rPr>
            </w:pPr>
            <w:r w:rsidRPr="00AA6658">
              <w:rPr>
                <w:sz w:val="24"/>
                <w:szCs w:val="24"/>
              </w:rPr>
              <w:t>10</w:t>
            </w:r>
          </w:p>
        </w:tc>
        <w:tc>
          <w:tcPr>
            <w:tcW w:w="1017" w:type="dxa"/>
            <w:shd w:val="clear" w:color="auto" w:fill="auto"/>
          </w:tcPr>
          <w:p w14:paraId="0E6A0C9B" w14:textId="77777777" w:rsidR="00133541" w:rsidRPr="00AA6658" w:rsidRDefault="00133541" w:rsidP="00182D69">
            <w:pPr>
              <w:tabs>
                <w:tab w:val="left" w:pos="-1440"/>
              </w:tabs>
              <w:rPr>
                <w:b/>
                <w:sz w:val="24"/>
                <w:szCs w:val="24"/>
              </w:rPr>
            </w:pPr>
          </w:p>
        </w:tc>
        <w:tc>
          <w:tcPr>
            <w:tcW w:w="1017" w:type="dxa"/>
            <w:shd w:val="clear" w:color="auto" w:fill="000000" w:themeFill="text1"/>
          </w:tcPr>
          <w:p w14:paraId="15724CDC" w14:textId="77777777" w:rsidR="00133541" w:rsidRPr="00AA6658" w:rsidRDefault="00133541" w:rsidP="00182D69">
            <w:pPr>
              <w:tabs>
                <w:tab w:val="left" w:pos="-1440"/>
              </w:tabs>
              <w:rPr>
                <w:b/>
                <w:sz w:val="24"/>
                <w:szCs w:val="24"/>
              </w:rPr>
            </w:pPr>
          </w:p>
        </w:tc>
      </w:tr>
      <w:tr w:rsidR="00133541" w:rsidRPr="00AA6658" w14:paraId="57AF5335" w14:textId="77777777" w:rsidTr="00182D69">
        <w:trPr>
          <w:jc w:val="center"/>
        </w:trPr>
        <w:tc>
          <w:tcPr>
            <w:tcW w:w="7735" w:type="dxa"/>
            <w:shd w:val="clear" w:color="auto" w:fill="auto"/>
            <w:vAlign w:val="center"/>
          </w:tcPr>
          <w:p w14:paraId="3047D635" w14:textId="77777777" w:rsidR="00133541" w:rsidRPr="00AA6658" w:rsidRDefault="00133541" w:rsidP="00182D69">
            <w:pPr>
              <w:tabs>
                <w:tab w:val="left" w:pos="-1440"/>
              </w:tabs>
              <w:rPr>
                <w:sz w:val="24"/>
                <w:szCs w:val="24"/>
              </w:rPr>
            </w:pPr>
            <w:r w:rsidRPr="00AA6658">
              <w:rPr>
                <w:sz w:val="24"/>
                <w:szCs w:val="24"/>
              </w:rPr>
              <w:t>On the Summary Sheet use a 3-D reference to total the federal tax in cells C3:C8 for both sales periods</w:t>
            </w:r>
          </w:p>
        </w:tc>
        <w:tc>
          <w:tcPr>
            <w:tcW w:w="900" w:type="dxa"/>
            <w:shd w:val="clear" w:color="auto" w:fill="auto"/>
            <w:vAlign w:val="center"/>
          </w:tcPr>
          <w:p w14:paraId="4EF18CD7" w14:textId="77777777" w:rsidR="00133541" w:rsidRPr="00AA6658" w:rsidRDefault="00133541" w:rsidP="00182D69">
            <w:pPr>
              <w:tabs>
                <w:tab w:val="left" w:pos="-1440"/>
              </w:tabs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1017" w:type="dxa"/>
            <w:shd w:val="clear" w:color="auto" w:fill="auto"/>
          </w:tcPr>
          <w:p w14:paraId="23B4E8ED" w14:textId="77777777" w:rsidR="00133541" w:rsidRPr="00AA6658" w:rsidRDefault="00133541" w:rsidP="00182D69">
            <w:pPr>
              <w:tabs>
                <w:tab w:val="left" w:pos="-1440"/>
              </w:tabs>
              <w:rPr>
                <w:b/>
                <w:sz w:val="24"/>
                <w:szCs w:val="24"/>
              </w:rPr>
            </w:pPr>
          </w:p>
        </w:tc>
        <w:tc>
          <w:tcPr>
            <w:tcW w:w="1017" w:type="dxa"/>
            <w:shd w:val="clear" w:color="auto" w:fill="000000" w:themeFill="text1"/>
          </w:tcPr>
          <w:p w14:paraId="6E589740" w14:textId="77777777" w:rsidR="00133541" w:rsidRPr="00AA6658" w:rsidRDefault="00133541" w:rsidP="00182D69">
            <w:pPr>
              <w:tabs>
                <w:tab w:val="left" w:pos="-1440"/>
              </w:tabs>
              <w:rPr>
                <w:b/>
                <w:sz w:val="24"/>
                <w:szCs w:val="24"/>
              </w:rPr>
            </w:pPr>
          </w:p>
        </w:tc>
      </w:tr>
      <w:tr w:rsidR="00133541" w:rsidRPr="00AA6658" w14:paraId="1CE9A0EE" w14:textId="77777777" w:rsidTr="00182D69">
        <w:trPr>
          <w:jc w:val="center"/>
        </w:trPr>
        <w:tc>
          <w:tcPr>
            <w:tcW w:w="7735" w:type="dxa"/>
            <w:shd w:val="clear" w:color="auto" w:fill="auto"/>
            <w:vAlign w:val="center"/>
          </w:tcPr>
          <w:p w14:paraId="7C17F3E3" w14:textId="77777777" w:rsidR="00133541" w:rsidRPr="00AA6658" w:rsidRDefault="00133541" w:rsidP="00182D69">
            <w:pPr>
              <w:tabs>
                <w:tab w:val="left" w:pos="-1440"/>
              </w:tabs>
              <w:rPr>
                <w:sz w:val="24"/>
                <w:szCs w:val="24"/>
              </w:rPr>
            </w:pPr>
            <w:r w:rsidRPr="00AA6658">
              <w:rPr>
                <w:sz w:val="24"/>
                <w:szCs w:val="24"/>
              </w:rPr>
              <w:t>On the Summary Sheet use a 3-D reference to total the state tax in cells C3:C8 for both sales periods.</w:t>
            </w:r>
          </w:p>
        </w:tc>
        <w:tc>
          <w:tcPr>
            <w:tcW w:w="900" w:type="dxa"/>
            <w:shd w:val="clear" w:color="auto" w:fill="auto"/>
            <w:vAlign w:val="center"/>
          </w:tcPr>
          <w:p w14:paraId="3DF4514A" w14:textId="77777777" w:rsidR="00133541" w:rsidRPr="00AA6658" w:rsidRDefault="00133541" w:rsidP="00182D69">
            <w:pPr>
              <w:tabs>
                <w:tab w:val="left" w:pos="-1440"/>
              </w:tabs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1017" w:type="dxa"/>
            <w:shd w:val="clear" w:color="auto" w:fill="auto"/>
          </w:tcPr>
          <w:p w14:paraId="60DF473E" w14:textId="77777777" w:rsidR="00133541" w:rsidRPr="00AA6658" w:rsidRDefault="00133541" w:rsidP="00182D69">
            <w:pPr>
              <w:tabs>
                <w:tab w:val="left" w:pos="-1440"/>
              </w:tabs>
              <w:rPr>
                <w:b/>
                <w:sz w:val="24"/>
                <w:szCs w:val="24"/>
              </w:rPr>
            </w:pPr>
          </w:p>
        </w:tc>
        <w:tc>
          <w:tcPr>
            <w:tcW w:w="1017" w:type="dxa"/>
            <w:shd w:val="clear" w:color="auto" w:fill="000000" w:themeFill="text1"/>
          </w:tcPr>
          <w:p w14:paraId="70BCFAAD" w14:textId="77777777" w:rsidR="00133541" w:rsidRPr="00AA6658" w:rsidRDefault="00133541" w:rsidP="00182D69">
            <w:pPr>
              <w:tabs>
                <w:tab w:val="left" w:pos="-1440"/>
              </w:tabs>
              <w:rPr>
                <w:b/>
                <w:sz w:val="24"/>
                <w:szCs w:val="24"/>
              </w:rPr>
            </w:pPr>
          </w:p>
        </w:tc>
      </w:tr>
      <w:tr w:rsidR="00133541" w:rsidRPr="00AA6658" w14:paraId="47F12705" w14:textId="77777777" w:rsidTr="00182D69">
        <w:trPr>
          <w:jc w:val="center"/>
        </w:trPr>
        <w:tc>
          <w:tcPr>
            <w:tcW w:w="7735" w:type="dxa"/>
            <w:shd w:val="clear" w:color="auto" w:fill="auto"/>
            <w:vAlign w:val="center"/>
          </w:tcPr>
          <w:p w14:paraId="49CF9B75" w14:textId="77777777" w:rsidR="00133541" w:rsidRPr="00AA6658" w:rsidRDefault="00133541" w:rsidP="00182D69">
            <w:pPr>
              <w:rPr>
                <w:sz w:val="24"/>
                <w:szCs w:val="24"/>
              </w:rPr>
            </w:pPr>
            <w:r w:rsidRPr="00AA6658">
              <w:rPr>
                <w:sz w:val="24"/>
                <w:szCs w:val="24"/>
              </w:rPr>
              <w:t>On the Summary Sheet total the expenses.</w:t>
            </w:r>
          </w:p>
        </w:tc>
        <w:tc>
          <w:tcPr>
            <w:tcW w:w="900" w:type="dxa"/>
            <w:shd w:val="clear" w:color="auto" w:fill="auto"/>
            <w:vAlign w:val="center"/>
          </w:tcPr>
          <w:p w14:paraId="3C8BBEE8" w14:textId="77777777" w:rsidR="00133541" w:rsidRPr="00AA6658" w:rsidRDefault="00133541" w:rsidP="00182D69">
            <w:pPr>
              <w:tabs>
                <w:tab w:val="left" w:pos="-1440"/>
              </w:tabs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017" w:type="dxa"/>
            <w:shd w:val="clear" w:color="auto" w:fill="auto"/>
          </w:tcPr>
          <w:p w14:paraId="5827973B" w14:textId="77777777" w:rsidR="00133541" w:rsidRPr="00AA6658" w:rsidRDefault="00133541" w:rsidP="00182D69">
            <w:pPr>
              <w:tabs>
                <w:tab w:val="left" w:pos="-1440"/>
              </w:tabs>
              <w:rPr>
                <w:b/>
                <w:sz w:val="24"/>
                <w:szCs w:val="24"/>
              </w:rPr>
            </w:pPr>
          </w:p>
        </w:tc>
        <w:tc>
          <w:tcPr>
            <w:tcW w:w="1017" w:type="dxa"/>
            <w:shd w:val="clear" w:color="auto" w:fill="000000" w:themeFill="text1"/>
          </w:tcPr>
          <w:p w14:paraId="01E1A12F" w14:textId="77777777" w:rsidR="00133541" w:rsidRPr="00AA6658" w:rsidRDefault="00133541" w:rsidP="00182D69">
            <w:pPr>
              <w:tabs>
                <w:tab w:val="left" w:pos="-1440"/>
              </w:tabs>
              <w:rPr>
                <w:b/>
                <w:sz w:val="24"/>
                <w:szCs w:val="24"/>
              </w:rPr>
            </w:pPr>
          </w:p>
        </w:tc>
      </w:tr>
      <w:tr w:rsidR="00133541" w:rsidRPr="00AA6658" w14:paraId="5D52346C" w14:textId="77777777" w:rsidTr="00182D69">
        <w:trPr>
          <w:jc w:val="center"/>
        </w:trPr>
        <w:tc>
          <w:tcPr>
            <w:tcW w:w="7735" w:type="dxa"/>
            <w:shd w:val="clear" w:color="auto" w:fill="auto"/>
            <w:vAlign w:val="center"/>
          </w:tcPr>
          <w:p w14:paraId="0972C556" w14:textId="77777777" w:rsidR="00133541" w:rsidRPr="00AA6658" w:rsidRDefault="00133541" w:rsidP="00182D69">
            <w:pPr>
              <w:rPr>
                <w:sz w:val="24"/>
                <w:szCs w:val="24"/>
              </w:rPr>
            </w:pPr>
            <w:r w:rsidRPr="00AA6658">
              <w:rPr>
                <w:sz w:val="24"/>
                <w:szCs w:val="24"/>
              </w:rPr>
              <w:t>On the Summary Sheet compute the profit for each company.</w:t>
            </w:r>
          </w:p>
        </w:tc>
        <w:tc>
          <w:tcPr>
            <w:tcW w:w="900" w:type="dxa"/>
            <w:shd w:val="clear" w:color="auto" w:fill="auto"/>
            <w:vAlign w:val="center"/>
          </w:tcPr>
          <w:p w14:paraId="1309288C" w14:textId="77777777" w:rsidR="00133541" w:rsidRPr="00AA6658" w:rsidRDefault="00133541" w:rsidP="00182D69">
            <w:pPr>
              <w:tabs>
                <w:tab w:val="left" w:pos="-1440"/>
              </w:tabs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017" w:type="dxa"/>
            <w:shd w:val="clear" w:color="auto" w:fill="auto"/>
          </w:tcPr>
          <w:p w14:paraId="61652E17" w14:textId="77777777" w:rsidR="00133541" w:rsidRPr="00AA6658" w:rsidRDefault="00133541" w:rsidP="00182D69">
            <w:pPr>
              <w:tabs>
                <w:tab w:val="left" w:pos="-1440"/>
              </w:tabs>
              <w:rPr>
                <w:b/>
                <w:sz w:val="24"/>
                <w:szCs w:val="24"/>
              </w:rPr>
            </w:pPr>
          </w:p>
        </w:tc>
        <w:tc>
          <w:tcPr>
            <w:tcW w:w="1017" w:type="dxa"/>
            <w:shd w:val="clear" w:color="auto" w:fill="000000" w:themeFill="text1"/>
          </w:tcPr>
          <w:p w14:paraId="01A62125" w14:textId="77777777" w:rsidR="00133541" w:rsidRPr="00AA6658" w:rsidRDefault="00133541" w:rsidP="00182D69">
            <w:pPr>
              <w:tabs>
                <w:tab w:val="left" w:pos="-1440"/>
              </w:tabs>
              <w:rPr>
                <w:b/>
                <w:sz w:val="24"/>
                <w:szCs w:val="24"/>
              </w:rPr>
            </w:pPr>
          </w:p>
        </w:tc>
      </w:tr>
      <w:tr w:rsidR="00133541" w:rsidRPr="00AA6658" w14:paraId="3BE1CDF1" w14:textId="77777777" w:rsidTr="00182D69">
        <w:trPr>
          <w:jc w:val="center"/>
        </w:trPr>
        <w:tc>
          <w:tcPr>
            <w:tcW w:w="7735" w:type="dxa"/>
            <w:shd w:val="clear" w:color="auto" w:fill="auto"/>
            <w:vAlign w:val="center"/>
          </w:tcPr>
          <w:p w14:paraId="35B204FA" w14:textId="77777777" w:rsidR="00133541" w:rsidRPr="00AA6658" w:rsidRDefault="00133541" w:rsidP="00182D69">
            <w:pPr>
              <w:rPr>
                <w:sz w:val="24"/>
                <w:szCs w:val="24"/>
              </w:rPr>
            </w:pPr>
            <w:r w:rsidRPr="00AA6658">
              <w:rPr>
                <w:sz w:val="24"/>
                <w:szCs w:val="24"/>
              </w:rPr>
              <w:t>Best Fit all the columns</w:t>
            </w:r>
          </w:p>
        </w:tc>
        <w:tc>
          <w:tcPr>
            <w:tcW w:w="900" w:type="dxa"/>
            <w:shd w:val="clear" w:color="auto" w:fill="auto"/>
            <w:vAlign w:val="center"/>
          </w:tcPr>
          <w:p w14:paraId="0975C5C9" w14:textId="77777777" w:rsidR="00133541" w:rsidRPr="00AA6658" w:rsidRDefault="00133541" w:rsidP="00182D69">
            <w:pPr>
              <w:tabs>
                <w:tab w:val="left" w:pos="-1440"/>
              </w:tabs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017" w:type="dxa"/>
            <w:shd w:val="clear" w:color="auto" w:fill="auto"/>
          </w:tcPr>
          <w:p w14:paraId="06317721" w14:textId="77777777" w:rsidR="00133541" w:rsidRPr="00AA6658" w:rsidRDefault="00133541" w:rsidP="00182D69">
            <w:pPr>
              <w:tabs>
                <w:tab w:val="left" w:pos="-1440"/>
              </w:tabs>
              <w:rPr>
                <w:b/>
                <w:sz w:val="24"/>
                <w:szCs w:val="24"/>
              </w:rPr>
            </w:pPr>
          </w:p>
        </w:tc>
        <w:tc>
          <w:tcPr>
            <w:tcW w:w="1017" w:type="dxa"/>
            <w:shd w:val="clear" w:color="auto" w:fill="000000" w:themeFill="text1"/>
          </w:tcPr>
          <w:p w14:paraId="32B3EEED" w14:textId="77777777" w:rsidR="00133541" w:rsidRPr="00AA6658" w:rsidRDefault="00133541" w:rsidP="00182D69">
            <w:pPr>
              <w:tabs>
                <w:tab w:val="left" w:pos="-1440"/>
              </w:tabs>
              <w:rPr>
                <w:b/>
                <w:sz w:val="24"/>
                <w:szCs w:val="24"/>
              </w:rPr>
            </w:pPr>
          </w:p>
        </w:tc>
      </w:tr>
      <w:tr w:rsidR="00133541" w:rsidRPr="00AA6658" w14:paraId="023C81AE" w14:textId="77777777" w:rsidTr="00182D69">
        <w:trPr>
          <w:jc w:val="center"/>
        </w:trPr>
        <w:tc>
          <w:tcPr>
            <w:tcW w:w="7735" w:type="dxa"/>
            <w:shd w:val="clear" w:color="auto" w:fill="BFBFBF" w:themeFill="background1" w:themeFillShade="BF"/>
          </w:tcPr>
          <w:p w14:paraId="60A67A34" w14:textId="77777777" w:rsidR="00133541" w:rsidRPr="00AA6658" w:rsidRDefault="00133541" w:rsidP="00182D69">
            <w:pPr>
              <w:rPr>
                <w:sz w:val="24"/>
                <w:szCs w:val="24"/>
              </w:rPr>
            </w:pPr>
            <w:r w:rsidRPr="00AA6658">
              <w:rPr>
                <w:b/>
                <w:sz w:val="40"/>
                <w:szCs w:val="24"/>
              </w:rPr>
              <w:t>Totals for Printout 2</w:t>
            </w:r>
          </w:p>
        </w:tc>
        <w:tc>
          <w:tcPr>
            <w:tcW w:w="900" w:type="dxa"/>
            <w:shd w:val="clear" w:color="auto" w:fill="BFBFBF" w:themeFill="background1" w:themeFillShade="BF"/>
          </w:tcPr>
          <w:p w14:paraId="6DAB0D0E" w14:textId="77777777" w:rsidR="00133541" w:rsidRPr="00AA6658" w:rsidRDefault="00133541" w:rsidP="00182D69">
            <w:pPr>
              <w:tabs>
                <w:tab w:val="left" w:pos="-1440"/>
              </w:tabs>
              <w:jc w:val="right"/>
              <w:rPr>
                <w:sz w:val="24"/>
                <w:szCs w:val="24"/>
              </w:rPr>
            </w:pPr>
            <w:r>
              <w:rPr>
                <w:b/>
                <w:sz w:val="40"/>
                <w:szCs w:val="24"/>
              </w:rPr>
              <w:fldChar w:fldCharType="begin"/>
            </w:r>
            <w:r>
              <w:rPr>
                <w:b/>
                <w:sz w:val="40"/>
                <w:szCs w:val="24"/>
              </w:rPr>
              <w:instrText xml:space="preserve"> =SUM(ABOVE) </w:instrText>
            </w:r>
            <w:r>
              <w:rPr>
                <w:b/>
                <w:sz w:val="40"/>
                <w:szCs w:val="24"/>
              </w:rPr>
              <w:fldChar w:fldCharType="separate"/>
            </w:r>
            <w:r>
              <w:rPr>
                <w:b/>
                <w:noProof/>
                <w:sz w:val="40"/>
                <w:szCs w:val="24"/>
              </w:rPr>
              <w:t>65</w:t>
            </w:r>
            <w:r>
              <w:rPr>
                <w:b/>
                <w:sz w:val="40"/>
                <w:szCs w:val="24"/>
              </w:rPr>
              <w:fldChar w:fldCharType="end"/>
            </w:r>
          </w:p>
        </w:tc>
        <w:tc>
          <w:tcPr>
            <w:tcW w:w="1017" w:type="dxa"/>
            <w:shd w:val="clear" w:color="auto" w:fill="000000" w:themeFill="text1"/>
          </w:tcPr>
          <w:p w14:paraId="5620CF11" w14:textId="77777777" w:rsidR="00133541" w:rsidRPr="00AA6658" w:rsidRDefault="00133541" w:rsidP="00182D69">
            <w:pPr>
              <w:tabs>
                <w:tab w:val="left" w:pos="-1440"/>
              </w:tabs>
              <w:rPr>
                <w:b/>
                <w:sz w:val="24"/>
                <w:szCs w:val="24"/>
              </w:rPr>
            </w:pPr>
          </w:p>
        </w:tc>
        <w:tc>
          <w:tcPr>
            <w:tcW w:w="1017" w:type="dxa"/>
            <w:shd w:val="clear" w:color="auto" w:fill="BFBFBF" w:themeFill="background1" w:themeFillShade="BF"/>
          </w:tcPr>
          <w:p w14:paraId="43B4981E" w14:textId="77777777" w:rsidR="00133541" w:rsidRPr="00AA6658" w:rsidRDefault="00133541" w:rsidP="00182D69">
            <w:pPr>
              <w:tabs>
                <w:tab w:val="left" w:pos="-1440"/>
              </w:tabs>
              <w:rPr>
                <w:b/>
                <w:sz w:val="24"/>
                <w:szCs w:val="24"/>
              </w:rPr>
            </w:pPr>
          </w:p>
        </w:tc>
      </w:tr>
    </w:tbl>
    <w:p w14:paraId="6647AE53" w14:textId="77777777" w:rsidR="00133541" w:rsidRPr="00AA6658" w:rsidRDefault="00133541" w:rsidP="00133541">
      <w:r w:rsidRPr="00AA6658">
        <w:br w:type="page"/>
      </w:r>
    </w:p>
    <w:tbl>
      <w:tblPr>
        <w:tblStyle w:val="TableGrid"/>
        <w:tblW w:w="10669" w:type="dxa"/>
        <w:jc w:val="center"/>
        <w:tblLook w:val="04A0" w:firstRow="1" w:lastRow="0" w:firstColumn="1" w:lastColumn="0" w:noHBand="0" w:noVBand="1"/>
      </w:tblPr>
      <w:tblGrid>
        <w:gridCol w:w="7735"/>
        <w:gridCol w:w="900"/>
        <w:gridCol w:w="1017"/>
        <w:gridCol w:w="1017"/>
      </w:tblGrid>
      <w:tr w:rsidR="00133541" w:rsidRPr="00AA6658" w14:paraId="38C109E8" w14:textId="77777777" w:rsidTr="00182D69">
        <w:trPr>
          <w:jc w:val="center"/>
        </w:trPr>
        <w:tc>
          <w:tcPr>
            <w:tcW w:w="7735" w:type="dxa"/>
            <w:shd w:val="clear" w:color="auto" w:fill="BFBFBF" w:themeFill="background1" w:themeFillShade="BF"/>
            <w:vAlign w:val="center"/>
          </w:tcPr>
          <w:p w14:paraId="66F7963F" w14:textId="77777777" w:rsidR="00133541" w:rsidRPr="00AA6658" w:rsidRDefault="00133541" w:rsidP="00182D69">
            <w:pPr>
              <w:rPr>
                <w:b/>
                <w:sz w:val="40"/>
                <w:szCs w:val="24"/>
              </w:rPr>
            </w:pPr>
            <w:r w:rsidRPr="00AA6658">
              <w:rPr>
                <w:b/>
                <w:sz w:val="32"/>
                <w:szCs w:val="24"/>
              </w:rPr>
              <w:t>Printout 3 – Formulas (Period 1 Sales)</w:t>
            </w:r>
          </w:p>
        </w:tc>
        <w:tc>
          <w:tcPr>
            <w:tcW w:w="900" w:type="dxa"/>
            <w:shd w:val="clear" w:color="auto" w:fill="BFBFBF" w:themeFill="background1" w:themeFillShade="BF"/>
            <w:vAlign w:val="center"/>
          </w:tcPr>
          <w:p w14:paraId="434BD58A" w14:textId="77777777" w:rsidR="00133541" w:rsidRPr="00AA6658" w:rsidRDefault="00133541" w:rsidP="00182D69">
            <w:pPr>
              <w:tabs>
                <w:tab w:val="left" w:pos="-1440"/>
              </w:tabs>
              <w:jc w:val="right"/>
              <w:rPr>
                <w:b/>
                <w:sz w:val="40"/>
                <w:szCs w:val="24"/>
              </w:rPr>
            </w:pPr>
            <w:r w:rsidRPr="00AA6658">
              <w:rPr>
                <w:b/>
                <w:sz w:val="24"/>
                <w:szCs w:val="24"/>
              </w:rPr>
              <w:t>Points</w:t>
            </w:r>
          </w:p>
        </w:tc>
        <w:tc>
          <w:tcPr>
            <w:tcW w:w="1017" w:type="dxa"/>
            <w:shd w:val="clear" w:color="auto" w:fill="BFBFBF" w:themeFill="background1" w:themeFillShade="BF"/>
            <w:vAlign w:val="center"/>
          </w:tcPr>
          <w:p w14:paraId="4F4BE320" w14:textId="77777777" w:rsidR="00133541" w:rsidRPr="00AA6658" w:rsidRDefault="00133541" w:rsidP="00182D69">
            <w:pPr>
              <w:tabs>
                <w:tab w:val="left" w:pos="-1440"/>
              </w:tabs>
              <w:rPr>
                <w:b/>
                <w:sz w:val="24"/>
                <w:szCs w:val="24"/>
              </w:rPr>
            </w:pPr>
            <w:r w:rsidRPr="00AA6658">
              <w:rPr>
                <w:b/>
                <w:sz w:val="24"/>
                <w:szCs w:val="24"/>
              </w:rPr>
              <w:t>Points Earned</w:t>
            </w:r>
          </w:p>
        </w:tc>
        <w:tc>
          <w:tcPr>
            <w:tcW w:w="1017" w:type="dxa"/>
            <w:shd w:val="clear" w:color="auto" w:fill="BFBFBF" w:themeFill="background1" w:themeFillShade="BF"/>
          </w:tcPr>
          <w:p w14:paraId="2D553438" w14:textId="77777777" w:rsidR="00133541" w:rsidRPr="00AA6658" w:rsidRDefault="00133541" w:rsidP="00182D69">
            <w:pPr>
              <w:tabs>
                <w:tab w:val="left" w:pos="-1440"/>
              </w:tabs>
              <w:rPr>
                <w:b/>
                <w:sz w:val="24"/>
                <w:szCs w:val="24"/>
              </w:rPr>
            </w:pPr>
            <w:r w:rsidRPr="00AA6658">
              <w:rPr>
                <w:b/>
                <w:sz w:val="24"/>
                <w:szCs w:val="24"/>
              </w:rPr>
              <w:t>Total Points</w:t>
            </w:r>
          </w:p>
        </w:tc>
      </w:tr>
      <w:tr w:rsidR="00133541" w:rsidRPr="00AA6658" w14:paraId="46C870D4" w14:textId="77777777" w:rsidTr="00182D69">
        <w:trPr>
          <w:jc w:val="center"/>
        </w:trPr>
        <w:tc>
          <w:tcPr>
            <w:tcW w:w="7735" w:type="dxa"/>
            <w:shd w:val="clear" w:color="auto" w:fill="auto"/>
            <w:vAlign w:val="center"/>
          </w:tcPr>
          <w:p w14:paraId="60A5E0A5" w14:textId="77777777" w:rsidR="00133541" w:rsidRPr="00AA6658" w:rsidRDefault="00133541" w:rsidP="00182D69">
            <w:pPr>
              <w:rPr>
                <w:b/>
                <w:sz w:val="40"/>
                <w:szCs w:val="24"/>
              </w:rPr>
            </w:pPr>
            <w:r w:rsidRPr="00AA6658">
              <w:rPr>
                <w:sz w:val="24"/>
                <w:szCs w:val="24"/>
              </w:rPr>
              <w:t>Inserted Contestant Number in right section of footer</w:t>
            </w:r>
          </w:p>
        </w:tc>
        <w:tc>
          <w:tcPr>
            <w:tcW w:w="900" w:type="dxa"/>
            <w:shd w:val="clear" w:color="auto" w:fill="auto"/>
            <w:vAlign w:val="center"/>
          </w:tcPr>
          <w:p w14:paraId="56A81233" w14:textId="77777777" w:rsidR="00133541" w:rsidRPr="00AA6658" w:rsidRDefault="00133541" w:rsidP="00182D69">
            <w:pPr>
              <w:tabs>
                <w:tab w:val="left" w:pos="-1440"/>
              </w:tabs>
              <w:jc w:val="right"/>
              <w:rPr>
                <w:b/>
                <w:sz w:val="40"/>
                <w:szCs w:val="24"/>
              </w:rPr>
            </w:pPr>
            <w:r w:rsidRPr="00AA6658">
              <w:rPr>
                <w:sz w:val="24"/>
                <w:szCs w:val="24"/>
              </w:rPr>
              <w:t>5</w:t>
            </w:r>
          </w:p>
        </w:tc>
        <w:tc>
          <w:tcPr>
            <w:tcW w:w="1017" w:type="dxa"/>
            <w:shd w:val="clear" w:color="auto" w:fill="auto"/>
          </w:tcPr>
          <w:p w14:paraId="08CF1CD3" w14:textId="77777777" w:rsidR="00133541" w:rsidRPr="00AA6658" w:rsidRDefault="00133541" w:rsidP="00182D69">
            <w:pPr>
              <w:tabs>
                <w:tab w:val="left" w:pos="-1440"/>
              </w:tabs>
              <w:rPr>
                <w:b/>
                <w:sz w:val="24"/>
                <w:szCs w:val="24"/>
              </w:rPr>
            </w:pPr>
          </w:p>
        </w:tc>
        <w:tc>
          <w:tcPr>
            <w:tcW w:w="1017" w:type="dxa"/>
            <w:shd w:val="clear" w:color="auto" w:fill="000000" w:themeFill="text1"/>
          </w:tcPr>
          <w:p w14:paraId="0C918C85" w14:textId="77777777" w:rsidR="00133541" w:rsidRPr="00AA6658" w:rsidRDefault="00133541" w:rsidP="00182D69">
            <w:pPr>
              <w:tabs>
                <w:tab w:val="left" w:pos="-1440"/>
              </w:tabs>
              <w:rPr>
                <w:b/>
                <w:sz w:val="24"/>
                <w:szCs w:val="24"/>
              </w:rPr>
            </w:pPr>
          </w:p>
        </w:tc>
      </w:tr>
      <w:tr w:rsidR="00133541" w:rsidRPr="00AA6658" w14:paraId="3F384720" w14:textId="77777777" w:rsidTr="00182D69">
        <w:trPr>
          <w:jc w:val="center"/>
        </w:trPr>
        <w:tc>
          <w:tcPr>
            <w:tcW w:w="7735" w:type="dxa"/>
            <w:shd w:val="clear" w:color="auto" w:fill="auto"/>
            <w:vAlign w:val="center"/>
          </w:tcPr>
          <w:p w14:paraId="129D5CCB" w14:textId="77777777" w:rsidR="00133541" w:rsidRPr="00AA6658" w:rsidRDefault="00133541" w:rsidP="00182D69">
            <w:pPr>
              <w:rPr>
                <w:b/>
                <w:sz w:val="40"/>
                <w:szCs w:val="24"/>
              </w:rPr>
            </w:pPr>
            <w:r w:rsidRPr="00AA6658">
              <w:rPr>
                <w:sz w:val="24"/>
                <w:szCs w:val="24"/>
              </w:rPr>
              <w:t>H3 a function that totals the 6 month sales for the company. Filled down.</w:t>
            </w:r>
          </w:p>
        </w:tc>
        <w:tc>
          <w:tcPr>
            <w:tcW w:w="900" w:type="dxa"/>
            <w:shd w:val="clear" w:color="auto" w:fill="auto"/>
            <w:vAlign w:val="center"/>
          </w:tcPr>
          <w:p w14:paraId="39FDA12D" w14:textId="77777777" w:rsidR="00133541" w:rsidRPr="00AA6658" w:rsidRDefault="00133541" w:rsidP="00182D69">
            <w:pPr>
              <w:tabs>
                <w:tab w:val="left" w:pos="-1440"/>
              </w:tabs>
              <w:jc w:val="right"/>
              <w:rPr>
                <w:b/>
                <w:sz w:val="40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 w:rsidRPr="00AA6658">
              <w:rPr>
                <w:sz w:val="24"/>
                <w:szCs w:val="24"/>
              </w:rPr>
              <w:t>0</w:t>
            </w:r>
          </w:p>
        </w:tc>
        <w:tc>
          <w:tcPr>
            <w:tcW w:w="1017" w:type="dxa"/>
            <w:shd w:val="clear" w:color="auto" w:fill="auto"/>
          </w:tcPr>
          <w:p w14:paraId="521D157C" w14:textId="77777777" w:rsidR="00133541" w:rsidRPr="00AA6658" w:rsidRDefault="00133541" w:rsidP="00182D69">
            <w:pPr>
              <w:tabs>
                <w:tab w:val="left" w:pos="-1440"/>
              </w:tabs>
              <w:rPr>
                <w:b/>
                <w:sz w:val="24"/>
                <w:szCs w:val="24"/>
              </w:rPr>
            </w:pPr>
          </w:p>
        </w:tc>
        <w:tc>
          <w:tcPr>
            <w:tcW w:w="1017" w:type="dxa"/>
            <w:shd w:val="clear" w:color="auto" w:fill="000000" w:themeFill="text1"/>
          </w:tcPr>
          <w:p w14:paraId="40CE2398" w14:textId="77777777" w:rsidR="00133541" w:rsidRPr="00AA6658" w:rsidRDefault="00133541" w:rsidP="00182D69">
            <w:pPr>
              <w:tabs>
                <w:tab w:val="left" w:pos="-1440"/>
              </w:tabs>
              <w:rPr>
                <w:b/>
                <w:sz w:val="24"/>
                <w:szCs w:val="24"/>
              </w:rPr>
            </w:pPr>
          </w:p>
        </w:tc>
      </w:tr>
      <w:tr w:rsidR="00133541" w:rsidRPr="00AA6658" w14:paraId="7261D813" w14:textId="77777777" w:rsidTr="00182D69">
        <w:trPr>
          <w:jc w:val="center"/>
        </w:trPr>
        <w:tc>
          <w:tcPr>
            <w:tcW w:w="7735" w:type="dxa"/>
            <w:shd w:val="clear" w:color="auto" w:fill="auto"/>
            <w:vAlign w:val="center"/>
          </w:tcPr>
          <w:p w14:paraId="6D0D6659" w14:textId="77777777" w:rsidR="00133541" w:rsidRPr="00AA6658" w:rsidRDefault="00133541" w:rsidP="00182D69">
            <w:pPr>
              <w:rPr>
                <w:sz w:val="24"/>
                <w:szCs w:val="24"/>
              </w:rPr>
            </w:pPr>
            <w:r w:rsidRPr="00AA6658">
              <w:rPr>
                <w:sz w:val="24"/>
                <w:szCs w:val="24"/>
              </w:rPr>
              <w:t>I3 an absolute formula that calculates the consultant fee for each company pays. Fill Down.</w:t>
            </w:r>
          </w:p>
        </w:tc>
        <w:tc>
          <w:tcPr>
            <w:tcW w:w="900" w:type="dxa"/>
            <w:shd w:val="clear" w:color="auto" w:fill="auto"/>
            <w:vAlign w:val="center"/>
          </w:tcPr>
          <w:p w14:paraId="361C485D" w14:textId="77777777" w:rsidR="00133541" w:rsidRPr="00AA6658" w:rsidRDefault="00133541" w:rsidP="00182D69">
            <w:pPr>
              <w:tabs>
                <w:tab w:val="left" w:pos="-1440"/>
              </w:tabs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 w:rsidRPr="00AA6658">
              <w:rPr>
                <w:sz w:val="24"/>
                <w:szCs w:val="24"/>
              </w:rPr>
              <w:t>0</w:t>
            </w:r>
          </w:p>
        </w:tc>
        <w:tc>
          <w:tcPr>
            <w:tcW w:w="1017" w:type="dxa"/>
            <w:shd w:val="clear" w:color="auto" w:fill="auto"/>
          </w:tcPr>
          <w:p w14:paraId="7610DE24" w14:textId="77777777" w:rsidR="00133541" w:rsidRPr="00AA6658" w:rsidRDefault="00133541" w:rsidP="00182D69">
            <w:pPr>
              <w:tabs>
                <w:tab w:val="left" w:pos="-1440"/>
              </w:tabs>
              <w:rPr>
                <w:b/>
                <w:sz w:val="24"/>
                <w:szCs w:val="24"/>
              </w:rPr>
            </w:pPr>
          </w:p>
        </w:tc>
        <w:tc>
          <w:tcPr>
            <w:tcW w:w="1017" w:type="dxa"/>
            <w:shd w:val="clear" w:color="auto" w:fill="000000" w:themeFill="text1"/>
          </w:tcPr>
          <w:p w14:paraId="0026FA6D" w14:textId="77777777" w:rsidR="00133541" w:rsidRPr="00AA6658" w:rsidRDefault="00133541" w:rsidP="00182D69">
            <w:pPr>
              <w:tabs>
                <w:tab w:val="left" w:pos="-1440"/>
              </w:tabs>
              <w:rPr>
                <w:b/>
                <w:sz w:val="24"/>
                <w:szCs w:val="24"/>
              </w:rPr>
            </w:pPr>
          </w:p>
        </w:tc>
      </w:tr>
      <w:tr w:rsidR="00133541" w:rsidRPr="00AA6658" w14:paraId="02016C59" w14:textId="77777777" w:rsidTr="00182D69">
        <w:trPr>
          <w:jc w:val="center"/>
        </w:trPr>
        <w:tc>
          <w:tcPr>
            <w:tcW w:w="7735" w:type="dxa"/>
            <w:shd w:val="clear" w:color="auto" w:fill="auto"/>
            <w:vAlign w:val="center"/>
          </w:tcPr>
          <w:p w14:paraId="2EAB3EC0" w14:textId="77777777" w:rsidR="00133541" w:rsidRPr="00AA6658" w:rsidRDefault="00133541" w:rsidP="00182D69">
            <w:pPr>
              <w:rPr>
                <w:sz w:val="24"/>
                <w:szCs w:val="24"/>
              </w:rPr>
            </w:pPr>
            <w:r w:rsidRPr="00AA6658">
              <w:rPr>
                <w:sz w:val="24"/>
                <w:szCs w:val="24"/>
              </w:rPr>
              <w:t>I3 an absolute formula that calculates the consultant fee for each company pays. Fill Down.</w:t>
            </w:r>
          </w:p>
        </w:tc>
        <w:tc>
          <w:tcPr>
            <w:tcW w:w="900" w:type="dxa"/>
            <w:shd w:val="clear" w:color="auto" w:fill="auto"/>
            <w:vAlign w:val="center"/>
          </w:tcPr>
          <w:p w14:paraId="7A93188C" w14:textId="77777777" w:rsidR="00133541" w:rsidRPr="00AA6658" w:rsidRDefault="00133541" w:rsidP="00182D69">
            <w:pPr>
              <w:tabs>
                <w:tab w:val="left" w:pos="-1440"/>
              </w:tabs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 w:rsidRPr="00AA6658">
              <w:rPr>
                <w:sz w:val="24"/>
                <w:szCs w:val="24"/>
              </w:rPr>
              <w:t>0</w:t>
            </w:r>
          </w:p>
        </w:tc>
        <w:tc>
          <w:tcPr>
            <w:tcW w:w="1017" w:type="dxa"/>
            <w:shd w:val="clear" w:color="auto" w:fill="auto"/>
            <w:vAlign w:val="center"/>
          </w:tcPr>
          <w:p w14:paraId="7821BA07" w14:textId="77777777" w:rsidR="00133541" w:rsidRPr="00AA6658" w:rsidRDefault="00133541" w:rsidP="00182D69">
            <w:pPr>
              <w:tabs>
                <w:tab w:val="left" w:pos="-1440"/>
              </w:tabs>
              <w:rPr>
                <w:b/>
                <w:sz w:val="24"/>
                <w:szCs w:val="24"/>
              </w:rPr>
            </w:pPr>
          </w:p>
        </w:tc>
        <w:tc>
          <w:tcPr>
            <w:tcW w:w="1017" w:type="dxa"/>
            <w:shd w:val="clear" w:color="auto" w:fill="000000" w:themeFill="text1"/>
          </w:tcPr>
          <w:p w14:paraId="40EA9275" w14:textId="77777777" w:rsidR="00133541" w:rsidRPr="00AA6658" w:rsidRDefault="00133541" w:rsidP="00182D69">
            <w:pPr>
              <w:tabs>
                <w:tab w:val="left" w:pos="-1440"/>
              </w:tabs>
              <w:rPr>
                <w:b/>
                <w:sz w:val="24"/>
                <w:szCs w:val="24"/>
              </w:rPr>
            </w:pPr>
          </w:p>
        </w:tc>
      </w:tr>
      <w:tr w:rsidR="00133541" w:rsidRPr="00AA6658" w14:paraId="70B611AD" w14:textId="77777777" w:rsidTr="00182D69">
        <w:trPr>
          <w:jc w:val="center"/>
        </w:trPr>
        <w:tc>
          <w:tcPr>
            <w:tcW w:w="7735" w:type="dxa"/>
            <w:shd w:val="clear" w:color="auto" w:fill="auto"/>
            <w:vAlign w:val="center"/>
          </w:tcPr>
          <w:p w14:paraId="0BA63DA5" w14:textId="77777777" w:rsidR="00133541" w:rsidRPr="00AA6658" w:rsidRDefault="00133541" w:rsidP="00182D69">
            <w:pPr>
              <w:rPr>
                <w:sz w:val="24"/>
                <w:szCs w:val="24"/>
              </w:rPr>
            </w:pPr>
            <w:r w:rsidRPr="00AA6658">
              <w:rPr>
                <w:sz w:val="24"/>
                <w:szCs w:val="24"/>
              </w:rPr>
              <w:t>J3 an absolute formula that calculates the federal tax each company pays. Fill down.</w:t>
            </w:r>
          </w:p>
        </w:tc>
        <w:tc>
          <w:tcPr>
            <w:tcW w:w="900" w:type="dxa"/>
            <w:shd w:val="clear" w:color="auto" w:fill="auto"/>
            <w:vAlign w:val="center"/>
          </w:tcPr>
          <w:p w14:paraId="039795F9" w14:textId="77777777" w:rsidR="00133541" w:rsidRPr="00AA6658" w:rsidRDefault="00133541" w:rsidP="00182D69">
            <w:pPr>
              <w:tabs>
                <w:tab w:val="left" w:pos="-1440"/>
              </w:tabs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 w:rsidRPr="00AA6658">
              <w:rPr>
                <w:sz w:val="24"/>
                <w:szCs w:val="24"/>
              </w:rPr>
              <w:t>0</w:t>
            </w:r>
          </w:p>
        </w:tc>
        <w:tc>
          <w:tcPr>
            <w:tcW w:w="1017" w:type="dxa"/>
            <w:shd w:val="clear" w:color="auto" w:fill="auto"/>
            <w:vAlign w:val="center"/>
          </w:tcPr>
          <w:p w14:paraId="6961304F" w14:textId="77777777" w:rsidR="00133541" w:rsidRPr="00AA6658" w:rsidRDefault="00133541" w:rsidP="00182D69">
            <w:pPr>
              <w:tabs>
                <w:tab w:val="left" w:pos="-1440"/>
              </w:tabs>
              <w:rPr>
                <w:b/>
                <w:sz w:val="24"/>
                <w:szCs w:val="24"/>
              </w:rPr>
            </w:pPr>
          </w:p>
        </w:tc>
        <w:tc>
          <w:tcPr>
            <w:tcW w:w="1017" w:type="dxa"/>
            <w:shd w:val="clear" w:color="auto" w:fill="000000" w:themeFill="text1"/>
          </w:tcPr>
          <w:p w14:paraId="508746DB" w14:textId="77777777" w:rsidR="00133541" w:rsidRPr="00AA6658" w:rsidRDefault="00133541" w:rsidP="00182D69">
            <w:pPr>
              <w:tabs>
                <w:tab w:val="left" w:pos="-1440"/>
              </w:tabs>
              <w:rPr>
                <w:b/>
                <w:sz w:val="24"/>
                <w:szCs w:val="24"/>
              </w:rPr>
            </w:pPr>
          </w:p>
        </w:tc>
      </w:tr>
      <w:tr w:rsidR="00133541" w:rsidRPr="00AA6658" w14:paraId="7C13C545" w14:textId="77777777" w:rsidTr="00182D69">
        <w:trPr>
          <w:jc w:val="center"/>
        </w:trPr>
        <w:tc>
          <w:tcPr>
            <w:tcW w:w="7735" w:type="dxa"/>
            <w:shd w:val="clear" w:color="auto" w:fill="auto"/>
            <w:vAlign w:val="center"/>
          </w:tcPr>
          <w:p w14:paraId="13D11D0D" w14:textId="77777777" w:rsidR="00133541" w:rsidRPr="00AA6658" w:rsidRDefault="00133541" w:rsidP="00182D69">
            <w:pPr>
              <w:rPr>
                <w:sz w:val="24"/>
                <w:szCs w:val="24"/>
              </w:rPr>
            </w:pPr>
            <w:r w:rsidRPr="00AA6658">
              <w:rPr>
                <w:sz w:val="24"/>
                <w:szCs w:val="24"/>
              </w:rPr>
              <w:t>K3 an absolute formula that calculates the state tax each company pays. Fill down.</w:t>
            </w:r>
          </w:p>
        </w:tc>
        <w:tc>
          <w:tcPr>
            <w:tcW w:w="900" w:type="dxa"/>
            <w:shd w:val="clear" w:color="auto" w:fill="auto"/>
            <w:vAlign w:val="center"/>
          </w:tcPr>
          <w:p w14:paraId="5854314C" w14:textId="77777777" w:rsidR="00133541" w:rsidRPr="00AA6658" w:rsidRDefault="00133541" w:rsidP="00182D69">
            <w:pPr>
              <w:tabs>
                <w:tab w:val="left" w:pos="-1440"/>
              </w:tabs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 w:rsidRPr="00AA6658">
              <w:rPr>
                <w:sz w:val="24"/>
                <w:szCs w:val="24"/>
              </w:rPr>
              <w:t>0</w:t>
            </w:r>
          </w:p>
        </w:tc>
        <w:tc>
          <w:tcPr>
            <w:tcW w:w="1017" w:type="dxa"/>
            <w:shd w:val="clear" w:color="auto" w:fill="auto"/>
            <w:vAlign w:val="center"/>
          </w:tcPr>
          <w:p w14:paraId="30F40594" w14:textId="77777777" w:rsidR="00133541" w:rsidRPr="00AA6658" w:rsidRDefault="00133541" w:rsidP="00182D69">
            <w:pPr>
              <w:tabs>
                <w:tab w:val="left" w:pos="-1440"/>
              </w:tabs>
              <w:rPr>
                <w:b/>
                <w:sz w:val="24"/>
                <w:szCs w:val="24"/>
              </w:rPr>
            </w:pPr>
          </w:p>
        </w:tc>
        <w:tc>
          <w:tcPr>
            <w:tcW w:w="1017" w:type="dxa"/>
            <w:shd w:val="clear" w:color="auto" w:fill="000000" w:themeFill="text1"/>
          </w:tcPr>
          <w:p w14:paraId="1C86D7DC" w14:textId="77777777" w:rsidR="00133541" w:rsidRPr="00AA6658" w:rsidRDefault="00133541" w:rsidP="00182D69">
            <w:pPr>
              <w:tabs>
                <w:tab w:val="left" w:pos="-1440"/>
              </w:tabs>
              <w:rPr>
                <w:b/>
                <w:sz w:val="24"/>
                <w:szCs w:val="24"/>
              </w:rPr>
            </w:pPr>
          </w:p>
        </w:tc>
      </w:tr>
      <w:tr w:rsidR="00133541" w:rsidRPr="00AA6658" w14:paraId="45FFEE0A" w14:textId="77777777" w:rsidTr="00182D69">
        <w:trPr>
          <w:jc w:val="center"/>
        </w:trPr>
        <w:tc>
          <w:tcPr>
            <w:tcW w:w="7735" w:type="dxa"/>
            <w:shd w:val="clear" w:color="auto" w:fill="auto"/>
            <w:vAlign w:val="center"/>
          </w:tcPr>
          <w:p w14:paraId="1D83EAAB" w14:textId="77777777" w:rsidR="00133541" w:rsidRPr="00AA6658" w:rsidRDefault="00133541" w:rsidP="00182D69">
            <w:pPr>
              <w:rPr>
                <w:sz w:val="24"/>
                <w:szCs w:val="24"/>
              </w:rPr>
            </w:pPr>
            <w:r w:rsidRPr="00AA6658">
              <w:rPr>
                <w:sz w:val="24"/>
                <w:szCs w:val="24"/>
              </w:rPr>
              <w:t>Print out the page, landscape orientation, centered vertically and horizontally. Your report should fit on one page with no truncated data.</w:t>
            </w:r>
          </w:p>
        </w:tc>
        <w:tc>
          <w:tcPr>
            <w:tcW w:w="900" w:type="dxa"/>
            <w:shd w:val="clear" w:color="auto" w:fill="auto"/>
            <w:vAlign w:val="center"/>
          </w:tcPr>
          <w:p w14:paraId="68CE6CAC" w14:textId="77777777" w:rsidR="00133541" w:rsidRPr="00AA6658" w:rsidRDefault="00133541" w:rsidP="00182D69">
            <w:pPr>
              <w:tabs>
                <w:tab w:val="left" w:pos="-1440"/>
              </w:tabs>
              <w:jc w:val="right"/>
              <w:rPr>
                <w:sz w:val="24"/>
                <w:szCs w:val="24"/>
              </w:rPr>
            </w:pPr>
            <w:r w:rsidRPr="00AA6658">
              <w:rPr>
                <w:sz w:val="24"/>
                <w:szCs w:val="24"/>
              </w:rPr>
              <w:t>10</w:t>
            </w:r>
          </w:p>
        </w:tc>
        <w:tc>
          <w:tcPr>
            <w:tcW w:w="1017" w:type="dxa"/>
            <w:shd w:val="clear" w:color="auto" w:fill="auto"/>
            <w:vAlign w:val="center"/>
          </w:tcPr>
          <w:p w14:paraId="522BF86C" w14:textId="77777777" w:rsidR="00133541" w:rsidRPr="00AA6658" w:rsidRDefault="00133541" w:rsidP="00182D69">
            <w:pPr>
              <w:tabs>
                <w:tab w:val="left" w:pos="-1440"/>
              </w:tabs>
              <w:rPr>
                <w:b/>
                <w:sz w:val="24"/>
                <w:szCs w:val="24"/>
              </w:rPr>
            </w:pPr>
          </w:p>
        </w:tc>
        <w:tc>
          <w:tcPr>
            <w:tcW w:w="1017" w:type="dxa"/>
            <w:shd w:val="clear" w:color="auto" w:fill="000000" w:themeFill="text1"/>
          </w:tcPr>
          <w:p w14:paraId="7BE61D53" w14:textId="77777777" w:rsidR="00133541" w:rsidRPr="00AA6658" w:rsidRDefault="00133541" w:rsidP="00182D69">
            <w:pPr>
              <w:tabs>
                <w:tab w:val="left" w:pos="-1440"/>
              </w:tabs>
              <w:rPr>
                <w:b/>
                <w:sz w:val="24"/>
                <w:szCs w:val="24"/>
              </w:rPr>
            </w:pPr>
          </w:p>
        </w:tc>
      </w:tr>
      <w:tr w:rsidR="00133541" w:rsidRPr="00AA6658" w14:paraId="08FD2B62" w14:textId="77777777" w:rsidTr="00182D69">
        <w:trPr>
          <w:jc w:val="center"/>
        </w:trPr>
        <w:tc>
          <w:tcPr>
            <w:tcW w:w="7735" w:type="dxa"/>
            <w:shd w:val="clear" w:color="auto" w:fill="BFBFBF" w:themeFill="background1" w:themeFillShade="BF"/>
            <w:vAlign w:val="bottom"/>
          </w:tcPr>
          <w:p w14:paraId="065BDD43" w14:textId="77777777" w:rsidR="00133541" w:rsidRPr="004934D9" w:rsidRDefault="00133541" w:rsidP="00182D69">
            <w:pPr>
              <w:tabs>
                <w:tab w:val="left" w:pos="-1440"/>
              </w:tabs>
              <w:rPr>
                <w:b/>
                <w:sz w:val="40"/>
                <w:szCs w:val="24"/>
              </w:rPr>
            </w:pPr>
            <w:r w:rsidRPr="004934D9">
              <w:rPr>
                <w:b/>
                <w:sz w:val="40"/>
                <w:szCs w:val="24"/>
              </w:rPr>
              <w:t>Total Printout 3</w:t>
            </w:r>
          </w:p>
        </w:tc>
        <w:tc>
          <w:tcPr>
            <w:tcW w:w="900" w:type="dxa"/>
            <w:shd w:val="clear" w:color="auto" w:fill="BFBFBF" w:themeFill="background1" w:themeFillShade="BF"/>
            <w:vAlign w:val="bottom"/>
          </w:tcPr>
          <w:p w14:paraId="0D440ED6" w14:textId="77777777" w:rsidR="00133541" w:rsidRPr="004934D9" w:rsidRDefault="00133541" w:rsidP="00182D69">
            <w:pPr>
              <w:tabs>
                <w:tab w:val="left" w:pos="-1440"/>
              </w:tabs>
              <w:jc w:val="right"/>
              <w:rPr>
                <w:b/>
                <w:sz w:val="40"/>
                <w:szCs w:val="24"/>
              </w:rPr>
            </w:pPr>
            <w:r>
              <w:rPr>
                <w:b/>
                <w:sz w:val="40"/>
                <w:szCs w:val="24"/>
              </w:rPr>
              <w:fldChar w:fldCharType="begin"/>
            </w:r>
            <w:r>
              <w:rPr>
                <w:b/>
                <w:sz w:val="40"/>
                <w:szCs w:val="24"/>
              </w:rPr>
              <w:instrText xml:space="preserve"> =SUM(ABOVE) </w:instrText>
            </w:r>
            <w:r>
              <w:rPr>
                <w:b/>
                <w:sz w:val="40"/>
                <w:szCs w:val="24"/>
              </w:rPr>
              <w:fldChar w:fldCharType="separate"/>
            </w:r>
            <w:r>
              <w:rPr>
                <w:b/>
                <w:noProof/>
                <w:sz w:val="40"/>
                <w:szCs w:val="24"/>
              </w:rPr>
              <w:t>65</w:t>
            </w:r>
            <w:r>
              <w:rPr>
                <w:b/>
                <w:sz w:val="40"/>
                <w:szCs w:val="24"/>
              </w:rPr>
              <w:fldChar w:fldCharType="end"/>
            </w:r>
          </w:p>
        </w:tc>
        <w:tc>
          <w:tcPr>
            <w:tcW w:w="1017" w:type="dxa"/>
            <w:shd w:val="clear" w:color="auto" w:fill="000000" w:themeFill="text1"/>
            <w:vAlign w:val="bottom"/>
          </w:tcPr>
          <w:p w14:paraId="06F9E3C3" w14:textId="77777777" w:rsidR="00133541" w:rsidRPr="004934D9" w:rsidRDefault="00133541" w:rsidP="00182D69">
            <w:pPr>
              <w:tabs>
                <w:tab w:val="left" w:pos="-1440"/>
              </w:tabs>
              <w:rPr>
                <w:b/>
                <w:sz w:val="40"/>
                <w:szCs w:val="24"/>
              </w:rPr>
            </w:pPr>
          </w:p>
        </w:tc>
        <w:tc>
          <w:tcPr>
            <w:tcW w:w="1017" w:type="dxa"/>
            <w:shd w:val="clear" w:color="auto" w:fill="BFBFBF" w:themeFill="background1" w:themeFillShade="BF"/>
          </w:tcPr>
          <w:p w14:paraId="3BA37646" w14:textId="77777777" w:rsidR="00133541" w:rsidRPr="004934D9" w:rsidRDefault="00133541" w:rsidP="00182D69">
            <w:pPr>
              <w:tabs>
                <w:tab w:val="left" w:pos="-1440"/>
              </w:tabs>
              <w:rPr>
                <w:b/>
                <w:sz w:val="40"/>
                <w:szCs w:val="24"/>
              </w:rPr>
            </w:pPr>
          </w:p>
        </w:tc>
      </w:tr>
      <w:tr w:rsidR="00133541" w:rsidRPr="00AA6658" w14:paraId="7656DC1F" w14:textId="77777777" w:rsidTr="00182D69">
        <w:trPr>
          <w:jc w:val="center"/>
        </w:trPr>
        <w:tc>
          <w:tcPr>
            <w:tcW w:w="7735" w:type="dxa"/>
            <w:shd w:val="clear" w:color="auto" w:fill="BFBFBF" w:themeFill="background1" w:themeFillShade="BF"/>
            <w:vAlign w:val="center"/>
          </w:tcPr>
          <w:p w14:paraId="7375FACE" w14:textId="77777777" w:rsidR="00133541" w:rsidRPr="00AA6658" w:rsidRDefault="00133541" w:rsidP="00182D69">
            <w:pPr>
              <w:rPr>
                <w:b/>
                <w:sz w:val="24"/>
                <w:szCs w:val="24"/>
              </w:rPr>
            </w:pPr>
            <w:r w:rsidRPr="00AA6658">
              <w:rPr>
                <w:b/>
                <w:sz w:val="32"/>
                <w:szCs w:val="24"/>
              </w:rPr>
              <w:t>Printout 4</w:t>
            </w:r>
          </w:p>
        </w:tc>
        <w:tc>
          <w:tcPr>
            <w:tcW w:w="900" w:type="dxa"/>
            <w:shd w:val="clear" w:color="auto" w:fill="BFBFBF" w:themeFill="background1" w:themeFillShade="BF"/>
            <w:vAlign w:val="center"/>
          </w:tcPr>
          <w:p w14:paraId="1023B77C" w14:textId="77777777" w:rsidR="00133541" w:rsidRPr="00AA6658" w:rsidRDefault="00133541" w:rsidP="00182D69">
            <w:pPr>
              <w:tabs>
                <w:tab w:val="left" w:pos="-1440"/>
              </w:tabs>
              <w:jc w:val="right"/>
              <w:rPr>
                <w:b/>
                <w:sz w:val="24"/>
                <w:szCs w:val="24"/>
              </w:rPr>
            </w:pPr>
            <w:r w:rsidRPr="00AA6658">
              <w:rPr>
                <w:b/>
                <w:sz w:val="24"/>
                <w:szCs w:val="24"/>
              </w:rPr>
              <w:t>Points</w:t>
            </w:r>
          </w:p>
        </w:tc>
        <w:tc>
          <w:tcPr>
            <w:tcW w:w="1017" w:type="dxa"/>
            <w:shd w:val="clear" w:color="auto" w:fill="BFBFBF" w:themeFill="background1" w:themeFillShade="BF"/>
            <w:vAlign w:val="center"/>
          </w:tcPr>
          <w:p w14:paraId="4542D342" w14:textId="77777777" w:rsidR="00133541" w:rsidRPr="00AA6658" w:rsidRDefault="00133541" w:rsidP="00182D69">
            <w:pPr>
              <w:tabs>
                <w:tab w:val="left" w:pos="-1440"/>
              </w:tabs>
              <w:rPr>
                <w:b/>
                <w:sz w:val="24"/>
                <w:szCs w:val="24"/>
              </w:rPr>
            </w:pPr>
            <w:r w:rsidRPr="00AA6658">
              <w:rPr>
                <w:b/>
                <w:sz w:val="24"/>
                <w:szCs w:val="24"/>
              </w:rPr>
              <w:t>Points Earned</w:t>
            </w:r>
          </w:p>
        </w:tc>
        <w:tc>
          <w:tcPr>
            <w:tcW w:w="1017" w:type="dxa"/>
            <w:shd w:val="clear" w:color="auto" w:fill="BFBFBF" w:themeFill="background1" w:themeFillShade="BF"/>
          </w:tcPr>
          <w:p w14:paraId="2FAF6232" w14:textId="77777777" w:rsidR="00133541" w:rsidRPr="00AA6658" w:rsidRDefault="00133541" w:rsidP="00182D69">
            <w:pPr>
              <w:tabs>
                <w:tab w:val="left" w:pos="-1440"/>
              </w:tabs>
              <w:rPr>
                <w:b/>
                <w:sz w:val="24"/>
                <w:szCs w:val="24"/>
              </w:rPr>
            </w:pPr>
            <w:r w:rsidRPr="00AA6658">
              <w:rPr>
                <w:b/>
                <w:sz w:val="24"/>
                <w:szCs w:val="24"/>
              </w:rPr>
              <w:t>Total Points</w:t>
            </w:r>
          </w:p>
        </w:tc>
      </w:tr>
      <w:tr w:rsidR="00133541" w:rsidRPr="00AA6658" w14:paraId="637B758B" w14:textId="77777777" w:rsidTr="00182D69">
        <w:trPr>
          <w:jc w:val="center"/>
        </w:trPr>
        <w:tc>
          <w:tcPr>
            <w:tcW w:w="7735" w:type="dxa"/>
            <w:shd w:val="clear" w:color="auto" w:fill="auto"/>
            <w:vAlign w:val="center"/>
          </w:tcPr>
          <w:p w14:paraId="7D4787CB" w14:textId="75F5DB0B" w:rsidR="00133541" w:rsidRPr="00AA6658" w:rsidRDefault="00133541" w:rsidP="00C10052">
            <w:pPr>
              <w:rPr>
                <w:b/>
                <w:sz w:val="24"/>
                <w:szCs w:val="24"/>
              </w:rPr>
            </w:pPr>
            <w:r w:rsidRPr="00AA6658">
              <w:rPr>
                <w:sz w:val="24"/>
                <w:szCs w:val="24"/>
              </w:rPr>
              <w:t>Sheet Name (</w:t>
            </w:r>
            <w:r w:rsidR="00C10052">
              <w:rPr>
                <w:sz w:val="24"/>
                <w:szCs w:val="24"/>
              </w:rPr>
              <w:t>Period 1 Sales</w:t>
            </w:r>
            <w:r w:rsidRPr="00AA6658">
              <w:rPr>
                <w:sz w:val="24"/>
                <w:szCs w:val="24"/>
              </w:rPr>
              <w:t xml:space="preserve">) in the </w:t>
            </w:r>
            <w:r>
              <w:rPr>
                <w:sz w:val="24"/>
                <w:szCs w:val="24"/>
              </w:rPr>
              <w:t>right</w:t>
            </w:r>
            <w:r w:rsidRPr="00AA6658">
              <w:rPr>
                <w:sz w:val="24"/>
                <w:szCs w:val="24"/>
              </w:rPr>
              <w:t xml:space="preserve"> section of header</w:t>
            </w:r>
          </w:p>
        </w:tc>
        <w:tc>
          <w:tcPr>
            <w:tcW w:w="900" w:type="dxa"/>
            <w:shd w:val="clear" w:color="auto" w:fill="auto"/>
            <w:vAlign w:val="center"/>
          </w:tcPr>
          <w:p w14:paraId="3C3184BC" w14:textId="77777777" w:rsidR="00133541" w:rsidRPr="00AA6658" w:rsidRDefault="00133541" w:rsidP="00182D69">
            <w:pPr>
              <w:tabs>
                <w:tab w:val="left" w:pos="-1440"/>
              </w:tabs>
              <w:jc w:val="right"/>
              <w:rPr>
                <w:b/>
                <w:sz w:val="24"/>
                <w:szCs w:val="24"/>
              </w:rPr>
            </w:pPr>
            <w:r w:rsidRPr="00AA6658">
              <w:rPr>
                <w:b/>
                <w:sz w:val="24"/>
                <w:szCs w:val="24"/>
              </w:rPr>
              <w:t>5</w:t>
            </w:r>
          </w:p>
        </w:tc>
        <w:tc>
          <w:tcPr>
            <w:tcW w:w="1017" w:type="dxa"/>
            <w:shd w:val="clear" w:color="auto" w:fill="auto"/>
            <w:vAlign w:val="bottom"/>
          </w:tcPr>
          <w:p w14:paraId="52BE023A" w14:textId="77777777" w:rsidR="00133541" w:rsidRPr="00AA6658" w:rsidRDefault="00133541" w:rsidP="00182D69">
            <w:pPr>
              <w:tabs>
                <w:tab w:val="left" w:pos="-1440"/>
              </w:tabs>
              <w:rPr>
                <w:b/>
                <w:sz w:val="24"/>
                <w:szCs w:val="24"/>
              </w:rPr>
            </w:pPr>
          </w:p>
        </w:tc>
        <w:tc>
          <w:tcPr>
            <w:tcW w:w="1017" w:type="dxa"/>
            <w:shd w:val="clear" w:color="auto" w:fill="000000" w:themeFill="text1"/>
          </w:tcPr>
          <w:p w14:paraId="5E68546B" w14:textId="77777777" w:rsidR="00133541" w:rsidRPr="00AA6658" w:rsidRDefault="00133541" w:rsidP="00182D69">
            <w:pPr>
              <w:tabs>
                <w:tab w:val="left" w:pos="-1440"/>
              </w:tabs>
              <w:rPr>
                <w:b/>
                <w:sz w:val="24"/>
                <w:szCs w:val="24"/>
              </w:rPr>
            </w:pPr>
          </w:p>
        </w:tc>
      </w:tr>
      <w:tr w:rsidR="00133541" w:rsidRPr="00AA6658" w14:paraId="1AD3730D" w14:textId="77777777" w:rsidTr="00182D69">
        <w:trPr>
          <w:jc w:val="center"/>
        </w:trPr>
        <w:tc>
          <w:tcPr>
            <w:tcW w:w="7735" w:type="dxa"/>
            <w:shd w:val="clear" w:color="auto" w:fill="auto"/>
            <w:vAlign w:val="center"/>
          </w:tcPr>
          <w:p w14:paraId="12594C30" w14:textId="77777777" w:rsidR="00133541" w:rsidRPr="00AA6658" w:rsidRDefault="00133541" w:rsidP="00182D69">
            <w:pPr>
              <w:rPr>
                <w:b/>
                <w:sz w:val="24"/>
                <w:szCs w:val="24"/>
              </w:rPr>
            </w:pPr>
            <w:r w:rsidRPr="00AA6658">
              <w:rPr>
                <w:sz w:val="24"/>
                <w:szCs w:val="24"/>
              </w:rPr>
              <w:t>Inserted Contestant Number in right section of footer</w:t>
            </w:r>
          </w:p>
        </w:tc>
        <w:tc>
          <w:tcPr>
            <w:tcW w:w="900" w:type="dxa"/>
            <w:shd w:val="clear" w:color="auto" w:fill="auto"/>
            <w:vAlign w:val="center"/>
          </w:tcPr>
          <w:p w14:paraId="06CC7621" w14:textId="77777777" w:rsidR="00133541" w:rsidRPr="00AA6658" w:rsidRDefault="00133541" w:rsidP="00182D69">
            <w:pPr>
              <w:tabs>
                <w:tab w:val="left" w:pos="-1440"/>
              </w:tabs>
              <w:jc w:val="right"/>
              <w:rPr>
                <w:b/>
                <w:sz w:val="24"/>
                <w:szCs w:val="24"/>
              </w:rPr>
            </w:pPr>
            <w:r w:rsidRPr="00AA6658">
              <w:rPr>
                <w:sz w:val="24"/>
                <w:szCs w:val="24"/>
              </w:rPr>
              <w:t>5</w:t>
            </w:r>
          </w:p>
        </w:tc>
        <w:tc>
          <w:tcPr>
            <w:tcW w:w="1017" w:type="dxa"/>
            <w:shd w:val="clear" w:color="auto" w:fill="auto"/>
            <w:vAlign w:val="bottom"/>
          </w:tcPr>
          <w:p w14:paraId="6CDC754D" w14:textId="77777777" w:rsidR="00133541" w:rsidRPr="00AA6658" w:rsidRDefault="00133541" w:rsidP="00182D69">
            <w:pPr>
              <w:tabs>
                <w:tab w:val="left" w:pos="-1440"/>
              </w:tabs>
              <w:rPr>
                <w:b/>
                <w:sz w:val="24"/>
                <w:szCs w:val="24"/>
              </w:rPr>
            </w:pPr>
          </w:p>
        </w:tc>
        <w:tc>
          <w:tcPr>
            <w:tcW w:w="1017" w:type="dxa"/>
            <w:shd w:val="clear" w:color="auto" w:fill="000000" w:themeFill="text1"/>
          </w:tcPr>
          <w:p w14:paraId="608CF658" w14:textId="77777777" w:rsidR="00133541" w:rsidRPr="00AA6658" w:rsidRDefault="00133541" w:rsidP="00182D69">
            <w:pPr>
              <w:tabs>
                <w:tab w:val="left" w:pos="-1440"/>
              </w:tabs>
              <w:rPr>
                <w:b/>
                <w:sz w:val="24"/>
                <w:szCs w:val="24"/>
              </w:rPr>
            </w:pPr>
          </w:p>
        </w:tc>
      </w:tr>
      <w:tr w:rsidR="00133541" w:rsidRPr="00AA6658" w14:paraId="7CEC479B" w14:textId="77777777" w:rsidTr="00182D69">
        <w:trPr>
          <w:jc w:val="center"/>
        </w:trPr>
        <w:tc>
          <w:tcPr>
            <w:tcW w:w="7735" w:type="dxa"/>
            <w:shd w:val="clear" w:color="auto" w:fill="auto"/>
            <w:vAlign w:val="center"/>
          </w:tcPr>
          <w:p w14:paraId="3CF16E79" w14:textId="77777777" w:rsidR="00133541" w:rsidRPr="00AA6658" w:rsidRDefault="00133541" w:rsidP="00182D69">
            <w:pPr>
              <w:rPr>
                <w:b/>
                <w:sz w:val="24"/>
                <w:szCs w:val="24"/>
              </w:rPr>
            </w:pPr>
            <w:r w:rsidRPr="00AA6658">
              <w:rPr>
                <w:sz w:val="24"/>
                <w:szCs w:val="24"/>
              </w:rPr>
              <w:t>Format columns B3-K8 in currency with 2 decimals</w:t>
            </w:r>
          </w:p>
        </w:tc>
        <w:tc>
          <w:tcPr>
            <w:tcW w:w="900" w:type="dxa"/>
            <w:shd w:val="clear" w:color="auto" w:fill="auto"/>
            <w:vAlign w:val="center"/>
          </w:tcPr>
          <w:p w14:paraId="1527ED01" w14:textId="77777777" w:rsidR="00133541" w:rsidRPr="00AA6658" w:rsidRDefault="00133541" w:rsidP="00182D69">
            <w:pPr>
              <w:tabs>
                <w:tab w:val="left" w:pos="-1440"/>
              </w:tabs>
              <w:jc w:val="right"/>
              <w:rPr>
                <w:b/>
                <w:sz w:val="24"/>
                <w:szCs w:val="24"/>
              </w:rPr>
            </w:pPr>
            <w:r w:rsidRPr="00AA6658">
              <w:rPr>
                <w:sz w:val="24"/>
                <w:szCs w:val="24"/>
              </w:rPr>
              <w:t>10</w:t>
            </w:r>
          </w:p>
        </w:tc>
        <w:tc>
          <w:tcPr>
            <w:tcW w:w="1017" w:type="dxa"/>
            <w:shd w:val="clear" w:color="auto" w:fill="auto"/>
            <w:vAlign w:val="bottom"/>
          </w:tcPr>
          <w:p w14:paraId="37BBF90F" w14:textId="77777777" w:rsidR="00133541" w:rsidRPr="00AA6658" w:rsidRDefault="00133541" w:rsidP="00182D69">
            <w:pPr>
              <w:tabs>
                <w:tab w:val="left" w:pos="-1440"/>
              </w:tabs>
              <w:rPr>
                <w:b/>
                <w:sz w:val="24"/>
                <w:szCs w:val="24"/>
              </w:rPr>
            </w:pPr>
          </w:p>
        </w:tc>
        <w:tc>
          <w:tcPr>
            <w:tcW w:w="1017" w:type="dxa"/>
            <w:shd w:val="clear" w:color="auto" w:fill="000000" w:themeFill="text1"/>
          </w:tcPr>
          <w:p w14:paraId="414E890B" w14:textId="77777777" w:rsidR="00133541" w:rsidRPr="00AA6658" w:rsidRDefault="00133541" w:rsidP="00182D69">
            <w:pPr>
              <w:tabs>
                <w:tab w:val="left" w:pos="-1440"/>
              </w:tabs>
              <w:rPr>
                <w:b/>
                <w:sz w:val="24"/>
                <w:szCs w:val="24"/>
              </w:rPr>
            </w:pPr>
          </w:p>
        </w:tc>
      </w:tr>
      <w:tr w:rsidR="00133541" w:rsidRPr="00AA6658" w14:paraId="1B102414" w14:textId="77777777" w:rsidTr="00182D69">
        <w:trPr>
          <w:jc w:val="center"/>
        </w:trPr>
        <w:tc>
          <w:tcPr>
            <w:tcW w:w="7735" w:type="dxa"/>
            <w:shd w:val="clear" w:color="auto" w:fill="auto"/>
            <w:vAlign w:val="center"/>
          </w:tcPr>
          <w:p w14:paraId="0F83F2A2" w14:textId="77777777" w:rsidR="00133541" w:rsidRPr="00AA6658" w:rsidRDefault="00133541" w:rsidP="00182D69">
            <w:pPr>
              <w:rPr>
                <w:sz w:val="24"/>
                <w:szCs w:val="24"/>
              </w:rPr>
            </w:pPr>
            <w:r w:rsidRPr="00AA6658">
              <w:rPr>
                <w:sz w:val="24"/>
                <w:szCs w:val="24"/>
              </w:rPr>
              <w:t>Insert the following text:</w:t>
            </w:r>
          </w:p>
          <w:p w14:paraId="53FFE4ED" w14:textId="77777777" w:rsidR="00133541" w:rsidRPr="00AA6658" w:rsidRDefault="00133541" w:rsidP="00133541">
            <w:pPr>
              <w:pStyle w:val="ListParagraph"/>
              <w:numPr>
                <w:ilvl w:val="0"/>
                <w:numId w:val="44"/>
              </w:numPr>
              <w:rPr>
                <w:sz w:val="24"/>
                <w:szCs w:val="24"/>
              </w:rPr>
            </w:pPr>
            <w:r w:rsidRPr="00AA6658">
              <w:rPr>
                <w:sz w:val="24"/>
                <w:szCs w:val="24"/>
              </w:rPr>
              <w:t>H1: 6 Month Sales</w:t>
            </w:r>
          </w:p>
          <w:p w14:paraId="1AFE3B28" w14:textId="77777777" w:rsidR="00133541" w:rsidRPr="00AA6658" w:rsidRDefault="00133541" w:rsidP="00133541">
            <w:pPr>
              <w:pStyle w:val="ListParagraph"/>
              <w:numPr>
                <w:ilvl w:val="0"/>
                <w:numId w:val="44"/>
              </w:numPr>
              <w:rPr>
                <w:sz w:val="24"/>
                <w:szCs w:val="24"/>
              </w:rPr>
            </w:pPr>
            <w:r w:rsidRPr="00AA6658">
              <w:rPr>
                <w:sz w:val="24"/>
                <w:szCs w:val="24"/>
              </w:rPr>
              <w:t>I1: Consultant Fee</w:t>
            </w:r>
          </w:p>
          <w:p w14:paraId="263025F4" w14:textId="77777777" w:rsidR="00133541" w:rsidRPr="00AA6658" w:rsidRDefault="00133541" w:rsidP="00133541">
            <w:pPr>
              <w:pStyle w:val="ListParagraph"/>
              <w:numPr>
                <w:ilvl w:val="0"/>
                <w:numId w:val="44"/>
              </w:numPr>
              <w:rPr>
                <w:sz w:val="24"/>
                <w:szCs w:val="24"/>
              </w:rPr>
            </w:pPr>
            <w:r w:rsidRPr="00AA6658">
              <w:rPr>
                <w:sz w:val="24"/>
                <w:szCs w:val="24"/>
              </w:rPr>
              <w:t>J1: Federal Tax</w:t>
            </w:r>
          </w:p>
          <w:p w14:paraId="202CD2DD" w14:textId="77777777" w:rsidR="00133541" w:rsidRPr="00AA6658" w:rsidRDefault="00133541" w:rsidP="00133541">
            <w:pPr>
              <w:pStyle w:val="ListParagraph"/>
              <w:numPr>
                <w:ilvl w:val="0"/>
                <w:numId w:val="44"/>
              </w:numPr>
              <w:rPr>
                <w:sz w:val="24"/>
                <w:szCs w:val="24"/>
              </w:rPr>
            </w:pPr>
            <w:r w:rsidRPr="00AA6658">
              <w:rPr>
                <w:sz w:val="24"/>
                <w:szCs w:val="24"/>
              </w:rPr>
              <w:t>K1: State Tax</w:t>
            </w:r>
          </w:p>
          <w:p w14:paraId="72A23E3A" w14:textId="77777777" w:rsidR="00133541" w:rsidRPr="00AA6658" w:rsidRDefault="00133541" w:rsidP="00133541">
            <w:pPr>
              <w:pStyle w:val="ListParagraph"/>
              <w:numPr>
                <w:ilvl w:val="0"/>
                <w:numId w:val="44"/>
              </w:numPr>
              <w:rPr>
                <w:sz w:val="24"/>
                <w:szCs w:val="24"/>
              </w:rPr>
            </w:pPr>
            <w:r w:rsidRPr="00AA6658">
              <w:rPr>
                <w:sz w:val="24"/>
                <w:szCs w:val="24"/>
              </w:rPr>
              <w:t>I2: 10</w:t>
            </w:r>
          </w:p>
          <w:p w14:paraId="553A1E05" w14:textId="77777777" w:rsidR="00133541" w:rsidRPr="004934D9" w:rsidRDefault="00133541" w:rsidP="00133541">
            <w:pPr>
              <w:pStyle w:val="ListParagraph"/>
              <w:numPr>
                <w:ilvl w:val="0"/>
                <w:numId w:val="44"/>
              </w:numPr>
              <w:rPr>
                <w:b/>
                <w:sz w:val="24"/>
                <w:szCs w:val="24"/>
              </w:rPr>
            </w:pPr>
            <w:r w:rsidRPr="00AA6658">
              <w:rPr>
                <w:sz w:val="24"/>
                <w:szCs w:val="24"/>
              </w:rPr>
              <w:t>J2: 17</w:t>
            </w:r>
          </w:p>
          <w:p w14:paraId="319E95D6" w14:textId="77777777" w:rsidR="00133541" w:rsidRPr="00AA6658" w:rsidRDefault="00133541" w:rsidP="00133541">
            <w:pPr>
              <w:pStyle w:val="ListParagraph"/>
              <w:numPr>
                <w:ilvl w:val="0"/>
                <w:numId w:val="44"/>
              </w:numPr>
              <w:rPr>
                <w:b/>
                <w:sz w:val="24"/>
                <w:szCs w:val="24"/>
              </w:rPr>
            </w:pPr>
            <w:r w:rsidRPr="00AA6658">
              <w:rPr>
                <w:sz w:val="24"/>
                <w:szCs w:val="24"/>
              </w:rPr>
              <w:t>K2: 11</w:t>
            </w:r>
          </w:p>
        </w:tc>
        <w:tc>
          <w:tcPr>
            <w:tcW w:w="900" w:type="dxa"/>
            <w:shd w:val="clear" w:color="auto" w:fill="auto"/>
            <w:vAlign w:val="center"/>
          </w:tcPr>
          <w:p w14:paraId="2BE6FB6D" w14:textId="77777777" w:rsidR="00133541" w:rsidRPr="00AA6658" w:rsidRDefault="00133541" w:rsidP="00182D69">
            <w:pPr>
              <w:tabs>
                <w:tab w:val="left" w:pos="-1440"/>
              </w:tabs>
              <w:jc w:val="right"/>
              <w:rPr>
                <w:b/>
                <w:sz w:val="24"/>
                <w:szCs w:val="24"/>
              </w:rPr>
            </w:pPr>
            <w:r w:rsidRPr="00AA6658">
              <w:rPr>
                <w:sz w:val="24"/>
                <w:szCs w:val="24"/>
              </w:rPr>
              <w:t>7</w:t>
            </w:r>
          </w:p>
        </w:tc>
        <w:tc>
          <w:tcPr>
            <w:tcW w:w="1017" w:type="dxa"/>
            <w:shd w:val="clear" w:color="auto" w:fill="auto"/>
            <w:vAlign w:val="bottom"/>
          </w:tcPr>
          <w:p w14:paraId="57483F6A" w14:textId="77777777" w:rsidR="00133541" w:rsidRPr="00AA6658" w:rsidRDefault="00133541" w:rsidP="00182D69">
            <w:pPr>
              <w:tabs>
                <w:tab w:val="left" w:pos="-1440"/>
              </w:tabs>
              <w:rPr>
                <w:b/>
                <w:sz w:val="24"/>
                <w:szCs w:val="24"/>
              </w:rPr>
            </w:pPr>
          </w:p>
        </w:tc>
        <w:tc>
          <w:tcPr>
            <w:tcW w:w="1017" w:type="dxa"/>
            <w:shd w:val="clear" w:color="auto" w:fill="000000" w:themeFill="text1"/>
          </w:tcPr>
          <w:p w14:paraId="09B5B5E7" w14:textId="77777777" w:rsidR="00133541" w:rsidRPr="00AA6658" w:rsidRDefault="00133541" w:rsidP="00182D69">
            <w:pPr>
              <w:tabs>
                <w:tab w:val="left" w:pos="-1440"/>
              </w:tabs>
              <w:rPr>
                <w:b/>
                <w:sz w:val="24"/>
                <w:szCs w:val="24"/>
              </w:rPr>
            </w:pPr>
          </w:p>
        </w:tc>
      </w:tr>
      <w:tr w:rsidR="00133541" w:rsidRPr="00AA6658" w14:paraId="1CAAD66E" w14:textId="77777777" w:rsidTr="00182D69">
        <w:trPr>
          <w:jc w:val="center"/>
        </w:trPr>
        <w:tc>
          <w:tcPr>
            <w:tcW w:w="7735" w:type="dxa"/>
            <w:shd w:val="clear" w:color="auto" w:fill="auto"/>
            <w:vAlign w:val="center"/>
          </w:tcPr>
          <w:p w14:paraId="5544DFD7" w14:textId="77777777" w:rsidR="00133541" w:rsidRPr="00AA6658" w:rsidRDefault="00133541" w:rsidP="00182D69">
            <w:pPr>
              <w:rPr>
                <w:b/>
                <w:sz w:val="24"/>
                <w:szCs w:val="24"/>
              </w:rPr>
            </w:pPr>
            <w:r w:rsidRPr="00AA6658">
              <w:rPr>
                <w:sz w:val="24"/>
                <w:szCs w:val="24"/>
              </w:rPr>
              <w:t>Format I2 to K2 to percentages with zero decimals</w:t>
            </w:r>
          </w:p>
        </w:tc>
        <w:tc>
          <w:tcPr>
            <w:tcW w:w="900" w:type="dxa"/>
            <w:shd w:val="clear" w:color="auto" w:fill="auto"/>
            <w:vAlign w:val="center"/>
          </w:tcPr>
          <w:p w14:paraId="4E4C2D5F" w14:textId="77777777" w:rsidR="00133541" w:rsidRPr="00AA6658" w:rsidRDefault="00133541" w:rsidP="00182D69">
            <w:pPr>
              <w:tabs>
                <w:tab w:val="left" w:pos="-1440"/>
              </w:tabs>
              <w:jc w:val="right"/>
              <w:rPr>
                <w:b/>
                <w:sz w:val="24"/>
                <w:szCs w:val="24"/>
              </w:rPr>
            </w:pPr>
            <w:r w:rsidRPr="00AA6658">
              <w:rPr>
                <w:sz w:val="24"/>
                <w:szCs w:val="24"/>
              </w:rPr>
              <w:t>5</w:t>
            </w:r>
          </w:p>
        </w:tc>
        <w:tc>
          <w:tcPr>
            <w:tcW w:w="1017" w:type="dxa"/>
            <w:shd w:val="clear" w:color="auto" w:fill="auto"/>
            <w:vAlign w:val="bottom"/>
          </w:tcPr>
          <w:p w14:paraId="5B756F6D" w14:textId="77777777" w:rsidR="00133541" w:rsidRPr="00AA6658" w:rsidRDefault="00133541" w:rsidP="00182D69">
            <w:pPr>
              <w:tabs>
                <w:tab w:val="left" w:pos="-1440"/>
              </w:tabs>
              <w:rPr>
                <w:b/>
                <w:sz w:val="24"/>
                <w:szCs w:val="24"/>
              </w:rPr>
            </w:pPr>
          </w:p>
        </w:tc>
        <w:tc>
          <w:tcPr>
            <w:tcW w:w="1017" w:type="dxa"/>
            <w:shd w:val="clear" w:color="auto" w:fill="000000" w:themeFill="text1"/>
          </w:tcPr>
          <w:p w14:paraId="4340813D" w14:textId="77777777" w:rsidR="00133541" w:rsidRPr="00AA6658" w:rsidRDefault="00133541" w:rsidP="00182D69">
            <w:pPr>
              <w:tabs>
                <w:tab w:val="left" w:pos="-1440"/>
              </w:tabs>
              <w:rPr>
                <w:b/>
                <w:sz w:val="24"/>
                <w:szCs w:val="24"/>
              </w:rPr>
            </w:pPr>
          </w:p>
        </w:tc>
      </w:tr>
      <w:tr w:rsidR="00133541" w:rsidRPr="00AA6658" w14:paraId="79FEC2B5" w14:textId="77777777" w:rsidTr="00182D69">
        <w:trPr>
          <w:jc w:val="center"/>
        </w:trPr>
        <w:tc>
          <w:tcPr>
            <w:tcW w:w="7735" w:type="dxa"/>
            <w:shd w:val="clear" w:color="auto" w:fill="auto"/>
            <w:vAlign w:val="center"/>
          </w:tcPr>
          <w:p w14:paraId="60F1088F" w14:textId="77777777" w:rsidR="00133541" w:rsidRPr="00AA6658" w:rsidRDefault="00133541" w:rsidP="00182D69">
            <w:pPr>
              <w:rPr>
                <w:b/>
                <w:sz w:val="24"/>
                <w:szCs w:val="24"/>
              </w:rPr>
            </w:pPr>
            <w:r w:rsidRPr="00AA6658">
              <w:rPr>
                <w:sz w:val="24"/>
                <w:szCs w:val="24"/>
              </w:rPr>
              <w:t>Dup</w:t>
            </w:r>
            <w:r>
              <w:rPr>
                <w:sz w:val="24"/>
                <w:szCs w:val="24"/>
              </w:rPr>
              <w:t>licate spreadsheet and rename: P</w:t>
            </w:r>
            <w:r w:rsidRPr="00AA6658">
              <w:rPr>
                <w:sz w:val="24"/>
                <w:szCs w:val="24"/>
              </w:rPr>
              <w:t>eriod 2 sales</w:t>
            </w:r>
          </w:p>
        </w:tc>
        <w:tc>
          <w:tcPr>
            <w:tcW w:w="900" w:type="dxa"/>
            <w:shd w:val="clear" w:color="auto" w:fill="auto"/>
            <w:vAlign w:val="center"/>
          </w:tcPr>
          <w:p w14:paraId="19E2448C" w14:textId="77777777" w:rsidR="00133541" w:rsidRPr="00AA6658" w:rsidRDefault="00133541" w:rsidP="00182D69">
            <w:pPr>
              <w:tabs>
                <w:tab w:val="left" w:pos="-1440"/>
              </w:tabs>
              <w:jc w:val="right"/>
              <w:rPr>
                <w:b/>
                <w:sz w:val="24"/>
                <w:szCs w:val="24"/>
              </w:rPr>
            </w:pPr>
            <w:r w:rsidRPr="00AA6658">
              <w:rPr>
                <w:sz w:val="24"/>
                <w:szCs w:val="24"/>
              </w:rPr>
              <w:t>5</w:t>
            </w:r>
          </w:p>
        </w:tc>
        <w:tc>
          <w:tcPr>
            <w:tcW w:w="1017" w:type="dxa"/>
            <w:shd w:val="clear" w:color="auto" w:fill="auto"/>
            <w:vAlign w:val="bottom"/>
          </w:tcPr>
          <w:p w14:paraId="186C663C" w14:textId="77777777" w:rsidR="00133541" w:rsidRPr="00AA6658" w:rsidRDefault="00133541" w:rsidP="00182D69">
            <w:pPr>
              <w:tabs>
                <w:tab w:val="left" w:pos="-1440"/>
              </w:tabs>
              <w:rPr>
                <w:b/>
                <w:sz w:val="24"/>
                <w:szCs w:val="24"/>
              </w:rPr>
            </w:pPr>
          </w:p>
        </w:tc>
        <w:tc>
          <w:tcPr>
            <w:tcW w:w="1017" w:type="dxa"/>
            <w:shd w:val="clear" w:color="auto" w:fill="000000" w:themeFill="text1"/>
          </w:tcPr>
          <w:p w14:paraId="119AC831" w14:textId="77777777" w:rsidR="00133541" w:rsidRPr="00AA6658" w:rsidRDefault="00133541" w:rsidP="00182D69">
            <w:pPr>
              <w:tabs>
                <w:tab w:val="left" w:pos="-1440"/>
              </w:tabs>
              <w:rPr>
                <w:b/>
                <w:sz w:val="24"/>
                <w:szCs w:val="24"/>
              </w:rPr>
            </w:pPr>
          </w:p>
        </w:tc>
      </w:tr>
      <w:tr w:rsidR="00133541" w:rsidRPr="00AA6658" w14:paraId="7D5BE889" w14:textId="77777777" w:rsidTr="00182D69">
        <w:trPr>
          <w:jc w:val="center"/>
        </w:trPr>
        <w:tc>
          <w:tcPr>
            <w:tcW w:w="7735" w:type="dxa"/>
            <w:shd w:val="clear" w:color="auto" w:fill="auto"/>
            <w:vAlign w:val="bottom"/>
          </w:tcPr>
          <w:p w14:paraId="3D80A1D3" w14:textId="77777777" w:rsidR="00133541" w:rsidRPr="00AA6658" w:rsidRDefault="00133541" w:rsidP="00182D69">
            <w:pPr>
              <w:rPr>
                <w:b/>
                <w:sz w:val="24"/>
                <w:szCs w:val="24"/>
              </w:rPr>
            </w:pPr>
            <w:r w:rsidRPr="00AA6658">
              <w:rPr>
                <w:sz w:val="24"/>
                <w:szCs w:val="24"/>
              </w:rPr>
              <w:t>Typos on Printout 1 (0 errors 30 points, 1 error 25 points, 2 errors 20, 3 errors 10 points, 4 or more errors 0 points)</w:t>
            </w:r>
          </w:p>
        </w:tc>
        <w:tc>
          <w:tcPr>
            <w:tcW w:w="900" w:type="dxa"/>
            <w:shd w:val="clear" w:color="auto" w:fill="auto"/>
            <w:vAlign w:val="center"/>
          </w:tcPr>
          <w:p w14:paraId="0ACCF01A" w14:textId="77777777" w:rsidR="00133541" w:rsidRPr="00AA6658" w:rsidRDefault="00133541" w:rsidP="00182D69">
            <w:pPr>
              <w:tabs>
                <w:tab w:val="left" w:pos="-1440"/>
              </w:tabs>
              <w:jc w:val="right"/>
              <w:rPr>
                <w:b/>
                <w:sz w:val="24"/>
                <w:szCs w:val="24"/>
              </w:rPr>
            </w:pPr>
            <w:r w:rsidRPr="00AA6658">
              <w:rPr>
                <w:sz w:val="24"/>
                <w:szCs w:val="24"/>
              </w:rPr>
              <w:t>30</w:t>
            </w:r>
          </w:p>
        </w:tc>
        <w:tc>
          <w:tcPr>
            <w:tcW w:w="1017" w:type="dxa"/>
            <w:shd w:val="clear" w:color="auto" w:fill="auto"/>
            <w:vAlign w:val="bottom"/>
          </w:tcPr>
          <w:p w14:paraId="7323BDC1" w14:textId="77777777" w:rsidR="00133541" w:rsidRPr="00AA6658" w:rsidRDefault="00133541" w:rsidP="00182D69">
            <w:pPr>
              <w:tabs>
                <w:tab w:val="left" w:pos="-1440"/>
              </w:tabs>
              <w:rPr>
                <w:b/>
                <w:sz w:val="24"/>
                <w:szCs w:val="24"/>
              </w:rPr>
            </w:pPr>
          </w:p>
        </w:tc>
        <w:tc>
          <w:tcPr>
            <w:tcW w:w="1017" w:type="dxa"/>
            <w:shd w:val="clear" w:color="auto" w:fill="000000" w:themeFill="text1"/>
          </w:tcPr>
          <w:p w14:paraId="3D338AAD" w14:textId="77777777" w:rsidR="00133541" w:rsidRPr="00AA6658" w:rsidRDefault="00133541" w:rsidP="00182D69">
            <w:pPr>
              <w:tabs>
                <w:tab w:val="left" w:pos="-1440"/>
              </w:tabs>
              <w:rPr>
                <w:b/>
                <w:sz w:val="24"/>
                <w:szCs w:val="24"/>
              </w:rPr>
            </w:pPr>
          </w:p>
        </w:tc>
      </w:tr>
      <w:tr w:rsidR="00133541" w:rsidRPr="00AA6658" w14:paraId="31271A21" w14:textId="77777777" w:rsidTr="00182D69">
        <w:trPr>
          <w:jc w:val="center"/>
        </w:trPr>
        <w:tc>
          <w:tcPr>
            <w:tcW w:w="7735" w:type="dxa"/>
            <w:shd w:val="clear" w:color="auto" w:fill="auto"/>
            <w:vAlign w:val="center"/>
          </w:tcPr>
          <w:p w14:paraId="49F4B9DE" w14:textId="77777777" w:rsidR="00133541" w:rsidRPr="00AA6658" w:rsidRDefault="00133541" w:rsidP="00182D69">
            <w:pPr>
              <w:rPr>
                <w:b/>
                <w:sz w:val="24"/>
                <w:szCs w:val="24"/>
              </w:rPr>
            </w:pPr>
            <w:r w:rsidRPr="00AA6658">
              <w:rPr>
                <w:sz w:val="24"/>
                <w:szCs w:val="24"/>
              </w:rPr>
              <w:t xml:space="preserve">Printout in landscape orientation, centered vertically and horizontally. Your report should fit on one page with no truncated data. </w:t>
            </w:r>
          </w:p>
        </w:tc>
        <w:tc>
          <w:tcPr>
            <w:tcW w:w="900" w:type="dxa"/>
            <w:shd w:val="clear" w:color="auto" w:fill="auto"/>
            <w:vAlign w:val="center"/>
          </w:tcPr>
          <w:p w14:paraId="4C8B5B48" w14:textId="77777777" w:rsidR="00133541" w:rsidRPr="00AA6658" w:rsidRDefault="00133541" w:rsidP="00182D69">
            <w:pPr>
              <w:tabs>
                <w:tab w:val="left" w:pos="-1440"/>
              </w:tabs>
              <w:jc w:val="right"/>
              <w:rPr>
                <w:b/>
                <w:sz w:val="24"/>
                <w:szCs w:val="24"/>
              </w:rPr>
            </w:pPr>
            <w:r w:rsidRPr="00AA6658">
              <w:rPr>
                <w:sz w:val="24"/>
                <w:szCs w:val="24"/>
              </w:rPr>
              <w:t>10</w:t>
            </w:r>
          </w:p>
        </w:tc>
        <w:tc>
          <w:tcPr>
            <w:tcW w:w="1017" w:type="dxa"/>
            <w:shd w:val="clear" w:color="auto" w:fill="auto"/>
            <w:vAlign w:val="bottom"/>
          </w:tcPr>
          <w:p w14:paraId="1939A6A3" w14:textId="77777777" w:rsidR="00133541" w:rsidRPr="00AA6658" w:rsidRDefault="00133541" w:rsidP="00182D69">
            <w:pPr>
              <w:tabs>
                <w:tab w:val="left" w:pos="-1440"/>
              </w:tabs>
              <w:rPr>
                <w:b/>
                <w:sz w:val="24"/>
                <w:szCs w:val="24"/>
              </w:rPr>
            </w:pPr>
          </w:p>
        </w:tc>
        <w:tc>
          <w:tcPr>
            <w:tcW w:w="1017" w:type="dxa"/>
            <w:shd w:val="clear" w:color="auto" w:fill="000000" w:themeFill="text1"/>
          </w:tcPr>
          <w:p w14:paraId="53BA67A5" w14:textId="77777777" w:rsidR="00133541" w:rsidRPr="00AA6658" w:rsidRDefault="00133541" w:rsidP="00182D69">
            <w:pPr>
              <w:tabs>
                <w:tab w:val="left" w:pos="-1440"/>
              </w:tabs>
              <w:rPr>
                <w:b/>
                <w:sz w:val="24"/>
                <w:szCs w:val="24"/>
              </w:rPr>
            </w:pPr>
          </w:p>
        </w:tc>
      </w:tr>
      <w:tr w:rsidR="00133541" w:rsidRPr="00AA6658" w14:paraId="2F50F8E2" w14:textId="77777777" w:rsidTr="00182D69">
        <w:trPr>
          <w:jc w:val="center"/>
        </w:trPr>
        <w:tc>
          <w:tcPr>
            <w:tcW w:w="7735" w:type="dxa"/>
            <w:shd w:val="clear" w:color="auto" w:fill="BFBFBF" w:themeFill="background1" w:themeFillShade="BF"/>
            <w:vAlign w:val="bottom"/>
          </w:tcPr>
          <w:p w14:paraId="44224120" w14:textId="77777777" w:rsidR="00133541" w:rsidRPr="004934D9" w:rsidRDefault="00133541" w:rsidP="00182D69">
            <w:pPr>
              <w:tabs>
                <w:tab w:val="left" w:pos="-1440"/>
              </w:tabs>
              <w:rPr>
                <w:b/>
                <w:sz w:val="40"/>
                <w:szCs w:val="24"/>
              </w:rPr>
            </w:pPr>
            <w:r w:rsidRPr="004934D9">
              <w:rPr>
                <w:b/>
                <w:sz w:val="40"/>
                <w:szCs w:val="24"/>
              </w:rPr>
              <w:t>Total Printout 4</w:t>
            </w:r>
          </w:p>
        </w:tc>
        <w:tc>
          <w:tcPr>
            <w:tcW w:w="900" w:type="dxa"/>
            <w:shd w:val="clear" w:color="auto" w:fill="BFBFBF" w:themeFill="background1" w:themeFillShade="BF"/>
            <w:vAlign w:val="bottom"/>
          </w:tcPr>
          <w:p w14:paraId="712939FF" w14:textId="77777777" w:rsidR="00133541" w:rsidRPr="004934D9" w:rsidRDefault="00133541" w:rsidP="00182D69">
            <w:pPr>
              <w:tabs>
                <w:tab w:val="left" w:pos="-1440"/>
              </w:tabs>
              <w:jc w:val="right"/>
              <w:rPr>
                <w:b/>
                <w:sz w:val="40"/>
                <w:szCs w:val="24"/>
              </w:rPr>
            </w:pPr>
            <w:r>
              <w:rPr>
                <w:b/>
                <w:sz w:val="40"/>
                <w:szCs w:val="24"/>
              </w:rPr>
              <w:fldChar w:fldCharType="begin"/>
            </w:r>
            <w:r>
              <w:rPr>
                <w:b/>
                <w:sz w:val="40"/>
                <w:szCs w:val="24"/>
              </w:rPr>
              <w:instrText xml:space="preserve"> =SUM(ABOVE) </w:instrText>
            </w:r>
            <w:r>
              <w:rPr>
                <w:b/>
                <w:sz w:val="40"/>
                <w:szCs w:val="24"/>
              </w:rPr>
              <w:fldChar w:fldCharType="separate"/>
            </w:r>
            <w:r>
              <w:rPr>
                <w:b/>
                <w:noProof/>
                <w:sz w:val="40"/>
                <w:szCs w:val="24"/>
              </w:rPr>
              <w:t>77</w:t>
            </w:r>
            <w:r>
              <w:rPr>
                <w:b/>
                <w:sz w:val="40"/>
                <w:szCs w:val="24"/>
              </w:rPr>
              <w:fldChar w:fldCharType="end"/>
            </w:r>
          </w:p>
        </w:tc>
        <w:tc>
          <w:tcPr>
            <w:tcW w:w="1017" w:type="dxa"/>
            <w:shd w:val="clear" w:color="auto" w:fill="000000" w:themeFill="text1"/>
            <w:vAlign w:val="bottom"/>
          </w:tcPr>
          <w:p w14:paraId="55A2CF84" w14:textId="77777777" w:rsidR="00133541" w:rsidRPr="004934D9" w:rsidRDefault="00133541" w:rsidP="00182D69">
            <w:pPr>
              <w:tabs>
                <w:tab w:val="left" w:pos="-1440"/>
              </w:tabs>
              <w:rPr>
                <w:b/>
                <w:sz w:val="40"/>
                <w:szCs w:val="24"/>
              </w:rPr>
            </w:pPr>
          </w:p>
        </w:tc>
        <w:tc>
          <w:tcPr>
            <w:tcW w:w="1017" w:type="dxa"/>
            <w:shd w:val="clear" w:color="auto" w:fill="BFBFBF" w:themeFill="background1" w:themeFillShade="BF"/>
          </w:tcPr>
          <w:p w14:paraId="61FFD9BC" w14:textId="77777777" w:rsidR="00133541" w:rsidRPr="004934D9" w:rsidRDefault="00133541" w:rsidP="00182D69">
            <w:pPr>
              <w:tabs>
                <w:tab w:val="left" w:pos="-1440"/>
              </w:tabs>
              <w:rPr>
                <w:b/>
                <w:sz w:val="40"/>
                <w:szCs w:val="24"/>
              </w:rPr>
            </w:pPr>
          </w:p>
        </w:tc>
      </w:tr>
      <w:tr w:rsidR="00133541" w:rsidRPr="00AA6658" w14:paraId="27844A44" w14:textId="77777777" w:rsidTr="00182D69">
        <w:trPr>
          <w:jc w:val="center"/>
        </w:trPr>
        <w:tc>
          <w:tcPr>
            <w:tcW w:w="7735" w:type="dxa"/>
            <w:shd w:val="clear" w:color="auto" w:fill="BFBFBF" w:themeFill="background1" w:themeFillShade="BF"/>
            <w:vAlign w:val="center"/>
          </w:tcPr>
          <w:p w14:paraId="5068CC0B" w14:textId="77777777" w:rsidR="00133541" w:rsidRPr="00AA6658" w:rsidRDefault="00133541" w:rsidP="00182D69">
            <w:pPr>
              <w:tabs>
                <w:tab w:val="left" w:pos="-1440"/>
              </w:tabs>
              <w:rPr>
                <w:b/>
                <w:sz w:val="40"/>
                <w:szCs w:val="24"/>
              </w:rPr>
            </w:pPr>
            <w:r w:rsidRPr="00AA6658">
              <w:rPr>
                <w:b/>
                <w:sz w:val="32"/>
                <w:szCs w:val="24"/>
              </w:rPr>
              <w:t>Printout 5</w:t>
            </w:r>
          </w:p>
        </w:tc>
        <w:tc>
          <w:tcPr>
            <w:tcW w:w="900" w:type="dxa"/>
            <w:shd w:val="clear" w:color="auto" w:fill="BFBFBF" w:themeFill="background1" w:themeFillShade="BF"/>
            <w:vAlign w:val="center"/>
          </w:tcPr>
          <w:p w14:paraId="5F68A8F2" w14:textId="77777777" w:rsidR="00133541" w:rsidRPr="00AA6658" w:rsidRDefault="00133541" w:rsidP="00182D69">
            <w:pPr>
              <w:tabs>
                <w:tab w:val="left" w:pos="-1440"/>
              </w:tabs>
              <w:jc w:val="right"/>
              <w:rPr>
                <w:b/>
                <w:sz w:val="40"/>
                <w:szCs w:val="24"/>
              </w:rPr>
            </w:pPr>
            <w:r w:rsidRPr="00AA6658">
              <w:rPr>
                <w:b/>
                <w:sz w:val="24"/>
                <w:szCs w:val="24"/>
              </w:rPr>
              <w:t>Points</w:t>
            </w:r>
          </w:p>
        </w:tc>
        <w:tc>
          <w:tcPr>
            <w:tcW w:w="1017" w:type="dxa"/>
            <w:shd w:val="clear" w:color="auto" w:fill="BFBFBF" w:themeFill="background1" w:themeFillShade="BF"/>
            <w:vAlign w:val="center"/>
          </w:tcPr>
          <w:p w14:paraId="4D263BC8" w14:textId="77777777" w:rsidR="00133541" w:rsidRPr="00AA6658" w:rsidRDefault="00133541" w:rsidP="00182D69">
            <w:pPr>
              <w:tabs>
                <w:tab w:val="left" w:pos="-1440"/>
              </w:tabs>
              <w:rPr>
                <w:b/>
                <w:sz w:val="40"/>
                <w:szCs w:val="24"/>
              </w:rPr>
            </w:pPr>
            <w:r w:rsidRPr="00AA6658">
              <w:rPr>
                <w:b/>
                <w:sz w:val="24"/>
                <w:szCs w:val="24"/>
              </w:rPr>
              <w:t>Points Earned</w:t>
            </w:r>
          </w:p>
        </w:tc>
        <w:tc>
          <w:tcPr>
            <w:tcW w:w="1017" w:type="dxa"/>
            <w:shd w:val="clear" w:color="auto" w:fill="BFBFBF" w:themeFill="background1" w:themeFillShade="BF"/>
          </w:tcPr>
          <w:p w14:paraId="4ED048C3" w14:textId="77777777" w:rsidR="00133541" w:rsidRPr="00AA6658" w:rsidRDefault="00133541" w:rsidP="00182D69">
            <w:pPr>
              <w:tabs>
                <w:tab w:val="left" w:pos="-1440"/>
              </w:tabs>
              <w:rPr>
                <w:b/>
                <w:sz w:val="40"/>
                <w:szCs w:val="24"/>
              </w:rPr>
            </w:pPr>
            <w:r w:rsidRPr="00AA6658">
              <w:rPr>
                <w:b/>
                <w:sz w:val="24"/>
                <w:szCs w:val="24"/>
              </w:rPr>
              <w:t>Total Points</w:t>
            </w:r>
          </w:p>
        </w:tc>
      </w:tr>
      <w:tr w:rsidR="00133541" w:rsidRPr="00AA6658" w14:paraId="71386CA1" w14:textId="77777777" w:rsidTr="00182D69">
        <w:trPr>
          <w:jc w:val="center"/>
        </w:trPr>
        <w:tc>
          <w:tcPr>
            <w:tcW w:w="7735" w:type="dxa"/>
            <w:shd w:val="clear" w:color="auto" w:fill="auto"/>
            <w:vAlign w:val="center"/>
          </w:tcPr>
          <w:p w14:paraId="1921DBFC" w14:textId="77777777" w:rsidR="00133541" w:rsidRPr="00AA6658" w:rsidRDefault="00133541" w:rsidP="00182D69">
            <w:pPr>
              <w:tabs>
                <w:tab w:val="left" w:pos="-1440"/>
              </w:tabs>
              <w:rPr>
                <w:b/>
                <w:sz w:val="40"/>
                <w:szCs w:val="24"/>
              </w:rPr>
            </w:pPr>
            <w:r w:rsidRPr="00AA6658">
              <w:rPr>
                <w:sz w:val="24"/>
                <w:szCs w:val="24"/>
              </w:rPr>
              <w:t>Sheet Name (Period 2 Sales) in the center section of header</w:t>
            </w:r>
          </w:p>
        </w:tc>
        <w:tc>
          <w:tcPr>
            <w:tcW w:w="900" w:type="dxa"/>
            <w:shd w:val="clear" w:color="auto" w:fill="auto"/>
            <w:vAlign w:val="center"/>
          </w:tcPr>
          <w:p w14:paraId="43011EC0" w14:textId="77777777" w:rsidR="00133541" w:rsidRPr="00AA6658" w:rsidRDefault="00133541" w:rsidP="00182D69">
            <w:pPr>
              <w:tabs>
                <w:tab w:val="left" w:pos="-1440"/>
              </w:tabs>
              <w:jc w:val="right"/>
              <w:rPr>
                <w:b/>
                <w:sz w:val="40"/>
                <w:szCs w:val="24"/>
              </w:rPr>
            </w:pPr>
            <w:r w:rsidRPr="00AA6658">
              <w:rPr>
                <w:sz w:val="24"/>
                <w:szCs w:val="24"/>
              </w:rPr>
              <w:t>5</w:t>
            </w:r>
          </w:p>
        </w:tc>
        <w:tc>
          <w:tcPr>
            <w:tcW w:w="1017" w:type="dxa"/>
            <w:shd w:val="clear" w:color="auto" w:fill="auto"/>
            <w:vAlign w:val="bottom"/>
          </w:tcPr>
          <w:p w14:paraId="1D057B2D" w14:textId="77777777" w:rsidR="00133541" w:rsidRPr="00AA6658" w:rsidRDefault="00133541" w:rsidP="00182D69">
            <w:pPr>
              <w:tabs>
                <w:tab w:val="left" w:pos="-1440"/>
              </w:tabs>
              <w:rPr>
                <w:b/>
                <w:sz w:val="40"/>
                <w:szCs w:val="24"/>
              </w:rPr>
            </w:pPr>
          </w:p>
        </w:tc>
        <w:tc>
          <w:tcPr>
            <w:tcW w:w="1017" w:type="dxa"/>
            <w:shd w:val="clear" w:color="auto" w:fill="000000" w:themeFill="text1"/>
          </w:tcPr>
          <w:p w14:paraId="76533580" w14:textId="77777777" w:rsidR="00133541" w:rsidRPr="00AA6658" w:rsidRDefault="00133541" w:rsidP="00182D69">
            <w:pPr>
              <w:tabs>
                <w:tab w:val="left" w:pos="-1440"/>
              </w:tabs>
              <w:rPr>
                <w:b/>
                <w:sz w:val="40"/>
                <w:szCs w:val="24"/>
              </w:rPr>
            </w:pPr>
          </w:p>
        </w:tc>
      </w:tr>
      <w:tr w:rsidR="00133541" w:rsidRPr="00AA6658" w14:paraId="3928D67F" w14:textId="77777777" w:rsidTr="00182D69">
        <w:trPr>
          <w:jc w:val="center"/>
        </w:trPr>
        <w:tc>
          <w:tcPr>
            <w:tcW w:w="7735" w:type="dxa"/>
            <w:shd w:val="clear" w:color="auto" w:fill="auto"/>
            <w:vAlign w:val="center"/>
          </w:tcPr>
          <w:p w14:paraId="1CAC4384" w14:textId="77777777" w:rsidR="00133541" w:rsidRPr="00AA6658" w:rsidRDefault="00133541" w:rsidP="00182D69">
            <w:pPr>
              <w:tabs>
                <w:tab w:val="left" w:pos="-1440"/>
              </w:tabs>
              <w:rPr>
                <w:b/>
                <w:sz w:val="40"/>
                <w:szCs w:val="24"/>
              </w:rPr>
            </w:pPr>
            <w:r w:rsidRPr="00AA6658">
              <w:rPr>
                <w:sz w:val="24"/>
                <w:szCs w:val="24"/>
              </w:rPr>
              <w:t>Inserted Contestant Number in right section of footer</w:t>
            </w:r>
          </w:p>
        </w:tc>
        <w:tc>
          <w:tcPr>
            <w:tcW w:w="900" w:type="dxa"/>
            <w:shd w:val="clear" w:color="auto" w:fill="auto"/>
            <w:vAlign w:val="center"/>
          </w:tcPr>
          <w:p w14:paraId="17A6EF81" w14:textId="77777777" w:rsidR="00133541" w:rsidRPr="00AA6658" w:rsidRDefault="00133541" w:rsidP="00182D69">
            <w:pPr>
              <w:tabs>
                <w:tab w:val="left" w:pos="-1440"/>
              </w:tabs>
              <w:jc w:val="right"/>
              <w:rPr>
                <w:b/>
                <w:sz w:val="40"/>
                <w:szCs w:val="24"/>
              </w:rPr>
            </w:pPr>
            <w:r w:rsidRPr="00AA6658">
              <w:rPr>
                <w:sz w:val="24"/>
                <w:szCs w:val="24"/>
              </w:rPr>
              <w:t>5</w:t>
            </w:r>
          </w:p>
        </w:tc>
        <w:tc>
          <w:tcPr>
            <w:tcW w:w="1017" w:type="dxa"/>
            <w:shd w:val="clear" w:color="auto" w:fill="auto"/>
            <w:vAlign w:val="bottom"/>
          </w:tcPr>
          <w:p w14:paraId="7A3EE573" w14:textId="77777777" w:rsidR="00133541" w:rsidRPr="00AA6658" w:rsidRDefault="00133541" w:rsidP="00182D69">
            <w:pPr>
              <w:tabs>
                <w:tab w:val="left" w:pos="-1440"/>
              </w:tabs>
              <w:rPr>
                <w:b/>
                <w:sz w:val="40"/>
                <w:szCs w:val="24"/>
              </w:rPr>
            </w:pPr>
          </w:p>
        </w:tc>
        <w:tc>
          <w:tcPr>
            <w:tcW w:w="1017" w:type="dxa"/>
            <w:shd w:val="clear" w:color="auto" w:fill="000000" w:themeFill="text1"/>
          </w:tcPr>
          <w:p w14:paraId="59F578D1" w14:textId="77777777" w:rsidR="00133541" w:rsidRPr="00AA6658" w:rsidRDefault="00133541" w:rsidP="00182D69">
            <w:pPr>
              <w:tabs>
                <w:tab w:val="left" w:pos="-1440"/>
              </w:tabs>
              <w:rPr>
                <w:b/>
                <w:sz w:val="40"/>
                <w:szCs w:val="24"/>
              </w:rPr>
            </w:pPr>
          </w:p>
        </w:tc>
      </w:tr>
      <w:tr w:rsidR="00133541" w:rsidRPr="00AA6658" w14:paraId="2D38E1F6" w14:textId="77777777" w:rsidTr="00182D69">
        <w:trPr>
          <w:jc w:val="center"/>
        </w:trPr>
        <w:tc>
          <w:tcPr>
            <w:tcW w:w="7735" w:type="dxa"/>
            <w:shd w:val="clear" w:color="auto" w:fill="auto"/>
            <w:vAlign w:val="center"/>
          </w:tcPr>
          <w:p w14:paraId="6EB9A78A" w14:textId="77777777" w:rsidR="00133541" w:rsidRPr="00AA6658" w:rsidRDefault="00133541" w:rsidP="00182D69">
            <w:pPr>
              <w:tabs>
                <w:tab w:val="left" w:pos="-1440"/>
              </w:tabs>
              <w:rPr>
                <w:b/>
                <w:sz w:val="40"/>
                <w:szCs w:val="24"/>
              </w:rPr>
            </w:pPr>
            <w:r w:rsidRPr="00AA6658">
              <w:rPr>
                <w:sz w:val="24"/>
                <w:szCs w:val="24"/>
              </w:rPr>
              <w:t xml:space="preserve">A copy of period 1 sales worksheet </w:t>
            </w:r>
          </w:p>
        </w:tc>
        <w:tc>
          <w:tcPr>
            <w:tcW w:w="900" w:type="dxa"/>
            <w:shd w:val="clear" w:color="auto" w:fill="auto"/>
            <w:vAlign w:val="center"/>
          </w:tcPr>
          <w:p w14:paraId="635D5E6E" w14:textId="77777777" w:rsidR="00133541" w:rsidRPr="00AA6658" w:rsidRDefault="00133541" w:rsidP="00182D69">
            <w:pPr>
              <w:tabs>
                <w:tab w:val="left" w:pos="-1440"/>
              </w:tabs>
              <w:jc w:val="right"/>
              <w:rPr>
                <w:b/>
                <w:sz w:val="40"/>
                <w:szCs w:val="24"/>
              </w:rPr>
            </w:pPr>
            <w:r w:rsidRPr="00AA6658">
              <w:rPr>
                <w:sz w:val="24"/>
                <w:szCs w:val="24"/>
              </w:rPr>
              <w:t>5</w:t>
            </w:r>
          </w:p>
        </w:tc>
        <w:tc>
          <w:tcPr>
            <w:tcW w:w="1017" w:type="dxa"/>
            <w:shd w:val="clear" w:color="auto" w:fill="auto"/>
            <w:vAlign w:val="bottom"/>
          </w:tcPr>
          <w:p w14:paraId="0FFC8133" w14:textId="77777777" w:rsidR="00133541" w:rsidRPr="00AA6658" w:rsidRDefault="00133541" w:rsidP="00182D69">
            <w:pPr>
              <w:tabs>
                <w:tab w:val="left" w:pos="-1440"/>
              </w:tabs>
              <w:rPr>
                <w:b/>
                <w:sz w:val="40"/>
                <w:szCs w:val="24"/>
              </w:rPr>
            </w:pPr>
          </w:p>
        </w:tc>
        <w:tc>
          <w:tcPr>
            <w:tcW w:w="1017" w:type="dxa"/>
            <w:shd w:val="clear" w:color="auto" w:fill="000000" w:themeFill="text1"/>
          </w:tcPr>
          <w:p w14:paraId="64F52FD5" w14:textId="77777777" w:rsidR="00133541" w:rsidRPr="00AA6658" w:rsidRDefault="00133541" w:rsidP="00182D69">
            <w:pPr>
              <w:tabs>
                <w:tab w:val="left" w:pos="-1440"/>
              </w:tabs>
              <w:rPr>
                <w:b/>
                <w:sz w:val="40"/>
                <w:szCs w:val="24"/>
              </w:rPr>
            </w:pPr>
          </w:p>
        </w:tc>
      </w:tr>
      <w:tr w:rsidR="00133541" w:rsidRPr="00AA6658" w14:paraId="5A09A493" w14:textId="77777777" w:rsidTr="00182D69">
        <w:trPr>
          <w:jc w:val="center"/>
        </w:trPr>
        <w:tc>
          <w:tcPr>
            <w:tcW w:w="7735" w:type="dxa"/>
            <w:shd w:val="clear" w:color="auto" w:fill="BFBFBF" w:themeFill="background1" w:themeFillShade="BF"/>
            <w:vAlign w:val="center"/>
          </w:tcPr>
          <w:p w14:paraId="7A415D33" w14:textId="77777777" w:rsidR="00133541" w:rsidRPr="004934D9" w:rsidRDefault="00133541" w:rsidP="00182D69">
            <w:pPr>
              <w:rPr>
                <w:b/>
                <w:sz w:val="40"/>
                <w:szCs w:val="24"/>
              </w:rPr>
            </w:pPr>
            <w:r w:rsidRPr="004934D9">
              <w:rPr>
                <w:b/>
                <w:sz w:val="40"/>
                <w:szCs w:val="24"/>
              </w:rPr>
              <w:t>Total for Printout 5</w:t>
            </w:r>
          </w:p>
        </w:tc>
        <w:tc>
          <w:tcPr>
            <w:tcW w:w="900" w:type="dxa"/>
            <w:shd w:val="clear" w:color="auto" w:fill="BFBFBF" w:themeFill="background1" w:themeFillShade="BF"/>
            <w:vAlign w:val="center"/>
          </w:tcPr>
          <w:p w14:paraId="38A16EA1" w14:textId="77777777" w:rsidR="00133541" w:rsidRPr="004934D9" w:rsidRDefault="00133541" w:rsidP="00182D69">
            <w:pPr>
              <w:jc w:val="right"/>
              <w:rPr>
                <w:b/>
                <w:sz w:val="40"/>
                <w:szCs w:val="24"/>
              </w:rPr>
            </w:pPr>
            <w:r w:rsidRPr="00AA6658">
              <w:rPr>
                <w:b/>
                <w:sz w:val="40"/>
                <w:szCs w:val="24"/>
              </w:rPr>
              <w:t>15</w:t>
            </w:r>
          </w:p>
        </w:tc>
        <w:tc>
          <w:tcPr>
            <w:tcW w:w="1017" w:type="dxa"/>
            <w:shd w:val="clear" w:color="auto" w:fill="000000" w:themeFill="text1"/>
            <w:vAlign w:val="bottom"/>
          </w:tcPr>
          <w:p w14:paraId="241DEF21" w14:textId="77777777" w:rsidR="00133541" w:rsidRPr="00AA6658" w:rsidRDefault="00133541" w:rsidP="00182D69">
            <w:pPr>
              <w:rPr>
                <w:b/>
                <w:sz w:val="40"/>
                <w:szCs w:val="24"/>
              </w:rPr>
            </w:pPr>
          </w:p>
        </w:tc>
        <w:tc>
          <w:tcPr>
            <w:tcW w:w="1017" w:type="dxa"/>
            <w:shd w:val="clear" w:color="auto" w:fill="BFBFBF" w:themeFill="background1" w:themeFillShade="BF"/>
          </w:tcPr>
          <w:p w14:paraId="2B6B9A42" w14:textId="77777777" w:rsidR="00133541" w:rsidRPr="00AA6658" w:rsidRDefault="00133541" w:rsidP="00182D69">
            <w:pPr>
              <w:rPr>
                <w:b/>
                <w:sz w:val="40"/>
                <w:szCs w:val="24"/>
              </w:rPr>
            </w:pPr>
          </w:p>
        </w:tc>
      </w:tr>
    </w:tbl>
    <w:p w14:paraId="3EFB89FF" w14:textId="77777777" w:rsidR="00133541" w:rsidRPr="00AA6658" w:rsidRDefault="00133541" w:rsidP="00133541">
      <w:r w:rsidRPr="00AA6658">
        <w:br w:type="page"/>
      </w:r>
    </w:p>
    <w:tbl>
      <w:tblPr>
        <w:tblStyle w:val="TableGrid"/>
        <w:tblW w:w="10669" w:type="dxa"/>
        <w:jc w:val="center"/>
        <w:tblLook w:val="04A0" w:firstRow="1" w:lastRow="0" w:firstColumn="1" w:lastColumn="0" w:noHBand="0" w:noVBand="1"/>
      </w:tblPr>
      <w:tblGrid>
        <w:gridCol w:w="7735"/>
        <w:gridCol w:w="900"/>
        <w:gridCol w:w="1017"/>
        <w:gridCol w:w="1017"/>
      </w:tblGrid>
      <w:tr w:rsidR="00133541" w:rsidRPr="00AA6658" w14:paraId="1B0E4C5C" w14:textId="77777777" w:rsidTr="00182D69">
        <w:trPr>
          <w:jc w:val="center"/>
        </w:trPr>
        <w:tc>
          <w:tcPr>
            <w:tcW w:w="7735" w:type="dxa"/>
            <w:shd w:val="clear" w:color="auto" w:fill="BFBFBF" w:themeFill="background1" w:themeFillShade="BF"/>
            <w:vAlign w:val="center"/>
          </w:tcPr>
          <w:p w14:paraId="52E9D95F" w14:textId="77777777" w:rsidR="00133541" w:rsidRPr="00AA6658" w:rsidRDefault="00133541" w:rsidP="00182D69">
            <w:pPr>
              <w:tabs>
                <w:tab w:val="left" w:pos="-1440"/>
              </w:tabs>
              <w:rPr>
                <w:sz w:val="24"/>
                <w:szCs w:val="24"/>
              </w:rPr>
            </w:pPr>
            <w:r w:rsidRPr="00AA6658">
              <w:rPr>
                <w:b/>
                <w:sz w:val="32"/>
                <w:szCs w:val="24"/>
              </w:rPr>
              <w:t>Printout 6</w:t>
            </w:r>
          </w:p>
        </w:tc>
        <w:tc>
          <w:tcPr>
            <w:tcW w:w="900" w:type="dxa"/>
            <w:shd w:val="clear" w:color="auto" w:fill="BFBFBF" w:themeFill="background1" w:themeFillShade="BF"/>
            <w:vAlign w:val="center"/>
          </w:tcPr>
          <w:p w14:paraId="7044F444" w14:textId="77777777" w:rsidR="00133541" w:rsidRPr="00AA6658" w:rsidRDefault="00133541" w:rsidP="00182D69">
            <w:pPr>
              <w:tabs>
                <w:tab w:val="left" w:pos="-1440"/>
              </w:tabs>
              <w:jc w:val="right"/>
              <w:rPr>
                <w:sz w:val="24"/>
                <w:szCs w:val="24"/>
              </w:rPr>
            </w:pPr>
            <w:r w:rsidRPr="00AA6658">
              <w:rPr>
                <w:b/>
                <w:sz w:val="24"/>
                <w:szCs w:val="24"/>
              </w:rPr>
              <w:t>Points</w:t>
            </w:r>
          </w:p>
        </w:tc>
        <w:tc>
          <w:tcPr>
            <w:tcW w:w="1017" w:type="dxa"/>
            <w:shd w:val="clear" w:color="auto" w:fill="BFBFBF" w:themeFill="background1" w:themeFillShade="BF"/>
            <w:vAlign w:val="center"/>
          </w:tcPr>
          <w:p w14:paraId="205BBDFB" w14:textId="77777777" w:rsidR="00133541" w:rsidRPr="00AA6658" w:rsidRDefault="00133541" w:rsidP="00182D69">
            <w:pPr>
              <w:tabs>
                <w:tab w:val="left" w:pos="-1440"/>
              </w:tabs>
              <w:rPr>
                <w:b/>
                <w:sz w:val="40"/>
                <w:szCs w:val="24"/>
              </w:rPr>
            </w:pPr>
            <w:r w:rsidRPr="00AA6658">
              <w:rPr>
                <w:b/>
                <w:sz w:val="24"/>
                <w:szCs w:val="24"/>
              </w:rPr>
              <w:t>Points Earned</w:t>
            </w:r>
          </w:p>
        </w:tc>
        <w:tc>
          <w:tcPr>
            <w:tcW w:w="1017" w:type="dxa"/>
            <w:shd w:val="clear" w:color="auto" w:fill="BFBFBF" w:themeFill="background1" w:themeFillShade="BF"/>
          </w:tcPr>
          <w:p w14:paraId="7A940199" w14:textId="77777777" w:rsidR="00133541" w:rsidRPr="00AA6658" w:rsidRDefault="00133541" w:rsidP="00182D69">
            <w:pPr>
              <w:tabs>
                <w:tab w:val="left" w:pos="-1440"/>
              </w:tabs>
              <w:rPr>
                <w:b/>
                <w:sz w:val="40"/>
                <w:szCs w:val="24"/>
              </w:rPr>
            </w:pPr>
            <w:r w:rsidRPr="00AA6658">
              <w:rPr>
                <w:b/>
                <w:sz w:val="24"/>
                <w:szCs w:val="24"/>
              </w:rPr>
              <w:t>Total Points</w:t>
            </w:r>
          </w:p>
        </w:tc>
      </w:tr>
      <w:tr w:rsidR="00133541" w:rsidRPr="00AA6658" w14:paraId="36844A1F" w14:textId="77777777" w:rsidTr="00182D69">
        <w:trPr>
          <w:jc w:val="center"/>
        </w:trPr>
        <w:tc>
          <w:tcPr>
            <w:tcW w:w="7735" w:type="dxa"/>
            <w:shd w:val="clear" w:color="auto" w:fill="auto"/>
            <w:vAlign w:val="center"/>
          </w:tcPr>
          <w:p w14:paraId="0E942FFB" w14:textId="77777777" w:rsidR="00133541" w:rsidRPr="00AA6658" w:rsidRDefault="00133541" w:rsidP="00182D69">
            <w:pPr>
              <w:tabs>
                <w:tab w:val="left" w:pos="-1440"/>
              </w:tabs>
              <w:rPr>
                <w:sz w:val="24"/>
                <w:szCs w:val="24"/>
              </w:rPr>
            </w:pPr>
            <w:r w:rsidRPr="00AA6658">
              <w:rPr>
                <w:sz w:val="24"/>
                <w:szCs w:val="24"/>
              </w:rPr>
              <w:t>Sheet Name (PivotInfo) in the center section of header</w:t>
            </w:r>
          </w:p>
        </w:tc>
        <w:tc>
          <w:tcPr>
            <w:tcW w:w="900" w:type="dxa"/>
            <w:shd w:val="clear" w:color="auto" w:fill="auto"/>
            <w:vAlign w:val="center"/>
          </w:tcPr>
          <w:p w14:paraId="66015964" w14:textId="77777777" w:rsidR="00133541" w:rsidRPr="00AA6658" w:rsidRDefault="00133541" w:rsidP="00182D69">
            <w:pPr>
              <w:tabs>
                <w:tab w:val="left" w:pos="-1440"/>
              </w:tabs>
              <w:jc w:val="right"/>
              <w:rPr>
                <w:sz w:val="24"/>
                <w:szCs w:val="24"/>
              </w:rPr>
            </w:pPr>
            <w:r w:rsidRPr="00AA6658">
              <w:rPr>
                <w:sz w:val="24"/>
                <w:szCs w:val="24"/>
              </w:rPr>
              <w:t>5</w:t>
            </w:r>
          </w:p>
        </w:tc>
        <w:tc>
          <w:tcPr>
            <w:tcW w:w="1017" w:type="dxa"/>
            <w:shd w:val="clear" w:color="auto" w:fill="auto"/>
            <w:vAlign w:val="bottom"/>
          </w:tcPr>
          <w:p w14:paraId="5CCF4DC8" w14:textId="77777777" w:rsidR="00133541" w:rsidRPr="00AA6658" w:rsidRDefault="00133541" w:rsidP="00182D69">
            <w:pPr>
              <w:tabs>
                <w:tab w:val="left" w:pos="-1440"/>
              </w:tabs>
              <w:rPr>
                <w:b/>
                <w:sz w:val="40"/>
                <w:szCs w:val="24"/>
              </w:rPr>
            </w:pPr>
          </w:p>
        </w:tc>
        <w:tc>
          <w:tcPr>
            <w:tcW w:w="1017" w:type="dxa"/>
            <w:shd w:val="clear" w:color="auto" w:fill="000000" w:themeFill="text1"/>
          </w:tcPr>
          <w:p w14:paraId="17E7E68C" w14:textId="77777777" w:rsidR="00133541" w:rsidRPr="00AA6658" w:rsidRDefault="00133541" w:rsidP="00182D69">
            <w:pPr>
              <w:tabs>
                <w:tab w:val="left" w:pos="-1440"/>
              </w:tabs>
              <w:rPr>
                <w:b/>
                <w:sz w:val="40"/>
                <w:szCs w:val="24"/>
              </w:rPr>
            </w:pPr>
          </w:p>
        </w:tc>
      </w:tr>
      <w:tr w:rsidR="00133541" w:rsidRPr="00AA6658" w14:paraId="540B0F68" w14:textId="77777777" w:rsidTr="00182D69">
        <w:trPr>
          <w:jc w:val="center"/>
        </w:trPr>
        <w:tc>
          <w:tcPr>
            <w:tcW w:w="7735" w:type="dxa"/>
            <w:shd w:val="clear" w:color="auto" w:fill="auto"/>
            <w:vAlign w:val="center"/>
          </w:tcPr>
          <w:p w14:paraId="0C1C691F" w14:textId="77777777" w:rsidR="00133541" w:rsidRPr="00AA6658" w:rsidRDefault="00133541" w:rsidP="00182D69">
            <w:pPr>
              <w:tabs>
                <w:tab w:val="left" w:pos="-1440"/>
              </w:tabs>
              <w:rPr>
                <w:sz w:val="24"/>
                <w:szCs w:val="24"/>
              </w:rPr>
            </w:pPr>
            <w:r w:rsidRPr="00AA6658">
              <w:rPr>
                <w:sz w:val="24"/>
                <w:szCs w:val="24"/>
              </w:rPr>
              <w:t>Inserted Contestant Number in right section of footer</w:t>
            </w:r>
          </w:p>
        </w:tc>
        <w:tc>
          <w:tcPr>
            <w:tcW w:w="900" w:type="dxa"/>
            <w:shd w:val="clear" w:color="auto" w:fill="auto"/>
            <w:vAlign w:val="center"/>
          </w:tcPr>
          <w:p w14:paraId="38F98648" w14:textId="77777777" w:rsidR="00133541" w:rsidRPr="00AA6658" w:rsidRDefault="00133541" w:rsidP="00182D69">
            <w:pPr>
              <w:tabs>
                <w:tab w:val="left" w:pos="-1440"/>
              </w:tabs>
              <w:jc w:val="right"/>
              <w:rPr>
                <w:sz w:val="24"/>
                <w:szCs w:val="24"/>
              </w:rPr>
            </w:pPr>
            <w:r w:rsidRPr="00AA6658">
              <w:rPr>
                <w:sz w:val="24"/>
                <w:szCs w:val="24"/>
              </w:rPr>
              <w:t>5</w:t>
            </w:r>
          </w:p>
        </w:tc>
        <w:tc>
          <w:tcPr>
            <w:tcW w:w="1017" w:type="dxa"/>
            <w:shd w:val="clear" w:color="auto" w:fill="auto"/>
            <w:vAlign w:val="bottom"/>
          </w:tcPr>
          <w:p w14:paraId="57A13E96" w14:textId="77777777" w:rsidR="00133541" w:rsidRPr="00AA6658" w:rsidRDefault="00133541" w:rsidP="00182D69">
            <w:pPr>
              <w:tabs>
                <w:tab w:val="left" w:pos="-1440"/>
              </w:tabs>
              <w:rPr>
                <w:b/>
                <w:sz w:val="40"/>
                <w:szCs w:val="24"/>
              </w:rPr>
            </w:pPr>
          </w:p>
        </w:tc>
        <w:tc>
          <w:tcPr>
            <w:tcW w:w="1017" w:type="dxa"/>
            <w:shd w:val="clear" w:color="auto" w:fill="000000" w:themeFill="text1"/>
          </w:tcPr>
          <w:p w14:paraId="5FEAF6CD" w14:textId="77777777" w:rsidR="00133541" w:rsidRPr="00AA6658" w:rsidRDefault="00133541" w:rsidP="00182D69">
            <w:pPr>
              <w:tabs>
                <w:tab w:val="left" w:pos="-1440"/>
              </w:tabs>
              <w:rPr>
                <w:b/>
                <w:sz w:val="40"/>
                <w:szCs w:val="24"/>
              </w:rPr>
            </w:pPr>
          </w:p>
        </w:tc>
      </w:tr>
      <w:tr w:rsidR="00133541" w:rsidRPr="00AA6658" w14:paraId="381DA53E" w14:textId="77777777" w:rsidTr="00182D69">
        <w:trPr>
          <w:jc w:val="center"/>
        </w:trPr>
        <w:tc>
          <w:tcPr>
            <w:tcW w:w="7735" w:type="dxa"/>
            <w:shd w:val="clear" w:color="auto" w:fill="auto"/>
            <w:vAlign w:val="center"/>
          </w:tcPr>
          <w:p w14:paraId="475AE910" w14:textId="77777777" w:rsidR="00133541" w:rsidRPr="00AA6658" w:rsidRDefault="00133541" w:rsidP="00182D69">
            <w:pPr>
              <w:tabs>
                <w:tab w:val="left" w:pos="-1440"/>
              </w:tabs>
              <w:rPr>
                <w:sz w:val="24"/>
                <w:szCs w:val="24"/>
              </w:rPr>
            </w:pPr>
            <w:r w:rsidRPr="00AA6658">
              <w:rPr>
                <w:sz w:val="24"/>
                <w:szCs w:val="24"/>
              </w:rPr>
              <w:t>Create a PivotTable and Chat on a new worksheet using data from the summary worksheet.</w:t>
            </w:r>
          </w:p>
        </w:tc>
        <w:tc>
          <w:tcPr>
            <w:tcW w:w="900" w:type="dxa"/>
            <w:shd w:val="clear" w:color="auto" w:fill="auto"/>
            <w:vAlign w:val="center"/>
          </w:tcPr>
          <w:p w14:paraId="05ABF451" w14:textId="77777777" w:rsidR="00133541" w:rsidRPr="00AA6658" w:rsidRDefault="00133541" w:rsidP="00182D69">
            <w:pPr>
              <w:tabs>
                <w:tab w:val="left" w:pos="-1440"/>
              </w:tabs>
              <w:jc w:val="right"/>
              <w:rPr>
                <w:sz w:val="24"/>
                <w:szCs w:val="24"/>
              </w:rPr>
            </w:pPr>
            <w:r w:rsidRPr="00AA6658">
              <w:rPr>
                <w:sz w:val="24"/>
                <w:szCs w:val="24"/>
              </w:rPr>
              <w:t>20</w:t>
            </w:r>
          </w:p>
        </w:tc>
        <w:tc>
          <w:tcPr>
            <w:tcW w:w="1017" w:type="dxa"/>
            <w:shd w:val="clear" w:color="auto" w:fill="auto"/>
            <w:vAlign w:val="bottom"/>
          </w:tcPr>
          <w:p w14:paraId="30C87150" w14:textId="77777777" w:rsidR="00133541" w:rsidRPr="00AA6658" w:rsidRDefault="00133541" w:rsidP="00182D69">
            <w:pPr>
              <w:tabs>
                <w:tab w:val="left" w:pos="-1440"/>
              </w:tabs>
              <w:rPr>
                <w:b/>
                <w:sz w:val="40"/>
                <w:szCs w:val="24"/>
              </w:rPr>
            </w:pPr>
          </w:p>
        </w:tc>
        <w:tc>
          <w:tcPr>
            <w:tcW w:w="1017" w:type="dxa"/>
            <w:shd w:val="clear" w:color="auto" w:fill="000000" w:themeFill="text1"/>
          </w:tcPr>
          <w:p w14:paraId="14AFD226" w14:textId="77777777" w:rsidR="00133541" w:rsidRPr="00AA6658" w:rsidRDefault="00133541" w:rsidP="00182D69">
            <w:pPr>
              <w:tabs>
                <w:tab w:val="left" w:pos="-1440"/>
              </w:tabs>
              <w:rPr>
                <w:b/>
                <w:sz w:val="40"/>
                <w:szCs w:val="24"/>
              </w:rPr>
            </w:pPr>
          </w:p>
        </w:tc>
      </w:tr>
      <w:tr w:rsidR="00133541" w:rsidRPr="00AA6658" w14:paraId="22F91533" w14:textId="77777777" w:rsidTr="00182D69">
        <w:trPr>
          <w:jc w:val="center"/>
        </w:trPr>
        <w:tc>
          <w:tcPr>
            <w:tcW w:w="7735" w:type="dxa"/>
            <w:shd w:val="clear" w:color="auto" w:fill="auto"/>
            <w:vAlign w:val="center"/>
          </w:tcPr>
          <w:p w14:paraId="64590028" w14:textId="77777777" w:rsidR="00133541" w:rsidRPr="00AA6658" w:rsidRDefault="00133541" w:rsidP="00182D69">
            <w:pPr>
              <w:tabs>
                <w:tab w:val="left" w:pos="-1440"/>
              </w:tabs>
              <w:rPr>
                <w:sz w:val="24"/>
                <w:szCs w:val="24"/>
              </w:rPr>
            </w:pPr>
            <w:r w:rsidRPr="00AA6658">
              <w:rPr>
                <w:sz w:val="24"/>
                <w:szCs w:val="24"/>
              </w:rPr>
              <w:t>Name the worksheet: Pivot information</w:t>
            </w:r>
          </w:p>
        </w:tc>
        <w:tc>
          <w:tcPr>
            <w:tcW w:w="900" w:type="dxa"/>
            <w:shd w:val="clear" w:color="auto" w:fill="auto"/>
            <w:vAlign w:val="center"/>
          </w:tcPr>
          <w:p w14:paraId="4567E70E" w14:textId="77777777" w:rsidR="00133541" w:rsidRPr="00AA6658" w:rsidRDefault="00133541" w:rsidP="00182D69">
            <w:pPr>
              <w:tabs>
                <w:tab w:val="left" w:pos="-1440"/>
              </w:tabs>
              <w:jc w:val="right"/>
              <w:rPr>
                <w:sz w:val="24"/>
                <w:szCs w:val="24"/>
              </w:rPr>
            </w:pPr>
            <w:r w:rsidRPr="00AA6658">
              <w:rPr>
                <w:sz w:val="24"/>
                <w:szCs w:val="24"/>
              </w:rPr>
              <w:t>5</w:t>
            </w:r>
          </w:p>
        </w:tc>
        <w:tc>
          <w:tcPr>
            <w:tcW w:w="1017" w:type="dxa"/>
            <w:shd w:val="clear" w:color="auto" w:fill="auto"/>
            <w:vAlign w:val="bottom"/>
          </w:tcPr>
          <w:p w14:paraId="3E17ECD6" w14:textId="77777777" w:rsidR="00133541" w:rsidRPr="00AA6658" w:rsidRDefault="00133541" w:rsidP="00182D69">
            <w:pPr>
              <w:tabs>
                <w:tab w:val="left" w:pos="-1440"/>
              </w:tabs>
              <w:rPr>
                <w:b/>
                <w:sz w:val="40"/>
                <w:szCs w:val="24"/>
              </w:rPr>
            </w:pPr>
          </w:p>
        </w:tc>
        <w:tc>
          <w:tcPr>
            <w:tcW w:w="1017" w:type="dxa"/>
            <w:shd w:val="clear" w:color="auto" w:fill="000000" w:themeFill="text1"/>
          </w:tcPr>
          <w:p w14:paraId="36E5A509" w14:textId="77777777" w:rsidR="00133541" w:rsidRPr="00AA6658" w:rsidRDefault="00133541" w:rsidP="00182D69">
            <w:pPr>
              <w:tabs>
                <w:tab w:val="left" w:pos="-1440"/>
              </w:tabs>
              <w:rPr>
                <w:b/>
                <w:sz w:val="40"/>
                <w:szCs w:val="24"/>
              </w:rPr>
            </w:pPr>
          </w:p>
        </w:tc>
      </w:tr>
      <w:tr w:rsidR="00133541" w:rsidRPr="00AA6658" w14:paraId="4EA1AC35" w14:textId="77777777" w:rsidTr="00182D69">
        <w:trPr>
          <w:jc w:val="center"/>
        </w:trPr>
        <w:tc>
          <w:tcPr>
            <w:tcW w:w="7735" w:type="dxa"/>
            <w:shd w:val="clear" w:color="auto" w:fill="auto"/>
            <w:vAlign w:val="center"/>
          </w:tcPr>
          <w:p w14:paraId="48AF1194" w14:textId="77777777" w:rsidR="00133541" w:rsidRPr="00AA6658" w:rsidRDefault="00133541" w:rsidP="00182D69">
            <w:pPr>
              <w:rPr>
                <w:sz w:val="24"/>
                <w:szCs w:val="24"/>
              </w:rPr>
            </w:pPr>
            <w:r w:rsidRPr="00AA6658">
              <w:rPr>
                <w:sz w:val="24"/>
                <w:szCs w:val="24"/>
              </w:rPr>
              <w:t xml:space="preserve"> Use the fields:</w:t>
            </w:r>
          </w:p>
          <w:p w14:paraId="7F42429D" w14:textId="77777777" w:rsidR="00133541" w:rsidRPr="00AA6658" w:rsidRDefault="00133541" w:rsidP="00133541">
            <w:pPr>
              <w:numPr>
                <w:ilvl w:val="0"/>
                <w:numId w:val="43"/>
              </w:numPr>
              <w:rPr>
                <w:sz w:val="24"/>
                <w:szCs w:val="24"/>
              </w:rPr>
            </w:pPr>
            <w:r w:rsidRPr="00AA6658">
              <w:rPr>
                <w:sz w:val="24"/>
                <w:szCs w:val="24"/>
              </w:rPr>
              <w:t>Customer in columns</w:t>
            </w:r>
          </w:p>
          <w:p w14:paraId="2C0277CC" w14:textId="77777777" w:rsidR="00133541" w:rsidRPr="00AA6658" w:rsidRDefault="00133541" w:rsidP="00133541">
            <w:pPr>
              <w:numPr>
                <w:ilvl w:val="0"/>
                <w:numId w:val="43"/>
              </w:numPr>
              <w:rPr>
                <w:sz w:val="24"/>
                <w:szCs w:val="24"/>
              </w:rPr>
            </w:pPr>
            <w:r w:rsidRPr="00AA6658">
              <w:rPr>
                <w:sz w:val="24"/>
                <w:szCs w:val="24"/>
              </w:rPr>
              <w:t>Sum of Profit in Values</w:t>
            </w:r>
          </w:p>
        </w:tc>
        <w:tc>
          <w:tcPr>
            <w:tcW w:w="900" w:type="dxa"/>
            <w:shd w:val="clear" w:color="auto" w:fill="auto"/>
            <w:vAlign w:val="center"/>
          </w:tcPr>
          <w:p w14:paraId="75BAA333" w14:textId="77777777" w:rsidR="00133541" w:rsidRPr="00AA6658" w:rsidRDefault="00133541" w:rsidP="00182D69">
            <w:pPr>
              <w:tabs>
                <w:tab w:val="left" w:pos="-1440"/>
              </w:tabs>
              <w:jc w:val="right"/>
              <w:rPr>
                <w:sz w:val="24"/>
                <w:szCs w:val="24"/>
              </w:rPr>
            </w:pPr>
            <w:r w:rsidRPr="00AA6658">
              <w:rPr>
                <w:sz w:val="24"/>
                <w:szCs w:val="24"/>
              </w:rPr>
              <w:t>10</w:t>
            </w:r>
          </w:p>
        </w:tc>
        <w:tc>
          <w:tcPr>
            <w:tcW w:w="1017" w:type="dxa"/>
            <w:shd w:val="clear" w:color="auto" w:fill="auto"/>
            <w:vAlign w:val="bottom"/>
          </w:tcPr>
          <w:p w14:paraId="1413D06B" w14:textId="77777777" w:rsidR="00133541" w:rsidRPr="00AA6658" w:rsidRDefault="00133541" w:rsidP="00182D69">
            <w:pPr>
              <w:tabs>
                <w:tab w:val="left" w:pos="-1440"/>
              </w:tabs>
              <w:rPr>
                <w:b/>
                <w:sz w:val="40"/>
                <w:szCs w:val="24"/>
              </w:rPr>
            </w:pPr>
          </w:p>
        </w:tc>
        <w:tc>
          <w:tcPr>
            <w:tcW w:w="1017" w:type="dxa"/>
            <w:shd w:val="clear" w:color="auto" w:fill="000000" w:themeFill="text1"/>
          </w:tcPr>
          <w:p w14:paraId="572F5A22" w14:textId="77777777" w:rsidR="00133541" w:rsidRPr="00AA6658" w:rsidRDefault="00133541" w:rsidP="00182D69">
            <w:pPr>
              <w:tabs>
                <w:tab w:val="left" w:pos="-1440"/>
              </w:tabs>
              <w:rPr>
                <w:b/>
                <w:sz w:val="40"/>
                <w:szCs w:val="24"/>
              </w:rPr>
            </w:pPr>
          </w:p>
        </w:tc>
      </w:tr>
      <w:tr w:rsidR="00133541" w:rsidRPr="00AA6658" w14:paraId="2AA3C93B" w14:textId="77777777" w:rsidTr="00182D69">
        <w:trPr>
          <w:jc w:val="center"/>
        </w:trPr>
        <w:tc>
          <w:tcPr>
            <w:tcW w:w="7735" w:type="dxa"/>
            <w:shd w:val="clear" w:color="auto" w:fill="auto"/>
            <w:vAlign w:val="center"/>
          </w:tcPr>
          <w:p w14:paraId="2B584FA3" w14:textId="77777777" w:rsidR="00133541" w:rsidRPr="00AA6658" w:rsidRDefault="00133541" w:rsidP="00182D69">
            <w:pPr>
              <w:rPr>
                <w:sz w:val="24"/>
                <w:szCs w:val="24"/>
              </w:rPr>
            </w:pPr>
            <w:r w:rsidRPr="00AA6658">
              <w:rPr>
                <w:sz w:val="24"/>
                <w:szCs w:val="24"/>
              </w:rPr>
              <w:t>Fill Chart in cells B7 to G26.</w:t>
            </w:r>
          </w:p>
        </w:tc>
        <w:tc>
          <w:tcPr>
            <w:tcW w:w="900" w:type="dxa"/>
            <w:shd w:val="clear" w:color="auto" w:fill="auto"/>
            <w:vAlign w:val="center"/>
          </w:tcPr>
          <w:p w14:paraId="75F3E6A5" w14:textId="77777777" w:rsidR="00133541" w:rsidRPr="00AA6658" w:rsidRDefault="00133541" w:rsidP="00182D69">
            <w:pPr>
              <w:tabs>
                <w:tab w:val="left" w:pos="-1440"/>
              </w:tabs>
              <w:jc w:val="right"/>
              <w:rPr>
                <w:sz w:val="24"/>
                <w:szCs w:val="24"/>
              </w:rPr>
            </w:pPr>
            <w:r w:rsidRPr="00AA6658">
              <w:rPr>
                <w:sz w:val="24"/>
                <w:szCs w:val="24"/>
              </w:rPr>
              <w:t>5</w:t>
            </w:r>
          </w:p>
        </w:tc>
        <w:tc>
          <w:tcPr>
            <w:tcW w:w="1017" w:type="dxa"/>
            <w:shd w:val="clear" w:color="auto" w:fill="auto"/>
            <w:vAlign w:val="bottom"/>
          </w:tcPr>
          <w:p w14:paraId="28E43E41" w14:textId="77777777" w:rsidR="00133541" w:rsidRPr="00AA6658" w:rsidRDefault="00133541" w:rsidP="00182D69">
            <w:pPr>
              <w:tabs>
                <w:tab w:val="left" w:pos="-1440"/>
              </w:tabs>
              <w:rPr>
                <w:b/>
                <w:sz w:val="40"/>
                <w:szCs w:val="24"/>
              </w:rPr>
            </w:pPr>
          </w:p>
        </w:tc>
        <w:tc>
          <w:tcPr>
            <w:tcW w:w="1017" w:type="dxa"/>
            <w:shd w:val="clear" w:color="auto" w:fill="000000" w:themeFill="text1"/>
          </w:tcPr>
          <w:p w14:paraId="57351642" w14:textId="77777777" w:rsidR="00133541" w:rsidRPr="00AA6658" w:rsidRDefault="00133541" w:rsidP="00182D69">
            <w:pPr>
              <w:tabs>
                <w:tab w:val="left" w:pos="-1440"/>
              </w:tabs>
              <w:rPr>
                <w:b/>
                <w:sz w:val="40"/>
                <w:szCs w:val="24"/>
              </w:rPr>
            </w:pPr>
          </w:p>
        </w:tc>
      </w:tr>
      <w:tr w:rsidR="00133541" w:rsidRPr="00AA6658" w14:paraId="6D6D30D2" w14:textId="77777777" w:rsidTr="00182D69">
        <w:trPr>
          <w:jc w:val="center"/>
        </w:trPr>
        <w:tc>
          <w:tcPr>
            <w:tcW w:w="7735" w:type="dxa"/>
            <w:shd w:val="clear" w:color="auto" w:fill="auto"/>
            <w:vAlign w:val="center"/>
          </w:tcPr>
          <w:p w14:paraId="686B9B72" w14:textId="77777777" w:rsidR="00133541" w:rsidRPr="00AA6658" w:rsidRDefault="00133541" w:rsidP="00182D69">
            <w:pPr>
              <w:rPr>
                <w:sz w:val="24"/>
                <w:szCs w:val="24"/>
              </w:rPr>
            </w:pPr>
            <w:r w:rsidRPr="00AA6658">
              <w:rPr>
                <w:sz w:val="24"/>
                <w:szCs w:val="24"/>
              </w:rPr>
              <w:t>Format the PivotTable data to Currency with 2 decimal places.</w:t>
            </w:r>
          </w:p>
        </w:tc>
        <w:tc>
          <w:tcPr>
            <w:tcW w:w="900" w:type="dxa"/>
            <w:shd w:val="clear" w:color="auto" w:fill="auto"/>
            <w:vAlign w:val="center"/>
          </w:tcPr>
          <w:p w14:paraId="03375B67" w14:textId="77777777" w:rsidR="00133541" w:rsidRPr="00AA6658" w:rsidRDefault="00133541" w:rsidP="00182D69">
            <w:pPr>
              <w:tabs>
                <w:tab w:val="left" w:pos="-1440"/>
              </w:tabs>
              <w:jc w:val="right"/>
              <w:rPr>
                <w:sz w:val="24"/>
                <w:szCs w:val="24"/>
              </w:rPr>
            </w:pPr>
            <w:r w:rsidRPr="00AA6658">
              <w:rPr>
                <w:sz w:val="24"/>
                <w:szCs w:val="24"/>
              </w:rPr>
              <w:t>5</w:t>
            </w:r>
          </w:p>
        </w:tc>
        <w:tc>
          <w:tcPr>
            <w:tcW w:w="1017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7DBA42F9" w14:textId="77777777" w:rsidR="00133541" w:rsidRPr="00AA6658" w:rsidRDefault="00133541" w:rsidP="00182D69">
            <w:pPr>
              <w:tabs>
                <w:tab w:val="left" w:pos="-1440"/>
              </w:tabs>
              <w:rPr>
                <w:b/>
                <w:sz w:val="40"/>
                <w:szCs w:val="24"/>
              </w:rPr>
            </w:pPr>
          </w:p>
        </w:tc>
        <w:tc>
          <w:tcPr>
            <w:tcW w:w="1017" w:type="dxa"/>
            <w:shd w:val="clear" w:color="auto" w:fill="000000" w:themeFill="text1"/>
          </w:tcPr>
          <w:p w14:paraId="6DA85260" w14:textId="77777777" w:rsidR="00133541" w:rsidRPr="00AA6658" w:rsidRDefault="00133541" w:rsidP="00182D69">
            <w:pPr>
              <w:tabs>
                <w:tab w:val="left" w:pos="-1440"/>
              </w:tabs>
              <w:rPr>
                <w:b/>
                <w:sz w:val="40"/>
                <w:szCs w:val="24"/>
              </w:rPr>
            </w:pPr>
          </w:p>
        </w:tc>
      </w:tr>
      <w:tr w:rsidR="00133541" w:rsidRPr="00AA6658" w14:paraId="3E07997D" w14:textId="77777777" w:rsidTr="00182D69">
        <w:trPr>
          <w:jc w:val="center"/>
        </w:trPr>
        <w:tc>
          <w:tcPr>
            <w:tcW w:w="7735" w:type="dxa"/>
            <w:shd w:val="clear" w:color="auto" w:fill="auto"/>
          </w:tcPr>
          <w:p w14:paraId="10F6E38D" w14:textId="77777777" w:rsidR="00133541" w:rsidRPr="00AA6658" w:rsidRDefault="00133541" w:rsidP="00182D69">
            <w:pPr>
              <w:rPr>
                <w:sz w:val="24"/>
                <w:szCs w:val="24"/>
              </w:rPr>
            </w:pPr>
            <w:r w:rsidRPr="00AA6658">
              <w:rPr>
                <w:sz w:val="24"/>
                <w:szCs w:val="24"/>
              </w:rPr>
              <w:t>Print the Pivot Chart worksheet landscape orientation centered vertically and horizontally on one page.  (all or nothing)</w:t>
            </w:r>
          </w:p>
        </w:tc>
        <w:tc>
          <w:tcPr>
            <w:tcW w:w="900" w:type="dxa"/>
            <w:shd w:val="clear" w:color="auto" w:fill="auto"/>
            <w:vAlign w:val="center"/>
          </w:tcPr>
          <w:p w14:paraId="6A84440E" w14:textId="77777777" w:rsidR="00133541" w:rsidRPr="00AA6658" w:rsidRDefault="00133541" w:rsidP="00182D69">
            <w:pPr>
              <w:tabs>
                <w:tab w:val="left" w:pos="-1440"/>
              </w:tabs>
              <w:jc w:val="right"/>
              <w:rPr>
                <w:sz w:val="24"/>
                <w:szCs w:val="24"/>
              </w:rPr>
            </w:pPr>
            <w:r w:rsidRPr="00AA6658">
              <w:rPr>
                <w:sz w:val="24"/>
                <w:szCs w:val="24"/>
              </w:rPr>
              <w:t>10</w:t>
            </w:r>
          </w:p>
        </w:tc>
        <w:tc>
          <w:tcPr>
            <w:tcW w:w="1017" w:type="dxa"/>
            <w:tcBorders>
              <w:bottom w:val="nil"/>
            </w:tcBorders>
            <w:shd w:val="clear" w:color="auto" w:fill="auto"/>
            <w:vAlign w:val="bottom"/>
          </w:tcPr>
          <w:p w14:paraId="6F33B0E3" w14:textId="77777777" w:rsidR="00133541" w:rsidRPr="00AA6658" w:rsidRDefault="00133541" w:rsidP="00182D69">
            <w:pPr>
              <w:tabs>
                <w:tab w:val="left" w:pos="-1440"/>
              </w:tabs>
              <w:rPr>
                <w:b/>
                <w:sz w:val="40"/>
                <w:szCs w:val="24"/>
              </w:rPr>
            </w:pPr>
          </w:p>
        </w:tc>
        <w:tc>
          <w:tcPr>
            <w:tcW w:w="1017" w:type="dxa"/>
            <w:shd w:val="clear" w:color="auto" w:fill="auto"/>
          </w:tcPr>
          <w:p w14:paraId="2D15F292" w14:textId="77777777" w:rsidR="00133541" w:rsidRPr="00AA6658" w:rsidRDefault="00133541" w:rsidP="00182D69">
            <w:pPr>
              <w:tabs>
                <w:tab w:val="left" w:pos="-1440"/>
              </w:tabs>
              <w:rPr>
                <w:b/>
                <w:sz w:val="40"/>
                <w:szCs w:val="24"/>
              </w:rPr>
            </w:pPr>
          </w:p>
        </w:tc>
      </w:tr>
      <w:tr w:rsidR="00133541" w:rsidRPr="00AA6658" w14:paraId="1CBB1B88" w14:textId="77777777" w:rsidTr="00182D69">
        <w:trPr>
          <w:jc w:val="center"/>
        </w:trPr>
        <w:tc>
          <w:tcPr>
            <w:tcW w:w="7735" w:type="dxa"/>
            <w:shd w:val="clear" w:color="auto" w:fill="BFBFBF" w:themeFill="background1" w:themeFillShade="BF"/>
          </w:tcPr>
          <w:p w14:paraId="44983111" w14:textId="77777777" w:rsidR="00133541" w:rsidRPr="004934D9" w:rsidRDefault="00133541" w:rsidP="00182D69">
            <w:pPr>
              <w:rPr>
                <w:b/>
                <w:sz w:val="40"/>
                <w:szCs w:val="24"/>
              </w:rPr>
            </w:pPr>
            <w:r w:rsidRPr="004934D9">
              <w:rPr>
                <w:b/>
                <w:sz w:val="40"/>
                <w:szCs w:val="24"/>
              </w:rPr>
              <w:t>Totals for Printout 6</w:t>
            </w:r>
          </w:p>
        </w:tc>
        <w:tc>
          <w:tcPr>
            <w:tcW w:w="900" w:type="dxa"/>
            <w:shd w:val="clear" w:color="auto" w:fill="BFBFBF" w:themeFill="background1" w:themeFillShade="BF"/>
          </w:tcPr>
          <w:p w14:paraId="1D9F3F28" w14:textId="77777777" w:rsidR="00133541" w:rsidRPr="004934D9" w:rsidRDefault="00133541" w:rsidP="00182D69">
            <w:pPr>
              <w:tabs>
                <w:tab w:val="left" w:pos="-1440"/>
              </w:tabs>
              <w:jc w:val="right"/>
              <w:rPr>
                <w:b/>
                <w:sz w:val="40"/>
                <w:szCs w:val="24"/>
              </w:rPr>
            </w:pPr>
            <w:r>
              <w:rPr>
                <w:b/>
                <w:sz w:val="40"/>
                <w:szCs w:val="24"/>
              </w:rPr>
              <w:fldChar w:fldCharType="begin"/>
            </w:r>
            <w:r>
              <w:rPr>
                <w:b/>
                <w:sz w:val="40"/>
                <w:szCs w:val="24"/>
              </w:rPr>
              <w:instrText xml:space="preserve"> =SUM(ABOVE) </w:instrText>
            </w:r>
            <w:r>
              <w:rPr>
                <w:b/>
                <w:sz w:val="40"/>
                <w:szCs w:val="24"/>
              </w:rPr>
              <w:fldChar w:fldCharType="separate"/>
            </w:r>
            <w:r>
              <w:rPr>
                <w:b/>
                <w:noProof/>
                <w:sz w:val="40"/>
                <w:szCs w:val="24"/>
              </w:rPr>
              <w:t>65</w:t>
            </w:r>
            <w:r>
              <w:rPr>
                <w:b/>
                <w:sz w:val="40"/>
                <w:szCs w:val="24"/>
              </w:rPr>
              <w:fldChar w:fldCharType="end"/>
            </w:r>
          </w:p>
        </w:tc>
        <w:tc>
          <w:tcPr>
            <w:tcW w:w="1017" w:type="dxa"/>
            <w:tcBorders>
              <w:top w:val="nil"/>
            </w:tcBorders>
            <w:shd w:val="clear" w:color="auto" w:fill="BFBFBF" w:themeFill="background1" w:themeFillShade="BF"/>
            <w:vAlign w:val="bottom"/>
          </w:tcPr>
          <w:p w14:paraId="01469D2E" w14:textId="77777777" w:rsidR="00133541" w:rsidRPr="00AA6658" w:rsidRDefault="00133541" w:rsidP="00182D69">
            <w:pPr>
              <w:tabs>
                <w:tab w:val="left" w:pos="-1440"/>
              </w:tabs>
              <w:rPr>
                <w:b/>
                <w:sz w:val="40"/>
                <w:szCs w:val="24"/>
              </w:rPr>
            </w:pPr>
          </w:p>
        </w:tc>
        <w:tc>
          <w:tcPr>
            <w:tcW w:w="1017" w:type="dxa"/>
            <w:shd w:val="clear" w:color="auto" w:fill="BFBFBF" w:themeFill="background1" w:themeFillShade="BF"/>
          </w:tcPr>
          <w:p w14:paraId="0D08914E" w14:textId="77777777" w:rsidR="00133541" w:rsidRPr="00AA6658" w:rsidRDefault="00133541" w:rsidP="00182D69">
            <w:pPr>
              <w:tabs>
                <w:tab w:val="left" w:pos="-1440"/>
              </w:tabs>
              <w:rPr>
                <w:b/>
                <w:sz w:val="40"/>
                <w:szCs w:val="24"/>
              </w:rPr>
            </w:pPr>
          </w:p>
        </w:tc>
      </w:tr>
      <w:tr w:rsidR="00133541" w:rsidRPr="00AA6658" w14:paraId="47B09362" w14:textId="77777777" w:rsidTr="00182D69">
        <w:trPr>
          <w:jc w:val="center"/>
        </w:trPr>
        <w:tc>
          <w:tcPr>
            <w:tcW w:w="7735" w:type="dxa"/>
            <w:shd w:val="clear" w:color="auto" w:fill="BFBFBF" w:themeFill="background1" w:themeFillShade="BF"/>
            <w:vAlign w:val="center"/>
          </w:tcPr>
          <w:p w14:paraId="511BE63E" w14:textId="77777777" w:rsidR="00133541" w:rsidRPr="00AA6658" w:rsidRDefault="00133541" w:rsidP="00182D69">
            <w:pPr>
              <w:rPr>
                <w:b/>
                <w:sz w:val="40"/>
                <w:szCs w:val="24"/>
              </w:rPr>
            </w:pPr>
            <w:r w:rsidRPr="00AA6658">
              <w:rPr>
                <w:b/>
                <w:sz w:val="32"/>
                <w:szCs w:val="24"/>
              </w:rPr>
              <w:t>Printout 7</w:t>
            </w:r>
          </w:p>
        </w:tc>
        <w:tc>
          <w:tcPr>
            <w:tcW w:w="900" w:type="dxa"/>
            <w:shd w:val="clear" w:color="auto" w:fill="BFBFBF" w:themeFill="background1" w:themeFillShade="BF"/>
            <w:vAlign w:val="center"/>
          </w:tcPr>
          <w:p w14:paraId="365CB2B3" w14:textId="77777777" w:rsidR="00133541" w:rsidRPr="00AA6658" w:rsidRDefault="00133541" w:rsidP="00182D69">
            <w:pPr>
              <w:tabs>
                <w:tab w:val="left" w:pos="-1440"/>
              </w:tabs>
              <w:jc w:val="right"/>
              <w:rPr>
                <w:b/>
                <w:sz w:val="40"/>
                <w:szCs w:val="24"/>
              </w:rPr>
            </w:pPr>
            <w:r w:rsidRPr="00AA6658">
              <w:rPr>
                <w:b/>
                <w:sz w:val="24"/>
                <w:szCs w:val="24"/>
              </w:rPr>
              <w:t>Points</w:t>
            </w:r>
          </w:p>
        </w:tc>
        <w:tc>
          <w:tcPr>
            <w:tcW w:w="1017" w:type="dxa"/>
            <w:shd w:val="clear" w:color="auto" w:fill="BFBFBF" w:themeFill="background1" w:themeFillShade="BF"/>
            <w:vAlign w:val="center"/>
          </w:tcPr>
          <w:p w14:paraId="1D405AD7" w14:textId="77777777" w:rsidR="00133541" w:rsidRPr="00AA6658" w:rsidRDefault="00133541" w:rsidP="00182D69">
            <w:pPr>
              <w:tabs>
                <w:tab w:val="left" w:pos="-1440"/>
              </w:tabs>
              <w:rPr>
                <w:b/>
                <w:sz w:val="40"/>
                <w:szCs w:val="24"/>
              </w:rPr>
            </w:pPr>
            <w:r w:rsidRPr="00AA6658">
              <w:rPr>
                <w:b/>
                <w:sz w:val="24"/>
                <w:szCs w:val="24"/>
              </w:rPr>
              <w:t>Points Earned</w:t>
            </w:r>
          </w:p>
        </w:tc>
        <w:tc>
          <w:tcPr>
            <w:tcW w:w="1017" w:type="dxa"/>
            <w:shd w:val="clear" w:color="auto" w:fill="BFBFBF" w:themeFill="background1" w:themeFillShade="BF"/>
          </w:tcPr>
          <w:p w14:paraId="48E9AD77" w14:textId="77777777" w:rsidR="00133541" w:rsidRPr="00AA6658" w:rsidRDefault="00133541" w:rsidP="00182D69">
            <w:pPr>
              <w:tabs>
                <w:tab w:val="left" w:pos="-1440"/>
              </w:tabs>
              <w:rPr>
                <w:b/>
                <w:sz w:val="40"/>
                <w:szCs w:val="24"/>
              </w:rPr>
            </w:pPr>
            <w:r w:rsidRPr="00AA6658">
              <w:rPr>
                <w:b/>
                <w:sz w:val="24"/>
                <w:szCs w:val="24"/>
              </w:rPr>
              <w:t>Total Points</w:t>
            </w:r>
          </w:p>
        </w:tc>
      </w:tr>
      <w:tr w:rsidR="00133541" w:rsidRPr="00AA6658" w14:paraId="22449C8B" w14:textId="77777777" w:rsidTr="00182D69">
        <w:trPr>
          <w:jc w:val="center"/>
        </w:trPr>
        <w:tc>
          <w:tcPr>
            <w:tcW w:w="7735" w:type="dxa"/>
            <w:shd w:val="clear" w:color="auto" w:fill="auto"/>
          </w:tcPr>
          <w:p w14:paraId="5C12F8AE" w14:textId="77777777" w:rsidR="00133541" w:rsidRPr="00AA6658" w:rsidRDefault="00133541" w:rsidP="00182D69">
            <w:pPr>
              <w:rPr>
                <w:b/>
                <w:sz w:val="32"/>
                <w:szCs w:val="24"/>
              </w:rPr>
            </w:pPr>
            <w:r w:rsidRPr="00AA6658">
              <w:rPr>
                <w:sz w:val="24"/>
                <w:szCs w:val="24"/>
              </w:rPr>
              <w:t>Macro Named CompanyInfo</w:t>
            </w:r>
          </w:p>
        </w:tc>
        <w:tc>
          <w:tcPr>
            <w:tcW w:w="900" w:type="dxa"/>
            <w:shd w:val="clear" w:color="auto" w:fill="auto"/>
          </w:tcPr>
          <w:p w14:paraId="5EDB227F" w14:textId="77777777" w:rsidR="00133541" w:rsidRPr="00AA6658" w:rsidRDefault="00133541" w:rsidP="00182D69">
            <w:pPr>
              <w:tabs>
                <w:tab w:val="left" w:pos="-1440"/>
              </w:tabs>
              <w:jc w:val="right"/>
              <w:rPr>
                <w:b/>
                <w:sz w:val="24"/>
                <w:szCs w:val="24"/>
              </w:rPr>
            </w:pPr>
            <w:r w:rsidRPr="00AA6658">
              <w:rPr>
                <w:sz w:val="24"/>
                <w:szCs w:val="24"/>
              </w:rPr>
              <w:t>10</w:t>
            </w:r>
          </w:p>
        </w:tc>
        <w:tc>
          <w:tcPr>
            <w:tcW w:w="1017" w:type="dxa"/>
            <w:shd w:val="clear" w:color="auto" w:fill="auto"/>
            <w:vAlign w:val="center"/>
          </w:tcPr>
          <w:p w14:paraId="17C74292" w14:textId="77777777" w:rsidR="00133541" w:rsidRPr="00AA6658" w:rsidRDefault="00133541" w:rsidP="00182D69">
            <w:pPr>
              <w:tabs>
                <w:tab w:val="left" w:pos="-1440"/>
              </w:tabs>
              <w:rPr>
                <w:b/>
                <w:sz w:val="24"/>
                <w:szCs w:val="24"/>
              </w:rPr>
            </w:pPr>
          </w:p>
        </w:tc>
        <w:tc>
          <w:tcPr>
            <w:tcW w:w="1017" w:type="dxa"/>
            <w:shd w:val="clear" w:color="auto" w:fill="000000" w:themeFill="text1"/>
          </w:tcPr>
          <w:p w14:paraId="5251AC1C" w14:textId="77777777" w:rsidR="00133541" w:rsidRPr="00AA6658" w:rsidRDefault="00133541" w:rsidP="00182D69">
            <w:pPr>
              <w:tabs>
                <w:tab w:val="left" w:pos="-1440"/>
              </w:tabs>
              <w:rPr>
                <w:b/>
                <w:sz w:val="24"/>
                <w:szCs w:val="24"/>
              </w:rPr>
            </w:pPr>
          </w:p>
        </w:tc>
      </w:tr>
      <w:tr w:rsidR="00133541" w:rsidRPr="00AA6658" w14:paraId="1D2DB026" w14:textId="77777777" w:rsidTr="00182D69">
        <w:trPr>
          <w:jc w:val="center"/>
        </w:trPr>
        <w:tc>
          <w:tcPr>
            <w:tcW w:w="7735" w:type="dxa"/>
            <w:shd w:val="clear" w:color="auto" w:fill="auto"/>
          </w:tcPr>
          <w:p w14:paraId="3D364954" w14:textId="77777777" w:rsidR="00133541" w:rsidRPr="00AA6658" w:rsidRDefault="00133541" w:rsidP="00182D69">
            <w:pPr>
              <w:rPr>
                <w:sz w:val="24"/>
                <w:szCs w:val="24"/>
              </w:rPr>
            </w:pPr>
            <w:r w:rsidRPr="00AA6658">
              <w:rPr>
                <w:sz w:val="24"/>
                <w:szCs w:val="24"/>
              </w:rPr>
              <w:t>Applied keyboard shortcut of CTRL + Shift + Q</w:t>
            </w:r>
          </w:p>
        </w:tc>
        <w:tc>
          <w:tcPr>
            <w:tcW w:w="900" w:type="dxa"/>
            <w:shd w:val="clear" w:color="auto" w:fill="auto"/>
          </w:tcPr>
          <w:p w14:paraId="66A7E445" w14:textId="77777777" w:rsidR="00133541" w:rsidRPr="00AA6658" w:rsidRDefault="00133541" w:rsidP="00182D69">
            <w:pPr>
              <w:tabs>
                <w:tab w:val="left" w:pos="-1440"/>
              </w:tabs>
              <w:jc w:val="right"/>
              <w:rPr>
                <w:sz w:val="24"/>
                <w:szCs w:val="24"/>
              </w:rPr>
            </w:pPr>
            <w:r w:rsidRPr="00AA6658">
              <w:rPr>
                <w:sz w:val="24"/>
                <w:szCs w:val="24"/>
              </w:rPr>
              <w:t>10</w:t>
            </w:r>
          </w:p>
        </w:tc>
        <w:tc>
          <w:tcPr>
            <w:tcW w:w="1017" w:type="dxa"/>
            <w:shd w:val="clear" w:color="auto" w:fill="auto"/>
            <w:vAlign w:val="center"/>
          </w:tcPr>
          <w:p w14:paraId="51ED1337" w14:textId="77777777" w:rsidR="00133541" w:rsidRPr="00AA6658" w:rsidRDefault="00133541" w:rsidP="00182D69">
            <w:pPr>
              <w:tabs>
                <w:tab w:val="left" w:pos="-1440"/>
              </w:tabs>
              <w:rPr>
                <w:b/>
                <w:sz w:val="24"/>
                <w:szCs w:val="24"/>
              </w:rPr>
            </w:pPr>
          </w:p>
        </w:tc>
        <w:tc>
          <w:tcPr>
            <w:tcW w:w="1017" w:type="dxa"/>
            <w:shd w:val="clear" w:color="auto" w:fill="000000" w:themeFill="text1"/>
          </w:tcPr>
          <w:p w14:paraId="0F071141" w14:textId="77777777" w:rsidR="00133541" w:rsidRPr="00AA6658" w:rsidRDefault="00133541" w:rsidP="00182D69">
            <w:pPr>
              <w:tabs>
                <w:tab w:val="left" w:pos="-1440"/>
              </w:tabs>
              <w:rPr>
                <w:b/>
                <w:sz w:val="24"/>
                <w:szCs w:val="24"/>
              </w:rPr>
            </w:pPr>
          </w:p>
        </w:tc>
      </w:tr>
      <w:tr w:rsidR="00133541" w:rsidRPr="00AA6658" w14:paraId="30240488" w14:textId="77777777" w:rsidTr="00182D69">
        <w:trPr>
          <w:jc w:val="center"/>
        </w:trPr>
        <w:tc>
          <w:tcPr>
            <w:tcW w:w="7735" w:type="dxa"/>
            <w:shd w:val="clear" w:color="auto" w:fill="auto"/>
          </w:tcPr>
          <w:p w14:paraId="7CCB6ADB" w14:textId="77777777" w:rsidR="00133541" w:rsidRPr="00AA6658" w:rsidRDefault="00133541" w:rsidP="00182D69">
            <w:pPr>
              <w:rPr>
                <w:sz w:val="24"/>
                <w:szCs w:val="24"/>
              </w:rPr>
            </w:pPr>
            <w:r w:rsidRPr="00AA6658">
              <w:rPr>
                <w:sz w:val="24"/>
                <w:szCs w:val="24"/>
              </w:rPr>
              <w:t>Data matches key</w:t>
            </w:r>
          </w:p>
        </w:tc>
        <w:tc>
          <w:tcPr>
            <w:tcW w:w="900" w:type="dxa"/>
            <w:shd w:val="clear" w:color="auto" w:fill="auto"/>
          </w:tcPr>
          <w:p w14:paraId="22CF5796" w14:textId="77777777" w:rsidR="00133541" w:rsidRPr="00AA6658" w:rsidRDefault="00133541" w:rsidP="00182D69">
            <w:pPr>
              <w:tabs>
                <w:tab w:val="left" w:pos="-1440"/>
              </w:tabs>
              <w:jc w:val="right"/>
              <w:rPr>
                <w:sz w:val="24"/>
                <w:szCs w:val="24"/>
              </w:rPr>
            </w:pPr>
            <w:r w:rsidRPr="00AA6658">
              <w:rPr>
                <w:sz w:val="24"/>
                <w:szCs w:val="24"/>
              </w:rPr>
              <w:t>10</w:t>
            </w:r>
          </w:p>
        </w:tc>
        <w:tc>
          <w:tcPr>
            <w:tcW w:w="1017" w:type="dxa"/>
            <w:shd w:val="clear" w:color="auto" w:fill="auto"/>
            <w:vAlign w:val="center"/>
          </w:tcPr>
          <w:p w14:paraId="075FCB12" w14:textId="77777777" w:rsidR="00133541" w:rsidRPr="00AA6658" w:rsidRDefault="00133541" w:rsidP="00182D69">
            <w:pPr>
              <w:tabs>
                <w:tab w:val="left" w:pos="-1440"/>
              </w:tabs>
              <w:rPr>
                <w:b/>
                <w:sz w:val="24"/>
                <w:szCs w:val="24"/>
              </w:rPr>
            </w:pPr>
          </w:p>
        </w:tc>
        <w:tc>
          <w:tcPr>
            <w:tcW w:w="1017" w:type="dxa"/>
            <w:shd w:val="clear" w:color="auto" w:fill="000000" w:themeFill="text1"/>
          </w:tcPr>
          <w:p w14:paraId="00FE2026" w14:textId="77777777" w:rsidR="00133541" w:rsidRPr="00AA6658" w:rsidRDefault="00133541" w:rsidP="00182D69">
            <w:pPr>
              <w:tabs>
                <w:tab w:val="left" w:pos="-1440"/>
              </w:tabs>
              <w:rPr>
                <w:b/>
                <w:sz w:val="24"/>
                <w:szCs w:val="24"/>
              </w:rPr>
            </w:pPr>
          </w:p>
        </w:tc>
      </w:tr>
      <w:tr w:rsidR="00133541" w:rsidRPr="00AA6658" w14:paraId="4D32D18E" w14:textId="77777777" w:rsidTr="00182D69">
        <w:trPr>
          <w:jc w:val="center"/>
        </w:trPr>
        <w:tc>
          <w:tcPr>
            <w:tcW w:w="7735" w:type="dxa"/>
            <w:shd w:val="clear" w:color="auto" w:fill="auto"/>
          </w:tcPr>
          <w:p w14:paraId="70CEAE1F" w14:textId="77777777" w:rsidR="00133541" w:rsidRPr="00AA6658" w:rsidRDefault="00133541" w:rsidP="00182D69">
            <w:pPr>
              <w:rPr>
                <w:sz w:val="24"/>
                <w:szCs w:val="24"/>
              </w:rPr>
            </w:pPr>
            <w:r w:rsidRPr="00AA6658">
              <w:rPr>
                <w:sz w:val="24"/>
                <w:szCs w:val="24"/>
              </w:rPr>
              <w:t>Print a copy of the visual basic of the data macro.</w:t>
            </w:r>
          </w:p>
        </w:tc>
        <w:tc>
          <w:tcPr>
            <w:tcW w:w="900" w:type="dxa"/>
            <w:shd w:val="clear" w:color="auto" w:fill="auto"/>
          </w:tcPr>
          <w:p w14:paraId="43FAC300" w14:textId="77777777" w:rsidR="00133541" w:rsidRPr="00AA6658" w:rsidRDefault="00133541" w:rsidP="00182D69">
            <w:pPr>
              <w:tabs>
                <w:tab w:val="left" w:pos="-1440"/>
              </w:tabs>
              <w:jc w:val="right"/>
              <w:rPr>
                <w:sz w:val="24"/>
                <w:szCs w:val="24"/>
              </w:rPr>
            </w:pPr>
            <w:r w:rsidRPr="00AA6658">
              <w:rPr>
                <w:sz w:val="24"/>
                <w:szCs w:val="24"/>
              </w:rPr>
              <w:t>10</w:t>
            </w:r>
          </w:p>
        </w:tc>
        <w:tc>
          <w:tcPr>
            <w:tcW w:w="1017" w:type="dxa"/>
            <w:shd w:val="clear" w:color="auto" w:fill="auto"/>
            <w:vAlign w:val="center"/>
          </w:tcPr>
          <w:p w14:paraId="0617B03E" w14:textId="77777777" w:rsidR="00133541" w:rsidRPr="00AA6658" w:rsidRDefault="00133541" w:rsidP="00182D69">
            <w:pPr>
              <w:tabs>
                <w:tab w:val="left" w:pos="-1440"/>
              </w:tabs>
              <w:rPr>
                <w:b/>
                <w:sz w:val="24"/>
                <w:szCs w:val="24"/>
              </w:rPr>
            </w:pPr>
          </w:p>
        </w:tc>
        <w:tc>
          <w:tcPr>
            <w:tcW w:w="1017" w:type="dxa"/>
            <w:shd w:val="clear" w:color="auto" w:fill="000000" w:themeFill="text1"/>
          </w:tcPr>
          <w:p w14:paraId="55D0FAD0" w14:textId="77777777" w:rsidR="00133541" w:rsidRPr="00AA6658" w:rsidRDefault="00133541" w:rsidP="00182D69">
            <w:pPr>
              <w:tabs>
                <w:tab w:val="left" w:pos="-1440"/>
              </w:tabs>
              <w:rPr>
                <w:b/>
                <w:sz w:val="24"/>
                <w:szCs w:val="24"/>
              </w:rPr>
            </w:pPr>
          </w:p>
        </w:tc>
      </w:tr>
      <w:tr w:rsidR="00133541" w:rsidRPr="00AA6658" w14:paraId="2B76A0BC" w14:textId="77777777" w:rsidTr="00182D69">
        <w:trPr>
          <w:jc w:val="center"/>
        </w:trPr>
        <w:tc>
          <w:tcPr>
            <w:tcW w:w="7735" w:type="dxa"/>
            <w:shd w:val="clear" w:color="auto" w:fill="BFBFBF" w:themeFill="background1" w:themeFillShade="BF"/>
          </w:tcPr>
          <w:p w14:paraId="319E262E" w14:textId="77777777" w:rsidR="00133541" w:rsidRPr="00AA6658" w:rsidRDefault="00133541" w:rsidP="00182D69">
            <w:pPr>
              <w:rPr>
                <w:sz w:val="24"/>
                <w:szCs w:val="24"/>
              </w:rPr>
            </w:pPr>
            <w:r w:rsidRPr="00AA6658">
              <w:rPr>
                <w:b/>
                <w:sz w:val="40"/>
                <w:szCs w:val="24"/>
              </w:rPr>
              <w:t>Totals for Printout 7</w:t>
            </w:r>
          </w:p>
        </w:tc>
        <w:tc>
          <w:tcPr>
            <w:tcW w:w="900" w:type="dxa"/>
            <w:shd w:val="clear" w:color="auto" w:fill="BFBFBF" w:themeFill="background1" w:themeFillShade="BF"/>
          </w:tcPr>
          <w:p w14:paraId="1B2B7447" w14:textId="77777777" w:rsidR="00133541" w:rsidRPr="00AA6658" w:rsidRDefault="00133541" w:rsidP="00182D69">
            <w:pPr>
              <w:tabs>
                <w:tab w:val="left" w:pos="-1440"/>
              </w:tabs>
              <w:jc w:val="right"/>
              <w:rPr>
                <w:sz w:val="24"/>
                <w:szCs w:val="24"/>
              </w:rPr>
            </w:pPr>
            <w:r w:rsidRPr="00AA6658">
              <w:rPr>
                <w:b/>
                <w:sz w:val="40"/>
                <w:szCs w:val="24"/>
              </w:rPr>
              <w:t>40</w:t>
            </w:r>
          </w:p>
        </w:tc>
        <w:tc>
          <w:tcPr>
            <w:tcW w:w="1017" w:type="dxa"/>
            <w:shd w:val="clear" w:color="auto" w:fill="000000" w:themeFill="text1"/>
            <w:vAlign w:val="center"/>
          </w:tcPr>
          <w:p w14:paraId="6D1878CB" w14:textId="77777777" w:rsidR="00133541" w:rsidRPr="00AA6658" w:rsidRDefault="00133541" w:rsidP="00182D69">
            <w:pPr>
              <w:tabs>
                <w:tab w:val="left" w:pos="-1440"/>
              </w:tabs>
              <w:rPr>
                <w:b/>
                <w:sz w:val="24"/>
                <w:szCs w:val="24"/>
              </w:rPr>
            </w:pPr>
          </w:p>
        </w:tc>
        <w:tc>
          <w:tcPr>
            <w:tcW w:w="1017" w:type="dxa"/>
            <w:shd w:val="clear" w:color="auto" w:fill="BFBFBF" w:themeFill="background1" w:themeFillShade="BF"/>
          </w:tcPr>
          <w:p w14:paraId="5EDEFC01" w14:textId="77777777" w:rsidR="00133541" w:rsidRPr="00AA6658" w:rsidRDefault="00133541" w:rsidP="00182D69">
            <w:pPr>
              <w:tabs>
                <w:tab w:val="left" w:pos="-1440"/>
              </w:tabs>
              <w:rPr>
                <w:b/>
                <w:sz w:val="24"/>
                <w:szCs w:val="24"/>
              </w:rPr>
            </w:pPr>
          </w:p>
        </w:tc>
      </w:tr>
    </w:tbl>
    <w:p w14:paraId="01011522" w14:textId="77777777" w:rsidR="00133541" w:rsidRPr="004934D9" w:rsidRDefault="00133541" w:rsidP="00133541">
      <w:pPr>
        <w:tabs>
          <w:tab w:val="left" w:pos="-1440"/>
        </w:tabs>
        <w:rPr>
          <w:sz w:val="24"/>
          <w:szCs w:val="24"/>
        </w:rPr>
      </w:pPr>
    </w:p>
    <w:p w14:paraId="6B0CDFBF" w14:textId="661841BA" w:rsidR="00C10052" w:rsidRDefault="00C10052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4B9E7AC0" w14:textId="71D02FD9" w:rsidR="003632DA" w:rsidRDefault="003632DA" w:rsidP="00133541">
      <w:pPr>
        <w:tabs>
          <w:tab w:val="left" w:pos="-1440"/>
        </w:tabs>
        <w:rPr>
          <w:sz w:val="24"/>
          <w:szCs w:val="24"/>
        </w:rPr>
      </w:pPr>
    </w:p>
    <w:p w14:paraId="5AC89ABB" w14:textId="44BE56BE" w:rsidR="00C10052" w:rsidRDefault="00C10052" w:rsidP="00133541">
      <w:pPr>
        <w:tabs>
          <w:tab w:val="left" w:pos="-1440"/>
        </w:tabs>
        <w:rPr>
          <w:sz w:val="24"/>
          <w:szCs w:val="24"/>
        </w:rPr>
      </w:pPr>
      <w:r>
        <w:rPr>
          <w:sz w:val="24"/>
          <w:szCs w:val="24"/>
        </w:rPr>
        <w:t>Printout 1</w:t>
      </w:r>
    </w:p>
    <w:p w14:paraId="31BC98CB" w14:textId="0F22B37D" w:rsidR="00C10052" w:rsidRDefault="00C10052" w:rsidP="00133541">
      <w:pPr>
        <w:tabs>
          <w:tab w:val="left" w:pos="-1440"/>
        </w:tabs>
        <w:rPr>
          <w:sz w:val="24"/>
          <w:szCs w:val="24"/>
        </w:rPr>
      </w:pPr>
    </w:p>
    <w:p w14:paraId="414C712A" w14:textId="3A59AE60" w:rsidR="00C10052" w:rsidRDefault="00C10052" w:rsidP="00133541">
      <w:pPr>
        <w:tabs>
          <w:tab w:val="left" w:pos="-1440"/>
        </w:tabs>
        <w:rPr>
          <w:sz w:val="24"/>
          <w:szCs w:val="24"/>
        </w:rPr>
      </w:pPr>
      <w:r>
        <w:rPr>
          <w:noProof/>
        </w:rPr>
        <w:drawing>
          <wp:inline distT="0" distB="0" distL="0" distR="0" wp14:anchorId="5DFE8F1B" wp14:editId="6C6F49F7">
            <wp:extent cx="7651650" cy="3389630"/>
            <wp:effectExtent l="0" t="2857" r="4127" b="4128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7657414" cy="3392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36F45" w14:textId="6C20AF1E" w:rsidR="00C10052" w:rsidRDefault="00C10052" w:rsidP="00133541">
      <w:pPr>
        <w:tabs>
          <w:tab w:val="left" w:pos="-1440"/>
        </w:tabs>
        <w:rPr>
          <w:sz w:val="24"/>
          <w:szCs w:val="24"/>
        </w:rPr>
      </w:pPr>
    </w:p>
    <w:p w14:paraId="3CEB0823" w14:textId="7C893C3A" w:rsidR="00C10052" w:rsidRDefault="00C10052" w:rsidP="00133541">
      <w:pPr>
        <w:tabs>
          <w:tab w:val="left" w:pos="-1440"/>
        </w:tabs>
        <w:rPr>
          <w:sz w:val="24"/>
          <w:szCs w:val="24"/>
        </w:rPr>
      </w:pPr>
      <w:r>
        <w:rPr>
          <w:sz w:val="24"/>
          <w:szCs w:val="24"/>
        </w:rPr>
        <w:t>Printout 2</w:t>
      </w:r>
    </w:p>
    <w:p w14:paraId="37D87388" w14:textId="05191B9C" w:rsidR="00C10052" w:rsidRDefault="00C10052" w:rsidP="00133541">
      <w:pPr>
        <w:tabs>
          <w:tab w:val="left" w:pos="-1440"/>
        </w:tabs>
        <w:rPr>
          <w:sz w:val="24"/>
          <w:szCs w:val="24"/>
        </w:rPr>
      </w:pPr>
    </w:p>
    <w:p w14:paraId="2F44DB35" w14:textId="745680D1" w:rsidR="00C10052" w:rsidRDefault="00C10052" w:rsidP="00133541">
      <w:pPr>
        <w:tabs>
          <w:tab w:val="left" w:pos="-1440"/>
        </w:tabs>
        <w:rPr>
          <w:sz w:val="24"/>
          <w:szCs w:val="24"/>
        </w:rPr>
      </w:pPr>
      <w:r>
        <w:rPr>
          <w:noProof/>
        </w:rPr>
        <w:drawing>
          <wp:inline distT="0" distB="0" distL="0" distR="0" wp14:anchorId="52628293" wp14:editId="6507B4F4">
            <wp:extent cx="8085114" cy="1884683"/>
            <wp:effectExtent l="0" t="5080" r="6350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8089974" cy="1885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8D3DA" w14:textId="46656CD0" w:rsidR="00C10052" w:rsidRDefault="00C10052">
      <w:pPr>
        <w:rPr>
          <w:sz w:val="24"/>
          <w:szCs w:val="24"/>
        </w:rPr>
      </w:pPr>
    </w:p>
    <w:p w14:paraId="4DDEB870" w14:textId="468884A9" w:rsidR="00C10052" w:rsidRDefault="00C10052" w:rsidP="00133541">
      <w:pPr>
        <w:tabs>
          <w:tab w:val="left" w:pos="-1440"/>
        </w:tabs>
        <w:rPr>
          <w:sz w:val="24"/>
          <w:szCs w:val="24"/>
        </w:rPr>
      </w:pPr>
      <w:r>
        <w:rPr>
          <w:sz w:val="24"/>
          <w:szCs w:val="24"/>
        </w:rPr>
        <w:t>Printout 3</w:t>
      </w:r>
    </w:p>
    <w:p w14:paraId="7E561863" w14:textId="478FB369" w:rsidR="00C10052" w:rsidRDefault="00C10052" w:rsidP="00133541">
      <w:pPr>
        <w:tabs>
          <w:tab w:val="left" w:pos="-1440"/>
        </w:tabs>
        <w:rPr>
          <w:sz w:val="24"/>
          <w:szCs w:val="24"/>
        </w:rPr>
      </w:pPr>
      <w:r>
        <w:rPr>
          <w:noProof/>
        </w:rPr>
        <w:drawing>
          <wp:inline distT="0" distB="0" distL="0" distR="0" wp14:anchorId="1FB5E15D" wp14:editId="56CD4E6D">
            <wp:extent cx="7597524" cy="2687640"/>
            <wp:effectExtent l="0" t="2540" r="1270" b="127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7626084" cy="2697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29903" w14:textId="77777777" w:rsidR="00C10052" w:rsidRDefault="00C10052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4F8BF701" w14:textId="12C797C8" w:rsidR="00C10052" w:rsidRDefault="00C10052" w:rsidP="00133541">
      <w:pPr>
        <w:tabs>
          <w:tab w:val="left" w:pos="-1440"/>
        </w:tabs>
        <w:rPr>
          <w:sz w:val="24"/>
          <w:szCs w:val="24"/>
        </w:rPr>
      </w:pPr>
      <w:r>
        <w:rPr>
          <w:sz w:val="24"/>
          <w:szCs w:val="24"/>
        </w:rPr>
        <w:t>Printout 4</w:t>
      </w:r>
    </w:p>
    <w:p w14:paraId="0E1699CB" w14:textId="07B3AEA2" w:rsidR="00C10052" w:rsidRDefault="00C10052" w:rsidP="00133541">
      <w:pPr>
        <w:tabs>
          <w:tab w:val="left" w:pos="-1440"/>
        </w:tabs>
        <w:rPr>
          <w:sz w:val="24"/>
          <w:szCs w:val="24"/>
        </w:rPr>
      </w:pPr>
      <w:r>
        <w:rPr>
          <w:noProof/>
        </w:rPr>
        <w:drawing>
          <wp:inline distT="0" distB="0" distL="0" distR="0" wp14:anchorId="472A7EDD" wp14:editId="0DA67388">
            <wp:extent cx="7997635" cy="2568892"/>
            <wp:effectExtent l="9207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8009233" cy="2572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F32E1" w14:textId="77777777" w:rsidR="00C10052" w:rsidRDefault="00C10052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29539CD0" w14:textId="68C88A1D" w:rsidR="00C10052" w:rsidRDefault="00C10052" w:rsidP="00133541">
      <w:pPr>
        <w:tabs>
          <w:tab w:val="left" w:pos="-1440"/>
        </w:tabs>
        <w:rPr>
          <w:sz w:val="24"/>
          <w:szCs w:val="24"/>
        </w:rPr>
      </w:pPr>
      <w:r>
        <w:rPr>
          <w:sz w:val="24"/>
          <w:szCs w:val="24"/>
        </w:rPr>
        <w:t>Printout 5</w:t>
      </w:r>
    </w:p>
    <w:p w14:paraId="706768AD" w14:textId="6CF35202" w:rsidR="00C10052" w:rsidRDefault="00C10052" w:rsidP="00133541">
      <w:pPr>
        <w:tabs>
          <w:tab w:val="left" w:pos="-1440"/>
        </w:tabs>
        <w:rPr>
          <w:sz w:val="24"/>
          <w:szCs w:val="24"/>
        </w:rPr>
      </w:pPr>
      <w:r>
        <w:rPr>
          <w:noProof/>
        </w:rPr>
        <w:drawing>
          <wp:inline distT="0" distB="0" distL="0" distR="0" wp14:anchorId="250E36AA" wp14:editId="73F423B4">
            <wp:extent cx="8066058" cy="4152582"/>
            <wp:effectExtent l="0" t="5398" r="6033" b="6032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8080464" cy="4159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E119C" w14:textId="7732744F" w:rsidR="00C10052" w:rsidRDefault="00C10052" w:rsidP="00133541">
      <w:pPr>
        <w:tabs>
          <w:tab w:val="left" w:pos="-1440"/>
        </w:tabs>
        <w:rPr>
          <w:sz w:val="24"/>
          <w:szCs w:val="24"/>
        </w:rPr>
      </w:pPr>
    </w:p>
    <w:p w14:paraId="65A4F1C2" w14:textId="5DD20844" w:rsidR="00C10052" w:rsidRDefault="00C10052" w:rsidP="00133541">
      <w:pPr>
        <w:tabs>
          <w:tab w:val="left" w:pos="-1440"/>
        </w:tabs>
        <w:rPr>
          <w:sz w:val="24"/>
          <w:szCs w:val="24"/>
        </w:rPr>
      </w:pPr>
      <w:r>
        <w:rPr>
          <w:sz w:val="24"/>
          <w:szCs w:val="24"/>
        </w:rPr>
        <w:t>Printout 6</w:t>
      </w:r>
    </w:p>
    <w:p w14:paraId="5D93FCF5" w14:textId="38431F97" w:rsidR="00C10052" w:rsidRDefault="00C10052" w:rsidP="00133541">
      <w:pPr>
        <w:tabs>
          <w:tab w:val="left" w:pos="-1440"/>
        </w:tabs>
        <w:rPr>
          <w:sz w:val="24"/>
          <w:szCs w:val="24"/>
        </w:rPr>
      </w:pPr>
      <w:r>
        <w:rPr>
          <w:noProof/>
        </w:rPr>
        <w:drawing>
          <wp:inline distT="0" distB="0" distL="0" distR="0" wp14:anchorId="3478F0FF" wp14:editId="54798F83">
            <wp:extent cx="7890935" cy="4131945"/>
            <wp:effectExtent l="0" t="6668" r="8573" b="8572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7900695" cy="413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FA379" w14:textId="77777777" w:rsidR="00C10052" w:rsidRDefault="00C10052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426BAFC6" w14:textId="0C26F3C5" w:rsidR="00C10052" w:rsidRDefault="00C10052" w:rsidP="00133541">
      <w:pPr>
        <w:tabs>
          <w:tab w:val="left" w:pos="-1440"/>
        </w:tabs>
        <w:rPr>
          <w:sz w:val="24"/>
          <w:szCs w:val="24"/>
        </w:rPr>
      </w:pPr>
      <w:r>
        <w:rPr>
          <w:sz w:val="24"/>
          <w:szCs w:val="24"/>
        </w:rPr>
        <w:t>Printout 7</w:t>
      </w:r>
    </w:p>
    <w:p w14:paraId="4D627268" w14:textId="28D6AE18" w:rsidR="00C10052" w:rsidRDefault="00C10052" w:rsidP="00133541">
      <w:pPr>
        <w:tabs>
          <w:tab w:val="left" w:pos="-1440"/>
        </w:tabs>
        <w:rPr>
          <w:sz w:val="24"/>
          <w:szCs w:val="24"/>
        </w:rPr>
      </w:pPr>
    </w:p>
    <w:p w14:paraId="4EE1978C" w14:textId="659EDED8" w:rsidR="00C10052" w:rsidRPr="00975E32" w:rsidRDefault="00C10052" w:rsidP="00133541">
      <w:pPr>
        <w:tabs>
          <w:tab w:val="left" w:pos="-1440"/>
        </w:tabs>
        <w:rPr>
          <w:sz w:val="24"/>
          <w:szCs w:val="24"/>
        </w:rPr>
      </w:pPr>
      <w:r>
        <w:rPr>
          <w:noProof/>
        </w:rPr>
        <w:drawing>
          <wp:inline distT="0" distB="0" distL="0" distR="0" wp14:anchorId="1AD7E02F" wp14:editId="6CD8FE07">
            <wp:extent cx="4652349" cy="7962900"/>
            <wp:effectExtent l="0" t="0" r="0" b="0"/>
            <wp:docPr id="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60069" cy="7976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10052" w:rsidRPr="00975E32" w:rsidSect="003632DA">
      <w:headerReference w:type="default" r:id="rId17"/>
      <w:headerReference w:type="first" r:id="rId18"/>
      <w:pgSz w:w="12240" w:h="15840"/>
      <w:pgMar w:top="1170" w:right="1296" w:bottom="1080" w:left="1296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184A938" w14:textId="77777777" w:rsidR="00803E20" w:rsidRDefault="00803E20" w:rsidP="00F1245D">
      <w:r>
        <w:separator/>
      </w:r>
    </w:p>
  </w:endnote>
  <w:endnote w:type="continuationSeparator" w:id="0">
    <w:p w14:paraId="5CBFEF5D" w14:textId="77777777" w:rsidR="00803E20" w:rsidRDefault="00803E20" w:rsidP="00F124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haucer">
    <w:altName w:val="Times New Roman"/>
    <w:charset w:val="00"/>
    <w:family w:val="auto"/>
    <w:pitch w:val="variable"/>
    <w:sig w:usb0="00000083" w:usb1="00000000" w:usb2="00000000" w:usb3="00000000" w:csb0="00000009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50C5CEC" w14:textId="77777777" w:rsidR="00803E20" w:rsidRDefault="00803E20" w:rsidP="00F1245D">
      <w:r>
        <w:separator/>
      </w:r>
    </w:p>
  </w:footnote>
  <w:footnote w:type="continuationSeparator" w:id="0">
    <w:p w14:paraId="6BFB8C65" w14:textId="77777777" w:rsidR="00803E20" w:rsidRDefault="00803E20" w:rsidP="00F1245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3F8E372" w14:textId="473A50BD" w:rsidR="002F7D15" w:rsidRPr="001962B9" w:rsidRDefault="002F7D15" w:rsidP="006E1914">
    <w:pPr>
      <w:pStyle w:val="Header"/>
      <w:rPr>
        <w:b/>
        <w:bCs/>
      </w:rPr>
    </w:pPr>
    <w:r>
      <w:rPr>
        <w:b/>
        <w:bCs/>
      </w:rPr>
      <w:t>ADVANCED SPREADSHEET APPLICATIONS</w:t>
    </w:r>
    <w:r w:rsidRPr="001962B9">
      <w:rPr>
        <w:b/>
        <w:bCs/>
      </w:rPr>
      <w:t xml:space="preserve"> - </w:t>
    </w:r>
    <w:r w:rsidR="00975E32">
      <w:rPr>
        <w:b/>
        <w:bCs/>
      </w:rPr>
      <w:t>NATIONAL</w:t>
    </w:r>
    <w:r w:rsidRPr="001962B9">
      <w:rPr>
        <w:b/>
        <w:bCs/>
      </w:rPr>
      <w:t xml:space="preserve"> 20</w:t>
    </w:r>
    <w:r w:rsidR="003B074D">
      <w:rPr>
        <w:b/>
        <w:bCs/>
      </w:rPr>
      <w:t>20</w:t>
    </w:r>
    <w:r w:rsidRPr="001962B9">
      <w:rPr>
        <w:b/>
        <w:bCs/>
      </w:rPr>
      <w:tab/>
    </w:r>
  </w:p>
  <w:p w14:paraId="7E3A5145" w14:textId="15F70F57" w:rsidR="002F7D15" w:rsidRPr="001962B9" w:rsidRDefault="002F7D15" w:rsidP="006E1914">
    <w:pPr>
      <w:rPr>
        <w:b/>
      </w:rPr>
    </w:pPr>
    <w:r w:rsidRPr="001962B9">
      <w:rPr>
        <w:b/>
        <w:bCs/>
      </w:rPr>
      <w:t xml:space="preserve">Page </w:t>
    </w:r>
    <w:r w:rsidRPr="001962B9">
      <w:rPr>
        <w:b/>
        <w:bCs/>
      </w:rPr>
      <w:fldChar w:fldCharType="begin"/>
    </w:r>
    <w:r w:rsidRPr="001962B9">
      <w:rPr>
        <w:b/>
        <w:bCs/>
      </w:rPr>
      <w:instrText xml:space="preserve"> PAGE   \* MERGEFORMAT </w:instrText>
    </w:r>
    <w:r w:rsidRPr="001962B9">
      <w:rPr>
        <w:b/>
        <w:bCs/>
      </w:rPr>
      <w:fldChar w:fldCharType="separate"/>
    </w:r>
    <w:r w:rsidR="007017EF">
      <w:rPr>
        <w:b/>
        <w:bCs/>
        <w:noProof/>
      </w:rPr>
      <w:t>8</w:t>
    </w:r>
    <w:r w:rsidRPr="001962B9">
      <w:rPr>
        <w:b/>
        <w:bCs/>
      </w:rPr>
      <w:fldChar w:fldCharType="end"/>
    </w:r>
    <w:r w:rsidRPr="001962B9">
      <w:rPr>
        <w:b/>
        <w:bCs/>
      </w:rPr>
      <w:t xml:space="preserve"> of </w:t>
    </w:r>
    <w:r w:rsidRPr="001962B9">
      <w:rPr>
        <w:b/>
      </w:rPr>
      <w:fldChar w:fldCharType="begin"/>
    </w:r>
    <w:r w:rsidRPr="001962B9">
      <w:rPr>
        <w:b/>
      </w:rPr>
      <w:instrText xml:space="preserve"> NUMPAGES  </w:instrText>
    </w:r>
    <w:r w:rsidRPr="001962B9">
      <w:rPr>
        <w:b/>
      </w:rPr>
      <w:fldChar w:fldCharType="separate"/>
    </w:r>
    <w:r w:rsidR="007017EF">
      <w:rPr>
        <w:b/>
        <w:noProof/>
      </w:rPr>
      <w:t>12</w:t>
    </w:r>
    <w:r w:rsidRPr="001962B9">
      <w:rPr>
        <w:b/>
      </w:rPr>
      <w:fldChar w:fldCharType="end"/>
    </w:r>
  </w:p>
  <w:p w14:paraId="1E4CC180" w14:textId="77777777" w:rsidR="002F7D15" w:rsidRPr="001962B9" w:rsidRDefault="002F7D15" w:rsidP="009507EC">
    <w:pPr>
      <w:rPr>
        <w:b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471D948" w14:textId="4A801CD4" w:rsidR="002F7D15" w:rsidRDefault="002F7D15" w:rsidP="003632DA">
    <w:pPr>
      <w:tabs>
        <w:tab w:val="right" w:pos="9450"/>
      </w:tabs>
      <w:spacing w:before="120" w:after="120"/>
    </w:pPr>
    <w:r>
      <w:t xml:space="preserve"> </w:t>
    </w:r>
  </w:p>
  <w:p w14:paraId="4EA99432" w14:textId="77777777" w:rsidR="002F7D15" w:rsidRDefault="002F7D15" w:rsidP="00F1245D">
    <w:pPr>
      <w:pStyle w:val="Header"/>
      <w:tabs>
        <w:tab w:val="clear" w:pos="8640"/>
        <w:tab w:val="right" w:pos="9540"/>
      </w:tabs>
      <w:ind w:right="-9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w14:anchorId="472948BA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2" type="#_x0000_t75" style="width:3in;height:3in" o:bullet="t">
        <v:imagedata r:id="rId1" o:title="MC900391584[1]"/>
      </v:shape>
    </w:pict>
  </w:numPicBullet>
  <w:abstractNum w:abstractNumId="0" w15:restartNumberingAfterBreak="0">
    <w:nsid w:val="034B0567"/>
    <w:multiLevelType w:val="hybridMultilevel"/>
    <w:tmpl w:val="CD4E9E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EE5654"/>
    <w:multiLevelType w:val="hybridMultilevel"/>
    <w:tmpl w:val="27985D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5F38A6"/>
    <w:multiLevelType w:val="hybridMultilevel"/>
    <w:tmpl w:val="C2BAEF48"/>
    <w:lvl w:ilvl="0" w:tplc="0409000F">
      <w:start w:val="9"/>
      <w:numFmt w:val="decimal"/>
      <w:lvlText w:val="%1."/>
      <w:lvlJc w:val="left"/>
      <w:pPr>
        <w:tabs>
          <w:tab w:val="num" w:pos="900"/>
        </w:tabs>
        <w:ind w:left="9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620"/>
        </w:tabs>
        <w:ind w:left="162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340"/>
        </w:tabs>
        <w:ind w:left="234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060"/>
        </w:tabs>
        <w:ind w:left="306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780"/>
        </w:tabs>
        <w:ind w:left="378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500"/>
        </w:tabs>
        <w:ind w:left="450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220"/>
        </w:tabs>
        <w:ind w:left="522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940"/>
        </w:tabs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660"/>
        </w:tabs>
        <w:ind w:left="6660" w:hanging="180"/>
      </w:pPr>
    </w:lvl>
  </w:abstractNum>
  <w:abstractNum w:abstractNumId="3" w15:restartNumberingAfterBreak="0">
    <w:nsid w:val="08863877"/>
    <w:multiLevelType w:val="hybridMultilevel"/>
    <w:tmpl w:val="2FD0B3F8"/>
    <w:lvl w:ilvl="0" w:tplc="3AB46AEA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0D994A07"/>
    <w:multiLevelType w:val="hybridMultilevel"/>
    <w:tmpl w:val="46DE1B7C"/>
    <w:lvl w:ilvl="0" w:tplc="A3521762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F073143"/>
    <w:multiLevelType w:val="hybridMultilevel"/>
    <w:tmpl w:val="1364654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0F9E51C4"/>
    <w:multiLevelType w:val="hybridMultilevel"/>
    <w:tmpl w:val="1EC85D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0426606"/>
    <w:multiLevelType w:val="hybridMultilevel"/>
    <w:tmpl w:val="779888BC"/>
    <w:lvl w:ilvl="0" w:tplc="A3521762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4A532CF"/>
    <w:multiLevelType w:val="hybridMultilevel"/>
    <w:tmpl w:val="F7B45622"/>
    <w:lvl w:ilvl="0" w:tplc="D528EEF4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6450E3B"/>
    <w:multiLevelType w:val="hybridMultilevel"/>
    <w:tmpl w:val="3FF0443C"/>
    <w:lvl w:ilvl="0" w:tplc="0409000F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16557D2A"/>
    <w:multiLevelType w:val="hybridMultilevel"/>
    <w:tmpl w:val="0B308E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7652E8E"/>
    <w:multiLevelType w:val="hybridMultilevel"/>
    <w:tmpl w:val="71E6E8A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B343DD2"/>
    <w:multiLevelType w:val="hybridMultilevel"/>
    <w:tmpl w:val="B024E5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EAD7FE4"/>
    <w:multiLevelType w:val="hybridMultilevel"/>
    <w:tmpl w:val="34423E5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78E28D8"/>
    <w:multiLevelType w:val="hybridMultilevel"/>
    <w:tmpl w:val="6556F4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A4145E8"/>
    <w:multiLevelType w:val="hybridMultilevel"/>
    <w:tmpl w:val="21FC13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E121FA3"/>
    <w:multiLevelType w:val="hybridMultilevel"/>
    <w:tmpl w:val="F2D8F2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01604E4"/>
    <w:multiLevelType w:val="hybridMultilevel"/>
    <w:tmpl w:val="A888F9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2703E1E"/>
    <w:multiLevelType w:val="hybridMultilevel"/>
    <w:tmpl w:val="E43A0630"/>
    <w:lvl w:ilvl="0" w:tplc="9EDAA8D2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6E062CA"/>
    <w:multiLevelType w:val="hybridMultilevel"/>
    <w:tmpl w:val="5A04AC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AE06392"/>
    <w:multiLevelType w:val="hybridMultilevel"/>
    <w:tmpl w:val="5B3205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C745B68"/>
    <w:multiLevelType w:val="hybridMultilevel"/>
    <w:tmpl w:val="DE1C98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C8162B7"/>
    <w:multiLevelType w:val="hybridMultilevel"/>
    <w:tmpl w:val="5888F69E"/>
    <w:lvl w:ilvl="0" w:tplc="A3521762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67F30D9"/>
    <w:multiLevelType w:val="hybridMultilevel"/>
    <w:tmpl w:val="ADE8527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 w15:restartNumberingAfterBreak="0">
    <w:nsid w:val="4A0D1012"/>
    <w:multiLevelType w:val="hybridMultilevel"/>
    <w:tmpl w:val="E37837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AFC6C67"/>
    <w:multiLevelType w:val="hybridMultilevel"/>
    <w:tmpl w:val="C3C639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BD6069E"/>
    <w:multiLevelType w:val="hybridMultilevel"/>
    <w:tmpl w:val="F612D6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4D701F5"/>
    <w:multiLevelType w:val="hybridMultilevel"/>
    <w:tmpl w:val="8DB26C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4FC17E6"/>
    <w:multiLevelType w:val="hybridMultilevel"/>
    <w:tmpl w:val="997E13B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9" w15:restartNumberingAfterBreak="0">
    <w:nsid w:val="565119F7"/>
    <w:multiLevelType w:val="hybridMultilevel"/>
    <w:tmpl w:val="78A6E0A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402AEE04">
      <w:start w:val="1"/>
      <w:numFmt w:val="upperLetter"/>
      <w:lvlText w:val="%4."/>
      <w:lvlJc w:val="left"/>
      <w:pPr>
        <w:tabs>
          <w:tab w:val="num" w:pos="3240"/>
        </w:tabs>
        <w:ind w:left="3240" w:hanging="720"/>
      </w:pPr>
      <w:rPr>
        <w:rFonts w:hint="default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0" w15:restartNumberingAfterBreak="0">
    <w:nsid w:val="5779726D"/>
    <w:multiLevelType w:val="hybridMultilevel"/>
    <w:tmpl w:val="A920E2E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90842F0"/>
    <w:multiLevelType w:val="hybridMultilevel"/>
    <w:tmpl w:val="52CE1E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B1E675D"/>
    <w:multiLevelType w:val="hybridMultilevel"/>
    <w:tmpl w:val="5ED0A9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BB86175"/>
    <w:multiLevelType w:val="hybridMultilevel"/>
    <w:tmpl w:val="CF86EA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F6B4E1B"/>
    <w:multiLevelType w:val="hybridMultilevel"/>
    <w:tmpl w:val="526EA1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5" w15:restartNumberingAfterBreak="0">
    <w:nsid w:val="5FA87102"/>
    <w:multiLevelType w:val="hybridMultilevel"/>
    <w:tmpl w:val="091E3E2C"/>
    <w:lvl w:ilvl="0" w:tplc="6FF232B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6" w15:restartNumberingAfterBreak="0">
    <w:nsid w:val="62AA5060"/>
    <w:multiLevelType w:val="hybridMultilevel"/>
    <w:tmpl w:val="6DB8B1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4933273"/>
    <w:multiLevelType w:val="hybridMultilevel"/>
    <w:tmpl w:val="3DECF86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8" w15:restartNumberingAfterBreak="0">
    <w:nsid w:val="6790547D"/>
    <w:multiLevelType w:val="hybridMultilevel"/>
    <w:tmpl w:val="41466AE2"/>
    <w:lvl w:ilvl="0" w:tplc="D528EEF4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83C0E68"/>
    <w:multiLevelType w:val="hybridMultilevel"/>
    <w:tmpl w:val="A79485B2"/>
    <w:lvl w:ilvl="0" w:tplc="8BB66568">
      <w:start w:val="4"/>
      <w:numFmt w:val="lowerLetter"/>
      <w:lvlText w:val="%1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40" w15:restartNumberingAfterBreak="0">
    <w:nsid w:val="69053EFF"/>
    <w:multiLevelType w:val="hybridMultilevel"/>
    <w:tmpl w:val="1E785ECA"/>
    <w:lvl w:ilvl="0" w:tplc="A3B839A0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1" w15:restartNumberingAfterBreak="0">
    <w:nsid w:val="6E5041F5"/>
    <w:multiLevelType w:val="hybridMultilevel"/>
    <w:tmpl w:val="2F9E42D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Symbol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Symbol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FB7059D"/>
    <w:multiLevelType w:val="hybridMultilevel"/>
    <w:tmpl w:val="7FBE1F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381756A"/>
    <w:multiLevelType w:val="hybridMultilevel"/>
    <w:tmpl w:val="439C08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39F73A1"/>
    <w:multiLevelType w:val="multilevel"/>
    <w:tmpl w:val="917262E6"/>
    <w:lvl w:ilvl="0">
      <w:start w:val="1"/>
      <w:numFmt w:val="decimal"/>
      <w:lvlText w:val="%1."/>
      <w:lvlJc w:val="left"/>
      <w:pPr>
        <w:tabs>
          <w:tab w:val="num" w:pos="5760"/>
        </w:tabs>
        <w:ind w:left="5760" w:hanging="720"/>
      </w:pPr>
      <w:rPr>
        <w:rFonts w:hint="default"/>
        <w:b/>
      </w:rPr>
    </w:lvl>
    <w:lvl w:ilvl="1" w:tentative="1">
      <w:start w:val="1"/>
      <w:numFmt w:val="lowerLetter"/>
      <w:lvlText w:val="%2."/>
      <w:lvlJc w:val="left"/>
      <w:pPr>
        <w:tabs>
          <w:tab w:val="num" w:pos="6120"/>
        </w:tabs>
        <w:ind w:left="612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6840"/>
        </w:tabs>
        <w:ind w:left="6840" w:hanging="180"/>
      </w:pPr>
    </w:lvl>
    <w:lvl w:ilvl="3" w:tentative="1">
      <w:start w:val="1"/>
      <w:numFmt w:val="decimal"/>
      <w:lvlText w:val="%4."/>
      <w:lvlJc w:val="left"/>
      <w:pPr>
        <w:tabs>
          <w:tab w:val="num" w:pos="7560"/>
        </w:tabs>
        <w:ind w:left="756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8280"/>
        </w:tabs>
        <w:ind w:left="828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9000"/>
        </w:tabs>
        <w:ind w:left="9000" w:hanging="180"/>
      </w:pPr>
    </w:lvl>
    <w:lvl w:ilvl="6" w:tentative="1">
      <w:start w:val="1"/>
      <w:numFmt w:val="decimal"/>
      <w:lvlText w:val="%7."/>
      <w:lvlJc w:val="left"/>
      <w:pPr>
        <w:tabs>
          <w:tab w:val="num" w:pos="9720"/>
        </w:tabs>
        <w:ind w:left="972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10440"/>
        </w:tabs>
        <w:ind w:left="1044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11160"/>
        </w:tabs>
        <w:ind w:left="11160" w:hanging="180"/>
      </w:pPr>
    </w:lvl>
  </w:abstractNum>
  <w:num w:numId="1">
    <w:abstractNumId w:val="44"/>
  </w:num>
  <w:num w:numId="2">
    <w:abstractNumId w:val="29"/>
  </w:num>
  <w:num w:numId="3">
    <w:abstractNumId w:val="28"/>
  </w:num>
  <w:num w:numId="4">
    <w:abstractNumId w:val="38"/>
  </w:num>
  <w:num w:numId="5">
    <w:abstractNumId w:val="8"/>
  </w:num>
  <w:num w:numId="6">
    <w:abstractNumId w:val="3"/>
  </w:num>
  <w:num w:numId="7">
    <w:abstractNumId w:val="9"/>
  </w:num>
  <w:num w:numId="8">
    <w:abstractNumId w:val="2"/>
  </w:num>
  <w:num w:numId="9">
    <w:abstractNumId w:val="23"/>
  </w:num>
  <w:num w:numId="10">
    <w:abstractNumId w:val="39"/>
  </w:num>
  <w:num w:numId="11">
    <w:abstractNumId w:val="40"/>
  </w:num>
  <w:num w:numId="12">
    <w:abstractNumId w:val="5"/>
  </w:num>
  <w:num w:numId="13">
    <w:abstractNumId w:val="41"/>
  </w:num>
  <w:num w:numId="14">
    <w:abstractNumId w:val="37"/>
  </w:num>
  <w:num w:numId="15">
    <w:abstractNumId w:val="34"/>
  </w:num>
  <w:num w:numId="16">
    <w:abstractNumId w:val="35"/>
  </w:num>
  <w:num w:numId="17">
    <w:abstractNumId w:val="21"/>
  </w:num>
  <w:num w:numId="18">
    <w:abstractNumId w:val="7"/>
  </w:num>
  <w:num w:numId="19">
    <w:abstractNumId w:val="22"/>
  </w:num>
  <w:num w:numId="20">
    <w:abstractNumId w:val="4"/>
  </w:num>
  <w:num w:numId="21">
    <w:abstractNumId w:val="42"/>
  </w:num>
  <w:num w:numId="22">
    <w:abstractNumId w:val="6"/>
  </w:num>
  <w:num w:numId="23">
    <w:abstractNumId w:val="36"/>
  </w:num>
  <w:num w:numId="24">
    <w:abstractNumId w:val="26"/>
  </w:num>
  <w:num w:numId="25">
    <w:abstractNumId w:val="15"/>
  </w:num>
  <w:num w:numId="26">
    <w:abstractNumId w:val="1"/>
  </w:num>
  <w:num w:numId="27">
    <w:abstractNumId w:val="19"/>
  </w:num>
  <w:num w:numId="28">
    <w:abstractNumId w:val="17"/>
  </w:num>
  <w:num w:numId="29">
    <w:abstractNumId w:val="10"/>
  </w:num>
  <w:num w:numId="30">
    <w:abstractNumId w:val="20"/>
  </w:num>
  <w:num w:numId="31">
    <w:abstractNumId w:val="0"/>
  </w:num>
  <w:num w:numId="32">
    <w:abstractNumId w:val="27"/>
  </w:num>
  <w:num w:numId="33">
    <w:abstractNumId w:val="33"/>
  </w:num>
  <w:num w:numId="34">
    <w:abstractNumId w:val="16"/>
  </w:num>
  <w:num w:numId="35">
    <w:abstractNumId w:val="12"/>
  </w:num>
  <w:num w:numId="36">
    <w:abstractNumId w:val="31"/>
  </w:num>
  <w:num w:numId="37">
    <w:abstractNumId w:val="24"/>
  </w:num>
  <w:num w:numId="38">
    <w:abstractNumId w:val="32"/>
  </w:num>
  <w:num w:numId="39">
    <w:abstractNumId w:val="11"/>
  </w:num>
  <w:num w:numId="40">
    <w:abstractNumId w:val="18"/>
  </w:num>
  <w:num w:numId="41">
    <w:abstractNumId w:val="30"/>
  </w:num>
  <w:num w:numId="42">
    <w:abstractNumId w:val="14"/>
  </w:num>
  <w:num w:numId="43">
    <w:abstractNumId w:val="43"/>
  </w:num>
  <w:num w:numId="44">
    <w:abstractNumId w:val="25"/>
  </w:num>
  <w:num w:numId="45">
    <w:abstractNumId w:val="13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person w15:author="amcnew@bpa.org">
    <w15:presenceInfo w15:providerId="Windows Live" w15:userId="05af4c94ceecc614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00"/>
  <w:displayHorizontalDrawingGridEvery w:val="2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1245D"/>
    <w:rsid w:val="0000205D"/>
    <w:rsid w:val="0000531A"/>
    <w:rsid w:val="0001536A"/>
    <w:rsid w:val="00025D29"/>
    <w:rsid w:val="000276D1"/>
    <w:rsid w:val="00030BCF"/>
    <w:rsid w:val="00037825"/>
    <w:rsid w:val="0004087C"/>
    <w:rsid w:val="0005099D"/>
    <w:rsid w:val="0008493A"/>
    <w:rsid w:val="00091841"/>
    <w:rsid w:val="0009681C"/>
    <w:rsid w:val="00096C05"/>
    <w:rsid w:val="000A4D2B"/>
    <w:rsid w:val="000B16B4"/>
    <w:rsid w:val="000B1B65"/>
    <w:rsid w:val="000D1901"/>
    <w:rsid w:val="000D56FC"/>
    <w:rsid w:val="000E15B1"/>
    <w:rsid w:val="000E1BD5"/>
    <w:rsid w:val="00100E4A"/>
    <w:rsid w:val="00103DB8"/>
    <w:rsid w:val="0010665F"/>
    <w:rsid w:val="0011588F"/>
    <w:rsid w:val="0011738B"/>
    <w:rsid w:val="001201AB"/>
    <w:rsid w:val="001233AE"/>
    <w:rsid w:val="00124AE2"/>
    <w:rsid w:val="00124B64"/>
    <w:rsid w:val="00133541"/>
    <w:rsid w:val="00135207"/>
    <w:rsid w:val="00143A1C"/>
    <w:rsid w:val="00144C17"/>
    <w:rsid w:val="00146D32"/>
    <w:rsid w:val="00150D22"/>
    <w:rsid w:val="00155172"/>
    <w:rsid w:val="0016074F"/>
    <w:rsid w:val="00162276"/>
    <w:rsid w:val="001679A9"/>
    <w:rsid w:val="0018488C"/>
    <w:rsid w:val="00195022"/>
    <w:rsid w:val="001962B9"/>
    <w:rsid w:val="001A6172"/>
    <w:rsid w:val="001B3D7F"/>
    <w:rsid w:val="001B5FD2"/>
    <w:rsid w:val="001C0B1B"/>
    <w:rsid w:val="001C4797"/>
    <w:rsid w:val="001C78AB"/>
    <w:rsid w:val="001E1578"/>
    <w:rsid w:val="001E36B6"/>
    <w:rsid w:val="001E5B9A"/>
    <w:rsid w:val="001E746C"/>
    <w:rsid w:val="001E7B05"/>
    <w:rsid w:val="002015C5"/>
    <w:rsid w:val="00203734"/>
    <w:rsid w:val="002127D1"/>
    <w:rsid w:val="0021510A"/>
    <w:rsid w:val="002161AD"/>
    <w:rsid w:val="00244804"/>
    <w:rsid w:val="00246A9F"/>
    <w:rsid w:val="002479B3"/>
    <w:rsid w:val="00251877"/>
    <w:rsid w:val="00253811"/>
    <w:rsid w:val="00253DFF"/>
    <w:rsid w:val="00255AD1"/>
    <w:rsid w:val="002618B3"/>
    <w:rsid w:val="00263A8D"/>
    <w:rsid w:val="002658BD"/>
    <w:rsid w:val="0026619A"/>
    <w:rsid w:val="00270BD2"/>
    <w:rsid w:val="00270C01"/>
    <w:rsid w:val="00271D98"/>
    <w:rsid w:val="00284D39"/>
    <w:rsid w:val="002A0D6A"/>
    <w:rsid w:val="002A33BD"/>
    <w:rsid w:val="002A6953"/>
    <w:rsid w:val="002B0596"/>
    <w:rsid w:val="002B209D"/>
    <w:rsid w:val="002B47C3"/>
    <w:rsid w:val="002C0006"/>
    <w:rsid w:val="002C4BF3"/>
    <w:rsid w:val="002C6CEC"/>
    <w:rsid w:val="002F46CB"/>
    <w:rsid w:val="002F7D15"/>
    <w:rsid w:val="003003AB"/>
    <w:rsid w:val="003012E1"/>
    <w:rsid w:val="00322433"/>
    <w:rsid w:val="003303C1"/>
    <w:rsid w:val="00330557"/>
    <w:rsid w:val="00342FFF"/>
    <w:rsid w:val="00347193"/>
    <w:rsid w:val="003503C6"/>
    <w:rsid w:val="00352A11"/>
    <w:rsid w:val="003575CA"/>
    <w:rsid w:val="003632DA"/>
    <w:rsid w:val="00367B08"/>
    <w:rsid w:val="00376011"/>
    <w:rsid w:val="00376B09"/>
    <w:rsid w:val="003834D4"/>
    <w:rsid w:val="00385E41"/>
    <w:rsid w:val="00386945"/>
    <w:rsid w:val="003939E8"/>
    <w:rsid w:val="003A7AF8"/>
    <w:rsid w:val="003B074D"/>
    <w:rsid w:val="003B26F2"/>
    <w:rsid w:val="003B3F1C"/>
    <w:rsid w:val="003B61D5"/>
    <w:rsid w:val="003C62B5"/>
    <w:rsid w:val="003D29AC"/>
    <w:rsid w:val="003E49D5"/>
    <w:rsid w:val="003E5522"/>
    <w:rsid w:val="00420CB8"/>
    <w:rsid w:val="0042750C"/>
    <w:rsid w:val="00430A4D"/>
    <w:rsid w:val="00431F3D"/>
    <w:rsid w:val="004324E1"/>
    <w:rsid w:val="0043409A"/>
    <w:rsid w:val="004341A5"/>
    <w:rsid w:val="00436929"/>
    <w:rsid w:val="00444719"/>
    <w:rsid w:val="00450503"/>
    <w:rsid w:val="00451020"/>
    <w:rsid w:val="004510FE"/>
    <w:rsid w:val="00453986"/>
    <w:rsid w:val="00456364"/>
    <w:rsid w:val="0045735D"/>
    <w:rsid w:val="00472323"/>
    <w:rsid w:val="00475CCE"/>
    <w:rsid w:val="00477AC3"/>
    <w:rsid w:val="00481371"/>
    <w:rsid w:val="00494DD1"/>
    <w:rsid w:val="00495A40"/>
    <w:rsid w:val="004A0F90"/>
    <w:rsid w:val="004A1C47"/>
    <w:rsid w:val="004B09AD"/>
    <w:rsid w:val="004B0E9D"/>
    <w:rsid w:val="004B53B1"/>
    <w:rsid w:val="004B7CB2"/>
    <w:rsid w:val="004C65BC"/>
    <w:rsid w:val="004C6A24"/>
    <w:rsid w:val="004D22C7"/>
    <w:rsid w:val="004E18EB"/>
    <w:rsid w:val="004E448C"/>
    <w:rsid w:val="004E5846"/>
    <w:rsid w:val="004F7D34"/>
    <w:rsid w:val="00511380"/>
    <w:rsid w:val="0051264C"/>
    <w:rsid w:val="00515CE6"/>
    <w:rsid w:val="005176C4"/>
    <w:rsid w:val="00520B21"/>
    <w:rsid w:val="0052244F"/>
    <w:rsid w:val="00525950"/>
    <w:rsid w:val="005340D4"/>
    <w:rsid w:val="00536671"/>
    <w:rsid w:val="00536F84"/>
    <w:rsid w:val="005401B4"/>
    <w:rsid w:val="00542491"/>
    <w:rsid w:val="00581343"/>
    <w:rsid w:val="005816DF"/>
    <w:rsid w:val="005816EA"/>
    <w:rsid w:val="00582255"/>
    <w:rsid w:val="005868DB"/>
    <w:rsid w:val="00590C5D"/>
    <w:rsid w:val="005916E7"/>
    <w:rsid w:val="00596E45"/>
    <w:rsid w:val="005A0EA4"/>
    <w:rsid w:val="005A35C7"/>
    <w:rsid w:val="005A39FB"/>
    <w:rsid w:val="005A5E40"/>
    <w:rsid w:val="005B0228"/>
    <w:rsid w:val="005B368D"/>
    <w:rsid w:val="005B54E2"/>
    <w:rsid w:val="005C51DE"/>
    <w:rsid w:val="005D5DD9"/>
    <w:rsid w:val="005E1E5E"/>
    <w:rsid w:val="005E3013"/>
    <w:rsid w:val="005E5C73"/>
    <w:rsid w:val="005E75EF"/>
    <w:rsid w:val="005F2231"/>
    <w:rsid w:val="00605340"/>
    <w:rsid w:val="00611968"/>
    <w:rsid w:val="00613D4B"/>
    <w:rsid w:val="00615146"/>
    <w:rsid w:val="00616E6A"/>
    <w:rsid w:val="006340E9"/>
    <w:rsid w:val="00644336"/>
    <w:rsid w:val="006459CE"/>
    <w:rsid w:val="00651BF9"/>
    <w:rsid w:val="00656AE0"/>
    <w:rsid w:val="0066323A"/>
    <w:rsid w:val="0067063A"/>
    <w:rsid w:val="00670E74"/>
    <w:rsid w:val="006748EF"/>
    <w:rsid w:val="00682B04"/>
    <w:rsid w:val="00683334"/>
    <w:rsid w:val="006838D7"/>
    <w:rsid w:val="0068463D"/>
    <w:rsid w:val="00697645"/>
    <w:rsid w:val="006B046F"/>
    <w:rsid w:val="006B0F58"/>
    <w:rsid w:val="006B1318"/>
    <w:rsid w:val="006B3C67"/>
    <w:rsid w:val="006B4D41"/>
    <w:rsid w:val="006D2DE2"/>
    <w:rsid w:val="006D53F5"/>
    <w:rsid w:val="006D6443"/>
    <w:rsid w:val="006E1914"/>
    <w:rsid w:val="006E3FA0"/>
    <w:rsid w:val="007017EF"/>
    <w:rsid w:val="00703BB5"/>
    <w:rsid w:val="00705348"/>
    <w:rsid w:val="0072015B"/>
    <w:rsid w:val="00724536"/>
    <w:rsid w:val="00725674"/>
    <w:rsid w:val="00731474"/>
    <w:rsid w:val="007405F1"/>
    <w:rsid w:val="00744ACA"/>
    <w:rsid w:val="007541F5"/>
    <w:rsid w:val="007557D5"/>
    <w:rsid w:val="00757B79"/>
    <w:rsid w:val="00764725"/>
    <w:rsid w:val="00765C8A"/>
    <w:rsid w:val="0076620B"/>
    <w:rsid w:val="00772077"/>
    <w:rsid w:val="00773C66"/>
    <w:rsid w:val="0077466C"/>
    <w:rsid w:val="0078130E"/>
    <w:rsid w:val="00787588"/>
    <w:rsid w:val="00797E1F"/>
    <w:rsid w:val="007D6E66"/>
    <w:rsid w:val="007F3B69"/>
    <w:rsid w:val="00803E20"/>
    <w:rsid w:val="0080645B"/>
    <w:rsid w:val="00806DC4"/>
    <w:rsid w:val="00811A93"/>
    <w:rsid w:val="00813660"/>
    <w:rsid w:val="0081454A"/>
    <w:rsid w:val="00825334"/>
    <w:rsid w:val="008404A3"/>
    <w:rsid w:val="00843EE3"/>
    <w:rsid w:val="00845A7C"/>
    <w:rsid w:val="00846EB8"/>
    <w:rsid w:val="0085188B"/>
    <w:rsid w:val="00864790"/>
    <w:rsid w:val="008662B2"/>
    <w:rsid w:val="00872ADB"/>
    <w:rsid w:val="00877D2D"/>
    <w:rsid w:val="00884297"/>
    <w:rsid w:val="008867BF"/>
    <w:rsid w:val="008901EF"/>
    <w:rsid w:val="00893284"/>
    <w:rsid w:val="008A1FCB"/>
    <w:rsid w:val="008A4964"/>
    <w:rsid w:val="008B0BC3"/>
    <w:rsid w:val="008B19B7"/>
    <w:rsid w:val="008B366E"/>
    <w:rsid w:val="008B4628"/>
    <w:rsid w:val="008C013C"/>
    <w:rsid w:val="008C3EFC"/>
    <w:rsid w:val="008C7E00"/>
    <w:rsid w:val="008D4E1C"/>
    <w:rsid w:val="008F0383"/>
    <w:rsid w:val="008F07A0"/>
    <w:rsid w:val="008F245B"/>
    <w:rsid w:val="00903B27"/>
    <w:rsid w:val="00911900"/>
    <w:rsid w:val="00915661"/>
    <w:rsid w:val="00915B2F"/>
    <w:rsid w:val="009173A0"/>
    <w:rsid w:val="0092206F"/>
    <w:rsid w:val="00934F8B"/>
    <w:rsid w:val="00940BED"/>
    <w:rsid w:val="00944F2F"/>
    <w:rsid w:val="009507EC"/>
    <w:rsid w:val="00966451"/>
    <w:rsid w:val="00975E32"/>
    <w:rsid w:val="009778A2"/>
    <w:rsid w:val="00987785"/>
    <w:rsid w:val="009970BB"/>
    <w:rsid w:val="009A5D6A"/>
    <w:rsid w:val="009B17FB"/>
    <w:rsid w:val="009B3A4F"/>
    <w:rsid w:val="009C030D"/>
    <w:rsid w:val="009D45B7"/>
    <w:rsid w:val="009D4E1A"/>
    <w:rsid w:val="009E0B4E"/>
    <w:rsid w:val="009E1B26"/>
    <w:rsid w:val="009F2B4E"/>
    <w:rsid w:val="009F3B30"/>
    <w:rsid w:val="009F3BB4"/>
    <w:rsid w:val="009F6AB1"/>
    <w:rsid w:val="00A0059C"/>
    <w:rsid w:val="00A03819"/>
    <w:rsid w:val="00A1031B"/>
    <w:rsid w:val="00A2222D"/>
    <w:rsid w:val="00A253BE"/>
    <w:rsid w:val="00A31665"/>
    <w:rsid w:val="00A31992"/>
    <w:rsid w:val="00A47A70"/>
    <w:rsid w:val="00A51EF1"/>
    <w:rsid w:val="00A62F75"/>
    <w:rsid w:val="00A7604A"/>
    <w:rsid w:val="00A761FD"/>
    <w:rsid w:val="00AA4160"/>
    <w:rsid w:val="00AB2DF4"/>
    <w:rsid w:val="00AB4113"/>
    <w:rsid w:val="00AB4858"/>
    <w:rsid w:val="00AD07B5"/>
    <w:rsid w:val="00AE5DD4"/>
    <w:rsid w:val="00AF1788"/>
    <w:rsid w:val="00B07639"/>
    <w:rsid w:val="00B11264"/>
    <w:rsid w:val="00B12A84"/>
    <w:rsid w:val="00B21752"/>
    <w:rsid w:val="00B21B79"/>
    <w:rsid w:val="00B2455E"/>
    <w:rsid w:val="00B24B81"/>
    <w:rsid w:val="00B306F3"/>
    <w:rsid w:val="00B3557D"/>
    <w:rsid w:val="00B50284"/>
    <w:rsid w:val="00B6046D"/>
    <w:rsid w:val="00B62253"/>
    <w:rsid w:val="00B759EF"/>
    <w:rsid w:val="00B75D43"/>
    <w:rsid w:val="00B92C8C"/>
    <w:rsid w:val="00B96AB4"/>
    <w:rsid w:val="00BA2421"/>
    <w:rsid w:val="00BC4DC0"/>
    <w:rsid w:val="00BC6830"/>
    <w:rsid w:val="00BE0424"/>
    <w:rsid w:val="00BE58B3"/>
    <w:rsid w:val="00BE79F6"/>
    <w:rsid w:val="00BF3600"/>
    <w:rsid w:val="00BF612A"/>
    <w:rsid w:val="00C06B40"/>
    <w:rsid w:val="00C10052"/>
    <w:rsid w:val="00C10884"/>
    <w:rsid w:val="00C12A28"/>
    <w:rsid w:val="00C25823"/>
    <w:rsid w:val="00C25F93"/>
    <w:rsid w:val="00C32E00"/>
    <w:rsid w:val="00C5029D"/>
    <w:rsid w:val="00C55CAE"/>
    <w:rsid w:val="00C56DEA"/>
    <w:rsid w:val="00C5746D"/>
    <w:rsid w:val="00C61B47"/>
    <w:rsid w:val="00C872C2"/>
    <w:rsid w:val="00C92A93"/>
    <w:rsid w:val="00CA4673"/>
    <w:rsid w:val="00CA6761"/>
    <w:rsid w:val="00CA6A94"/>
    <w:rsid w:val="00CB12A5"/>
    <w:rsid w:val="00CB5CA5"/>
    <w:rsid w:val="00CC0E64"/>
    <w:rsid w:val="00CC279C"/>
    <w:rsid w:val="00CC2C7D"/>
    <w:rsid w:val="00CC68B4"/>
    <w:rsid w:val="00CD6C67"/>
    <w:rsid w:val="00CD7224"/>
    <w:rsid w:val="00CE3D5C"/>
    <w:rsid w:val="00CF307E"/>
    <w:rsid w:val="00D02357"/>
    <w:rsid w:val="00D14EDC"/>
    <w:rsid w:val="00D17C28"/>
    <w:rsid w:val="00D22065"/>
    <w:rsid w:val="00D2266B"/>
    <w:rsid w:val="00D26648"/>
    <w:rsid w:val="00D269FD"/>
    <w:rsid w:val="00D30854"/>
    <w:rsid w:val="00D32C6D"/>
    <w:rsid w:val="00D371AC"/>
    <w:rsid w:val="00D41DD3"/>
    <w:rsid w:val="00D420F4"/>
    <w:rsid w:val="00D4742B"/>
    <w:rsid w:val="00D50AAC"/>
    <w:rsid w:val="00D53C0C"/>
    <w:rsid w:val="00D54C27"/>
    <w:rsid w:val="00D55A03"/>
    <w:rsid w:val="00D56E9F"/>
    <w:rsid w:val="00D61261"/>
    <w:rsid w:val="00D6487B"/>
    <w:rsid w:val="00D65CE5"/>
    <w:rsid w:val="00D74CCC"/>
    <w:rsid w:val="00D75666"/>
    <w:rsid w:val="00D76026"/>
    <w:rsid w:val="00D779C5"/>
    <w:rsid w:val="00D81C07"/>
    <w:rsid w:val="00D86359"/>
    <w:rsid w:val="00D8688C"/>
    <w:rsid w:val="00D91B73"/>
    <w:rsid w:val="00D934EC"/>
    <w:rsid w:val="00DB3F12"/>
    <w:rsid w:val="00DC01DA"/>
    <w:rsid w:val="00DC3815"/>
    <w:rsid w:val="00DC5ACC"/>
    <w:rsid w:val="00DC6170"/>
    <w:rsid w:val="00DD0ECE"/>
    <w:rsid w:val="00DD5148"/>
    <w:rsid w:val="00DE0B2B"/>
    <w:rsid w:val="00DE2D7E"/>
    <w:rsid w:val="00DE5ECB"/>
    <w:rsid w:val="00DE642B"/>
    <w:rsid w:val="00DE7892"/>
    <w:rsid w:val="00DF1D50"/>
    <w:rsid w:val="00E044CC"/>
    <w:rsid w:val="00E0603B"/>
    <w:rsid w:val="00E154BA"/>
    <w:rsid w:val="00E17016"/>
    <w:rsid w:val="00E27CC7"/>
    <w:rsid w:val="00E34343"/>
    <w:rsid w:val="00E41CA4"/>
    <w:rsid w:val="00E533B2"/>
    <w:rsid w:val="00E5567F"/>
    <w:rsid w:val="00E65046"/>
    <w:rsid w:val="00E71BE9"/>
    <w:rsid w:val="00E72025"/>
    <w:rsid w:val="00E74ADC"/>
    <w:rsid w:val="00E80E89"/>
    <w:rsid w:val="00E817AF"/>
    <w:rsid w:val="00E84011"/>
    <w:rsid w:val="00EA03F2"/>
    <w:rsid w:val="00EA212C"/>
    <w:rsid w:val="00EA316E"/>
    <w:rsid w:val="00EA5D62"/>
    <w:rsid w:val="00EC75D1"/>
    <w:rsid w:val="00EC7ED2"/>
    <w:rsid w:val="00ED0161"/>
    <w:rsid w:val="00ED1AB6"/>
    <w:rsid w:val="00EE648A"/>
    <w:rsid w:val="00EF543D"/>
    <w:rsid w:val="00F01020"/>
    <w:rsid w:val="00F011CE"/>
    <w:rsid w:val="00F1245D"/>
    <w:rsid w:val="00F132F1"/>
    <w:rsid w:val="00F2101F"/>
    <w:rsid w:val="00F249C9"/>
    <w:rsid w:val="00F3666E"/>
    <w:rsid w:val="00F41B53"/>
    <w:rsid w:val="00F42C43"/>
    <w:rsid w:val="00F50AC5"/>
    <w:rsid w:val="00F52F9B"/>
    <w:rsid w:val="00F55ED1"/>
    <w:rsid w:val="00F635A7"/>
    <w:rsid w:val="00F6399E"/>
    <w:rsid w:val="00F71962"/>
    <w:rsid w:val="00F74463"/>
    <w:rsid w:val="00F74F30"/>
    <w:rsid w:val="00F77619"/>
    <w:rsid w:val="00F93AB9"/>
    <w:rsid w:val="00F94FDB"/>
    <w:rsid w:val="00F959E0"/>
    <w:rsid w:val="00FA1F2C"/>
    <w:rsid w:val="00FB01EA"/>
    <w:rsid w:val="00FB3669"/>
    <w:rsid w:val="00FC51A4"/>
    <w:rsid w:val="00FC7C51"/>
    <w:rsid w:val="00FD3D13"/>
    <w:rsid w:val="00FF1D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D9CD877"/>
  <w15:docId w15:val="{F9E49CDB-1708-4013-A876-A09391C1AC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0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1245D"/>
    <w:rPr>
      <w:rFonts w:ascii="Times New Roman" w:eastAsia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1245D"/>
    <w:pPr>
      <w:keepNext/>
      <w:keepLines/>
      <w:spacing w:before="480"/>
      <w:outlineLvl w:val="0"/>
    </w:pPr>
    <w:rPr>
      <w:rFonts w:ascii="Cambria" w:hAnsi="Cambria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qFormat/>
    <w:rsid w:val="00F1245D"/>
    <w:pPr>
      <w:keepNext/>
      <w:keepLines/>
      <w:spacing w:before="200"/>
      <w:outlineLvl w:val="1"/>
    </w:pPr>
    <w:rPr>
      <w:rFonts w:ascii="Cambria" w:hAnsi="Cambria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qFormat/>
    <w:rsid w:val="00F1245D"/>
    <w:pPr>
      <w:keepNext/>
      <w:keepLines/>
      <w:spacing w:before="200"/>
      <w:outlineLvl w:val="2"/>
    </w:pPr>
    <w:rPr>
      <w:rFonts w:ascii="Cambria" w:hAnsi="Cambria"/>
      <w:b/>
      <w:bCs/>
      <w:color w:val="4F81BD"/>
    </w:rPr>
  </w:style>
  <w:style w:type="paragraph" w:styleId="Heading4">
    <w:name w:val="heading 4"/>
    <w:basedOn w:val="Normal"/>
    <w:next w:val="Normal"/>
    <w:link w:val="Heading4Char"/>
    <w:uiPriority w:val="9"/>
    <w:qFormat/>
    <w:rsid w:val="00877D2D"/>
    <w:pPr>
      <w:keepNext/>
      <w:spacing w:before="240" w:after="60"/>
      <w:outlineLvl w:val="3"/>
    </w:pPr>
    <w:rPr>
      <w:rFonts w:ascii="Calibri" w:hAnsi="Calibr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qFormat/>
    <w:rsid w:val="00F1245D"/>
    <w:pPr>
      <w:keepNext/>
      <w:tabs>
        <w:tab w:val="right" w:pos="9450"/>
      </w:tabs>
      <w:spacing w:before="120" w:after="120"/>
      <w:outlineLvl w:val="4"/>
    </w:pPr>
    <w:rPr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2">
    <w:name w:val="Body Text 2"/>
    <w:basedOn w:val="Normal"/>
    <w:link w:val="BodyText2Char"/>
    <w:rsid w:val="00F1245D"/>
    <w:pPr>
      <w:widowControl w:val="0"/>
      <w:tabs>
        <w:tab w:val="center" w:pos="4725"/>
      </w:tabs>
      <w:jc w:val="center"/>
    </w:pPr>
    <w:rPr>
      <w:b/>
      <w:snapToGrid w:val="0"/>
      <w:sz w:val="56"/>
    </w:rPr>
  </w:style>
  <w:style w:type="character" w:customStyle="1" w:styleId="BodyText2Char">
    <w:name w:val="Body Text 2 Char"/>
    <w:link w:val="BodyText2"/>
    <w:rsid w:val="00F1245D"/>
    <w:rPr>
      <w:rFonts w:ascii="Times New Roman" w:eastAsia="Times New Roman" w:hAnsi="Times New Roman" w:cs="Times New Roman"/>
      <w:b/>
      <w:snapToGrid w:val="0"/>
      <w:sz w:val="56"/>
      <w:szCs w:val="20"/>
    </w:rPr>
  </w:style>
  <w:style w:type="paragraph" w:styleId="Header">
    <w:name w:val="header"/>
    <w:basedOn w:val="Normal"/>
    <w:link w:val="HeaderChar"/>
    <w:uiPriority w:val="99"/>
    <w:rsid w:val="00F1245D"/>
    <w:pPr>
      <w:tabs>
        <w:tab w:val="center" w:pos="4320"/>
        <w:tab w:val="right" w:pos="8640"/>
      </w:tabs>
    </w:pPr>
  </w:style>
  <w:style w:type="character" w:customStyle="1" w:styleId="HeaderChar">
    <w:name w:val="Header Char"/>
    <w:link w:val="Header"/>
    <w:uiPriority w:val="99"/>
    <w:rsid w:val="00F1245D"/>
    <w:rPr>
      <w:rFonts w:ascii="Times New Roman" w:eastAsia="Times New Roma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unhideWhenUsed/>
    <w:rsid w:val="00F1245D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rsid w:val="00F1245D"/>
    <w:rPr>
      <w:rFonts w:ascii="Times New Roman" w:eastAsia="Times New Roman" w:hAnsi="Times New Roman" w:cs="Times New Roman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1245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F1245D"/>
    <w:rPr>
      <w:rFonts w:ascii="Tahoma" w:eastAsia="Times New Roman" w:hAnsi="Tahoma" w:cs="Tahoma"/>
      <w:sz w:val="16"/>
      <w:szCs w:val="16"/>
    </w:rPr>
  </w:style>
  <w:style w:type="character" w:customStyle="1" w:styleId="Heading5Char">
    <w:name w:val="Heading 5 Char"/>
    <w:link w:val="Heading5"/>
    <w:rsid w:val="00F1245D"/>
    <w:rPr>
      <w:rFonts w:ascii="Times New Roman" w:eastAsia="Times New Roman" w:hAnsi="Times New Roman" w:cs="Times New Roman"/>
      <w:sz w:val="24"/>
      <w:szCs w:val="20"/>
    </w:rPr>
  </w:style>
  <w:style w:type="character" w:customStyle="1" w:styleId="Heading1Char">
    <w:name w:val="Heading 1 Char"/>
    <w:link w:val="Heading1"/>
    <w:uiPriority w:val="9"/>
    <w:rsid w:val="00F1245D"/>
    <w:rPr>
      <w:rFonts w:ascii="Cambria" w:eastAsia="Times New Roman" w:hAnsi="Cambria" w:cs="Times New Roman"/>
      <w:b/>
      <w:bCs/>
      <w:color w:val="365F91"/>
      <w:sz w:val="28"/>
      <w:szCs w:val="28"/>
    </w:rPr>
  </w:style>
  <w:style w:type="character" w:customStyle="1" w:styleId="Heading2Char">
    <w:name w:val="Heading 2 Char"/>
    <w:link w:val="Heading2"/>
    <w:uiPriority w:val="9"/>
    <w:semiHidden/>
    <w:rsid w:val="00F1245D"/>
    <w:rPr>
      <w:rFonts w:ascii="Cambria" w:eastAsia="Times New Roman" w:hAnsi="Cambria" w:cs="Times New Roman"/>
      <w:b/>
      <w:bCs/>
      <w:color w:val="4F81BD"/>
      <w:sz w:val="26"/>
      <w:szCs w:val="26"/>
    </w:rPr>
  </w:style>
  <w:style w:type="character" w:customStyle="1" w:styleId="Heading3Char">
    <w:name w:val="Heading 3 Char"/>
    <w:link w:val="Heading3"/>
    <w:uiPriority w:val="9"/>
    <w:semiHidden/>
    <w:rsid w:val="00F1245D"/>
    <w:rPr>
      <w:rFonts w:ascii="Cambria" w:eastAsia="Times New Roman" w:hAnsi="Cambria" w:cs="Times New Roman"/>
      <w:b/>
      <w:bCs/>
      <w:color w:val="4F81BD"/>
      <w:sz w:val="20"/>
      <w:szCs w:val="20"/>
    </w:rPr>
  </w:style>
  <w:style w:type="table" w:styleId="TableGrid">
    <w:name w:val="Table Grid"/>
    <w:basedOn w:val="TableNormal"/>
    <w:rsid w:val="00F1245D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4Char">
    <w:name w:val="Heading 4 Char"/>
    <w:link w:val="Heading4"/>
    <w:uiPriority w:val="9"/>
    <w:semiHidden/>
    <w:rsid w:val="00877D2D"/>
    <w:rPr>
      <w:rFonts w:ascii="Calibri" w:eastAsia="Times New Roman" w:hAnsi="Calibri" w:cs="Times New Roman"/>
      <w:b/>
      <w:bCs/>
      <w:sz w:val="28"/>
      <w:szCs w:val="28"/>
    </w:rPr>
  </w:style>
  <w:style w:type="paragraph" w:customStyle="1" w:styleId="CompanyAddress">
    <w:name w:val="Company &amp; Address"/>
    <w:basedOn w:val="Normal"/>
    <w:rsid w:val="00EA03F2"/>
    <w:pPr>
      <w:jc w:val="both"/>
    </w:pPr>
    <w:rPr>
      <w:rFonts w:ascii="Courier New" w:hAnsi="Courier New"/>
      <w:b/>
      <w:i/>
      <w:sz w:val="24"/>
    </w:rPr>
  </w:style>
  <w:style w:type="paragraph" w:customStyle="1" w:styleId="Text9">
    <w:name w:val="Text 9"/>
    <w:basedOn w:val="Normal"/>
    <w:link w:val="Text9Char"/>
    <w:rsid w:val="00EA03F2"/>
    <w:pPr>
      <w:tabs>
        <w:tab w:val="right" w:leader="dot" w:pos="6822"/>
        <w:tab w:val="left" w:pos="9072"/>
      </w:tabs>
    </w:pPr>
    <w:rPr>
      <w:rFonts w:ascii="Arial Narrow" w:hAnsi="Arial Narrow"/>
      <w:sz w:val="18"/>
    </w:rPr>
  </w:style>
  <w:style w:type="paragraph" w:customStyle="1" w:styleId="Text10">
    <w:name w:val="Text 10"/>
    <w:basedOn w:val="Normal"/>
    <w:rsid w:val="00EA03F2"/>
    <w:rPr>
      <w:rFonts w:ascii="Arial" w:hAnsi="Arial"/>
    </w:rPr>
  </w:style>
  <w:style w:type="paragraph" w:customStyle="1" w:styleId="Text28REG">
    <w:name w:val="Text 28 REG"/>
    <w:basedOn w:val="Normal"/>
    <w:rsid w:val="00EA03F2"/>
    <w:rPr>
      <w:rFonts w:ascii="Arial" w:hAnsi="Arial"/>
      <w:b/>
      <w:sz w:val="56"/>
    </w:rPr>
  </w:style>
  <w:style w:type="paragraph" w:customStyle="1" w:styleId="Text8">
    <w:name w:val="Text 8"/>
    <w:basedOn w:val="Normal"/>
    <w:rsid w:val="00EA03F2"/>
    <w:rPr>
      <w:rFonts w:ascii="Arial Narrow" w:hAnsi="Arial Narrow"/>
      <w:sz w:val="16"/>
    </w:rPr>
  </w:style>
  <w:style w:type="paragraph" w:customStyle="1" w:styleId="Text9NAR">
    <w:name w:val="Text 9 NAR"/>
    <w:basedOn w:val="Normal"/>
    <w:rsid w:val="00EA03F2"/>
    <w:pPr>
      <w:tabs>
        <w:tab w:val="right" w:leader="dot" w:pos="6822"/>
        <w:tab w:val="left" w:pos="9072"/>
      </w:tabs>
    </w:pPr>
    <w:rPr>
      <w:rFonts w:ascii="Arial Narrow" w:hAnsi="Arial Narrow"/>
      <w:sz w:val="18"/>
    </w:rPr>
  </w:style>
  <w:style w:type="paragraph" w:customStyle="1" w:styleId="Text8REG">
    <w:name w:val="Text 8 REG"/>
    <w:basedOn w:val="Text8"/>
    <w:rsid w:val="00EA03F2"/>
    <w:rPr>
      <w:rFonts w:ascii="Arial" w:hAnsi="Arial"/>
    </w:rPr>
  </w:style>
  <w:style w:type="paragraph" w:customStyle="1" w:styleId="Text9REG">
    <w:name w:val="Text 9 REG"/>
    <w:basedOn w:val="Text9"/>
    <w:rsid w:val="00EA03F2"/>
    <w:rPr>
      <w:rFonts w:ascii="Arial" w:hAnsi="Arial"/>
    </w:rPr>
  </w:style>
  <w:style w:type="paragraph" w:customStyle="1" w:styleId="FillInBlank10">
    <w:name w:val="Fill In Blank 10"/>
    <w:basedOn w:val="Normal"/>
    <w:rsid w:val="00EA03F2"/>
    <w:pPr>
      <w:tabs>
        <w:tab w:val="left" w:pos="396"/>
        <w:tab w:val="left" w:pos="3276"/>
      </w:tabs>
    </w:pPr>
    <w:rPr>
      <w:b/>
      <w:bCs/>
      <w:caps/>
    </w:rPr>
  </w:style>
  <w:style w:type="paragraph" w:customStyle="1" w:styleId="6pt">
    <w:name w:val="6 pt"/>
    <w:basedOn w:val="Normal"/>
    <w:rsid w:val="00EA03F2"/>
    <w:pPr>
      <w:spacing w:line="120" w:lineRule="exact"/>
    </w:pPr>
    <w:rPr>
      <w:rFonts w:ascii="Arial" w:hAnsi="Arial"/>
      <w:sz w:val="12"/>
    </w:rPr>
  </w:style>
  <w:style w:type="paragraph" w:customStyle="1" w:styleId="Text16">
    <w:name w:val="Text 16"/>
    <w:basedOn w:val="Normal"/>
    <w:rsid w:val="00EA03F2"/>
    <w:pPr>
      <w:tabs>
        <w:tab w:val="left" w:pos="2880"/>
        <w:tab w:val="left" w:pos="9072"/>
      </w:tabs>
    </w:pPr>
    <w:rPr>
      <w:rFonts w:ascii="Arial Narrow" w:hAnsi="Arial Narrow"/>
      <w:b/>
      <w:sz w:val="32"/>
    </w:rPr>
  </w:style>
  <w:style w:type="paragraph" w:customStyle="1" w:styleId="FillInBlank-ArialBlack8">
    <w:name w:val="Fill In Blank-Arial Black 8"/>
    <w:basedOn w:val="Normal"/>
    <w:rsid w:val="00EA03F2"/>
    <w:pPr>
      <w:jc w:val="center"/>
    </w:pPr>
    <w:rPr>
      <w:rFonts w:ascii="Arial Black" w:hAnsi="Arial Black"/>
      <w:sz w:val="16"/>
    </w:rPr>
  </w:style>
  <w:style w:type="paragraph" w:customStyle="1" w:styleId="CompanyAddress10">
    <w:name w:val="Company &amp; Address 10"/>
    <w:basedOn w:val="CompanyAddress"/>
    <w:rsid w:val="00EA03F2"/>
    <w:rPr>
      <w:caps/>
      <w:sz w:val="20"/>
    </w:rPr>
  </w:style>
  <w:style w:type="paragraph" w:customStyle="1" w:styleId="Signature7">
    <w:name w:val="Signature 7"/>
    <w:basedOn w:val="Normal"/>
    <w:rsid w:val="00EA03F2"/>
    <w:rPr>
      <w:rFonts w:ascii="Chaucer" w:hAnsi="Chaucer"/>
      <w:b/>
      <w:sz w:val="14"/>
    </w:rPr>
  </w:style>
  <w:style w:type="paragraph" w:customStyle="1" w:styleId="Text16REG">
    <w:name w:val="Text 16 REG"/>
    <w:basedOn w:val="Text16"/>
    <w:rsid w:val="00EA03F2"/>
    <w:pPr>
      <w:jc w:val="center"/>
    </w:pPr>
    <w:rPr>
      <w:rFonts w:ascii="Arial" w:hAnsi="Arial"/>
    </w:rPr>
  </w:style>
  <w:style w:type="character" w:styleId="Hyperlink">
    <w:name w:val="Hyperlink"/>
    <w:uiPriority w:val="99"/>
    <w:unhideWhenUsed/>
    <w:rsid w:val="00ED0161"/>
    <w:rPr>
      <w:color w:val="0000FF"/>
      <w:u w:val="single"/>
    </w:rPr>
  </w:style>
  <w:style w:type="paragraph" w:customStyle="1" w:styleId="2pt">
    <w:name w:val="2 pt"/>
    <w:basedOn w:val="Normal"/>
    <w:rsid w:val="00D74CCC"/>
    <w:pPr>
      <w:spacing w:line="40" w:lineRule="exact"/>
    </w:pPr>
    <w:rPr>
      <w:rFonts w:ascii="Arial" w:hAnsi="Arial"/>
      <w:sz w:val="4"/>
    </w:rPr>
  </w:style>
  <w:style w:type="paragraph" w:customStyle="1" w:styleId="Numbers">
    <w:name w:val="Numbers"/>
    <w:basedOn w:val="Normal"/>
    <w:rsid w:val="00D74CCC"/>
    <w:pPr>
      <w:tabs>
        <w:tab w:val="right" w:pos="202"/>
      </w:tabs>
    </w:pPr>
    <w:rPr>
      <w:rFonts w:ascii="Arial Narrow" w:hAnsi="Arial Narrow"/>
      <w:b/>
      <w:sz w:val="18"/>
    </w:rPr>
  </w:style>
  <w:style w:type="paragraph" w:customStyle="1" w:styleId="Text115">
    <w:name w:val="Text 11.5"/>
    <w:basedOn w:val="Normal"/>
    <w:rsid w:val="00D74CCC"/>
    <w:rPr>
      <w:rFonts w:ascii="Arial" w:hAnsi="Arial"/>
      <w:sz w:val="23"/>
    </w:rPr>
  </w:style>
  <w:style w:type="paragraph" w:customStyle="1" w:styleId="Text12">
    <w:name w:val="Text 12"/>
    <w:basedOn w:val="Normal"/>
    <w:rsid w:val="00D74CCC"/>
    <w:pPr>
      <w:spacing w:line="240" w:lineRule="exact"/>
      <w:jc w:val="right"/>
    </w:pPr>
    <w:rPr>
      <w:rFonts w:ascii="Arial Narrow" w:hAnsi="Arial Narrow"/>
      <w:sz w:val="24"/>
    </w:rPr>
  </w:style>
  <w:style w:type="paragraph" w:customStyle="1" w:styleId="Text15">
    <w:name w:val="Text 15"/>
    <w:basedOn w:val="Normal"/>
    <w:rsid w:val="00D74CCC"/>
    <w:pPr>
      <w:spacing w:before="120"/>
    </w:pPr>
    <w:rPr>
      <w:rFonts w:ascii="Arial" w:hAnsi="Arial"/>
      <w:b/>
      <w:sz w:val="30"/>
    </w:rPr>
  </w:style>
  <w:style w:type="paragraph" w:customStyle="1" w:styleId="Text6">
    <w:name w:val="Text 6"/>
    <w:basedOn w:val="Normal"/>
    <w:rsid w:val="00D74CCC"/>
    <w:pPr>
      <w:tabs>
        <w:tab w:val="left" w:pos="2830"/>
      </w:tabs>
    </w:pPr>
    <w:rPr>
      <w:rFonts w:ascii="Arial" w:hAnsi="Arial"/>
      <w:sz w:val="12"/>
    </w:rPr>
  </w:style>
  <w:style w:type="paragraph" w:customStyle="1" w:styleId="Text65">
    <w:name w:val="Text 6.5"/>
    <w:basedOn w:val="Normal"/>
    <w:rsid w:val="00D74CCC"/>
    <w:pPr>
      <w:tabs>
        <w:tab w:val="left" w:pos="480"/>
        <w:tab w:val="left" w:pos="1440"/>
        <w:tab w:val="right" w:pos="6480"/>
      </w:tabs>
      <w:ind w:left="475" w:hanging="475"/>
      <w:jc w:val="both"/>
    </w:pPr>
    <w:rPr>
      <w:rFonts w:ascii="Arial" w:hAnsi="Arial"/>
      <w:noProof/>
      <w:sz w:val="13"/>
    </w:rPr>
  </w:style>
  <w:style w:type="paragraph" w:customStyle="1" w:styleId="Text7">
    <w:name w:val="Text 7"/>
    <w:basedOn w:val="Normal"/>
    <w:rsid w:val="00D74CCC"/>
    <w:pPr>
      <w:tabs>
        <w:tab w:val="left" w:pos="2880"/>
        <w:tab w:val="left" w:pos="9072"/>
      </w:tabs>
    </w:pPr>
    <w:rPr>
      <w:rFonts w:ascii="Arial" w:hAnsi="Arial"/>
      <w:sz w:val="14"/>
    </w:rPr>
  </w:style>
  <w:style w:type="paragraph" w:customStyle="1" w:styleId="Text6Arial">
    <w:name w:val="Text 6 Arial"/>
    <w:basedOn w:val="Text6"/>
    <w:rsid w:val="00D74CCC"/>
  </w:style>
  <w:style w:type="paragraph" w:customStyle="1" w:styleId="3pt">
    <w:name w:val="3 pt"/>
    <w:basedOn w:val="6pt"/>
    <w:rsid w:val="00D74CCC"/>
    <w:pPr>
      <w:spacing w:line="60" w:lineRule="exact"/>
    </w:pPr>
    <w:rPr>
      <w:sz w:val="6"/>
      <w:szCs w:val="6"/>
    </w:rPr>
  </w:style>
  <w:style w:type="paragraph" w:customStyle="1" w:styleId="Answersnumeric">
    <w:name w:val="Answers numeric"/>
    <w:basedOn w:val="Text10"/>
    <w:rsid w:val="00D74CCC"/>
    <w:pPr>
      <w:spacing w:before="60"/>
      <w:jc w:val="center"/>
    </w:pPr>
    <w:rPr>
      <w:spacing w:val="30"/>
    </w:rPr>
  </w:style>
  <w:style w:type="paragraph" w:customStyle="1" w:styleId="Decimalpoint">
    <w:name w:val="Decimal point"/>
    <w:basedOn w:val="Text6"/>
    <w:rsid w:val="00D74CCC"/>
    <w:pPr>
      <w:spacing w:before="120"/>
      <w:jc w:val="center"/>
    </w:pPr>
    <w:rPr>
      <w:rFonts w:ascii="Arial Narrow" w:hAnsi="Arial Narrow"/>
    </w:rPr>
  </w:style>
  <w:style w:type="paragraph" w:customStyle="1" w:styleId="StyleNumbersArial85pt">
    <w:name w:val="Style Numbers + Arial 8.5 pt"/>
    <w:basedOn w:val="Numbers"/>
    <w:rsid w:val="00D74CCC"/>
    <w:rPr>
      <w:rFonts w:ascii="Arial" w:hAnsi="Arial"/>
      <w:bCs/>
      <w:sz w:val="16"/>
      <w:szCs w:val="16"/>
    </w:rPr>
  </w:style>
  <w:style w:type="character" w:customStyle="1" w:styleId="Text9Char">
    <w:name w:val="Text 9 Char"/>
    <w:link w:val="Text9"/>
    <w:rsid w:val="00D74CCC"/>
    <w:rPr>
      <w:rFonts w:ascii="Arial Narrow" w:eastAsia="Times New Roman" w:hAnsi="Arial Narrow"/>
      <w:sz w:val="18"/>
    </w:rPr>
  </w:style>
  <w:style w:type="paragraph" w:styleId="ListParagraph">
    <w:name w:val="List Paragraph"/>
    <w:basedOn w:val="Normal"/>
    <w:uiPriority w:val="34"/>
    <w:qFormat/>
    <w:rsid w:val="00386945"/>
    <w:pPr>
      <w:ind w:left="720"/>
    </w:pPr>
  </w:style>
  <w:style w:type="table" w:styleId="MediumList1-Accent5">
    <w:name w:val="Medium List 1 Accent 5"/>
    <w:basedOn w:val="TableNormal"/>
    <w:uiPriority w:val="65"/>
    <w:rsid w:val="002B47C3"/>
    <w:rPr>
      <w:color w:val="000000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rPr>
        <w:rFonts w:ascii="Calibri Light" w:eastAsia="Times New Roman" w:hAnsi="Calibri Light" w:cs="Times New Roman"/>
      </w:rPr>
      <w:tblPr/>
      <w:tcPr>
        <w:tcBorders>
          <w:top w:val="nil"/>
          <w:bottom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2F7D1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F7D15"/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F7D15"/>
    <w:rPr>
      <w:rFonts w:ascii="Times New Roman" w:eastAsia="Times New Roman" w:hAnsi="Times New Roman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F7D1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F7D15"/>
    <w:rPr>
      <w:rFonts w:ascii="Times New Roman" w:eastAsia="Times New Roman" w:hAnsi="Times New Roman"/>
      <w:b/>
      <w:bCs/>
    </w:rPr>
  </w:style>
  <w:style w:type="paragraph" w:styleId="NoSpacing">
    <w:name w:val="No Spacing"/>
    <w:uiPriority w:val="1"/>
    <w:qFormat/>
    <w:rsid w:val="003D29AC"/>
    <w:rPr>
      <w:rFonts w:ascii="Times New Roman" w:eastAsia="Times New Roman" w:hAnsi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9465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377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293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987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28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98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49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829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15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578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20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49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eader" Target="header2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6.pn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microsoft.com/office/2011/relationships/people" Target="peop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MLASeventhEditionOfficeOnline.xsl" StyleName="MLA Seventh Edition"/>
</file>

<file path=customXml/itemProps1.xml><?xml version="1.0" encoding="utf-8"?>
<ds:datastoreItem xmlns:ds="http://schemas.openxmlformats.org/officeDocument/2006/customXml" ds:itemID="{9C8B5EC1-253A-4BD0-8468-6ED438E693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782</Words>
  <Characters>4462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PAYROLL ACCOUNTING (04)</vt:lpstr>
    </vt:vector>
  </TitlesOfParts>
  <Company>WITC Rice Lake</Company>
  <LinksUpToDate>false</LinksUpToDate>
  <CharactersWithSpaces>5234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PAYROLL ACCOUNTING (04)</dc:title>
  <dc:creator>Jennifer Dunkle</dc:creator>
  <cp:lastModifiedBy>McNew, Amber</cp:lastModifiedBy>
  <cp:revision>2</cp:revision>
  <cp:lastPrinted>2018-05-21T13:45:00Z</cp:lastPrinted>
  <dcterms:created xsi:type="dcterms:W3CDTF">2020-03-05T16:08:00Z</dcterms:created>
  <dcterms:modified xsi:type="dcterms:W3CDTF">2020-03-05T16:08:00Z</dcterms:modified>
</cp:coreProperties>
</file>