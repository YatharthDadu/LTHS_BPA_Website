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96710" w14:textId="62E6952E" w:rsidR="00F1245D" w:rsidRDefault="003D3B70" w:rsidP="002B311D">
      <w:pPr>
        <w:pStyle w:val="BodyText2"/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7968" behindDoc="1" locked="0" layoutInCell="1" allowOverlap="1" wp14:anchorId="3C8F2510" wp14:editId="1D26D53A">
            <wp:simplePos x="0" y="0"/>
            <wp:positionH relativeFrom="margin">
              <wp:posOffset>1685925</wp:posOffset>
            </wp:positionH>
            <wp:positionV relativeFrom="paragraph">
              <wp:posOffset>200025</wp:posOffset>
            </wp:positionV>
            <wp:extent cx="2839720" cy="8547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70016" behindDoc="1" locked="0" layoutInCell="1" allowOverlap="1" wp14:anchorId="23B1A4F8" wp14:editId="61E69CD5">
            <wp:simplePos x="0" y="0"/>
            <wp:positionH relativeFrom="column">
              <wp:posOffset>5295900</wp:posOffset>
            </wp:positionH>
            <wp:positionV relativeFrom="paragraph">
              <wp:posOffset>-742950</wp:posOffset>
            </wp:positionV>
            <wp:extent cx="1438910" cy="1376097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4B6">
        <w:t xml:space="preserve"> </w:t>
      </w:r>
      <w:r w:rsidR="00772077" w:rsidRPr="004510FE">
        <w:tab/>
      </w:r>
    </w:p>
    <w:p w14:paraId="04A8A934" w14:textId="3EAB8264" w:rsidR="003D3B70" w:rsidRPr="004510FE" w:rsidRDefault="003D3B70" w:rsidP="002B311D">
      <w:pPr>
        <w:pStyle w:val="BodyText2"/>
      </w:pPr>
    </w:p>
    <w:p w14:paraId="05936376" w14:textId="77777777" w:rsidR="003D3B70" w:rsidRPr="003D3B70" w:rsidRDefault="003D3B70" w:rsidP="002B311D">
      <w:pPr>
        <w:pStyle w:val="TestTitle"/>
        <w:rPr>
          <w:sz w:val="44"/>
        </w:rPr>
      </w:pPr>
    </w:p>
    <w:p w14:paraId="1D63A7DD" w14:textId="1CBFCFCB" w:rsidR="009770E8" w:rsidRPr="003D3B70" w:rsidRDefault="00930AEB" w:rsidP="002B311D">
      <w:pPr>
        <w:pStyle w:val="TestTitle"/>
        <w:rPr>
          <w:szCs w:val="60"/>
        </w:rPr>
      </w:pPr>
      <w:r w:rsidRPr="003D3B70">
        <w:rPr>
          <w:szCs w:val="60"/>
        </w:rPr>
        <w:t xml:space="preserve">FUNDAMENTAL </w:t>
      </w:r>
      <w:r w:rsidR="009770E8" w:rsidRPr="003D3B70">
        <w:rPr>
          <w:szCs w:val="60"/>
        </w:rPr>
        <w:t>SPREADSHEET APPLICATIONS</w:t>
      </w:r>
    </w:p>
    <w:p w14:paraId="132B872E" w14:textId="77777777" w:rsidR="00F1245D" w:rsidRPr="003D3B70" w:rsidRDefault="00F1245D" w:rsidP="002B311D">
      <w:pPr>
        <w:pStyle w:val="TestTitle"/>
        <w:rPr>
          <w:szCs w:val="60"/>
        </w:rPr>
      </w:pPr>
      <w:r w:rsidRPr="003D3B70">
        <w:rPr>
          <w:szCs w:val="60"/>
        </w:rPr>
        <w:t>(</w:t>
      </w:r>
      <w:r w:rsidR="009770E8" w:rsidRPr="003D3B70">
        <w:rPr>
          <w:szCs w:val="60"/>
        </w:rPr>
        <w:t>230</w:t>
      </w:r>
      <w:r w:rsidRPr="003D3B70">
        <w:rPr>
          <w:szCs w:val="60"/>
        </w:rPr>
        <w:t>)</w:t>
      </w:r>
    </w:p>
    <w:p w14:paraId="42CDF7C8" w14:textId="77777777" w:rsidR="00F1245D" w:rsidRPr="003D3B70" w:rsidRDefault="00F1245D" w:rsidP="002B311D">
      <w:pPr>
        <w:pStyle w:val="BodyText2"/>
        <w:rPr>
          <w:b w:val="0"/>
          <w:color w:val="C00000"/>
          <w:sz w:val="22"/>
        </w:rPr>
      </w:pPr>
    </w:p>
    <w:p w14:paraId="72A78F97" w14:textId="2C041EF3" w:rsidR="00F1245D" w:rsidRPr="003D3B70" w:rsidRDefault="000F5D4A" w:rsidP="002B311D">
      <w:pPr>
        <w:pStyle w:val="LevelYear"/>
        <w:rPr>
          <w:color w:val="C00000"/>
        </w:rPr>
      </w:pPr>
      <w:r w:rsidRPr="003D3B70">
        <w:rPr>
          <w:color w:val="C00000"/>
        </w:rPr>
        <w:t>National</w:t>
      </w:r>
      <w:r w:rsidR="00B574BA" w:rsidRPr="003D3B70">
        <w:rPr>
          <w:color w:val="C00000"/>
        </w:rPr>
        <w:t xml:space="preserve">  20</w:t>
      </w:r>
      <w:r w:rsidR="00930AEB" w:rsidRPr="003D3B70">
        <w:rPr>
          <w:color w:val="C00000"/>
        </w:rPr>
        <w:t>20</w:t>
      </w:r>
    </w:p>
    <w:p w14:paraId="44AC458B" w14:textId="77777777" w:rsidR="00D44B6D" w:rsidRPr="004510FE" w:rsidRDefault="00D44B6D" w:rsidP="002B311D"/>
    <w:p w14:paraId="2B4DFDAE" w14:textId="77777777" w:rsidR="001C4797" w:rsidRPr="004D31FA" w:rsidRDefault="00F55ED1" w:rsidP="002B311D">
      <w:pPr>
        <w:jc w:val="both"/>
        <w:rPr>
          <w:b/>
          <w:sz w:val="24"/>
          <w:szCs w:val="24"/>
        </w:rPr>
      </w:pPr>
      <w:r w:rsidRPr="004510FE">
        <w:tab/>
      </w:r>
      <w:r w:rsidR="001C4797" w:rsidRPr="004D31FA">
        <w:rPr>
          <w:b/>
          <w:sz w:val="24"/>
          <w:szCs w:val="24"/>
        </w:rPr>
        <w:t>Production Portion</w:t>
      </w:r>
      <w:r w:rsidRPr="004D31FA">
        <w:rPr>
          <w:b/>
          <w:sz w:val="24"/>
          <w:szCs w:val="24"/>
        </w:rPr>
        <w:t>:</w:t>
      </w:r>
    </w:p>
    <w:p w14:paraId="6A09BC7F" w14:textId="77777777" w:rsidR="00F55ED1" w:rsidRPr="004D31FA" w:rsidRDefault="00F55ED1" w:rsidP="002B311D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4"/>
        </w:rPr>
      </w:pPr>
    </w:p>
    <w:p w14:paraId="12914E7F" w14:textId="4460B0A7" w:rsidR="001C4797" w:rsidRPr="004D31FA" w:rsidRDefault="004510FE">
      <w:pPr>
        <w:tabs>
          <w:tab w:val="left" w:pos="6300"/>
          <w:tab w:val="left" w:leader="underscore" w:pos="8010"/>
        </w:tabs>
        <w:ind w:left="1440" w:right="-72"/>
        <w:rPr>
          <w:sz w:val="24"/>
          <w:szCs w:val="24"/>
        </w:rPr>
        <w:pPrChange w:id="1" w:author="Hewes Angie" w:date="2020-02-27T10:29:00Z">
          <w:pPr>
            <w:tabs>
              <w:tab w:val="left" w:pos="6300"/>
              <w:tab w:val="left" w:leader="underscore" w:pos="8010"/>
            </w:tabs>
            <w:spacing w:after="240"/>
            <w:ind w:left="1440" w:right="-72"/>
          </w:pPr>
        </w:pPrChange>
      </w:pPr>
      <w:r w:rsidRPr="004D31FA">
        <w:rPr>
          <w:sz w:val="24"/>
          <w:szCs w:val="24"/>
        </w:rPr>
        <w:t>Job</w:t>
      </w:r>
      <w:r w:rsidR="00940BED" w:rsidRPr="004D31FA">
        <w:rPr>
          <w:sz w:val="24"/>
          <w:szCs w:val="24"/>
        </w:rPr>
        <w:t xml:space="preserve"> 1: </w:t>
      </w:r>
      <w:r w:rsidR="00D174B6">
        <w:rPr>
          <w:sz w:val="24"/>
          <w:szCs w:val="24"/>
        </w:rPr>
        <w:t xml:space="preserve"> </w:t>
      </w:r>
      <w:r w:rsidR="002C7CCF" w:rsidRPr="004D31FA">
        <w:rPr>
          <w:sz w:val="24"/>
          <w:szCs w:val="24"/>
        </w:rPr>
        <w:t>Create Spreadsheet with Formulas</w:t>
      </w:r>
      <w:r w:rsidR="00246A9F" w:rsidRPr="004D31FA">
        <w:rPr>
          <w:sz w:val="24"/>
          <w:szCs w:val="24"/>
        </w:rPr>
        <w:tab/>
      </w:r>
      <w:r w:rsidR="00246A9F" w:rsidRPr="004D31FA">
        <w:rPr>
          <w:sz w:val="24"/>
          <w:szCs w:val="24"/>
        </w:rPr>
        <w:tab/>
        <w:t xml:space="preserve"> (</w:t>
      </w:r>
      <w:r w:rsidR="00940BED" w:rsidRPr="004D31FA">
        <w:rPr>
          <w:sz w:val="24"/>
          <w:szCs w:val="24"/>
        </w:rPr>
        <w:t>1</w:t>
      </w:r>
      <w:r w:rsidR="008F4C90">
        <w:rPr>
          <w:sz w:val="24"/>
          <w:szCs w:val="24"/>
        </w:rPr>
        <w:t>3</w:t>
      </w:r>
      <w:r w:rsidR="008035B0">
        <w:rPr>
          <w:sz w:val="24"/>
          <w:szCs w:val="24"/>
        </w:rPr>
        <w:t>0</w:t>
      </w:r>
      <w:r w:rsidR="001C4797" w:rsidRPr="004D31FA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points</w:t>
      </w:r>
      <w:r w:rsidR="001C4797" w:rsidRPr="004D31FA">
        <w:rPr>
          <w:sz w:val="24"/>
          <w:szCs w:val="24"/>
        </w:rPr>
        <w:t>)</w:t>
      </w:r>
    </w:p>
    <w:p w14:paraId="6B7D295D" w14:textId="0503B7E2" w:rsidR="001C4797" w:rsidRPr="004D31FA" w:rsidRDefault="004510FE">
      <w:pPr>
        <w:tabs>
          <w:tab w:val="left" w:pos="6300"/>
          <w:tab w:val="left" w:leader="underscore" w:pos="8010"/>
        </w:tabs>
        <w:ind w:left="1440" w:right="-72"/>
        <w:rPr>
          <w:sz w:val="24"/>
          <w:szCs w:val="24"/>
        </w:rPr>
        <w:pPrChange w:id="2" w:author="Hewes Angie" w:date="2020-02-27T10:29:00Z">
          <w:pPr>
            <w:tabs>
              <w:tab w:val="left" w:pos="6300"/>
              <w:tab w:val="left" w:leader="underscore" w:pos="8010"/>
            </w:tabs>
            <w:spacing w:after="240"/>
            <w:ind w:left="1440" w:right="-72"/>
          </w:pPr>
        </w:pPrChange>
      </w:pPr>
      <w:r w:rsidRPr="004D31FA">
        <w:rPr>
          <w:sz w:val="24"/>
          <w:szCs w:val="24"/>
        </w:rPr>
        <w:t xml:space="preserve">Job </w:t>
      </w:r>
      <w:r w:rsidR="001C4797" w:rsidRPr="004D31FA">
        <w:rPr>
          <w:sz w:val="24"/>
          <w:szCs w:val="24"/>
        </w:rPr>
        <w:t xml:space="preserve">2:  </w:t>
      </w:r>
      <w:r w:rsidR="002C7CCF" w:rsidRPr="004D31FA">
        <w:rPr>
          <w:sz w:val="24"/>
          <w:szCs w:val="24"/>
        </w:rPr>
        <w:t>Format Spreadsheet</w:t>
      </w:r>
      <w:r w:rsidR="00246A9F" w:rsidRPr="004D31FA">
        <w:rPr>
          <w:sz w:val="24"/>
          <w:szCs w:val="24"/>
        </w:rPr>
        <w:tab/>
      </w:r>
      <w:r w:rsidRPr="004D31FA">
        <w:rPr>
          <w:sz w:val="24"/>
          <w:szCs w:val="24"/>
        </w:rPr>
        <w:tab/>
        <w:t xml:space="preserve"> </w:t>
      </w:r>
      <w:r w:rsidR="00BC0A57">
        <w:rPr>
          <w:sz w:val="24"/>
          <w:szCs w:val="24"/>
        </w:rPr>
        <w:t xml:space="preserve">  </w:t>
      </w:r>
      <w:r w:rsidR="00246A9F" w:rsidRPr="004D31FA">
        <w:rPr>
          <w:sz w:val="24"/>
          <w:szCs w:val="24"/>
        </w:rPr>
        <w:t>(</w:t>
      </w:r>
      <w:r w:rsidR="00E006D8">
        <w:rPr>
          <w:sz w:val="24"/>
          <w:szCs w:val="24"/>
        </w:rPr>
        <w:t>9</w:t>
      </w:r>
      <w:r w:rsidR="00BC0A57">
        <w:rPr>
          <w:sz w:val="24"/>
          <w:szCs w:val="24"/>
        </w:rPr>
        <w:t>5</w:t>
      </w:r>
      <w:r w:rsidR="00B07639" w:rsidRPr="004D31FA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points</w:t>
      </w:r>
      <w:r w:rsidR="001C4797" w:rsidRPr="004D31FA">
        <w:rPr>
          <w:sz w:val="24"/>
          <w:szCs w:val="24"/>
        </w:rPr>
        <w:t>)</w:t>
      </w:r>
    </w:p>
    <w:p w14:paraId="3BA8BCB6" w14:textId="45F8A897" w:rsidR="002C7CCF" w:rsidRPr="004D31FA" w:rsidRDefault="002C7CCF">
      <w:pPr>
        <w:tabs>
          <w:tab w:val="left" w:pos="6300"/>
          <w:tab w:val="left" w:leader="underscore" w:pos="8010"/>
        </w:tabs>
        <w:ind w:left="1440" w:right="-72"/>
        <w:rPr>
          <w:sz w:val="24"/>
          <w:szCs w:val="24"/>
        </w:rPr>
        <w:pPrChange w:id="3" w:author="Hewes Angie" w:date="2020-02-27T10:29:00Z">
          <w:pPr>
            <w:tabs>
              <w:tab w:val="left" w:pos="6300"/>
              <w:tab w:val="left" w:leader="underscore" w:pos="8010"/>
            </w:tabs>
            <w:spacing w:after="240"/>
            <w:ind w:left="1440" w:right="-72"/>
          </w:pPr>
        </w:pPrChange>
      </w:pPr>
      <w:r w:rsidRPr="004D31FA">
        <w:rPr>
          <w:sz w:val="24"/>
          <w:szCs w:val="24"/>
        </w:rPr>
        <w:t xml:space="preserve">Job 3:  Create </w:t>
      </w:r>
      <w:r w:rsidR="000F5D4A">
        <w:rPr>
          <w:sz w:val="24"/>
          <w:szCs w:val="24"/>
        </w:rPr>
        <w:t>Clustered Column</w:t>
      </w:r>
      <w:r w:rsidR="0009466B">
        <w:rPr>
          <w:sz w:val="24"/>
          <w:szCs w:val="24"/>
        </w:rPr>
        <w:t xml:space="preserve"> </w:t>
      </w:r>
      <w:r w:rsidRPr="004D31FA">
        <w:rPr>
          <w:sz w:val="24"/>
          <w:szCs w:val="24"/>
        </w:rPr>
        <w:t>Chart</w:t>
      </w:r>
      <w:r w:rsidRPr="004D31FA">
        <w:rPr>
          <w:sz w:val="24"/>
          <w:szCs w:val="24"/>
        </w:rPr>
        <w:tab/>
      </w:r>
      <w:r w:rsidRPr="004D31FA">
        <w:rPr>
          <w:sz w:val="24"/>
          <w:szCs w:val="24"/>
        </w:rPr>
        <w:tab/>
        <w:t xml:space="preserve">   (</w:t>
      </w:r>
      <w:r w:rsidR="00EF4BD9">
        <w:rPr>
          <w:sz w:val="24"/>
          <w:szCs w:val="24"/>
        </w:rPr>
        <w:t>4</w:t>
      </w:r>
      <w:r w:rsidR="00BC0A57">
        <w:rPr>
          <w:sz w:val="24"/>
          <w:szCs w:val="24"/>
        </w:rPr>
        <w:t>5</w:t>
      </w:r>
      <w:r w:rsidRPr="004D31FA">
        <w:rPr>
          <w:sz w:val="24"/>
          <w:szCs w:val="24"/>
        </w:rPr>
        <w:t xml:space="preserve"> points)</w:t>
      </w:r>
    </w:p>
    <w:p w14:paraId="535C698F" w14:textId="77777777" w:rsidR="004510FE" w:rsidRPr="004D31FA" w:rsidRDefault="00246A9F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4D31FA">
        <w:rPr>
          <w:b/>
          <w:i/>
          <w:sz w:val="24"/>
          <w:szCs w:val="24"/>
        </w:rPr>
        <w:tab/>
      </w:r>
    </w:p>
    <w:p w14:paraId="1B4A6BD1" w14:textId="3B601204" w:rsidR="001C4797" w:rsidRPr="004D31FA" w:rsidRDefault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 w:rsidRPr="004D31FA">
        <w:rPr>
          <w:b/>
          <w:i/>
          <w:sz w:val="24"/>
          <w:szCs w:val="24"/>
        </w:rPr>
        <w:tab/>
      </w:r>
      <w:r w:rsidR="00246A9F" w:rsidRPr="004D31FA">
        <w:rPr>
          <w:b/>
          <w:i/>
          <w:sz w:val="24"/>
          <w:szCs w:val="24"/>
        </w:rPr>
        <w:t>TOTAL POINTS</w:t>
      </w:r>
      <w:r w:rsidR="00246A9F" w:rsidRPr="004D31FA">
        <w:rPr>
          <w:b/>
          <w:i/>
          <w:sz w:val="24"/>
          <w:szCs w:val="24"/>
        </w:rPr>
        <w:tab/>
      </w:r>
      <w:r w:rsidR="00246A9F" w:rsidRPr="004D31FA">
        <w:rPr>
          <w:b/>
          <w:i/>
          <w:sz w:val="24"/>
          <w:szCs w:val="24"/>
        </w:rPr>
        <w:tab/>
        <w:t xml:space="preserve"> </w:t>
      </w:r>
      <w:r w:rsidR="0021792A">
        <w:rPr>
          <w:b/>
          <w:i/>
          <w:sz w:val="24"/>
          <w:szCs w:val="24"/>
        </w:rPr>
        <w:t>(</w:t>
      </w:r>
      <w:r w:rsidR="00EF4BD9">
        <w:rPr>
          <w:b/>
          <w:i/>
          <w:sz w:val="24"/>
          <w:szCs w:val="24"/>
        </w:rPr>
        <w:t>2</w:t>
      </w:r>
      <w:r w:rsidR="00BC0A57">
        <w:rPr>
          <w:b/>
          <w:i/>
          <w:sz w:val="24"/>
          <w:szCs w:val="24"/>
        </w:rPr>
        <w:t>7</w:t>
      </w:r>
      <w:r w:rsidR="00EF3A37">
        <w:rPr>
          <w:b/>
          <w:i/>
          <w:sz w:val="24"/>
          <w:szCs w:val="24"/>
        </w:rPr>
        <w:t>0</w:t>
      </w:r>
      <w:r w:rsidR="00B07639" w:rsidRPr="004D31FA">
        <w:rPr>
          <w:b/>
          <w:i/>
          <w:sz w:val="24"/>
          <w:szCs w:val="24"/>
        </w:rPr>
        <w:t xml:space="preserve"> points</w:t>
      </w:r>
      <w:r w:rsidR="001C4797" w:rsidRPr="004D31FA">
        <w:rPr>
          <w:b/>
          <w:i/>
          <w:sz w:val="24"/>
          <w:szCs w:val="24"/>
        </w:rPr>
        <w:t>)</w:t>
      </w:r>
    </w:p>
    <w:p w14:paraId="1116F4BD" w14:textId="77777777" w:rsidR="00F1245D" w:rsidRPr="004510FE" w:rsidRDefault="00F1245D">
      <w:pPr>
        <w:jc w:val="both"/>
        <w:rPr>
          <w:sz w:val="18"/>
        </w:rPr>
      </w:pPr>
    </w:p>
    <w:p w14:paraId="38B7B8E6" w14:textId="77777777" w:rsidR="00F55ED1" w:rsidRPr="004510FE" w:rsidRDefault="00F55ED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7B3D18E8" w14:textId="77777777" w:rsidR="00F55ED1" w:rsidRPr="004510FE" w:rsidRDefault="00271EEB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171EA8B" wp14:editId="3A3FBFFF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8890" r="9525" b="1016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E8812" w14:textId="77777777" w:rsidR="00C37062" w:rsidRDefault="00C37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71EA8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6pt;width:495.75pt;height:108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" fillcolor="#d8d8d8">
                <v:textbox>
                  <w:txbxContent>
                    <w:p w14:paraId="40BE8812" w14:textId="77777777" w:rsidR="00C37062" w:rsidRDefault="00C37062"/>
                  </w:txbxContent>
                </v:textbox>
              </v:shape>
            </w:pict>
          </mc:Fallback>
        </mc:AlternateContent>
      </w:r>
    </w:p>
    <w:p w14:paraId="71F175D0" w14:textId="77777777" w:rsidR="00F1245D" w:rsidRPr="001962B9" w:rsidRDefault="00F1245D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57419E61" w14:textId="77777777" w:rsidR="00F1245D" w:rsidRPr="001962B9" w:rsidRDefault="00F1245D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  <w:pPrChange w:id="4" w:author="Hewes Angie" w:date="2020-02-27T10:29:00Z">
          <w:pPr>
            <w:numPr>
              <w:numId w:val="1"/>
            </w:numPr>
            <w:tabs>
              <w:tab w:val="num" w:pos="5760"/>
            </w:tabs>
            <w:ind w:left="1260" w:right="90" w:hanging="360"/>
          </w:pPr>
        </w:pPrChange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0B65C5C9" w14:textId="77777777" w:rsidR="00F1245D" w:rsidRPr="001962B9" w:rsidRDefault="00F1245D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  <w:pPrChange w:id="5" w:author="Hewes Angie" w:date="2020-02-27T10:29:00Z">
          <w:pPr>
            <w:numPr>
              <w:numId w:val="1"/>
            </w:numPr>
            <w:tabs>
              <w:tab w:val="num" w:pos="5760"/>
            </w:tabs>
            <w:ind w:left="1260" w:right="90" w:hanging="360"/>
          </w:pPr>
        </w:pPrChange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5A615BA0" w14:textId="77777777" w:rsidR="00F1245D" w:rsidRPr="001962B9" w:rsidRDefault="00F1245D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  <w:pPrChange w:id="6" w:author="Hewes Angie" w:date="2020-02-27T10:29:00Z">
          <w:pPr>
            <w:numPr>
              <w:numId w:val="1"/>
            </w:numPr>
            <w:tabs>
              <w:tab w:val="num" w:pos="5760"/>
            </w:tabs>
            <w:ind w:left="1260" w:right="90" w:hanging="360"/>
          </w:pPr>
        </w:pPrChange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6404FE63" w14:textId="77777777" w:rsidR="00F1245D" w:rsidRPr="004510FE" w:rsidRDefault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EA00012" w14:textId="77777777" w:rsidR="001962B9" w:rsidRDefault="001962B9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4B2F7FCA" w14:textId="77777777" w:rsidR="00F1245D" w:rsidRPr="004510FE" w:rsidRDefault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78464CA2" w14:textId="77777777" w:rsidR="00F1245D" w:rsidRPr="004510FE" w:rsidRDefault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AF7ACE">
        <w:rPr>
          <w:sz w:val="22"/>
          <w:szCs w:val="19"/>
        </w:rPr>
        <w:t>ninety (</w:t>
      </w:r>
      <w:r w:rsidR="0076620B" w:rsidRPr="004510FE">
        <w:rPr>
          <w:sz w:val="22"/>
          <w:szCs w:val="19"/>
        </w:rPr>
        <w:t>9</w:t>
      </w:r>
      <w:r w:rsidRPr="004510FE">
        <w:rPr>
          <w:sz w:val="22"/>
          <w:szCs w:val="19"/>
        </w:rPr>
        <w:t>0</w:t>
      </w:r>
      <w:r w:rsidR="00AF7ACE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3BF6E467" w14:textId="77777777" w:rsidR="00F1245D" w:rsidRPr="004510FE" w:rsidRDefault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09A51F82" w14:textId="77777777" w:rsidR="001962B9" w:rsidRPr="004510FE" w:rsidRDefault="001962B9">
      <w:pPr>
        <w:tabs>
          <w:tab w:val="left" w:pos="-1440"/>
        </w:tabs>
        <w:jc w:val="center"/>
        <w:rPr>
          <w:sz w:val="22"/>
          <w:szCs w:val="22"/>
        </w:rPr>
      </w:pPr>
    </w:p>
    <w:p w14:paraId="1EB67AC5" w14:textId="77777777" w:rsidR="00F1245D" w:rsidRPr="004510FE" w:rsidRDefault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14:paraId="5990A86A" w14:textId="77777777" w:rsidR="00F1245D" w:rsidRPr="004510FE" w:rsidRDefault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D99C3FA" w14:textId="77777777" w:rsidR="00F1245D" w:rsidRPr="004510FE" w:rsidRDefault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6A27AA32" w14:textId="77777777" w:rsidR="0010036C" w:rsidRDefault="0010036C">
      <w:pPr>
        <w:pStyle w:val="Heading1"/>
        <w:spacing w:before="0"/>
        <w:jc w:val="center"/>
        <w:rPr>
          <w:rFonts w:ascii="Times New Roman" w:hAnsi="Times New Roman"/>
          <w:color w:val="auto"/>
          <w:sz w:val="26"/>
          <w:szCs w:val="26"/>
        </w:rPr>
      </w:pPr>
    </w:p>
    <w:p w14:paraId="58C129A2" w14:textId="6B8112E2" w:rsidR="00225C8B" w:rsidRDefault="00225C8B">
      <w:pPr>
        <w:keepNext/>
        <w:keepLines/>
        <w:tabs>
          <w:tab w:val="center" w:pos="4418"/>
          <w:tab w:val="center" w:pos="6481"/>
        </w:tabs>
        <w:jc w:val="center"/>
        <w:outlineLvl w:val="0"/>
        <w:rPr>
          <w:rFonts w:ascii="Cambria" w:hAnsi="Cambria"/>
          <w:b/>
          <w:bCs/>
          <w:sz w:val="28"/>
          <w:szCs w:val="28"/>
        </w:rPr>
        <w:pPrChange w:id="7" w:author="Hewes Angie" w:date="2020-02-27T10:29:00Z">
          <w:pPr>
            <w:keepNext/>
            <w:keepLines/>
            <w:tabs>
              <w:tab w:val="center" w:pos="4418"/>
              <w:tab w:val="center" w:pos="6481"/>
            </w:tabs>
            <w:spacing w:before="480"/>
            <w:jc w:val="center"/>
            <w:outlineLvl w:val="0"/>
          </w:pPr>
        </w:pPrChange>
      </w:pPr>
      <w:r w:rsidRPr="003D3B70">
        <w:rPr>
          <w:rFonts w:ascii="Cambria" w:hAnsi="Cambria"/>
          <w:b/>
          <w:bCs/>
          <w:sz w:val="28"/>
          <w:szCs w:val="28"/>
        </w:rPr>
        <w:t>GENERAL INSTRUCTIONS</w:t>
      </w:r>
    </w:p>
    <w:p w14:paraId="51BE5678" w14:textId="77777777" w:rsidR="003D3B70" w:rsidRPr="003D3B70" w:rsidRDefault="003D3B70">
      <w:pPr>
        <w:keepNext/>
        <w:keepLines/>
        <w:tabs>
          <w:tab w:val="center" w:pos="4418"/>
          <w:tab w:val="center" w:pos="6481"/>
        </w:tabs>
        <w:jc w:val="center"/>
        <w:outlineLvl w:val="0"/>
        <w:rPr>
          <w:rFonts w:ascii="Cambria" w:hAnsi="Cambria"/>
          <w:b/>
          <w:bCs/>
          <w:sz w:val="2"/>
          <w:szCs w:val="28"/>
        </w:rPr>
        <w:pPrChange w:id="8" w:author="Hewes Angie" w:date="2020-02-27T10:29:00Z">
          <w:pPr>
            <w:keepNext/>
            <w:keepLines/>
            <w:tabs>
              <w:tab w:val="center" w:pos="4418"/>
              <w:tab w:val="center" w:pos="6481"/>
            </w:tabs>
            <w:spacing w:before="480"/>
            <w:jc w:val="center"/>
            <w:outlineLvl w:val="0"/>
          </w:pPr>
        </w:pPrChange>
      </w:pPr>
    </w:p>
    <w:p w14:paraId="056703D2" w14:textId="77777777" w:rsidR="00225C8B" w:rsidRPr="00225C8B" w:rsidRDefault="00225C8B">
      <w:pPr>
        <w:numPr>
          <w:ilvl w:val="0"/>
          <w:numId w:val="38"/>
        </w:numPr>
        <w:tabs>
          <w:tab w:val="left" w:pos="-1440"/>
          <w:tab w:val="center" w:pos="4680"/>
          <w:tab w:val="right" w:pos="9360"/>
        </w:tabs>
        <w:rPr>
          <w:rFonts w:eastAsia="MS Mincho"/>
          <w:sz w:val="24"/>
          <w:szCs w:val="24"/>
        </w:rPr>
        <w:pPrChange w:id="9" w:author="Hewes Angie" w:date="2020-02-27T10:29:00Z">
          <w:pPr>
            <w:numPr>
              <w:numId w:val="38"/>
            </w:numPr>
            <w:tabs>
              <w:tab w:val="left" w:pos="-1440"/>
              <w:tab w:val="center" w:pos="4680"/>
              <w:tab w:val="right" w:pos="936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>Make certain this test booklet contains Jobs 1-3.</w:t>
      </w:r>
    </w:p>
    <w:p w14:paraId="5C0A4C34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10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lastRenderedPageBreak/>
        <w:t>Key all jobs according to the instructions given.</w:t>
      </w:r>
    </w:p>
    <w:p w14:paraId="121A5A95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11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>Correct any obvious keyboarding errors and incorporate any editing notations.</w:t>
      </w:r>
    </w:p>
    <w:p w14:paraId="1811CAFE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12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 xml:space="preserve">Correct any errors in formatting.  Use formatting shown in the </w:t>
      </w:r>
      <w:r w:rsidRPr="00225C8B">
        <w:rPr>
          <w:rFonts w:eastAsia="MS Mincho"/>
          <w:i/>
          <w:sz w:val="24"/>
          <w:szCs w:val="24"/>
        </w:rPr>
        <w:t>Style &amp; Reference Manual</w:t>
      </w:r>
      <w:r w:rsidRPr="00225C8B">
        <w:rPr>
          <w:rFonts w:eastAsia="MS Mincho"/>
          <w:sz w:val="24"/>
          <w:szCs w:val="24"/>
        </w:rPr>
        <w:t>.</w:t>
      </w:r>
    </w:p>
    <w:p w14:paraId="7DA522F9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b/>
          <w:sz w:val="24"/>
          <w:szCs w:val="24"/>
        </w:rPr>
        <w:pPrChange w:id="13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 xml:space="preserve">For any problem where you would normally key your reference initials, key your contestant number. Your name or initials should </w:t>
      </w:r>
      <w:r w:rsidRPr="00225C8B">
        <w:rPr>
          <w:rFonts w:eastAsia="MS Mincho"/>
          <w:i/>
          <w:sz w:val="24"/>
          <w:szCs w:val="24"/>
        </w:rPr>
        <w:t>not</w:t>
      </w:r>
      <w:r w:rsidRPr="00225C8B">
        <w:rPr>
          <w:rFonts w:eastAsia="MS Mincho"/>
          <w:sz w:val="24"/>
          <w:szCs w:val="24"/>
        </w:rPr>
        <w:t xml:space="preserve"> appear on any work you submit. </w:t>
      </w:r>
    </w:p>
    <w:p w14:paraId="433BAD35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</w:pPr>
      <w:r w:rsidRPr="00225C8B">
        <w:rPr>
          <w:rFonts w:eastAsia="MS Mincho"/>
          <w:sz w:val="24"/>
          <w:szCs w:val="24"/>
        </w:rPr>
        <w:t xml:space="preserve">Key your contestant number and job number as the footer in the lower left-hand corner of </w:t>
      </w:r>
      <w:r w:rsidRPr="00225C8B">
        <w:rPr>
          <w:rFonts w:eastAsia="MS Mincho"/>
          <w:sz w:val="24"/>
          <w:szCs w:val="24"/>
          <w:u w:val="single"/>
        </w:rPr>
        <w:t>all</w:t>
      </w:r>
      <w:r w:rsidRPr="00225C8B">
        <w:rPr>
          <w:rFonts w:eastAsia="MS Mincho"/>
          <w:sz w:val="24"/>
          <w:szCs w:val="24"/>
        </w:rPr>
        <w:t xml:space="preserve"> work submitted unless otherwise specified.</w:t>
      </w:r>
    </w:p>
    <w:p w14:paraId="6370A2BE" w14:textId="77777777" w:rsidR="00225C8B" w:rsidRPr="00225C8B" w:rsidRDefault="00225C8B">
      <w:pPr>
        <w:tabs>
          <w:tab w:val="left" w:pos="450"/>
        </w:tabs>
        <w:ind w:left="360"/>
        <w:rPr>
          <w:rFonts w:eastAsia="MS Mincho"/>
          <w:sz w:val="16"/>
          <w:szCs w:val="16"/>
        </w:rPr>
      </w:pPr>
    </w:p>
    <w:tbl>
      <w:tblPr>
        <w:tblpPr w:leftFromText="180" w:rightFromText="180" w:vertAnchor="text" w:horzAnchor="page" w:tblpX="4361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</w:tblGrid>
      <w:tr w:rsidR="00225C8B" w:rsidRPr="00225C8B" w14:paraId="375FA9B0" w14:textId="77777777" w:rsidTr="00EB4AF3">
        <w:trPr>
          <w:cantSplit/>
          <w:trHeight w:val="394"/>
        </w:trPr>
        <w:tc>
          <w:tcPr>
            <w:tcW w:w="2775" w:type="dxa"/>
            <w:shd w:val="clear" w:color="auto" w:fill="auto"/>
            <w:vAlign w:val="bottom"/>
          </w:tcPr>
          <w:p w14:paraId="732040B7" w14:textId="77777777" w:rsidR="00225C8B" w:rsidRPr="00225C8B" w:rsidRDefault="00225C8B">
            <w:pPr>
              <w:spacing w:line="276" w:lineRule="auto"/>
              <w:rPr>
                <w:rFonts w:eastAsia="MS Mincho"/>
              </w:rPr>
              <w:pPrChange w:id="14" w:author="Hewes Angie" w:date="2020-02-27T10:29:00Z">
                <w:pPr>
                  <w:framePr w:hSpace="180" w:wrap="around" w:vAnchor="text" w:hAnchor="page" w:x="4361" w:y="17"/>
                  <w:spacing w:after="200" w:line="276" w:lineRule="auto"/>
                </w:pPr>
              </w:pPrChange>
            </w:pPr>
            <w:r w:rsidRPr="00225C8B">
              <w:rPr>
                <w:rFonts w:eastAsia="MS Mincho"/>
                <w:i/>
              </w:rPr>
              <w:t>Example</w:t>
            </w:r>
            <w:r w:rsidRPr="00225C8B">
              <w:rPr>
                <w:rFonts w:eastAsia="MS Mincho"/>
              </w:rPr>
              <w:t>:</w:t>
            </w:r>
          </w:p>
        </w:tc>
      </w:tr>
      <w:tr w:rsidR="00225C8B" w:rsidRPr="00225C8B" w14:paraId="237B1BD5" w14:textId="77777777" w:rsidTr="00EB4AF3">
        <w:trPr>
          <w:trHeight w:val="1353"/>
        </w:trPr>
        <w:tc>
          <w:tcPr>
            <w:tcW w:w="2775" w:type="dxa"/>
            <w:shd w:val="clear" w:color="auto" w:fill="auto"/>
          </w:tcPr>
          <w:p w14:paraId="6BFD8C7E" w14:textId="77777777" w:rsidR="00225C8B" w:rsidRPr="00225C8B" w:rsidRDefault="00225C8B">
            <w:pPr>
              <w:tabs>
                <w:tab w:val="left" w:pos="450"/>
              </w:tabs>
              <w:rPr>
                <w:rFonts w:eastAsia="MS Mincho"/>
              </w:rPr>
              <w:pPrChange w:id="15" w:author="Hewes Angie" w:date="2020-02-27T10:29:00Z">
                <w:pPr>
                  <w:framePr w:hSpace="180" w:wrap="around" w:vAnchor="text" w:hAnchor="page" w:x="4361" w:y="17"/>
                  <w:tabs>
                    <w:tab w:val="left" w:pos="450"/>
                  </w:tabs>
                  <w:spacing w:after="200"/>
                </w:pPr>
              </w:pPrChange>
            </w:pPr>
          </w:p>
          <w:p w14:paraId="7903A984" w14:textId="77777777" w:rsidR="00225C8B" w:rsidRPr="00225C8B" w:rsidRDefault="00225C8B">
            <w:pPr>
              <w:tabs>
                <w:tab w:val="left" w:pos="450"/>
              </w:tabs>
              <w:ind w:left="360"/>
              <w:rPr>
                <w:rFonts w:eastAsia="Calibri"/>
              </w:rPr>
              <w:pPrChange w:id="16" w:author="Hewes Angie" w:date="2020-02-27T10:29:00Z">
                <w:pPr>
                  <w:framePr w:hSpace="180" w:wrap="around" w:vAnchor="text" w:hAnchor="page" w:x="4361" w:y="17"/>
                  <w:tabs>
                    <w:tab w:val="left" w:pos="450"/>
                  </w:tabs>
                  <w:ind w:left="360"/>
                </w:pPr>
              </w:pPrChange>
            </w:pPr>
            <w:r w:rsidRPr="00225C8B">
              <w:rPr>
                <w:rFonts w:eastAsia="Calibri"/>
              </w:rPr>
              <w:t>99-9999-9999</w:t>
            </w:r>
          </w:p>
          <w:p w14:paraId="1C8B34F3" w14:textId="77777777" w:rsidR="00225C8B" w:rsidRPr="00225C8B" w:rsidRDefault="00225C8B">
            <w:pPr>
              <w:tabs>
                <w:tab w:val="left" w:pos="450"/>
              </w:tabs>
              <w:ind w:left="360"/>
              <w:rPr>
                <w:rFonts w:eastAsia="MS Mincho"/>
                <w:sz w:val="16"/>
                <w:szCs w:val="16"/>
              </w:rPr>
              <w:pPrChange w:id="17" w:author="Hewes Angie" w:date="2020-02-27T10:29:00Z">
                <w:pPr>
                  <w:framePr w:hSpace="180" w:wrap="around" w:vAnchor="text" w:hAnchor="page" w:x="4361" w:y="17"/>
                  <w:tabs>
                    <w:tab w:val="left" w:pos="450"/>
                  </w:tabs>
                  <w:ind w:left="360"/>
                </w:pPr>
              </w:pPrChange>
            </w:pPr>
            <w:r w:rsidRPr="00225C8B">
              <w:rPr>
                <w:rFonts w:eastAsia="Calibri"/>
              </w:rPr>
              <w:t>Job 1</w:t>
            </w:r>
            <w:r w:rsidRPr="00225C8B">
              <w:rPr>
                <w:rFonts w:eastAsia="Calibri"/>
              </w:rPr>
              <w:br/>
            </w:r>
          </w:p>
        </w:tc>
      </w:tr>
    </w:tbl>
    <w:p w14:paraId="44E76DC8" w14:textId="77777777" w:rsidR="00225C8B" w:rsidRPr="00225C8B" w:rsidRDefault="00225C8B">
      <w:pPr>
        <w:tabs>
          <w:tab w:val="left" w:pos="450"/>
        </w:tabs>
        <w:ind w:left="810"/>
        <w:rPr>
          <w:rFonts w:eastAsia="MS Mincho"/>
        </w:rPr>
        <w:pPrChange w:id="18" w:author="Hewes Angie" w:date="2020-02-27T10:29:00Z">
          <w:pPr>
            <w:tabs>
              <w:tab w:val="left" w:pos="450"/>
            </w:tabs>
            <w:spacing w:after="200"/>
            <w:ind w:left="810"/>
          </w:pPr>
        </w:pPrChange>
      </w:pPr>
    </w:p>
    <w:p w14:paraId="7D6B5C5B" w14:textId="77777777" w:rsidR="00225C8B" w:rsidRPr="00225C8B" w:rsidRDefault="00225C8B">
      <w:pPr>
        <w:tabs>
          <w:tab w:val="left" w:pos="450"/>
        </w:tabs>
        <w:ind w:left="810"/>
        <w:rPr>
          <w:rFonts w:eastAsia="MS Mincho"/>
        </w:rPr>
        <w:pPrChange w:id="19" w:author="Hewes Angie" w:date="2020-02-27T10:29:00Z">
          <w:pPr>
            <w:tabs>
              <w:tab w:val="left" w:pos="450"/>
            </w:tabs>
            <w:spacing w:after="200"/>
            <w:ind w:left="810"/>
          </w:pPr>
        </w:pPrChange>
      </w:pPr>
    </w:p>
    <w:p w14:paraId="1AC312EF" w14:textId="77777777" w:rsidR="00225C8B" w:rsidRPr="00225C8B" w:rsidRDefault="00225C8B">
      <w:pPr>
        <w:tabs>
          <w:tab w:val="left" w:pos="450"/>
        </w:tabs>
        <w:ind w:left="810"/>
        <w:rPr>
          <w:rFonts w:eastAsia="MS Mincho"/>
        </w:rPr>
        <w:pPrChange w:id="20" w:author="Hewes Angie" w:date="2020-02-27T10:29:00Z">
          <w:pPr>
            <w:tabs>
              <w:tab w:val="left" w:pos="450"/>
            </w:tabs>
            <w:spacing w:after="200"/>
            <w:ind w:left="810"/>
          </w:pPr>
        </w:pPrChange>
      </w:pPr>
    </w:p>
    <w:p w14:paraId="48BA28AD" w14:textId="77777777" w:rsidR="00225C8B" w:rsidRPr="00225C8B" w:rsidRDefault="00225C8B">
      <w:pPr>
        <w:tabs>
          <w:tab w:val="left" w:pos="450"/>
        </w:tabs>
        <w:ind w:left="810"/>
        <w:rPr>
          <w:rFonts w:eastAsia="MS Mincho"/>
        </w:rPr>
        <w:pPrChange w:id="21" w:author="Hewes Angie" w:date="2020-02-27T10:29:00Z">
          <w:pPr>
            <w:tabs>
              <w:tab w:val="left" w:pos="450"/>
            </w:tabs>
            <w:spacing w:after="200"/>
            <w:ind w:left="810"/>
          </w:pPr>
        </w:pPrChange>
      </w:pPr>
    </w:p>
    <w:p w14:paraId="28B74420" w14:textId="77777777" w:rsidR="00225C8B" w:rsidRPr="00225C8B" w:rsidRDefault="00225C8B">
      <w:pPr>
        <w:tabs>
          <w:tab w:val="left" w:pos="450"/>
        </w:tabs>
        <w:ind w:left="810"/>
        <w:rPr>
          <w:rFonts w:eastAsia="MS Mincho"/>
        </w:rPr>
        <w:pPrChange w:id="22" w:author="Hewes Angie" w:date="2020-02-27T10:29:00Z">
          <w:pPr>
            <w:tabs>
              <w:tab w:val="left" w:pos="450"/>
            </w:tabs>
            <w:spacing w:after="200"/>
            <w:ind w:left="810"/>
          </w:pPr>
        </w:pPrChange>
      </w:pPr>
    </w:p>
    <w:p w14:paraId="19BD39D9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23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>If you finish before the end of the testing time, notify the proctor. Time may be a factor in determining a winner when there is a tie score.</w:t>
      </w:r>
    </w:p>
    <w:p w14:paraId="0B60F27B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24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>When turning in your materials, place your scoring sheet on top of your jobs. The jobs should be arranged in numerical order. Turn in all partial jobs completed</w:t>
      </w:r>
    </w:p>
    <w:p w14:paraId="21431873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sz w:val="24"/>
          <w:szCs w:val="24"/>
        </w:rPr>
        <w:pPrChange w:id="25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sz w:val="24"/>
          <w:szCs w:val="24"/>
        </w:rPr>
        <w:t>Center all worksheets vertically and horizontally to print on one page.</w:t>
      </w:r>
    </w:p>
    <w:p w14:paraId="260DBD5C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26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sz w:val="24"/>
          <w:szCs w:val="24"/>
        </w:rPr>
        <w:t xml:space="preserve">Print all worksheets in </w:t>
      </w:r>
      <w:r w:rsidRPr="00225C8B">
        <w:rPr>
          <w:rFonts w:eastAsia="MS Mincho"/>
          <w:sz w:val="24"/>
          <w:szCs w:val="24"/>
        </w:rPr>
        <w:t>Landscape format.</w:t>
      </w:r>
    </w:p>
    <w:p w14:paraId="78263422" w14:textId="77777777" w:rsidR="00225C8B" w:rsidRPr="00225C8B" w:rsidRDefault="00225C8B">
      <w:pPr>
        <w:numPr>
          <w:ilvl w:val="0"/>
          <w:numId w:val="38"/>
        </w:numPr>
        <w:tabs>
          <w:tab w:val="left" w:pos="450"/>
        </w:tabs>
        <w:rPr>
          <w:rFonts w:eastAsia="MS Mincho"/>
          <w:sz w:val="24"/>
          <w:szCs w:val="24"/>
        </w:rPr>
        <w:pPrChange w:id="27" w:author="Hewes Angie" w:date="2020-02-27T10:29:00Z">
          <w:pPr>
            <w:numPr>
              <w:numId w:val="38"/>
            </w:numPr>
            <w:tabs>
              <w:tab w:val="left" w:pos="450"/>
            </w:tabs>
            <w:spacing w:after="200"/>
            <w:ind w:left="810" w:hanging="450"/>
          </w:pPr>
        </w:pPrChange>
      </w:pPr>
      <w:r w:rsidRPr="00225C8B">
        <w:rPr>
          <w:rFonts w:eastAsia="MS Mincho"/>
          <w:sz w:val="24"/>
          <w:szCs w:val="24"/>
        </w:rPr>
        <w:t>Print each chart on a separate sheet.</w:t>
      </w:r>
    </w:p>
    <w:p w14:paraId="6DBBAD49" w14:textId="05B3DF4C" w:rsidR="002A723B" w:rsidRPr="004D31FA" w:rsidRDefault="002A723B">
      <w:pPr>
        <w:rPr>
          <w:sz w:val="24"/>
          <w:szCs w:val="24"/>
        </w:rPr>
      </w:pPr>
    </w:p>
    <w:p w14:paraId="53F3BA70" w14:textId="775C3931" w:rsidR="002A723B" w:rsidRPr="006F6698" w:rsidRDefault="002A723B">
      <w:pPr>
        <w:jc w:val="center"/>
        <w:rPr>
          <w:b/>
          <w:sz w:val="26"/>
          <w:szCs w:val="26"/>
          <w:u w:val="single"/>
        </w:rPr>
      </w:pPr>
      <w:r w:rsidRPr="006F6698">
        <w:rPr>
          <w:b/>
          <w:sz w:val="26"/>
          <w:szCs w:val="26"/>
          <w:u w:val="single"/>
        </w:rPr>
        <w:t>Scenario</w:t>
      </w:r>
    </w:p>
    <w:p w14:paraId="48442A56" w14:textId="4756127A" w:rsidR="002A723B" w:rsidRPr="004D31FA" w:rsidRDefault="002A723B">
      <w:pPr>
        <w:rPr>
          <w:b/>
          <w:sz w:val="24"/>
          <w:szCs w:val="24"/>
          <w:u w:val="single"/>
        </w:rPr>
      </w:pPr>
    </w:p>
    <w:p w14:paraId="7A19024D" w14:textId="7898F11C" w:rsidR="002A723B" w:rsidRPr="004D31FA" w:rsidRDefault="00B574BA">
      <w:pPr>
        <w:rPr>
          <w:sz w:val="24"/>
          <w:szCs w:val="24"/>
        </w:rPr>
      </w:pPr>
      <w:del w:id="28" w:author="Hewes Angie" w:date="2020-02-12T17:01:00Z">
        <w:r w:rsidDel="009341BD">
          <w:rPr>
            <w:sz w:val="24"/>
            <w:szCs w:val="24"/>
          </w:rPr>
          <w:delText xml:space="preserve">Your </w:delText>
        </w:r>
        <w:r w:rsidR="008B2459" w:rsidDel="009341BD">
          <w:rPr>
            <w:sz w:val="24"/>
            <w:szCs w:val="24"/>
          </w:rPr>
          <w:delText xml:space="preserve">club </w:delText>
        </w:r>
      </w:del>
      <w:r w:rsidR="00930AEB">
        <w:rPr>
          <w:sz w:val="24"/>
          <w:szCs w:val="24"/>
        </w:rPr>
        <w:t>Professional Business Association</w:t>
      </w:r>
      <w:r w:rsidR="008B2459">
        <w:rPr>
          <w:sz w:val="24"/>
          <w:szCs w:val="24"/>
        </w:rPr>
        <w:t xml:space="preserve"> </w:t>
      </w:r>
      <w:r w:rsidR="00D30F58">
        <w:rPr>
          <w:sz w:val="24"/>
          <w:szCs w:val="24"/>
        </w:rPr>
        <w:t>was hired by a local book store to create a spreadsheet for the last five years of book sales.  Please use the data given to complete this spreadsheet.</w:t>
      </w:r>
    </w:p>
    <w:p w14:paraId="2C7A34BE" w14:textId="42D6C2E6" w:rsidR="000A3967" w:rsidRPr="004D31FA" w:rsidRDefault="000A3967">
      <w:pPr>
        <w:rPr>
          <w:sz w:val="24"/>
          <w:szCs w:val="24"/>
        </w:rPr>
      </w:pPr>
    </w:p>
    <w:p w14:paraId="67461EBC" w14:textId="5D5CF0F7" w:rsidR="00743CF0" w:rsidRDefault="00743CF0">
      <w:pPr>
        <w:rPr>
          <w:sz w:val="24"/>
          <w:szCs w:val="24"/>
        </w:rPr>
      </w:pPr>
      <w:r w:rsidRPr="004D31FA">
        <w:rPr>
          <w:sz w:val="24"/>
          <w:szCs w:val="24"/>
        </w:rPr>
        <w:br w:type="page"/>
      </w:r>
    </w:p>
    <w:p w14:paraId="519527F2" w14:textId="00C17939" w:rsidR="006F6698" w:rsidRDefault="006F6698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5429AB" wp14:editId="0A8BC1B4">
                <wp:simplePos x="0" y="0"/>
                <wp:positionH relativeFrom="margin">
                  <wp:align>center</wp:align>
                </wp:positionH>
                <wp:positionV relativeFrom="margin">
                  <wp:posOffset>6985</wp:posOffset>
                </wp:positionV>
                <wp:extent cx="4479925" cy="295910"/>
                <wp:effectExtent l="0" t="0" r="0" b="8890"/>
                <wp:wrapSquare wrapText="bothSides"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99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04E86" w14:textId="77777777" w:rsidR="006F6698" w:rsidRPr="0059457A" w:rsidRDefault="006F6698" w:rsidP="006F669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457A">
                              <w:rPr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>GRADER: points are all or none unless otherwise noted!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429AB" id="Text Box 8" o:spid="_x0000_s1027" type="#_x0000_t202" style="position:absolute;margin-left:0;margin-top:.55pt;width:352.75pt;height:23.3pt;z-index:25166080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" filled="f" stroked="f">
                <v:textbox style="mso-fit-shape-to-text:t">
                  <w:txbxContent>
                    <w:p w14:paraId="47B04E86" w14:textId="77777777" w:rsidR="006F6698" w:rsidRPr="0059457A" w:rsidRDefault="006F6698" w:rsidP="006F669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9457A">
                        <w:rPr>
                          <w:b/>
                          <w:sz w:val="28"/>
                          <w:szCs w:val="28"/>
                          <w:highlight w:val="lightGray"/>
                        </w:rPr>
                        <w:t>GRADER: points are all or none unless otherwise noted!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56033CB" w14:textId="77777777" w:rsidR="006F6698" w:rsidRDefault="006F6698">
      <w:pPr>
        <w:rPr>
          <w:sz w:val="22"/>
          <w:szCs w:val="22"/>
        </w:rPr>
      </w:pPr>
    </w:p>
    <w:p w14:paraId="0E5A5615" w14:textId="77777777" w:rsidR="0059457A" w:rsidRPr="004510FE" w:rsidRDefault="0059457A">
      <w:pPr>
        <w:rPr>
          <w:sz w:val="22"/>
          <w:szCs w:val="22"/>
        </w:rPr>
      </w:pPr>
    </w:p>
    <w:p w14:paraId="3AA52065" w14:textId="77777777" w:rsidR="00743CF0" w:rsidRDefault="00743CF0">
      <w:pPr>
        <w:rPr>
          <w:sz w:val="22"/>
          <w:szCs w:val="22"/>
        </w:rPr>
      </w:pP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17409E" w14:paraId="4361CE47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73F93A48" w14:textId="77777777" w:rsidR="0000346E" w:rsidRPr="00B72329" w:rsidRDefault="0000346E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  <w:sz w:val="24"/>
                <w:szCs w:val="28"/>
              </w:rPr>
            </w:pPr>
            <w:r w:rsidRPr="00B72329">
              <w:rPr>
                <w:b/>
                <w:sz w:val="24"/>
                <w:szCs w:val="28"/>
              </w:rPr>
              <w:t>Job 1 (Worksheet with formulas)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3B3DE4FA" w14:textId="77777777" w:rsidR="0000346E" w:rsidRPr="00B72329" w:rsidRDefault="0000346E">
            <w:pPr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5086185F" w14:textId="77777777" w:rsidR="0000346E" w:rsidRPr="00B72329" w:rsidRDefault="0000346E">
            <w:pPr>
              <w:ind w:firstLine="18"/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Earned</w:t>
            </w:r>
          </w:p>
        </w:tc>
      </w:tr>
      <w:tr w:rsidR="0000346E" w:rsidRPr="0017409E" w14:paraId="5ED324C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A334480" w14:textId="1790EAFA" w:rsidR="0000346E" w:rsidRPr="00B72329" w:rsidRDefault="0000346E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 xml:space="preserve">Contestant # and Job # in </w:t>
            </w:r>
            <w:r w:rsidR="00993A2A">
              <w:rPr>
                <w:sz w:val="22"/>
                <w:szCs w:val="22"/>
              </w:rPr>
              <w:t>left</w:t>
            </w:r>
            <w:r w:rsidRPr="00B72329">
              <w:rPr>
                <w:sz w:val="22"/>
                <w:szCs w:val="22"/>
              </w:rPr>
              <w:t xml:space="preserve"> section of footer</w:t>
            </w:r>
          </w:p>
        </w:tc>
        <w:tc>
          <w:tcPr>
            <w:tcW w:w="1080" w:type="dxa"/>
            <w:vAlign w:val="center"/>
          </w:tcPr>
          <w:p w14:paraId="3BD799A6" w14:textId="3A3F8D43" w:rsidR="0000346E" w:rsidRPr="00B72329" w:rsidRDefault="00225C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92E4327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F96953A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537D36B" w14:textId="4832A956" w:rsidR="0000346E" w:rsidRPr="00B72329" w:rsidRDefault="0000346E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1</w:t>
            </w:r>
            <w:r w:rsidR="000F5D4A">
              <w:rPr>
                <w:sz w:val="22"/>
                <w:szCs w:val="22"/>
              </w:rPr>
              <w:t>1</w:t>
            </w:r>
            <w:r w:rsidRPr="00B72329">
              <w:rPr>
                <w:sz w:val="22"/>
                <w:szCs w:val="22"/>
              </w:rPr>
              <w:t xml:space="preserve"> pt. Times New Roman font used for data</w:t>
            </w:r>
          </w:p>
        </w:tc>
        <w:tc>
          <w:tcPr>
            <w:tcW w:w="1080" w:type="dxa"/>
            <w:vAlign w:val="center"/>
          </w:tcPr>
          <w:p w14:paraId="29B68EE2" w14:textId="77777777" w:rsidR="0000346E" w:rsidRPr="00B72329" w:rsidRDefault="0000346E">
            <w:pPr>
              <w:contextualSpacing/>
              <w:jc w:val="right"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B9433DD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225C8B" w:rsidRPr="0017409E" w14:paraId="1C0AD35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4316341" w14:textId="7638D08E" w:rsidR="00225C8B" w:rsidRDefault="00225C8B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Input Data as shown in illustration</w:t>
            </w:r>
          </w:p>
        </w:tc>
        <w:tc>
          <w:tcPr>
            <w:tcW w:w="1080" w:type="dxa"/>
            <w:vAlign w:val="center"/>
          </w:tcPr>
          <w:p w14:paraId="45B970B5" w14:textId="409BAAD4" w:rsidR="00225C8B" w:rsidRDefault="00225C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76259D27" w14:textId="77777777" w:rsidR="00225C8B" w:rsidRPr="00B72329" w:rsidRDefault="00225C8B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2C2085E9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56A23F07" w14:textId="1651CF7A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 file inserted into cell A7</w:t>
            </w:r>
          </w:p>
        </w:tc>
        <w:tc>
          <w:tcPr>
            <w:tcW w:w="1080" w:type="dxa"/>
            <w:vAlign w:val="center"/>
          </w:tcPr>
          <w:p w14:paraId="2958DFF0" w14:textId="5FAAEA73" w:rsidR="0000346E" w:rsidRPr="00B72329" w:rsidRDefault="000F5D4A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193BF58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486E4162" w14:textId="77777777" w:rsidTr="0004018B">
        <w:trPr>
          <w:trHeight w:val="458"/>
        </w:trPr>
        <w:tc>
          <w:tcPr>
            <w:tcW w:w="7920" w:type="dxa"/>
            <w:vAlign w:val="center"/>
          </w:tcPr>
          <w:p w14:paraId="76BE078B" w14:textId="53B44C8D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A11 and G1 have Total Sales text entered</w:t>
            </w:r>
          </w:p>
        </w:tc>
        <w:tc>
          <w:tcPr>
            <w:tcW w:w="1080" w:type="dxa"/>
            <w:vAlign w:val="center"/>
          </w:tcPr>
          <w:p w14:paraId="73345FC5" w14:textId="49C390B5" w:rsidR="0000346E" w:rsidRPr="00B72329" w:rsidRDefault="008F4C9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3B4B0792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F5D4A" w:rsidRPr="0017409E" w14:paraId="29676108" w14:textId="77777777" w:rsidTr="0004018B">
        <w:trPr>
          <w:trHeight w:val="458"/>
        </w:trPr>
        <w:tc>
          <w:tcPr>
            <w:tcW w:w="7920" w:type="dxa"/>
            <w:vAlign w:val="center"/>
          </w:tcPr>
          <w:p w14:paraId="07CDC26B" w14:textId="37868510" w:rsidR="000F5D4A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A12 and H1 have Average Sales text entered</w:t>
            </w:r>
          </w:p>
        </w:tc>
        <w:tc>
          <w:tcPr>
            <w:tcW w:w="1080" w:type="dxa"/>
            <w:vAlign w:val="center"/>
          </w:tcPr>
          <w:p w14:paraId="7BA83585" w14:textId="21DD3084" w:rsidR="000F5D4A" w:rsidRDefault="008F4C9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7F1A276C" w14:textId="77777777" w:rsidR="000F5D4A" w:rsidRPr="00B72329" w:rsidRDefault="000F5D4A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766684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3EE4C82" w14:textId="1CC57F65" w:rsidR="0004018B" w:rsidRPr="000F5D4A" w:rsidRDefault="000F5D4A">
            <w:pPr>
              <w:contextualSpacing/>
              <w:rPr>
                <w:sz w:val="24"/>
                <w:szCs w:val="24"/>
              </w:rPr>
            </w:pPr>
            <w:r w:rsidRPr="000F5D4A">
              <w:rPr>
                <w:sz w:val="24"/>
                <w:szCs w:val="24"/>
              </w:rPr>
              <w:t>Blank</w:t>
            </w:r>
            <w:r>
              <w:rPr>
                <w:sz w:val="24"/>
                <w:szCs w:val="24"/>
              </w:rPr>
              <w:t xml:space="preserve"> row entered above row 11</w:t>
            </w:r>
          </w:p>
          <w:p w14:paraId="48CF222B" w14:textId="7D020214" w:rsidR="0004018B" w:rsidRPr="0004018B" w:rsidRDefault="0004018B">
            <w:pPr>
              <w:pStyle w:val="ListParagraph"/>
              <w:contextualSpacing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4D5EB618" w14:textId="4128C5DB" w:rsidR="0000346E" w:rsidRPr="00B72329" w:rsidRDefault="000F5D4A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57C94D4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5ACDB30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EBA33EC" w14:textId="062FD161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B12 function that calculates total sales for year 2014; function filled across to the other years</w:t>
            </w:r>
          </w:p>
        </w:tc>
        <w:tc>
          <w:tcPr>
            <w:tcW w:w="1080" w:type="dxa"/>
            <w:vAlign w:val="center"/>
          </w:tcPr>
          <w:p w14:paraId="1866A1F4" w14:textId="611F3B39" w:rsidR="0000346E" w:rsidRPr="00B72329" w:rsidRDefault="000F5D4A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45FD07A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061B599A" w14:textId="77777777" w:rsidTr="0004018B">
        <w:trPr>
          <w:trHeight w:val="377"/>
        </w:trPr>
        <w:tc>
          <w:tcPr>
            <w:tcW w:w="7920" w:type="dxa"/>
            <w:vAlign w:val="center"/>
          </w:tcPr>
          <w:p w14:paraId="205B1F04" w14:textId="02C4F24C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B13 a formula that calculates the average sales for 2014. Fill formula across for all the years.</w:t>
            </w:r>
          </w:p>
        </w:tc>
        <w:tc>
          <w:tcPr>
            <w:tcW w:w="1080" w:type="dxa"/>
            <w:vAlign w:val="center"/>
          </w:tcPr>
          <w:p w14:paraId="62C1AAC0" w14:textId="552C20E4" w:rsidR="0000346E" w:rsidRPr="00B72329" w:rsidRDefault="000401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AC080D6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17409E" w14:paraId="061105D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C27407A" w14:textId="4F5E3C1F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G2 create a function that calculates the total sales for the genre.  Fill the function down to the other genres.</w:t>
            </w:r>
          </w:p>
        </w:tc>
        <w:tc>
          <w:tcPr>
            <w:tcW w:w="1080" w:type="dxa"/>
            <w:vAlign w:val="center"/>
          </w:tcPr>
          <w:p w14:paraId="48E15499" w14:textId="328303C2" w:rsidR="0000346E" w:rsidRPr="00B72329" w:rsidRDefault="000401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077747FA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11514A49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5229EAF" w14:textId="6CED1787" w:rsidR="0000346E" w:rsidRPr="00B72329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H2 create a formula that uses the </w:t>
            </w:r>
            <w:r w:rsidR="00225C8B">
              <w:rPr>
                <w:sz w:val="22"/>
                <w:szCs w:val="22"/>
              </w:rPr>
              <w:t>Total_Sales</w:t>
            </w:r>
            <w:r>
              <w:rPr>
                <w:sz w:val="22"/>
                <w:szCs w:val="22"/>
              </w:rPr>
              <w:t xml:space="preserve"> name</w:t>
            </w:r>
            <w:r w:rsidR="00225C8B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 range that calculates the average sales for the genre.  Fill the formula down for the other genres</w:t>
            </w:r>
            <w:r w:rsidR="00225C8B">
              <w:rPr>
                <w:sz w:val="22"/>
                <w:szCs w:val="22"/>
              </w:rPr>
              <w:t>. (NO POINTS if AVG function used)</w:t>
            </w:r>
          </w:p>
        </w:tc>
        <w:tc>
          <w:tcPr>
            <w:tcW w:w="1080" w:type="dxa"/>
            <w:vAlign w:val="center"/>
          </w:tcPr>
          <w:p w14:paraId="4C2E9ECD" w14:textId="61C37050" w:rsidR="0000346E" w:rsidRPr="00B72329" w:rsidRDefault="000401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38F08CC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62928211" w14:textId="77777777" w:rsidTr="0004018B">
        <w:trPr>
          <w:trHeight w:val="557"/>
        </w:trPr>
        <w:tc>
          <w:tcPr>
            <w:tcW w:w="7920" w:type="dxa"/>
            <w:vAlign w:val="center"/>
          </w:tcPr>
          <w:p w14:paraId="25E6D7EA" w14:textId="656849CB" w:rsidR="0004018B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G14 place the text Max Sales.</w:t>
            </w:r>
          </w:p>
        </w:tc>
        <w:tc>
          <w:tcPr>
            <w:tcW w:w="1080" w:type="dxa"/>
            <w:vAlign w:val="center"/>
          </w:tcPr>
          <w:p w14:paraId="23F5EB40" w14:textId="7DD94061" w:rsidR="0004018B" w:rsidRDefault="000F5D4A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C4EB56B" w14:textId="77777777" w:rsidR="0004018B" w:rsidRPr="00B72329" w:rsidRDefault="0004018B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5012DA1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A70B197" w14:textId="609D7784" w:rsidR="0004018B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H14 place a function to find the maximum average sales.</w:t>
            </w:r>
            <w:r w:rsidR="0004018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059BB08" w14:textId="33D66481" w:rsidR="0004018B" w:rsidRDefault="000F5D4A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D68FF31" w14:textId="77777777" w:rsidR="0004018B" w:rsidRPr="00B72329" w:rsidRDefault="0004018B">
            <w:pPr>
              <w:contextualSpacing/>
              <w:rPr>
                <w:sz w:val="22"/>
                <w:szCs w:val="22"/>
              </w:rPr>
            </w:pPr>
          </w:p>
        </w:tc>
      </w:tr>
      <w:tr w:rsidR="0004018B" w:rsidRPr="00D61D5A" w14:paraId="723E0665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00C93E1" w14:textId="00FC3574" w:rsidR="0004018B" w:rsidRDefault="000F5D4A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 Sort the information based on genres in alphabetical order.</w:t>
            </w:r>
          </w:p>
        </w:tc>
        <w:tc>
          <w:tcPr>
            <w:tcW w:w="1080" w:type="dxa"/>
            <w:vAlign w:val="center"/>
          </w:tcPr>
          <w:p w14:paraId="7D91BF54" w14:textId="3EA493C4" w:rsidR="0004018B" w:rsidRDefault="0004018B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5B65FA3E" w14:textId="77777777" w:rsidR="0004018B" w:rsidRPr="00B72329" w:rsidRDefault="0004018B">
            <w:pPr>
              <w:contextualSpacing/>
              <w:rPr>
                <w:sz w:val="22"/>
                <w:szCs w:val="22"/>
              </w:rPr>
            </w:pPr>
          </w:p>
        </w:tc>
      </w:tr>
      <w:tr w:rsidR="008035B0" w:rsidRPr="00D61D5A" w14:paraId="66FA1CD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278CAD9" w14:textId="0A861254" w:rsidR="008035B0" w:rsidRDefault="008035B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Column widths adjusted to see information</w:t>
            </w:r>
          </w:p>
        </w:tc>
        <w:tc>
          <w:tcPr>
            <w:tcW w:w="1080" w:type="dxa"/>
            <w:vAlign w:val="center"/>
          </w:tcPr>
          <w:p w14:paraId="5F0AA4A5" w14:textId="7B8A85CC" w:rsidR="008035B0" w:rsidRDefault="008035B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365B4886" w14:textId="77777777" w:rsidR="008035B0" w:rsidRPr="00B72329" w:rsidRDefault="008035B0">
            <w:pPr>
              <w:contextualSpacing/>
              <w:rPr>
                <w:sz w:val="22"/>
                <w:szCs w:val="22"/>
              </w:rPr>
            </w:pPr>
          </w:p>
        </w:tc>
      </w:tr>
      <w:tr w:rsidR="008035B0" w:rsidRPr="00D61D5A" w14:paraId="3F5269B2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2C1E6F7" w14:textId="7C0451A4" w:rsidR="008035B0" w:rsidRDefault="008035B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Center vertically and horizontally on one page</w:t>
            </w:r>
          </w:p>
        </w:tc>
        <w:tc>
          <w:tcPr>
            <w:tcW w:w="1080" w:type="dxa"/>
            <w:vAlign w:val="center"/>
          </w:tcPr>
          <w:p w14:paraId="03C64DFA" w14:textId="6FFDD236" w:rsidR="008035B0" w:rsidRDefault="008F4C9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69AA24CB" w14:textId="77777777" w:rsidR="008035B0" w:rsidRPr="00B72329" w:rsidRDefault="008035B0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6554167B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69B93A1" w14:textId="77F4E490" w:rsidR="0000346E" w:rsidRPr="00B72329" w:rsidRDefault="0000346E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Print out is in landscape view with the worksheet centered on the</w:t>
            </w:r>
            <w:r w:rsidR="008F4C90">
              <w:rPr>
                <w:sz w:val="22"/>
                <w:szCs w:val="22"/>
              </w:rPr>
              <w:t xml:space="preserve"> ONE</w:t>
            </w:r>
            <w:r w:rsidRPr="00B72329">
              <w:rPr>
                <w:sz w:val="22"/>
                <w:szCs w:val="22"/>
              </w:rPr>
              <w:t xml:space="preserve"> page</w:t>
            </w:r>
            <w:r w:rsidR="00225C8B">
              <w:rPr>
                <w:sz w:val="22"/>
                <w:szCs w:val="22"/>
              </w:rPr>
              <w:t xml:space="preserve"> with gridlines and headings</w:t>
            </w:r>
          </w:p>
        </w:tc>
        <w:tc>
          <w:tcPr>
            <w:tcW w:w="1080" w:type="dxa"/>
            <w:vAlign w:val="center"/>
          </w:tcPr>
          <w:p w14:paraId="497B81C5" w14:textId="12BED09C" w:rsidR="0000346E" w:rsidRPr="00B72329" w:rsidRDefault="008F4C9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22E4D31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46B0CC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5EF6A09" w14:textId="2F9F7FEE" w:rsidR="0000346E" w:rsidRPr="00B72329" w:rsidRDefault="0000346E">
            <w:pPr>
              <w:contextualSpacing/>
              <w:rPr>
                <w:sz w:val="22"/>
                <w:szCs w:val="22"/>
              </w:rPr>
            </w:pPr>
            <w:r w:rsidRPr="00B72329">
              <w:rPr>
                <w:sz w:val="22"/>
                <w:szCs w:val="22"/>
              </w:rPr>
              <w:t>Print out  of formulas in landscape view with the worksheet centered on ONE page</w:t>
            </w:r>
            <w:r w:rsidR="00225C8B">
              <w:rPr>
                <w:sz w:val="22"/>
                <w:szCs w:val="22"/>
              </w:rPr>
              <w:t xml:space="preserve"> with gridlines and headings and ALL formulas fully visible</w:t>
            </w:r>
          </w:p>
        </w:tc>
        <w:tc>
          <w:tcPr>
            <w:tcW w:w="1080" w:type="dxa"/>
            <w:vAlign w:val="center"/>
          </w:tcPr>
          <w:p w14:paraId="2CC3D70D" w14:textId="1A394F76" w:rsidR="0000346E" w:rsidRPr="00B72329" w:rsidRDefault="008F4C90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701DEA42" w14:textId="77777777" w:rsidR="0000346E" w:rsidRPr="00B72329" w:rsidRDefault="0000346E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47F31E6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79B9127" w14:textId="77777777" w:rsidR="0000346E" w:rsidRPr="00D61D5A" w:rsidRDefault="0000346E">
            <w:pPr>
              <w:ind w:left="720"/>
              <w:contextualSpacing/>
              <w:jc w:val="right"/>
              <w:rPr>
                <w:b/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Subtotal</w:t>
            </w:r>
          </w:p>
        </w:tc>
        <w:tc>
          <w:tcPr>
            <w:tcW w:w="1080" w:type="dxa"/>
            <w:vAlign w:val="center"/>
          </w:tcPr>
          <w:p w14:paraId="761C4873" w14:textId="279D3A2E" w:rsidR="0000346E" w:rsidRPr="00D61D5A" w:rsidRDefault="008F4C90">
            <w:pPr>
              <w:contextualSpacing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>
              <w:rPr>
                <w:b/>
                <w:sz w:val="22"/>
                <w:szCs w:val="22"/>
              </w:rPr>
              <w:instrText xml:space="preserve"> =SUM(ABOVE) \# "#,##0"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 w:rsidR="00BC0A57">
              <w:rPr>
                <w:b/>
                <w:noProof/>
                <w:sz w:val="22"/>
                <w:szCs w:val="22"/>
              </w:rPr>
              <w:t xml:space="preserve"> 130</w:t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36146854" w14:textId="77777777" w:rsidR="0000346E" w:rsidRPr="00D61D5A" w:rsidRDefault="0000346E">
            <w:pPr>
              <w:contextualSpacing/>
              <w:rPr>
                <w:sz w:val="22"/>
                <w:szCs w:val="22"/>
              </w:rPr>
            </w:pPr>
          </w:p>
        </w:tc>
      </w:tr>
    </w:tbl>
    <w:p w14:paraId="40CACD6E" w14:textId="77777777" w:rsidR="008035B0" w:rsidRDefault="008035B0">
      <w:r>
        <w:br w:type="page"/>
      </w: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D61D5A" w14:paraId="050ED852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54E3397A" w14:textId="473E6C3A" w:rsidR="0000346E" w:rsidRPr="00D61D5A" w:rsidRDefault="0000346E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Job</w:t>
            </w:r>
            <w:r w:rsidRPr="00D61D5A">
              <w:rPr>
                <w:b/>
                <w:sz w:val="22"/>
                <w:szCs w:val="22"/>
              </w:rPr>
              <w:t xml:space="preserve"> 2 (Formatted worksheet)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2C20DD28" w14:textId="77777777" w:rsidR="0000346E" w:rsidRPr="00D61D5A" w:rsidRDefault="0000346E">
            <w:pPr>
              <w:contextualSpacing/>
              <w:jc w:val="center"/>
              <w:rPr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03D10739" w14:textId="77777777" w:rsidR="0000346E" w:rsidRPr="00D61D5A" w:rsidRDefault="0000346E">
            <w:pPr>
              <w:contextualSpacing/>
              <w:jc w:val="center"/>
              <w:rPr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Points Earned</w:t>
            </w:r>
          </w:p>
        </w:tc>
      </w:tr>
      <w:tr w:rsidR="002B311D" w:rsidRPr="00D61D5A" w14:paraId="14A2679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8D87A0" w14:textId="17987878" w:rsidR="002B311D" w:rsidRPr="002B311D" w:rsidRDefault="002B311D">
            <w:pPr>
              <w:contextualSpacing/>
              <w:rPr>
                <w:sz w:val="24"/>
                <w:szCs w:val="24"/>
                <w:rPrChange w:id="29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30" w:author="Hewes Angie" w:date="2020-02-27T10:28:00Z">
              <w:r w:rsidRPr="002B311D">
                <w:rPr>
                  <w:sz w:val="24"/>
                  <w:szCs w:val="24"/>
                  <w:rPrChange w:id="31" w:author="Hewes Angie" w:date="2020-02-27T10:28:00Z">
                    <w:rPr>
                      <w:sz w:val="22"/>
                      <w:szCs w:val="22"/>
                    </w:rPr>
                  </w:rPrChange>
                </w:rPr>
                <w:t>Contestant # and Job # in left section of footer</w:t>
              </w:r>
            </w:ins>
            <w:del w:id="32" w:author="Hewes Angie" w:date="2020-02-27T10:27:00Z">
              <w:r w:rsidRPr="002B311D" w:rsidDel="00306DBF">
                <w:rPr>
                  <w:sz w:val="24"/>
                  <w:szCs w:val="24"/>
                  <w:rPrChange w:id="33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Contestant # and Job # in left section of footer</w:delText>
              </w:r>
            </w:del>
          </w:p>
        </w:tc>
        <w:tc>
          <w:tcPr>
            <w:tcW w:w="1080" w:type="dxa"/>
            <w:vAlign w:val="center"/>
          </w:tcPr>
          <w:p w14:paraId="4198C3B1" w14:textId="54C47E25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1C982A7B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71BB462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56D849E" w14:textId="469A7ECA" w:rsidR="002B311D" w:rsidRPr="002B311D" w:rsidRDefault="002B311D">
            <w:pPr>
              <w:contextualSpacing/>
              <w:rPr>
                <w:sz w:val="24"/>
                <w:szCs w:val="24"/>
                <w:rPrChange w:id="34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35" w:author="Hewes Angie" w:date="2020-02-27T10:28:00Z">
              <w:r w:rsidRPr="002B311D">
                <w:rPr>
                  <w:sz w:val="24"/>
                  <w:szCs w:val="24"/>
                  <w:rPrChange w:id="36" w:author="Hewes Angie" w:date="2020-02-27T10:28:00Z">
                    <w:rPr>
                      <w:sz w:val="22"/>
                      <w:szCs w:val="22"/>
                    </w:rPr>
                  </w:rPrChange>
                </w:rPr>
                <w:t>11 pt. Times New Roman font used for data</w:t>
              </w:r>
            </w:ins>
            <w:del w:id="37" w:author="Hewes Angie" w:date="2020-02-27T10:27:00Z">
              <w:r w:rsidRPr="002B311D" w:rsidDel="00306DBF">
                <w:rPr>
                  <w:sz w:val="24"/>
                  <w:szCs w:val="24"/>
                  <w:rPrChange w:id="38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Printed in landscape, centered vertically and horizontally on one sheet with all data visible</w:delText>
              </w:r>
            </w:del>
          </w:p>
        </w:tc>
        <w:tc>
          <w:tcPr>
            <w:tcW w:w="1080" w:type="dxa"/>
            <w:vAlign w:val="center"/>
          </w:tcPr>
          <w:p w14:paraId="45857D09" w14:textId="3DEFF22B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2D1AA1BB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16A0A51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387ED0A9" w14:textId="1B8DDEF3" w:rsidR="002B311D" w:rsidRPr="002B311D" w:rsidRDefault="002B311D">
            <w:pPr>
              <w:contextualSpacing/>
              <w:rPr>
                <w:sz w:val="24"/>
                <w:szCs w:val="24"/>
                <w:rPrChange w:id="39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40" w:author="Hewes Angie" w:date="2020-02-27T10:28:00Z">
              <w:r w:rsidRPr="002B311D">
                <w:rPr>
                  <w:sz w:val="24"/>
                  <w:szCs w:val="24"/>
                  <w:rPrChange w:id="41" w:author="Hewes Angie" w:date="2020-02-27T10:28:00Z">
                    <w:rPr>
                      <w:sz w:val="22"/>
                      <w:szCs w:val="22"/>
                    </w:rPr>
                  </w:rPrChange>
                </w:rPr>
                <w:t>Input Data as shown in illustration</w:t>
              </w:r>
            </w:ins>
            <w:del w:id="42" w:author="Hewes Angie" w:date="2020-02-27T10:27:00Z">
              <w:r w:rsidRPr="002B311D" w:rsidDel="00306DBF">
                <w:rPr>
                  <w:sz w:val="24"/>
                  <w:szCs w:val="24"/>
                  <w:rPrChange w:id="43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Format Column G to 11 in cell width</w:delText>
              </w:r>
            </w:del>
          </w:p>
        </w:tc>
        <w:tc>
          <w:tcPr>
            <w:tcW w:w="1080" w:type="dxa"/>
            <w:vAlign w:val="center"/>
          </w:tcPr>
          <w:p w14:paraId="7417A75A" w14:textId="65932EFA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A7C1E3B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15A7C4B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BE9124F" w14:textId="227BC471" w:rsidR="002B311D" w:rsidRPr="002B311D" w:rsidRDefault="002B311D">
            <w:pPr>
              <w:contextualSpacing/>
              <w:rPr>
                <w:sz w:val="24"/>
                <w:szCs w:val="24"/>
                <w:rPrChange w:id="44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45" w:author="Hewes Angie" w:date="2020-02-27T10:28:00Z">
              <w:r w:rsidRPr="002B311D">
                <w:rPr>
                  <w:sz w:val="24"/>
                  <w:szCs w:val="24"/>
                  <w:rPrChange w:id="46" w:author="Hewes Angie" w:date="2020-02-27T10:28:00Z">
                    <w:rPr>
                      <w:sz w:val="22"/>
                      <w:szCs w:val="22"/>
                    </w:rPr>
                  </w:rPrChange>
                </w:rPr>
                <w:t>Text file inserted into cell A7</w:t>
              </w:r>
            </w:ins>
            <w:del w:id="47" w:author="Hewes Angie" w:date="2020-02-27T10:27:00Z">
              <w:r w:rsidRPr="002B311D" w:rsidDel="00306DBF">
                <w:rPr>
                  <w:sz w:val="24"/>
                  <w:szCs w:val="24"/>
                  <w:rPrChange w:id="48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 xml:space="preserve">Format G2:H2, A2, and A13:14 to wrap text, Heading 4, Center, 14 </w:delText>
              </w:r>
            </w:del>
            <w:del w:id="49" w:author="Hewes Angie" w:date="2020-02-12T17:02:00Z">
              <w:r w:rsidRPr="002B311D" w:rsidDel="009341BD">
                <w:rPr>
                  <w:sz w:val="24"/>
                  <w:szCs w:val="24"/>
                  <w:rPrChange w:id="50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 xml:space="preserve">pt </w:delText>
              </w:r>
            </w:del>
            <w:del w:id="51" w:author="Hewes Angie" w:date="2020-02-27T10:27:00Z">
              <w:r w:rsidRPr="002B311D" w:rsidDel="00306DBF">
                <w:rPr>
                  <w:sz w:val="24"/>
                  <w:szCs w:val="24"/>
                  <w:rPrChange w:id="52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 xml:space="preserve">(5 </w:delText>
              </w:r>
            </w:del>
            <w:del w:id="53" w:author="Hewes Angie" w:date="2020-02-12T17:02:00Z">
              <w:r w:rsidRPr="002B311D" w:rsidDel="009341BD">
                <w:rPr>
                  <w:sz w:val="24"/>
                  <w:szCs w:val="24"/>
                  <w:rPrChange w:id="54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pts</w:delText>
              </w:r>
            </w:del>
            <w:del w:id="55" w:author="Hewes Angie" w:date="2020-02-27T10:27:00Z">
              <w:r w:rsidRPr="002B311D" w:rsidDel="00306DBF">
                <w:rPr>
                  <w:sz w:val="24"/>
                  <w:szCs w:val="24"/>
                  <w:rPrChange w:id="56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/range)</w:delText>
              </w:r>
            </w:del>
          </w:p>
        </w:tc>
        <w:tc>
          <w:tcPr>
            <w:tcW w:w="1080" w:type="dxa"/>
            <w:vAlign w:val="center"/>
          </w:tcPr>
          <w:p w14:paraId="27701CB8" w14:textId="42BB7559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88" w:type="dxa"/>
            <w:vAlign w:val="center"/>
          </w:tcPr>
          <w:p w14:paraId="130A8548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52B6C61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88428B9" w14:textId="338A6810" w:rsidR="002B311D" w:rsidRPr="002B311D" w:rsidRDefault="002B311D">
            <w:pPr>
              <w:contextualSpacing/>
              <w:rPr>
                <w:sz w:val="24"/>
                <w:szCs w:val="24"/>
                <w:rPrChange w:id="57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58" w:author="Hewes Angie" w:date="2020-02-27T10:28:00Z">
              <w:r w:rsidRPr="002B311D">
                <w:rPr>
                  <w:sz w:val="24"/>
                  <w:szCs w:val="24"/>
                  <w:rPrChange w:id="59" w:author="Hewes Angie" w:date="2020-02-27T10:28:00Z">
                    <w:rPr>
                      <w:sz w:val="22"/>
                      <w:szCs w:val="22"/>
                    </w:rPr>
                  </w:rPrChange>
                </w:rPr>
                <w:t>A11 and G1 have Total Sales text entered</w:t>
              </w:r>
            </w:ins>
            <w:del w:id="60" w:author="Hewes Angie" w:date="2020-02-27T10:27:00Z">
              <w:r w:rsidRPr="002B311D" w:rsidDel="00306DBF">
                <w:rPr>
                  <w:sz w:val="24"/>
                  <w:szCs w:val="24"/>
                </w:rPr>
                <w:delText>Format columns B2 to H13 in currency with 2 decimal places</w:delText>
              </w:r>
            </w:del>
          </w:p>
        </w:tc>
        <w:tc>
          <w:tcPr>
            <w:tcW w:w="1080" w:type="dxa"/>
            <w:vAlign w:val="center"/>
          </w:tcPr>
          <w:p w14:paraId="711AFF2C" w14:textId="1C2D6F71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3BC1D24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0DC8E1B3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F30E3A7" w14:textId="721B7C39" w:rsidR="002B311D" w:rsidRPr="002B311D" w:rsidDel="00306DBF" w:rsidRDefault="002B311D">
            <w:pPr>
              <w:contextualSpacing/>
              <w:rPr>
                <w:del w:id="61" w:author="Hewes Angie" w:date="2020-02-27T10:27:00Z"/>
                <w:sz w:val="24"/>
                <w:szCs w:val="24"/>
                <w:rPrChange w:id="62" w:author="Hewes Angie" w:date="2020-02-27T10:28:00Z">
                  <w:rPr>
                    <w:del w:id="63" w:author="Hewes Angie" w:date="2020-02-27T10:27:00Z"/>
                    <w:sz w:val="22"/>
                    <w:szCs w:val="22"/>
                  </w:rPr>
                </w:rPrChange>
              </w:rPr>
            </w:pPr>
            <w:ins w:id="64" w:author="Hewes Angie" w:date="2020-02-27T10:28:00Z">
              <w:r w:rsidRPr="002B311D">
                <w:rPr>
                  <w:sz w:val="24"/>
                  <w:szCs w:val="24"/>
                  <w:rPrChange w:id="65" w:author="Hewes Angie" w:date="2020-02-27T10:28:00Z">
                    <w:rPr>
                      <w:sz w:val="22"/>
                      <w:szCs w:val="22"/>
                    </w:rPr>
                  </w:rPrChange>
                </w:rPr>
                <w:t>A12 and H1 have Average Sales text entered</w:t>
              </w:r>
            </w:ins>
            <w:del w:id="66" w:author="Hewes Angie" w:date="2020-02-27T10:27:00Z">
              <w:r w:rsidRPr="002B311D" w:rsidDel="00306DBF">
                <w:rPr>
                  <w:sz w:val="24"/>
                  <w:szCs w:val="24"/>
                  <w:rPrChange w:id="67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Format the following information:</w:delText>
              </w:r>
            </w:del>
          </w:p>
          <w:p w14:paraId="2BEE84B0" w14:textId="0D5D7954" w:rsidR="002B311D" w:rsidRPr="002B311D" w:rsidDel="00306DBF" w:rsidRDefault="002B311D">
            <w:pPr>
              <w:pStyle w:val="ListParagraph"/>
              <w:numPr>
                <w:ilvl w:val="0"/>
                <w:numId w:val="35"/>
              </w:numPr>
              <w:ind w:left="0"/>
              <w:rPr>
                <w:del w:id="68" w:author="Hewes Angie" w:date="2020-02-27T10:27:00Z"/>
                <w:sz w:val="24"/>
                <w:szCs w:val="24"/>
                <w:rPrChange w:id="69" w:author="Hewes Angie" w:date="2020-02-27T10:28:00Z">
                  <w:rPr>
                    <w:del w:id="70" w:author="Hewes Angie" w:date="2020-02-27T10:27:00Z"/>
                    <w:sz w:val="22"/>
                    <w:szCs w:val="22"/>
                  </w:rPr>
                </w:rPrChange>
              </w:rPr>
              <w:pPrChange w:id="71" w:author="Hewes Angie" w:date="2020-02-27T10:29:00Z">
                <w:pPr>
                  <w:pStyle w:val="ListParagraph"/>
                  <w:numPr>
                    <w:numId w:val="35"/>
                  </w:numPr>
                  <w:ind w:hanging="360"/>
                </w:pPr>
              </w:pPrChange>
            </w:pPr>
            <w:del w:id="72" w:author="Hewes Angie" w:date="2020-02-27T10:27:00Z">
              <w:r w:rsidRPr="002B311D" w:rsidDel="00306DBF">
                <w:rPr>
                  <w:sz w:val="24"/>
                  <w:szCs w:val="24"/>
                  <w:rPrChange w:id="73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B1-F1: Bold and center the text</w:delText>
              </w:r>
            </w:del>
          </w:p>
          <w:p w14:paraId="78650F94" w14:textId="67B82D94" w:rsidR="002B311D" w:rsidRPr="002B311D" w:rsidDel="00306DBF" w:rsidRDefault="002B311D">
            <w:pPr>
              <w:pStyle w:val="ListParagraph"/>
              <w:numPr>
                <w:ilvl w:val="0"/>
                <w:numId w:val="35"/>
              </w:numPr>
              <w:ind w:left="0"/>
              <w:rPr>
                <w:del w:id="74" w:author="Hewes Angie" w:date="2020-02-27T10:27:00Z"/>
                <w:sz w:val="24"/>
                <w:szCs w:val="24"/>
                <w:rPrChange w:id="75" w:author="Hewes Angie" w:date="2020-02-27T10:28:00Z">
                  <w:rPr>
                    <w:del w:id="76" w:author="Hewes Angie" w:date="2020-02-27T10:27:00Z"/>
                    <w:sz w:val="22"/>
                    <w:szCs w:val="22"/>
                  </w:rPr>
                </w:rPrChange>
              </w:rPr>
              <w:pPrChange w:id="77" w:author="Hewes Angie" w:date="2020-02-27T10:29:00Z">
                <w:pPr>
                  <w:pStyle w:val="ListParagraph"/>
                  <w:numPr>
                    <w:numId w:val="35"/>
                  </w:numPr>
                  <w:ind w:hanging="360"/>
                </w:pPr>
              </w:pPrChange>
            </w:pPr>
            <w:del w:id="78" w:author="Hewes Angie" w:date="2020-02-27T10:27:00Z">
              <w:r w:rsidRPr="002B311D" w:rsidDel="00306DBF">
                <w:rPr>
                  <w:sz w:val="24"/>
                  <w:szCs w:val="24"/>
                  <w:rPrChange w:id="79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H14:  currency with 2 decimal places</w:delText>
              </w:r>
            </w:del>
          </w:p>
          <w:p w14:paraId="48DB5726" w14:textId="16191154" w:rsidR="002B311D" w:rsidRPr="002B311D" w:rsidRDefault="002B311D">
            <w:pPr>
              <w:contextualSpacing/>
              <w:rPr>
                <w:sz w:val="24"/>
                <w:szCs w:val="24"/>
                <w:rPrChange w:id="80" w:author="Hewes Angie" w:date="2020-02-27T10:28:00Z">
                  <w:rPr>
                    <w:sz w:val="22"/>
                    <w:szCs w:val="22"/>
                  </w:rPr>
                </w:rPrChange>
              </w:rPr>
              <w:pPrChange w:id="81" w:author="Hewes Angie" w:date="2020-02-27T10:29:00Z">
                <w:pPr>
                  <w:ind w:left="360"/>
                  <w:contextualSpacing/>
                </w:pPr>
              </w:pPrChange>
            </w:pPr>
          </w:p>
        </w:tc>
        <w:tc>
          <w:tcPr>
            <w:tcW w:w="1080" w:type="dxa"/>
            <w:vAlign w:val="center"/>
          </w:tcPr>
          <w:p w14:paraId="21AB1603" w14:textId="11012245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3B783653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58AD1BF0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CE8FB0E" w14:textId="034CEF35" w:rsidR="002B311D" w:rsidRPr="002B311D" w:rsidDel="00306DBF" w:rsidRDefault="002B311D">
            <w:pPr>
              <w:spacing w:line="360" w:lineRule="auto"/>
              <w:ind w:left="720"/>
              <w:contextualSpacing/>
              <w:rPr>
                <w:del w:id="82" w:author="Hewes Angie" w:date="2020-02-27T10:27:00Z"/>
                <w:sz w:val="24"/>
                <w:szCs w:val="24"/>
                <w:rPrChange w:id="83" w:author="Hewes Angie" w:date="2020-02-27T10:28:00Z">
                  <w:rPr>
                    <w:del w:id="84" w:author="Hewes Angie" w:date="2020-02-27T10:27:00Z"/>
                  </w:rPr>
                </w:rPrChange>
              </w:rPr>
              <w:pPrChange w:id="85" w:author="Hewes Angie" w:date="2020-02-27T10:29:00Z">
                <w:pPr>
                  <w:spacing w:line="360" w:lineRule="auto"/>
                  <w:contextualSpacing/>
                </w:pPr>
              </w:pPrChange>
            </w:pPr>
            <w:ins w:id="86" w:author="Hewes Angie" w:date="2020-02-27T10:28:00Z">
              <w:r w:rsidRPr="002B311D">
                <w:rPr>
                  <w:sz w:val="24"/>
                  <w:szCs w:val="24"/>
                </w:rPr>
                <w:t>Blank row entered above row 11</w:t>
              </w:r>
            </w:ins>
            <w:del w:id="87" w:author="Hewes Angie" w:date="2020-02-27T10:27:00Z">
              <w:r w:rsidRPr="002B311D" w:rsidDel="00306DBF">
                <w:rPr>
                  <w:sz w:val="24"/>
                  <w:szCs w:val="24"/>
                  <w:rPrChange w:id="88" w:author="Hewes Angie" w:date="2020-02-27T10:28:00Z">
                    <w:rPr/>
                  </w:rPrChange>
                </w:rPr>
                <w:delText>Please place the answer to the following question in cell I 14:</w:delText>
              </w:r>
            </w:del>
          </w:p>
          <w:p w14:paraId="6E8757CE" w14:textId="33DF46DA" w:rsidR="002B311D" w:rsidRPr="002B311D" w:rsidRDefault="002B311D">
            <w:pPr>
              <w:rPr>
                <w:sz w:val="24"/>
                <w:szCs w:val="24"/>
                <w:rPrChange w:id="89" w:author="Hewes Angie" w:date="2020-02-27T10:28:00Z">
                  <w:rPr/>
                </w:rPrChange>
              </w:rPr>
              <w:pPrChange w:id="90" w:author="Hewes Angie" w:date="2020-02-27T10:29:00Z">
                <w:pPr>
                  <w:pStyle w:val="ListParagraph"/>
                  <w:numPr>
                    <w:numId w:val="36"/>
                  </w:numPr>
                  <w:spacing w:line="360" w:lineRule="auto"/>
                  <w:ind w:left="1080" w:hanging="360"/>
                  <w:contextualSpacing/>
                </w:pPr>
              </w:pPrChange>
            </w:pPr>
            <w:del w:id="91" w:author="Hewes Angie" w:date="2020-02-27T10:27:00Z">
              <w:r w:rsidRPr="002B311D" w:rsidDel="00306DBF">
                <w:rPr>
                  <w:sz w:val="24"/>
                  <w:szCs w:val="24"/>
                  <w:rPrChange w:id="92" w:author="Hewes Angie" w:date="2020-02-27T10:28:00Z">
                    <w:rPr/>
                  </w:rPrChange>
                </w:rPr>
                <w:delText>Which genre had the maximum average sales for the five years?</w:delText>
              </w:r>
            </w:del>
          </w:p>
        </w:tc>
        <w:tc>
          <w:tcPr>
            <w:tcW w:w="1080" w:type="dxa"/>
            <w:vAlign w:val="center"/>
          </w:tcPr>
          <w:p w14:paraId="59407A7D" w14:textId="77777777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19A7E29B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505BD70E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415B8E8" w14:textId="36AFDB55" w:rsidR="002B311D" w:rsidRPr="002B311D" w:rsidRDefault="002B311D">
            <w:pPr>
              <w:contextualSpacing/>
              <w:rPr>
                <w:sz w:val="24"/>
                <w:szCs w:val="24"/>
                <w:rPrChange w:id="93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94" w:author="Hewes Angie" w:date="2020-02-27T10:28:00Z">
              <w:r w:rsidRPr="002B311D">
                <w:rPr>
                  <w:sz w:val="24"/>
                  <w:szCs w:val="24"/>
                  <w:rPrChange w:id="95" w:author="Hewes Angie" w:date="2020-02-27T10:28:00Z">
                    <w:rPr>
                      <w:sz w:val="22"/>
                      <w:szCs w:val="22"/>
                    </w:rPr>
                  </w:rPrChange>
                </w:rPr>
                <w:t>B12 function that calculates total sales for year 2014; function filled across to the other years</w:t>
              </w:r>
            </w:ins>
            <w:del w:id="96" w:author="Hewes Angie" w:date="2020-02-27T10:27:00Z">
              <w:r w:rsidRPr="002B311D" w:rsidDel="00306DBF">
                <w:rPr>
                  <w:sz w:val="24"/>
                  <w:szCs w:val="24"/>
                  <w:rPrChange w:id="97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Thick Outside border around cells G14 to I14</w:delText>
              </w:r>
            </w:del>
          </w:p>
        </w:tc>
        <w:tc>
          <w:tcPr>
            <w:tcW w:w="1080" w:type="dxa"/>
            <w:vAlign w:val="center"/>
          </w:tcPr>
          <w:p w14:paraId="50635347" w14:textId="3E7E4723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0D7EB113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2F23096F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747046C" w14:textId="44529CA8" w:rsidR="002B311D" w:rsidRPr="002B311D" w:rsidRDefault="002B311D">
            <w:pPr>
              <w:contextualSpacing/>
              <w:rPr>
                <w:sz w:val="24"/>
                <w:szCs w:val="24"/>
                <w:rPrChange w:id="98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99" w:author="Hewes Angie" w:date="2020-02-27T10:28:00Z">
              <w:r w:rsidRPr="002B311D">
                <w:rPr>
                  <w:sz w:val="24"/>
                  <w:szCs w:val="24"/>
                  <w:rPrChange w:id="100" w:author="Hewes Angie" w:date="2020-02-27T10:28:00Z">
                    <w:rPr>
                      <w:sz w:val="22"/>
                      <w:szCs w:val="22"/>
                    </w:rPr>
                  </w:rPrChange>
                </w:rPr>
                <w:t>B13 a formula that calculates the average sales for 2014. Fill formula across for all the years.</w:t>
              </w:r>
            </w:ins>
            <w:del w:id="101" w:author="Hewes Angie" w:date="2020-02-27T10:27:00Z">
              <w:r w:rsidRPr="002B311D" w:rsidDel="00306DBF">
                <w:rPr>
                  <w:sz w:val="24"/>
                  <w:szCs w:val="24"/>
                  <w:rPrChange w:id="102" w:author="Hewes Angie" w:date="2020-02-27T10:28:00Z">
                    <w:rPr>
                      <w:sz w:val="22"/>
                      <w:szCs w:val="22"/>
                    </w:rPr>
                  </w:rPrChange>
                </w:rPr>
                <w:delText>New row inserted above row 1</w:delText>
              </w:r>
            </w:del>
          </w:p>
        </w:tc>
        <w:tc>
          <w:tcPr>
            <w:tcW w:w="1080" w:type="dxa"/>
            <w:vAlign w:val="center"/>
          </w:tcPr>
          <w:p w14:paraId="7A818C5B" w14:textId="77777777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6F27944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72EA662C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AFC6993" w14:textId="60194E05" w:rsidR="002B311D" w:rsidRPr="002B311D" w:rsidRDefault="002B311D">
            <w:pPr>
              <w:spacing w:line="360" w:lineRule="auto"/>
              <w:contextualSpacing/>
              <w:rPr>
                <w:sz w:val="24"/>
                <w:szCs w:val="24"/>
                <w:rPrChange w:id="103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104" w:author="Hewes Angie" w:date="2020-02-27T10:28:00Z">
              <w:r w:rsidRPr="002B311D">
                <w:rPr>
                  <w:sz w:val="24"/>
                  <w:szCs w:val="24"/>
                  <w:rPrChange w:id="105" w:author="Hewes Angie" w:date="2020-02-27T10:28:00Z">
                    <w:rPr>
                      <w:sz w:val="22"/>
                      <w:szCs w:val="22"/>
                    </w:rPr>
                  </w:rPrChange>
                </w:rPr>
                <w:t xml:space="preserve"> G2 create a function that calculates the total sales for the genre.  Fill the </w:t>
              </w:r>
              <w:r>
                <w:rPr>
                  <w:sz w:val="24"/>
                  <w:szCs w:val="24"/>
                </w:rPr>
                <w:t>fu</w:t>
              </w:r>
              <w:r w:rsidRPr="002B311D">
                <w:rPr>
                  <w:sz w:val="24"/>
                  <w:szCs w:val="24"/>
                  <w:rPrChange w:id="106" w:author="Hewes Angie" w:date="2020-02-27T10:28:00Z">
                    <w:rPr>
                      <w:sz w:val="22"/>
                      <w:szCs w:val="22"/>
                    </w:rPr>
                  </w:rPrChange>
                </w:rPr>
                <w:t>nction down to the other genres.</w:t>
              </w:r>
            </w:ins>
            <w:del w:id="107" w:author="Hewes Angie" w:date="2020-02-27T10:27:00Z">
              <w:r w:rsidRPr="002B311D" w:rsidDel="00306DBF">
                <w:rPr>
                  <w:sz w:val="24"/>
                  <w:szCs w:val="24"/>
                </w:rPr>
                <w:delText>Text placed in cell A1: The Cozy Book Corner</w:delText>
              </w:r>
            </w:del>
          </w:p>
        </w:tc>
        <w:tc>
          <w:tcPr>
            <w:tcW w:w="1080" w:type="dxa"/>
            <w:vAlign w:val="center"/>
          </w:tcPr>
          <w:p w14:paraId="706B2C27" w14:textId="2D890E95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5A89C8D4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5799ECBB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5E9B2D" w14:textId="2EDE8A37" w:rsidR="002B311D" w:rsidRPr="002B311D" w:rsidRDefault="002B311D">
            <w:pPr>
              <w:contextualSpacing/>
              <w:rPr>
                <w:sz w:val="24"/>
                <w:szCs w:val="24"/>
              </w:rPr>
            </w:pPr>
            <w:ins w:id="108" w:author="Hewes Angie" w:date="2020-02-27T10:28:00Z">
              <w:r w:rsidRPr="002B311D">
                <w:rPr>
                  <w:sz w:val="24"/>
                  <w:szCs w:val="24"/>
                  <w:rPrChange w:id="109" w:author="Hewes Angie" w:date="2020-02-27T10:28:00Z">
                    <w:rPr>
                      <w:sz w:val="22"/>
                      <w:szCs w:val="22"/>
                    </w:rPr>
                  </w:rPrChange>
                </w:rPr>
                <w:t>H2 create a formula that uses the Total_Sales named range that calculates the average sales for the genre.  Fill the formula down for the other genres. (NO POINTS if AVG function used)</w:t>
              </w:r>
            </w:ins>
            <w:del w:id="110" w:author="Hewes Angie" w:date="2020-02-27T10:27:00Z">
              <w:r w:rsidRPr="002B311D" w:rsidDel="00306DBF">
                <w:rPr>
                  <w:sz w:val="24"/>
                  <w:szCs w:val="24"/>
                </w:rPr>
                <w:delText>Merge and Center the text in cell A1 from A1 to I1</w:delText>
              </w:r>
            </w:del>
          </w:p>
        </w:tc>
        <w:tc>
          <w:tcPr>
            <w:tcW w:w="1080" w:type="dxa"/>
            <w:vAlign w:val="center"/>
          </w:tcPr>
          <w:p w14:paraId="3973C41F" w14:textId="50E8C9D4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2937AAA3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6421D4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9EEA433" w14:textId="1FB417CB" w:rsidR="002B311D" w:rsidRPr="002B311D" w:rsidRDefault="002B311D">
            <w:pPr>
              <w:contextualSpacing/>
              <w:rPr>
                <w:sz w:val="24"/>
                <w:szCs w:val="24"/>
                <w:rPrChange w:id="111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112" w:author="Hewes Angie" w:date="2020-02-27T10:28:00Z">
              <w:r w:rsidRPr="002B311D">
                <w:rPr>
                  <w:sz w:val="24"/>
                  <w:szCs w:val="24"/>
                  <w:rPrChange w:id="113" w:author="Hewes Angie" w:date="2020-02-27T10:28:00Z">
                    <w:rPr>
                      <w:sz w:val="22"/>
                      <w:szCs w:val="22"/>
                    </w:rPr>
                  </w:rPrChange>
                </w:rPr>
                <w:t>G14 place the text Max Sales.</w:t>
              </w:r>
            </w:ins>
            <w:del w:id="114" w:author="Hewes Angie" w:date="2020-02-27T10:27:00Z">
              <w:r w:rsidRPr="002B311D" w:rsidDel="00306DBF">
                <w:rPr>
                  <w:sz w:val="24"/>
                  <w:szCs w:val="24"/>
                </w:rPr>
                <w:delText>Format cell A1 to Heading 1</w:delText>
              </w:r>
            </w:del>
          </w:p>
        </w:tc>
        <w:tc>
          <w:tcPr>
            <w:tcW w:w="1080" w:type="dxa"/>
            <w:vAlign w:val="center"/>
          </w:tcPr>
          <w:p w14:paraId="231DEC3B" w14:textId="041A9F34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88" w:type="dxa"/>
            <w:vAlign w:val="center"/>
          </w:tcPr>
          <w:p w14:paraId="4DFC53A6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2B311D" w:rsidRPr="00D61D5A" w14:paraId="03A10472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238E8A0" w14:textId="39468662" w:rsidR="002B311D" w:rsidRPr="002B311D" w:rsidRDefault="002B311D">
            <w:pPr>
              <w:contextualSpacing/>
              <w:rPr>
                <w:sz w:val="24"/>
                <w:szCs w:val="24"/>
                <w:rPrChange w:id="115" w:author="Hewes Angie" w:date="2020-02-27T10:28:00Z">
                  <w:rPr>
                    <w:sz w:val="22"/>
                    <w:szCs w:val="22"/>
                  </w:rPr>
                </w:rPrChange>
              </w:rPr>
            </w:pPr>
            <w:ins w:id="116" w:author="Hewes Angie" w:date="2020-02-27T10:28:00Z">
              <w:r w:rsidRPr="002B311D">
                <w:rPr>
                  <w:sz w:val="24"/>
                  <w:szCs w:val="24"/>
                  <w:rPrChange w:id="117" w:author="Hewes Angie" w:date="2020-02-27T10:28:00Z">
                    <w:rPr>
                      <w:sz w:val="22"/>
                      <w:szCs w:val="22"/>
                    </w:rPr>
                  </w:rPrChange>
                </w:rPr>
                <w:t xml:space="preserve">H14 place a function to find the maximum average sales. </w:t>
              </w:r>
            </w:ins>
            <w:del w:id="118" w:author="Hewes Angie" w:date="2020-02-27T10:27:00Z">
              <w:r w:rsidRPr="002B311D" w:rsidDel="00306DBF">
                <w:rPr>
                  <w:sz w:val="24"/>
                  <w:szCs w:val="24"/>
                </w:rPr>
                <w:delText>Create Line Sparklines of the yearly sales data with High and Low markers in Column I</w:delText>
              </w:r>
            </w:del>
          </w:p>
        </w:tc>
        <w:tc>
          <w:tcPr>
            <w:tcW w:w="1080" w:type="dxa"/>
            <w:vAlign w:val="center"/>
          </w:tcPr>
          <w:p w14:paraId="5C40F6A6" w14:textId="174FFD90" w:rsidR="002B311D" w:rsidRPr="00D61D5A" w:rsidRDefault="002B311D">
            <w:pPr>
              <w:contextualSpacing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88" w:type="dxa"/>
            <w:vAlign w:val="center"/>
          </w:tcPr>
          <w:p w14:paraId="4343304E" w14:textId="77777777" w:rsidR="002B311D" w:rsidRPr="00D61D5A" w:rsidRDefault="002B311D">
            <w:pPr>
              <w:contextualSpacing/>
              <w:rPr>
                <w:sz w:val="22"/>
                <w:szCs w:val="22"/>
              </w:rPr>
            </w:pPr>
          </w:p>
        </w:tc>
      </w:tr>
      <w:tr w:rsidR="0000346E" w:rsidRPr="00D61D5A" w14:paraId="139F8737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C4F74FE" w14:textId="77777777" w:rsidR="0000346E" w:rsidRPr="00D61D5A" w:rsidRDefault="0000346E">
            <w:pPr>
              <w:ind w:left="720"/>
              <w:contextualSpacing/>
              <w:jc w:val="right"/>
              <w:rPr>
                <w:b/>
                <w:sz w:val="22"/>
                <w:szCs w:val="22"/>
              </w:rPr>
            </w:pPr>
            <w:r w:rsidRPr="00D61D5A">
              <w:rPr>
                <w:b/>
                <w:sz w:val="22"/>
                <w:szCs w:val="22"/>
              </w:rPr>
              <w:t>Subtotal</w:t>
            </w:r>
          </w:p>
        </w:tc>
        <w:tc>
          <w:tcPr>
            <w:tcW w:w="1080" w:type="dxa"/>
            <w:vAlign w:val="center"/>
          </w:tcPr>
          <w:p w14:paraId="2F47FBE8" w14:textId="047DD18A" w:rsidR="0000346E" w:rsidRPr="00D61D5A" w:rsidRDefault="008F4C90">
            <w:pPr>
              <w:contextualSpacing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>
              <w:rPr>
                <w:b/>
                <w:sz w:val="22"/>
                <w:szCs w:val="22"/>
              </w:rPr>
              <w:instrText xml:space="preserve"> =SUM(above) \# "#,##0"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 w:rsidR="00BC0A57">
              <w:rPr>
                <w:b/>
                <w:noProof/>
                <w:sz w:val="22"/>
                <w:szCs w:val="22"/>
              </w:rPr>
              <w:t xml:space="preserve">  95</w:t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7797BFA1" w14:textId="77777777" w:rsidR="0000346E" w:rsidRPr="00D61D5A" w:rsidRDefault="0000346E">
            <w:pPr>
              <w:contextualSpacing/>
              <w:rPr>
                <w:sz w:val="22"/>
                <w:szCs w:val="22"/>
              </w:rPr>
            </w:pPr>
          </w:p>
        </w:tc>
      </w:tr>
    </w:tbl>
    <w:p w14:paraId="79FAA824" w14:textId="51017089" w:rsidR="00452A3D" w:rsidRDefault="00452A3D"/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00346E" w:rsidRPr="002A3D35" w14:paraId="784B3406" w14:textId="77777777" w:rsidTr="00BF7D85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6A13090B" w14:textId="45C41063" w:rsidR="0000346E" w:rsidRPr="002A3D35" w:rsidRDefault="0000346E">
            <w:pPr>
              <w:ind w:left="720"/>
              <w:contextualSpacing/>
              <w:jc w:val="center"/>
              <w:rPr>
                <w:sz w:val="24"/>
              </w:rPr>
            </w:pPr>
            <w:r>
              <w:rPr>
                <w:b/>
                <w:sz w:val="24"/>
                <w:szCs w:val="28"/>
              </w:rPr>
              <w:t>Job 3 (</w:t>
            </w:r>
            <w:r w:rsidR="00EF4BD9">
              <w:rPr>
                <w:b/>
                <w:sz w:val="24"/>
                <w:szCs w:val="28"/>
              </w:rPr>
              <w:t xml:space="preserve">Clustered Column </w:t>
            </w:r>
            <w:r w:rsidRPr="002A3D35">
              <w:rPr>
                <w:b/>
                <w:sz w:val="24"/>
                <w:szCs w:val="28"/>
              </w:rPr>
              <w:t>Chart)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774ED072" w14:textId="77777777" w:rsidR="0000346E" w:rsidRPr="002A3D35" w:rsidRDefault="0000346E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259FA35F" w14:textId="77777777" w:rsidR="0000346E" w:rsidRPr="002A3D35" w:rsidRDefault="0000346E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Earned</w:t>
            </w:r>
          </w:p>
        </w:tc>
      </w:tr>
      <w:tr w:rsidR="002B311D" w:rsidRPr="002A3D35" w14:paraId="29D4305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7817B314" w14:textId="02DC7753" w:rsidR="002B311D" w:rsidRPr="006F6698" w:rsidRDefault="002B311D">
            <w:pPr>
              <w:contextualSpacing/>
              <w:rPr>
                <w:sz w:val="22"/>
                <w:szCs w:val="22"/>
              </w:rPr>
            </w:pPr>
            <w:ins w:id="119" w:author="Hewes Angie" w:date="2020-02-27T10:27:00Z">
              <w:r>
                <w:rPr>
                  <w:b/>
                  <w:sz w:val="24"/>
                  <w:szCs w:val="28"/>
                </w:rPr>
                <w:t xml:space="preserve">Job 3 (Stacked Bar </w:t>
              </w:r>
              <w:r w:rsidRPr="002A3D35">
                <w:rPr>
                  <w:b/>
                  <w:sz w:val="24"/>
                  <w:szCs w:val="28"/>
                </w:rPr>
                <w:t>Chart)</w:t>
              </w:r>
            </w:ins>
            <w:del w:id="120" w:author="Hewes Angie" w:date="2020-02-27T10:27:00Z">
              <w:r w:rsidRPr="006F6698" w:rsidDel="009B704F">
                <w:rPr>
                  <w:sz w:val="22"/>
                  <w:szCs w:val="22"/>
                </w:rPr>
                <w:delText xml:space="preserve">Contestant # and Job # in </w:delText>
              </w:r>
              <w:r w:rsidDel="009B704F">
                <w:rPr>
                  <w:sz w:val="22"/>
                  <w:szCs w:val="22"/>
                </w:rPr>
                <w:delText>left</w:delText>
              </w:r>
              <w:r w:rsidRPr="006F6698" w:rsidDel="009B704F">
                <w:rPr>
                  <w:sz w:val="22"/>
                  <w:szCs w:val="22"/>
                </w:rPr>
                <w:delText xml:space="preserve"> section of footer</w:delText>
              </w:r>
            </w:del>
          </w:p>
        </w:tc>
        <w:tc>
          <w:tcPr>
            <w:tcW w:w="1080" w:type="dxa"/>
            <w:vAlign w:val="center"/>
          </w:tcPr>
          <w:p w14:paraId="403DEB7E" w14:textId="3D2E14C8" w:rsidR="002B311D" w:rsidRPr="002A3D35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28029E6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06B33545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4C4EBCD7" w14:textId="05E54763" w:rsidR="002B311D" w:rsidRPr="006F6698" w:rsidRDefault="002B311D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2"/>
                <w:szCs w:val="22"/>
              </w:rPr>
            </w:pPr>
            <w:ins w:id="121" w:author="Hewes Angie" w:date="2020-02-27T10:27:00Z">
              <w:r w:rsidRPr="006F6698">
                <w:rPr>
                  <w:sz w:val="22"/>
                  <w:szCs w:val="22"/>
                </w:rPr>
                <w:t xml:space="preserve">Contestant # and Job # in </w:t>
              </w:r>
              <w:r>
                <w:rPr>
                  <w:sz w:val="22"/>
                  <w:szCs w:val="22"/>
                </w:rPr>
                <w:t>left</w:t>
              </w:r>
              <w:r w:rsidRPr="006F6698">
                <w:rPr>
                  <w:sz w:val="22"/>
                  <w:szCs w:val="22"/>
                </w:rPr>
                <w:t xml:space="preserve"> section of footer</w:t>
              </w:r>
            </w:ins>
            <w:del w:id="122" w:author="Hewes Angie" w:date="2020-02-27T10:27:00Z">
              <w:r w:rsidDel="009B704F">
                <w:rPr>
                  <w:rFonts w:eastAsia="Calibri"/>
                  <w:color w:val="000000"/>
                  <w:sz w:val="22"/>
                  <w:szCs w:val="22"/>
                </w:rPr>
                <w:delText>Stacked Bar Chart</w:delText>
              </w:r>
              <w:r w:rsidRPr="006F6698" w:rsidDel="009B704F">
                <w:rPr>
                  <w:rFonts w:eastAsia="Calibri"/>
                  <w:color w:val="000000"/>
                  <w:sz w:val="22"/>
                  <w:szCs w:val="22"/>
                </w:rPr>
                <w:delText xml:space="preserve"> created on its own sheet</w:delText>
              </w:r>
              <w:r w:rsidDel="009B704F">
                <w:rPr>
                  <w:rFonts w:eastAsia="Calibri"/>
                  <w:color w:val="000000"/>
                  <w:sz w:val="22"/>
                  <w:szCs w:val="22"/>
                </w:rPr>
                <w:delText xml:space="preserve"> named Book Sales Chart</w:delText>
              </w:r>
            </w:del>
          </w:p>
        </w:tc>
        <w:tc>
          <w:tcPr>
            <w:tcW w:w="1080" w:type="dxa"/>
            <w:vAlign w:val="center"/>
          </w:tcPr>
          <w:p w14:paraId="03AF5209" w14:textId="77777777" w:rsidR="002B311D" w:rsidRPr="002A3D35" w:rsidRDefault="002B311D">
            <w:pPr>
              <w:contextualSpacing/>
              <w:jc w:val="right"/>
              <w:rPr>
                <w:sz w:val="24"/>
                <w:szCs w:val="24"/>
              </w:rPr>
            </w:pPr>
            <w:r w:rsidRPr="002A3D35"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77EAD325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3FB71CC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40F513D" w14:textId="088F868F" w:rsidR="002B311D" w:rsidRPr="006F6698" w:rsidRDefault="002B311D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2"/>
                <w:szCs w:val="22"/>
              </w:rPr>
            </w:pPr>
            <w:ins w:id="123" w:author="Hewes Angie" w:date="2020-02-27T10:27:00Z">
              <w:r>
                <w:rPr>
                  <w:rFonts w:eastAsia="Calibri"/>
                  <w:color w:val="000000"/>
                  <w:sz w:val="22"/>
                  <w:szCs w:val="22"/>
                </w:rPr>
                <w:t>Stacked Bar Chart</w:t>
              </w:r>
              <w:r w:rsidRPr="006F6698">
                <w:rPr>
                  <w:rFonts w:eastAsia="Calibri"/>
                  <w:color w:val="000000"/>
                  <w:sz w:val="22"/>
                  <w:szCs w:val="22"/>
                </w:rPr>
                <w:t xml:space="preserve"> created on its own sheet</w:t>
              </w:r>
              <w:r>
                <w:rPr>
                  <w:rFonts w:eastAsia="Calibri"/>
                  <w:color w:val="000000"/>
                  <w:sz w:val="22"/>
                  <w:szCs w:val="22"/>
                </w:rPr>
                <w:t xml:space="preserve"> named Book Sales Chart</w:t>
              </w:r>
            </w:ins>
            <w:del w:id="124" w:author="Hewes Angie" w:date="2020-02-27T10:27:00Z">
              <w:r w:rsidRPr="006F6698" w:rsidDel="009B704F">
                <w:rPr>
                  <w:rFonts w:eastAsia="Calibri"/>
                  <w:color w:val="000000"/>
                  <w:sz w:val="22"/>
                  <w:szCs w:val="22"/>
                </w:rPr>
                <w:delText xml:space="preserve">Printed on full sheet, landscape in </w:delText>
              </w:r>
              <w:r w:rsidDel="009B704F">
                <w:rPr>
                  <w:rFonts w:eastAsia="Calibri"/>
                  <w:color w:val="000000"/>
                  <w:sz w:val="22"/>
                  <w:szCs w:val="22"/>
                </w:rPr>
                <w:delText>Black &amp; White</w:delText>
              </w:r>
            </w:del>
          </w:p>
        </w:tc>
        <w:tc>
          <w:tcPr>
            <w:tcW w:w="1080" w:type="dxa"/>
            <w:vAlign w:val="center"/>
          </w:tcPr>
          <w:p w14:paraId="7AAC5B56" w14:textId="6B9EEB44" w:rsidR="002B311D" w:rsidRPr="002A3D35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4138EBB4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58ECCA56" w14:textId="77777777" w:rsidTr="003B10CC">
        <w:trPr>
          <w:trHeight w:val="360"/>
        </w:trPr>
        <w:tc>
          <w:tcPr>
            <w:tcW w:w="7920" w:type="dxa"/>
            <w:vAlign w:val="center"/>
          </w:tcPr>
          <w:p w14:paraId="2BD30953" w14:textId="112110F7" w:rsidR="002B311D" w:rsidRPr="00BA4247" w:rsidRDefault="002B311D">
            <w:pPr>
              <w:contextualSpacing/>
              <w:rPr>
                <w:sz w:val="22"/>
                <w:szCs w:val="22"/>
              </w:rPr>
            </w:pPr>
            <w:ins w:id="125" w:author="Hewes Angie" w:date="2020-02-27T10:27:00Z">
              <w:r w:rsidRPr="006F6698">
                <w:rPr>
                  <w:rFonts w:eastAsia="Calibri"/>
                  <w:color w:val="000000"/>
                  <w:sz w:val="22"/>
                  <w:szCs w:val="22"/>
                </w:rPr>
                <w:t xml:space="preserve">Printed on full sheet, landscape in </w:t>
              </w:r>
              <w:r>
                <w:rPr>
                  <w:rFonts w:eastAsia="Calibri"/>
                  <w:color w:val="000000"/>
                  <w:sz w:val="22"/>
                  <w:szCs w:val="22"/>
                </w:rPr>
                <w:t>Black &amp; White</w:t>
              </w:r>
            </w:ins>
            <w:del w:id="126" w:author="Hewes Angie" w:date="2020-02-27T10:27:00Z">
              <w:r w:rsidDel="009B704F">
                <w:rPr>
                  <w:sz w:val="22"/>
                  <w:szCs w:val="22"/>
                </w:rPr>
                <w:delText>Format chart to style 9</w:delText>
              </w:r>
            </w:del>
          </w:p>
        </w:tc>
        <w:tc>
          <w:tcPr>
            <w:tcW w:w="1080" w:type="dxa"/>
            <w:vAlign w:val="center"/>
          </w:tcPr>
          <w:p w14:paraId="5A199057" w14:textId="77777777" w:rsidR="002B311D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1C3359F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5F4C523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6ED8B817" w14:textId="7E4ECFA0" w:rsidR="002B311D" w:rsidRPr="006F6698" w:rsidRDefault="002B311D">
            <w:pPr>
              <w:contextualSpacing/>
              <w:rPr>
                <w:sz w:val="22"/>
                <w:szCs w:val="22"/>
              </w:rPr>
            </w:pPr>
            <w:ins w:id="127" w:author="Hewes Angie" w:date="2020-02-27T10:27:00Z">
              <w:r>
                <w:rPr>
                  <w:sz w:val="22"/>
                  <w:szCs w:val="22"/>
                </w:rPr>
                <w:t>Format chart to style 8</w:t>
              </w:r>
            </w:ins>
            <w:del w:id="128" w:author="Hewes Angie" w:date="2020-02-27T10:27:00Z">
              <w:r w:rsidRPr="00BA4247" w:rsidDel="009B704F">
                <w:rPr>
                  <w:sz w:val="22"/>
                  <w:szCs w:val="22"/>
                </w:rPr>
                <w:delText>Correct title</w:delText>
              </w:r>
              <w:r w:rsidDel="009B704F">
                <w:rPr>
                  <w:sz w:val="22"/>
                  <w:szCs w:val="22"/>
                </w:rPr>
                <w:delText xml:space="preserve"> entered with 18 </w:delText>
              </w:r>
            </w:del>
            <w:del w:id="129" w:author="Hewes Angie" w:date="2020-02-12T17:02:00Z">
              <w:r w:rsidDel="009341BD">
                <w:rPr>
                  <w:sz w:val="22"/>
                  <w:szCs w:val="22"/>
                </w:rPr>
                <w:delText xml:space="preserve">pt </w:delText>
              </w:r>
            </w:del>
            <w:del w:id="130" w:author="Hewes Angie" w:date="2020-02-27T10:27:00Z">
              <w:r w:rsidDel="009B704F">
                <w:rPr>
                  <w:sz w:val="22"/>
                  <w:szCs w:val="22"/>
                </w:rPr>
                <w:delText>font</w:delText>
              </w:r>
            </w:del>
          </w:p>
        </w:tc>
        <w:tc>
          <w:tcPr>
            <w:tcW w:w="1080" w:type="dxa"/>
            <w:vAlign w:val="center"/>
          </w:tcPr>
          <w:p w14:paraId="0B1B3F79" w14:textId="77777777" w:rsidR="002B311D" w:rsidRPr="002A3D35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2F5EB4D6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23EA1F5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758E1FA" w14:textId="3E7D76AD" w:rsidR="002B311D" w:rsidRPr="00BA4247" w:rsidRDefault="002B311D">
            <w:pPr>
              <w:contextualSpacing/>
              <w:rPr>
                <w:sz w:val="22"/>
                <w:szCs w:val="22"/>
              </w:rPr>
            </w:pPr>
            <w:ins w:id="131" w:author="Hewes Angie" w:date="2020-02-27T10:27:00Z">
              <w:r w:rsidRPr="00BA4247">
                <w:rPr>
                  <w:sz w:val="22"/>
                  <w:szCs w:val="22"/>
                </w:rPr>
                <w:t>Correct title</w:t>
              </w:r>
              <w:r>
                <w:rPr>
                  <w:sz w:val="22"/>
                  <w:szCs w:val="22"/>
                </w:rPr>
                <w:t xml:space="preserve"> entered with 18 pt font</w:t>
              </w:r>
            </w:ins>
            <w:del w:id="132" w:author="Hewes Angie" w:date="2020-02-27T10:27:00Z">
              <w:r w:rsidRPr="00BC0A57" w:rsidDel="009B704F">
                <w:rPr>
                  <w:sz w:val="22"/>
                  <w:szCs w:val="22"/>
                </w:rPr>
                <w:delText>Format the X Axis as Currency, no decimal places</w:delText>
              </w:r>
            </w:del>
          </w:p>
        </w:tc>
        <w:tc>
          <w:tcPr>
            <w:tcW w:w="1080" w:type="dxa"/>
            <w:vAlign w:val="center"/>
          </w:tcPr>
          <w:p w14:paraId="17E209B1" w14:textId="57DD43AC" w:rsidR="002B311D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559A84EB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2B311D" w:rsidRPr="002A3D35" w14:paraId="19184ED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1308A664" w14:textId="74B0E090" w:rsidR="002B311D" w:rsidRPr="00BC0A57" w:rsidRDefault="002B311D">
            <w:pPr>
              <w:contextualSpacing/>
              <w:rPr>
                <w:sz w:val="22"/>
                <w:szCs w:val="22"/>
              </w:rPr>
            </w:pPr>
            <w:ins w:id="133" w:author="Hewes Angie" w:date="2020-02-27T10:27:00Z">
              <w:r w:rsidRPr="00BC0A57">
                <w:rPr>
                  <w:sz w:val="22"/>
                  <w:szCs w:val="22"/>
                </w:rPr>
                <w:t>Format the X Axis as Currency, no decimal places</w:t>
              </w:r>
            </w:ins>
            <w:del w:id="134" w:author="Hewes Angie" w:date="2020-02-27T10:27:00Z">
              <w:r w:rsidRPr="00BC0A57" w:rsidDel="009B704F">
                <w:rPr>
                  <w:sz w:val="22"/>
                  <w:szCs w:val="22"/>
                </w:rPr>
                <w:delText>Format the Y Axis with a -30˚ Angled Alignment</w:delText>
              </w:r>
            </w:del>
          </w:p>
        </w:tc>
        <w:tc>
          <w:tcPr>
            <w:tcW w:w="1080" w:type="dxa"/>
            <w:vAlign w:val="center"/>
          </w:tcPr>
          <w:p w14:paraId="4DE40692" w14:textId="7A086AD7" w:rsidR="002B311D" w:rsidRDefault="002B311D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3FDCEA61" w14:textId="77777777" w:rsidR="002B311D" w:rsidRPr="002A3D35" w:rsidRDefault="002B311D">
            <w:pPr>
              <w:contextualSpacing/>
              <w:rPr>
                <w:sz w:val="24"/>
                <w:szCs w:val="24"/>
              </w:rPr>
            </w:pPr>
          </w:p>
        </w:tc>
      </w:tr>
      <w:tr w:rsidR="0000346E" w:rsidRPr="002A3D35" w14:paraId="14D6CC2D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255CB88E" w14:textId="77777777" w:rsidR="0000346E" w:rsidRPr="002A3D35" w:rsidRDefault="0000346E">
            <w:pPr>
              <w:ind w:left="720"/>
              <w:contextualSpacing/>
              <w:jc w:val="right"/>
              <w:rPr>
                <w:b/>
                <w:sz w:val="24"/>
                <w:szCs w:val="28"/>
              </w:rPr>
            </w:pPr>
            <w:r w:rsidRPr="002A3D35">
              <w:rPr>
                <w:b/>
                <w:sz w:val="24"/>
                <w:szCs w:val="28"/>
              </w:rPr>
              <w:t>Subtotal</w:t>
            </w:r>
          </w:p>
        </w:tc>
        <w:tc>
          <w:tcPr>
            <w:tcW w:w="1080" w:type="dxa"/>
            <w:vAlign w:val="center"/>
          </w:tcPr>
          <w:p w14:paraId="7120F6E0" w14:textId="7DF0963F" w:rsidR="0000346E" w:rsidRPr="002A3D35" w:rsidRDefault="00EF4BD9">
            <w:pPr>
              <w:contextualSpacing/>
              <w:jc w:val="right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fldChar w:fldCharType="begin"/>
            </w:r>
            <w:r>
              <w:rPr>
                <w:b/>
                <w:sz w:val="24"/>
                <w:szCs w:val="28"/>
              </w:rPr>
              <w:instrText xml:space="preserve"> =SUM(ABOVE) \# "#,##0" </w:instrText>
            </w:r>
            <w:r>
              <w:rPr>
                <w:b/>
                <w:sz w:val="24"/>
                <w:szCs w:val="28"/>
              </w:rPr>
              <w:fldChar w:fldCharType="separate"/>
            </w:r>
            <w:r w:rsidR="00BC0A57">
              <w:rPr>
                <w:b/>
                <w:noProof/>
                <w:sz w:val="24"/>
                <w:szCs w:val="28"/>
              </w:rPr>
              <w:t xml:space="preserve">  45</w:t>
            </w:r>
            <w:r>
              <w:rPr>
                <w:b/>
                <w:sz w:val="24"/>
                <w:szCs w:val="28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18ABE0AB" w14:textId="77777777" w:rsidR="0000346E" w:rsidRPr="002A3D35" w:rsidRDefault="0000346E">
            <w:pPr>
              <w:contextualSpacing/>
              <w:rPr>
                <w:sz w:val="24"/>
              </w:rPr>
            </w:pPr>
          </w:p>
        </w:tc>
      </w:tr>
      <w:tr w:rsidR="0000346E" w:rsidRPr="002A3D35" w14:paraId="1B936EA4" w14:textId="77777777" w:rsidTr="00BF7D85">
        <w:trPr>
          <w:trHeight w:val="360"/>
        </w:trPr>
        <w:tc>
          <w:tcPr>
            <w:tcW w:w="7920" w:type="dxa"/>
            <w:vAlign w:val="center"/>
          </w:tcPr>
          <w:p w14:paraId="0F639BD7" w14:textId="77777777" w:rsidR="0000346E" w:rsidRPr="0059457A" w:rsidRDefault="0000346E">
            <w:pPr>
              <w:ind w:left="720"/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 w:rsidRPr="0059457A">
              <w:rPr>
                <w:b/>
                <w:sz w:val="36"/>
                <w:szCs w:val="36"/>
                <w:highlight w:val="lightGray"/>
              </w:rPr>
              <w:t>TOTAL POINTS</w:t>
            </w:r>
          </w:p>
        </w:tc>
        <w:tc>
          <w:tcPr>
            <w:tcW w:w="1080" w:type="dxa"/>
            <w:vAlign w:val="center"/>
          </w:tcPr>
          <w:p w14:paraId="7B5E3123" w14:textId="3EC64191" w:rsidR="0000346E" w:rsidRPr="0059457A" w:rsidRDefault="00BC0A57">
            <w:pPr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>
              <w:rPr>
                <w:b/>
                <w:sz w:val="36"/>
                <w:szCs w:val="36"/>
                <w:highlight w:val="lightGray"/>
              </w:rPr>
              <w:fldChar w:fldCharType="begin"/>
            </w:r>
            <w:r>
              <w:rPr>
                <w:b/>
                <w:sz w:val="36"/>
                <w:szCs w:val="36"/>
                <w:highlight w:val="lightGray"/>
              </w:rPr>
              <w:instrText xml:space="preserve"> =130+95+45 \# "#,##0" </w:instrText>
            </w:r>
            <w:r>
              <w:rPr>
                <w:b/>
                <w:sz w:val="36"/>
                <w:szCs w:val="36"/>
                <w:highlight w:val="lightGray"/>
              </w:rPr>
              <w:fldChar w:fldCharType="separate"/>
            </w:r>
            <w:r>
              <w:rPr>
                <w:b/>
                <w:noProof/>
                <w:sz w:val="36"/>
                <w:szCs w:val="36"/>
                <w:highlight w:val="lightGray"/>
              </w:rPr>
              <w:t xml:space="preserve"> 270</w:t>
            </w:r>
            <w:r>
              <w:rPr>
                <w:b/>
                <w:sz w:val="36"/>
                <w:szCs w:val="36"/>
                <w:highlight w:val="lightGray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67900818" w14:textId="77777777" w:rsidR="0000346E" w:rsidRPr="002A3D35" w:rsidRDefault="0000346E">
            <w:pPr>
              <w:contextualSpacing/>
              <w:rPr>
                <w:sz w:val="36"/>
              </w:rPr>
            </w:pPr>
          </w:p>
        </w:tc>
      </w:tr>
    </w:tbl>
    <w:p w14:paraId="6BD8A871" w14:textId="77777777" w:rsidR="00743CF0" w:rsidRDefault="00743CF0">
      <w:pPr>
        <w:rPr>
          <w:sz w:val="22"/>
          <w:szCs w:val="22"/>
        </w:rPr>
      </w:pPr>
    </w:p>
    <w:p w14:paraId="71C2EA83" w14:textId="77777777" w:rsidR="00AF4B00" w:rsidRDefault="00743CF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ABA058" w14:textId="02562CCE" w:rsidR="00AF4B00" w:rsidRDefault="00AF4B00">
      <w:pPr>
        <w:rPr>
          <w:b/>
          <w:sz w:val="24"/>
          <w:szCs w:val="24"/>
        </w:rPr>
      </w:pPr>
      <w:r w:rsidRPr="00563065">
        <w:rPr>
          <w:b/>
          <w:sz w:val="24"/>
          <w:szCs w:val="24"/>
        </w:rPr>
        <w:t>JOB 1:</w:t>
      </w:r>
      <w:r>
        <w:rPr>
          <w:b/>
          <w:sz w:val="24"/>
          <w:szCs w:val="24"/>
        </w:rPr>
        <w:t xml:space="preserve"> </w:t>
      </w:r>
      <w:r w:rsidRPr="006F6698">
        <w:rPr>
          <w:sz w:val="24"/>
          <w:szCs w:val="24"/>
        </w:rPr>
        <w:t>Create Spreadsheet with Formulas</w:t>
      </w:r>
      <w:r w:rsidRPr="00563065">
        <w:rPr>
          <w:b/>
          <w:sz w:val="24"/>
          <w:szCs w:val="24"/>
        </w:rPr>
        <w:t xml:space="preserve"> </w:t>
      </w:r>
    </w:p>
    <w:p w14:paraId="1C333A72" w14:textId="1D5C9380" w:rsidR="00AF4B00" w:rsidRPr="00B63451" w:rsidRDefault="00BE2F0C">
      <w:pPr>
        <w:rPr>
          <w:sz w:val="24"/>
          <w:szCs w:val="24"/>
        </w:rPr>
      </w:pPr>
      <w:del w:id="135" w:author="Hewes Angie" w:date="2020-02-27T10:02:00Z">
        <w:r w:rsidRPr="00BE2F0C" w:rsidDel="00E71D77">
          <w:rPr>
            <w:b/>
            <w:noProof/>
            <w:sz w:val="24"/>
            <w:szCs w:val="24"/>
          </w:rPr>
          <w:drawing>
            <wp:anchor distT="0" distB="0" distL="114300" distR="114300" simplePos="0" relativeHeight="251662848" behindDoc="1" locked="0" layoutInCell="1" allowOverlap="1" wp14:anchorId="281162A0" wp14:editId="039345D5">
              <wp:simplePos x="0" y="0"/>
              <wp:positionH relativeFrom="column">
                <wp:posOffset>-622935</wp:posOffset>
              </wp:positionH>
              <wp:positionV relativeFrom="paragraph">
                <wp:posOffset>4686300</wp:posOffset>
              </wp:positionV>
              <wp:extent cx="6226810" cy="2057400"/>
              <wp:effectExtent l="0" t="0" r="2540" b="0"/>
              <wp:wrapTight wrapText="bothSides">
                <wp:wrapPolygon edited="0">
                  <wp:start x="0" y="0"/>
                  <wp:lineTo x="0" y="21400"/>
                  <wp:lineTo x="21543" y="21400"/>
                  <wp:lineTo x="21543" y="0"/>
                  <wp:lineTo x="0" y="0"/>
                </wp:wrapPolygon>
              </wp:wrapTight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r="27039"/>
                      <a:stretch/>
                    </pic:blipFill>
                    <pic:spPr bwMode="auto">
                      <a:xfrm>
                        <a:off x="0" y="0"/>
                        <a:ext cx="6226810" cy="205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  <w:del w:id="136" w:author="Hewes Angie" w:date="2020-02-27T09:59:00Z">
        <w:r w:rsidRPr="00BE2F0C" w:rsidDel="00E71D77">
          <w:rPr>
            <w:noProof/>
          </w:rPr>
          <w:drawing>
            <wp:anchor distT="0" distB="0" distL="114300" distR="114300" simplePos="0" relativeHeight="251661824" behindDoc="1" locked="0" layoutInCell="1" allowOverlap="1" wp14:anchorId="38188A75" wp14:editId="046405AE">
              <wp:simplePos x="0" y="0"/>
              <wp:positionH relativeFrom="column">
                <wp:posOffset>-527685</wp:posOffset>
              </wp:positionH>
              <wp:positionV relativeFrom="paragraph">
                <wp:posOffset>196215</wp:posOffset>
              </wp:positionV>
              <wp:extent cx="7174865" cy="4490085"/>
              <wp:effectExtent l="0" t="0" r="6985" b="5715"/>
              <wp:wrapTight wrapText="bothSides">
                <wp:wrapPolygon edited="0">
                  <wp:start x="0" y="0"/>
                  <wp:lineTo x="0" y="21536"/>
                  <wp:lineTo x="21564" y="21536"/>
                  <wp:lineTo x="21564" y="0"/>
                  <wp:lineTo x="0" y="0"/>
                </wp:wrapPolygon>
              </wp:wrapTight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74865" cy="4490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p w14:paraId="581F81C0" w14:textId="77777777" w:rsidR="00E71D77" w:rsidRDefault="00E71D77">
      <w:pPr>
        <w:contextualSpacing/>
        <w:jc w:val="center"/>
        <w:rPr>
          <w:ins w:id="137" w:author="Hewes Angie" w:date="2020-02-27T10:02:00Z"/>
          <w:b/>
          <w:sz w:val="24"/>
          <w:szCs w:val="24"/>
        </w:rPr>
        <w:pPrChange w:id="138" w:author="Hewes Angie" w:date="2020-02-27T10:29:00Z">
          <w:pPr>
            <w:ind w:left="360"/>
            <w:contextualSpacing/>
          </w:pPr>
        </w:pPrChange>
      </w:pPr>
      <w:ins w:id="139" w:author="Hewes Angie" w:date="2020-02-27T10:01:00Z">
        <w:r>
          <w:rPr>
            <w:noProof/>
          </w:rPr>
          <w:drawing>
            <wp:inline distT="0" distB="0" distL="0" distR="0" wp14:anchorId="29C48A07" wp14:editId="1D6EA612">
              <wp:extent cx="6126480" cy="2519045"/>
              <wp:effectExtent l="0" t="0" r="762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25190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40" w:author="Hewes Angie" w:date="2020-02-27T10:02:00Z">
        <w:r w:rsidR="00BE2F0C" w:rsidDel="00E71D77">
          <w:rPr>
            <w:b/>
            <w:noProof/>
            <w:sz w:val="24"/>
            <w:szCs w:val="24"/>
          </w:rPr>
          <w:drawing>
            <wp:anchor distT="0" distB="0" distL="114300" distR="114300" simplePos="0" relativeHeight="251663872" behindDoc="0" locked="0" layoutInCell="1" allowOverlap="1" wp14:anchorId="0FA1358A" wp14:editId="2868AEDF">
              <wp:simplePos x="0" y="0"/>
              <wp:positionH relativeFrom="column">
                <wp:posOffset>2444115</wp:posOffset>
              </wp:positionH>
              <wp:positionV relativeFrom="paragraph">
                <wp:posOffset>6421120</wp:posOffset>
              </wp:positionV>
              <wp:extent cx="2324100" cy="2060667"/>
              <wp:effectExtent l="0" t="0" r="0" b="0"/>
              <wp:wrapNone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72764"/>
                      <a:stretch/>
                    </pic:blipFill>
                    <pic:spPr bwMode="auto">
                      <a:xfrm>
                        <a:off x="0" y="0"/>
                        <a:ext cx="2324100" cy="2060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p w14:paraId="59B9E1AB" w14:textId="77777777" w:rsidR="00E71D77" w:rsidRDefault="00E71D77">
      <w:pPr>
        <w:ind w:left="360"/>
        <w:contextualSpacing/>
        <w:jc w:val="center"/>
        <w:rPr>
          <w:ins w:id="141" w:author="Hewes Angie" w:date="2020-02-27T10:02:00Z"/>
          <w:b/>
          <w:sz w:val="24"/>
          <w:szCs w:val="24"/>
        </w:rPr>
        <w:pPrChange w:id="142" w:author="Hewes Angie" w:date="2020-02-27T10:29:00Z">
          <w:pPr>
            <w:ind w:left="360"/>
            <w:contextualSpacing/>
          </w:pPr>
        </w:pPrChange>
      </w:pPr>
    </w:p>
    <w:p w14:paraId="387F925A" w14:textId="49969791" w:rsidR="0016168E" w:rsidRDefault="00E71D77">
      <w:pPr>
        <w:contextualSpacing/>
        <w:jc w:val="center"/>
        <w:rPr>
          <w:ins w:id="143" w:author="Hewes Angie" w:date="2020-02-27T10:03:00Z"/>
          <w:b/>
          <w:sz w:val="24"/>
          <w:szCs w:val="24"/>
        </w:rPr>
        <w:pPrChange w:id="144" w:author="Hewes Angie" w:date="2020-02-27T10:29:00Z">
          <w:pPr>
            <w:ind w:left="360"/>
            <w:contextualSpacing/>
          </w:pPr>
        </w:pPrChange>
      </w:pPr>
      <w:ins w:id="145" w:author="Hewes Angie" w:date="2020-02-27T10:02:00Z">
        <w:r>
          <w:rPr>
            <w:noProof/>
          </w:rPr>
          <w:drawing>
            <wp:inline distT="0" distB="0" distL="0" distR="0" wp14:anchorId="577830B5" wp14:editId="13190867">
              <wp:extent cx="6126480" cy="1982470"/>
              <wp:effectExtent l="0" t="0" r="762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19824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46" w:author="Hewes Angie" w:date="2020-02-27T10:03:00Z">
        <w:r w:rsidR="0016168E" w:rsidRPr="00BE2F0C" w:rsidDel="00E71D77">
          <w:rPr>
            <w:b/>
            <w:sz w:val="24"/>
            <w:szCs w:val="24"/>
          </w:rPr>
          <w:br w:type="page"/>
        </w:r>
      </w:del>
    </w:p>
    <w:p w14:paraId="31417390" w14:textId="35F8EA6B" w:rsidR="00E71D77" w:rsidRDefault="00E71D77">
      <w:pPr>
        <w:ind w:left="360"/>
        <w:contextualSpacing/>
        <w:jc w:val="center"/>
        <w:rPr>
          <w:ins w:id="147" w:author="Hewes Angie" w:date="2020-02-27T10:03:00Z"/>
          <w:b/>
          <w:sz w:val="24"/>
          <w:szCs w:val="24"/>
        </w:rPr>
        <w:pPrChange w:id="148" w:author="Hewes Angie" w:date="2020-02-27T10:29:00Z">
          <w:pPr>
            <w:ind w:left="360"/>
            <w:contextualSpacing/>
          </w:pPr>
        </w:pPrChange>
      </w:pPr>
    </w:p>
    <w:p w14:paraId="2945E41D" w14:textId="1A2C77CA" w:rsidR="00E71D77" w:rsidRDefault="00E71D77">
      <w:pPr>
        <w:ind w:left="360"/>
        <w:contextualSpacing/>
        <w:rPr>
          <w:ins w:id="149" w:author="Hewes Angie" w:date="2020-02-27T10:03:00Z"/>
          <w:b/>
          <w:sz w:val="24"/>
          <w:szCs w:val="24"/>
        </w:rPr>
      </w:pPr>
      <w:ins w:id="150" w:author="Hewes Angie" w:date="2020-02-27T10:03:00Z">
        <w:r>
          <w:rPr>
            <w:b/>
            <w:sz w:val="24"/>
            <w:szCs w:val="24"/>
          </w:rPr>
          <w:t>Grader Notes:</w:t>
        </w:r>
      </w:ins>
    </w:p>
    <w:p w14:paraId="36FC526E" w14:textId="505B5737" w:rsidR="00E71D77" w:rsidRPr="00E71D77" w:rsidRDefault="00E71D77">
      <w:pPr>
        <w:pStyle w:val="ListParagraph"/>
        <w:numPr>
          <w:ilvl w:val="0"/>
          <w:numId w:val="36"/>
        </w:numPr>
        <w:contextualSpacing/>
        <w:rPr>
          <w:ins w:id="151" w:author="Hewes Angie" w:date="2020-02-27T10:04:00Z"/>
          <w:b/>
          <w:sz w:val="24"/>
          <w:szCs w:val="24"/>
          <w:rPrChange w:id="152" w:author="Hewes Angie" w:date="2020-02-27T10:04:00Z">
            <w:rPr>
              <w:ins w:id="153" w:author="Hewes Angie" w:date="2020-02-27T10:04:00Z"/>
              <w:sz w:val="24"/>
              <w:szCs w:val="24"/>
            </w:rPr>
          </w:rPrChange>
        </w:rPr>
        <w:pPrChange w:id="154" w:author="Hewes Angie" w:date="2020-02-27T10:29:00Z">
          <w:pPr>
            <w:ind w:left="360"/>
            <w:contextualSpacing/>
          </w:pPr>
        </w:pPrChange>
      </w:pPr>
      <w:ins w:id="155" w:author="Hewes Angie" w:date="2020-02-27T10:03:00Z">
        <w:r>
          <w:rPr>
            <w:sz w:val="24"/>
            <w:szCs w:val="24"/>
          </w:rPr>
          <w:t>Spreadsheet is printed vertically and horizontally centered</w:t>
        </w:r>
      </w:ins>
    </w:p>
    <w:p w14:paraId="5B2DBE82" w14:textId="4C1CF28D" w:rsidR="00E71D77" w:rsidRPr="00E71D77" w:rsidRDefault="00E71D77">
      <w:pPr>
        <w:pStyle w:val="ListParagraph"/>
        <w:numPr>
          <w:ilvl w:val="0"/>
          <w:numId w:val="36"/>
        </w:numPr>
        <w:contextualSpacing/>
        <w:rPr>
          <w:ins w:id="156" w:author="Hewes Angie" w:date="2020-02-27T10:03:00Z"/>
          <w:b/>
          <w:sz w:val="24"/>
          <w:szCs w:val="24"/>
          <w:rPrChange w:id="157" w:author="Hewes Angie" w:date="2020-02-27T10:03:00Z">
            <w:rPr>
              <w:ins w:id="158" w:author="Hewes Angie" w:date="2020-02-27T10:03:00Z"/>
              <w:sz w:val="24"/>
              <w:szCs w:val="24"/>
            </w:rPr>
          </w:rPrChange>
        </w:rPr>
        <w:pPrChange w:id="159" w:author="Hewes Angie" w:date="2020-02-27T10:29:00Z">
          <w:pPr>
            <w:ind w:left="360"/>
            <w:contextualSpacing/>
          </w:pPr>
        </w:pPrChange>
      </w:pPr>
      <w:ins w:id="160" w:author="Hewes Angie" w:date="2020-02-27T10:04:00Z">
        <w:r>
          <w:rPr>
            <w:sz w:val="24"/>
            <w:szCs w:val="24"/>
          </w:rPr>
          <w:t>Printed landscaped and fit to one page</w:t>
        </w:r>
      </w:ins>
    </w:p>
    <w:p w14:paraId="4F64034C" w14:textId="15BE35D3" w:rsidR="00E71D77" w:rsidRPr="00E71D77" w:rsidRDefault="00E71D77">
      <w:pPr>
        <w:pStyle w:val="ListParagraph"/>
        <w:numPr>
          <w:ilvl w:val="0"/>
          <w:numId w:val="36"/>
        </w:numPr>
        <w:contextualSpacing/>
        <w:rPr>
          <w:ins w:id="161" w:author="Hewes Angie" w:date="2020-02-27T10:04:00Z"/>
          <w:b/>
          <w:sz w:val="24"/>
          <w:szCs w:val="24"/>
          <w:rPrChange w:id="162" w:author="Hewes Angie" w:date="2020-02-27T10:04:00Z">
            <w:rPr>
              <w:ins w:id="163" w:author="Hewes Angie" w:date="2020-02-27T10:04:00Z"/>
              <w:sz w:val="24"/>
              <w:szCs w:val="24"/>
            </w:rPr>
          </w:rPrChange>
        </w:rPr>
        <w:pPrChange w:id="164" w:author="Hewes Angie" w:date="2020-02-27T10:29:00Z">
          <w:pPr>
            <w:ind w:left="360"/>
            <w:contextualSpacing/>
          </w:pPr>
        </w:pPrChange>
      </w:pPr>
      <w:ins w:id="165" w:author="Hewes Angie" w:date="2020-02-27T10:03:00Z">
        <w:r>
          <w:rPr>
            <w:sz w:val="24"/>
            <w:szCs w:val="24"/>
          </w:rPr>
          <w:t>Contestant ID and Job # in the left footer</w:t>
        </w:r>
      </w:ins>
    </w:p>
    <w:p w14:paraId="76CD7A0A" w14:textId="778FB020" w:rsidR="00E71D77" w:rsidRPr="00E71D77" w:rsidRDefault="00E71D77">
      <w:pPr>
        <w:pStyle w:val="ListParagraph"/>
        <w:numPr>
          <w:ilvl w:val="0"/>
          <w:numId w:val="36"/>
        </w:numPr>
        <w:contextualSpacing/>
        <w:rPr>
          <w:ins w:id="166" w:author="Hewes Angie" w:date="2020-02-27T10:05:00Z"/>
          <w:b/>
          <w:sz w:val="24"/>
          <w:szCs w:val="24"/>
          <w:rPrChange w:id="167" w:author="Hewes Angie" w:date="2020-02-27T10:05:00Z">
            <w:rPr>
              <w:ins w:id="168" w:author="Hewes Angie" w:date="2020-02-27T10:05:00Z"/>
              <w:sz w:val="24"/>
              <w:szCs w:val="24"/>
            </w:rPr>
          </w:rPrChange>
        </w:rPr>
        <w:pPrChange w:id="169" w:author="Hewes Angie" w:date="2020-02-27T10:29:00Z">
          <w:pPr>
            <w:ind w:left="360"/>
            <w:contextualSpacing/>
          </w:pPr>
        </w:pPrChange>
      </w:pPr>
      <w:ins w:id="170" w:author="Hewes Angie" w:date="2020-02-27T10:04:00Z">
        <w:r>
          <w:rPr>
            <w:sz w:val="24"/>
            <w:szCs w:val="24"/>
          </w:rPr>
          <w:t xml:space="preserve">Average Sales (H2:H10) formula can done in multiple </w:t>
        </w:r>
      </w:ins>
      <w:ins w:id="171" w:author="Hewes Angie" w:date="2020-02-27T10:05:00Z">
        <w:r>
          <w:rPr>
            <w:sz w:val="24"/>
            <w:szCs w:val="24"/>
          </w:rPr>
          <w:t>ways</w:t>
        </w:r>
      </w:ins>
    </w:p>
    <w:p w14:paraId="5E64BF0C" w14:textId="630AD4DD" w:rsidR="00E71D77" w:rsidRPr="00E71D77" w:rsidRDefault="00E71D77">
      <w:pPr>
        <w:pStyle w:val="ListParagraph"/>
        <w:numPr>
          <w:ilvl w:val="1"/>
          <w:numId w:val="36"/>
        </w:numPr>
        <w:contextualSpacing/>
        <w:rPr>
          <w:ins w:id="172" w:author="Hewes Angie" w:date="2020-02-27T10:03:00Z"/>
          <w:b/>
          <w:sz w:val="24"/>
          <w:szCs w:val="24"/>
          <w:rPrChange w:id="173" w:author="Hewes Angie" w:date="2020-02-27T10:03:00Z">
            <w:rPr>
              <w:ins w:id="174" w:author="Hewes Angie" w:date="2020-02-27T10:03:00Z"/>
            </w:rPr>
          </w:rPrChange>
        </w:rPr>
        <w:pPrChange w:id="175" w:author="Hewes Angie" w:date="2020-02-27T10:29:00Z">
          <w:pPr>
            <w:ind w:left="360"/>
            <w:contextualSpacing/>
          </w:pPr>
        </w:pPrChange>
      </w:pPr>
      <w:ins w:id="176" w:author="Hewes Angie" w:date="2020-02-27T10:05:00Z">
        <w:r>
          <w:rPr>
            <w:sz w:val="24"/>
            <w:szCs w:val="24"/>
          </w:rPr>
          <w:t>Check the number and that there is a formula in that location</w:t>
        </w:r>
      </w:ins>
    </w:p>
    <w:p w14:paraId="6003AAC6" w14:textId="0B11311F" w:rsidR="00E71D77" w:rsidRPr="00BE2F0C" w:rsidRDefault="00E71D77">
      <w:pPr>
        <w:ind w:left="360"/>
        <w:contextualSpacing/>
        <w:jc w:val="center"/>
        <w:rPr>
          <w:b/>
          <w:sz w:val="24"/>
          <w:szCs w:val="24"/>
        </w:rPr>
        <w:pPrChange w:id="177" w:author="Hewes Angie" w:date="2020-02-27T10:29:00Z">
          <w:pPr>
            <w:ind w:left="360"/>
            <w:contextualSpacing/>
          </w:pPr>
        </w:pPrChange>
      </w:pPr>
    </w:p>
    <w:p w14:paraId="678C4BE5" w14:textId="77777777" w:rsidR="00E71D77" w:rsidRDefault="00E71D77">
      <w:pPr>
        <w:rPr>
          <w:ins w:id="178" w:author="Hewes Angie" w:date="2020-02-27T10:04:00Z"/>
          <w:b/>
          <w:sz w:val="24"/>
          <w:szCs w:val="24"/>
        </w:rPr>
      </w:pPr>
      <w:ins w:id="179" w:author="Hewes Angie" w:date="2020-02-27T10:04:00Z">
        <w:r>
          <w:rPr>
            <w:b/>
            <w:sz w:val="24"/>
            <w:szCs w:val="24"/>
          </w:rPr>
          <w:br w:type="page"/>
        </w:r>
      </w:ins>
    </w:p>
    <w:p w14:paraId="5FB08C74" w14:textId="3928A69B" w:rsidR="00C9260B" w:rsidRPr="00D53A1B" w:rsidRDefault="00C9260B">
      <w:pPr>
        <w:rPr>
          <w:sz w:val="24"/>
          <w:szCs w:val="24"/>
        </w:rPr>
      </w:pPr>
      <w:r w:rsidRPr="00D53A1B">
        <w:rPr>
          <w:b/>
          <w:sz w:val="24"/>
          <w:szCs w:val="24"/>
        </w:rPr>
        <w:t xml:space="preserve">JOB 2:  </w:t>
      </w:r>
      <w:r w:rsidRPr="00D53A1B">
        <w:rPr>
          <w:sz w:val="24"/>
          <w:szCs w:val="24"/>
        </w:rPr>
        <w:t xml:space="preserve">Format </w:t>
      </w:r>
      <w:r w:rsidR="00AF7ACE" w:rsidRPr="00D53A1B">
        <w:rPr>
          <w:sz w:val="24"/>
          <w:szCs w:val="24"/>
        </w:rPr>
        <w:t xml:space="preserve">the </w:t>
      </w:r>
      <w:r w:rsidRPr="00D53A1B">
        <w:rPr>
          <w:sz w:val="24"/>
          <w:szCs w:val="24"/>
        </w:rPr>
        <w:t>Spreadsheet</w:t>
      </w:r>
      <w:r w:rsidR="00C443A2" w:rsidRPr="00D53A1B">
        <w:rPr>
          <w:b/>
          <w:sz w:val="24"/>
          <w:szCs w:val="24"/>
        </w:rPr>
        <w:t xml:space="preserve"> </w:t>
      </w:r>
      <w:r w:rsidRPr="00D53A1B">
        <w:rPr>
          <w:sz w:val="24"/>
          <w:szCs w:val="24"/>
        </w:rPr>
        <w:t>you created in Job 1</w:t>
      </w:r>
      <w:r w:rsidR="00317FF4" w:rsidRPr="00D53A1B">
        <w:rPr>
          <w:sz w:val="24"/>
          <w:szCs w:val="24"/>
        </w:rPr>
        <w:t xml:space="preserve"> using the following instructions:</w:t>
      </w:r>
    </w:p>
    <w:p w14:paraId="130919C8" w14:textId="622D4CC1" w:rsidR="00317FF4" w:rsidDel="004E6866" w:rsidRDefault="00BE2F0C">
      <w:pPr>
        <w:ind w:firstLine="720"/>
        <w:rPr>
          <w:del w:id="180" w:author="Hewes Angie" w:date="2020-02-27T10:05:00Z"/>
          <w:b/>
          <w:sz w:val="24"/>
          <w:szCs w:val="24"/>
        </w:rPr>
        <w:pPrChange w:id="181" w:author="Hewes Angie" w:date="2020-02-27T10:29:00Z">
          <w:pPr/>
        </w:pPrChange>
      </w:pPr>
      <w:del w:id="182" w:author="Hewes Angie" w:date="2020-02-27T10:05:00Z">
        <w:r w:rsidRPr="00BE2F0C" w:rsidDel="004E6866">
          <w:rPr>
            <w:b/>
            <w:noProof/>
            <w:sz w:val="24"/>
            <w:szCs w:val="24"/>
          </w:rPr>
          <w:drawing>
            <wp:anchor distT="0" distB="0" distL="114300" distR="114300" simplePos="0" relativeHeight="251664896" behindDoc="1" locked="0" layoutInCell="1" allowOverlap="1" wp14:anchorId="56FFD864" wp14:editId="22D1659C">
              <wp:simplePos x="0" y="0"/>
              <wp:positionH relativeFrom="column">
                <wp:posOffset>-683895</wp:posOffset>
              </wp:positionH>
              <wp:positionV relativeFrom="paragraph">
                <wp:posOffset>177165</wp:posOffset>
              </wp:positionV>
              <wp:extent cx="7367905" cy="4543425"/>
              <wp:effectExtent l="0" t="0" r="4445" b="9525"/>
              <wp:wrapTight wrapText="bothSides">
                <wp:wrapPolygon edited="0">
                  <wp:start x="0" y="0"/>
                  <wp:lineTo x="0" y="21555"/>
                  <wp:lineTo x="21557" y="21555"/>
                  <wp:lineTo x="21557" y="0"/>
                  <wp:lineTo x="0" y="0"/>
                </wp:wrapPolygon>
              </wp:wrapTight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367905" cy="454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p w14:paraId="7EE66159" w14:textId="720AB211" w:rsidR="004E6866" w:rsidRDefault="004E6866">
      <w:pPr>
        <w:ind w:firstLine="720"/>
        <w:rPr>
          <w:ins w:id="183" w:author="Hewes Angie" w:date="2020-02-27T10:05:00Z"/>
          <w:b/>
          <w:sz w:val="24"/>
          <w:szCs w:val="24"/>
        </w:rPr>
      </w:pPr>
    </w:p>
    <w:p w14:paraId="1F5E1988" w14:textId="49140B77" w:rsidR="004E6866" w:rsidRPr="00D53A1B" w:rsidRDefault="004E6866">
      <w:pPr>
        <w:rPr>
          <w:ins w:id="184" w:author="Hewes Angie" w:date="2020-02-27T10:05:00Z"/>
          <w:b/>
          <w:sz w:val="24"/>
          <w:szCs w:val="24"/>
        </w:rPr>
      </w:pPr>
      <w:ins w:id="185" w:author="Hewes Angie" w:date="2020-02-27T10:15:00Z">
        <w:r>
          <w:rPr>
            <w:noProof/>
          </w:rPr>
          <w:drawing>
            <wp:inline distT="0" distB="0" distL="0" distR="0" wp14:anchorId="2108B5A4" wp14:editId="2F28A1AA">
              <wp:extent cx="6126480" cy="2848610"/>
              <wp:effectExtent l="0" t="0" r="7620" b="889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6480" cy="28486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A7EE2C" w14:textId="77777777" w:rsidR="004E6866" w:rsidRDefault="004E6866">
      <w:pPr>
        <w:ind w:firstLine="720"/>
        <w:rPr>
          <w:ins w:id="186" w:author="Hewes Angie" w:date="2020-02-27T10:16:00Z"/>
          <w:b/>
          <w:sz w:val="24"/>
          <w:szCs w:val="24"/>
        </w:rPr>
        <w:pPrChange w:id="187" w:author="Hewes Angie" w:date="2020-02-27T10:29:00Z">
          <w:pPr/>
        </w:pPrChange>
      </w:pPr>
    </w:p>
    <w:p w14:paraId="788B073B" w14:textId="77777777" w:rsidR="004E6866" w:rsidRDefault="004E6866">
      <w:pPr>
        <w:ind w:firstLine="720"/>
        <w:rPr>
          <w:ins w:id="188" w:author="Hewes Angie" w:date="2020-02-27T10:16:00Z"/>
          <w:b/>
          <w:sz w:val="24"/>
          <w:szCs w:val="24"/>
        </w:rPr>
        <w:pPrChange w:id="189" w:author="Hewes Angie" w:date="2020-02-27T10:29:00Z">
          <w:pPr/>
        </w:pPrChange>
      </w:pPr>
    </w:p>
    <w:p w14:paraId="1257B6ED" w14:textId="77777777" w:rsidR="004E6866" w:rsidRDefault="004E6866">
      <w:pPr>
        <w:ind w:left="360"/>
        <w:contextualSpacing/>
        <w:rPr>
          <w:ins w:id="190" w:author="Hewes Angie" w:date="2020-02-27T10:16:00Z"/>
          <w:b/>
          <w:sz w:val="24"/>
          <w:szCs w:val="24"/>
        </w:rPr>
      </w:pPr>
      <w:ins w:id="191" w:author="Hewes Angie" w:date="2020-02-27T10:16:00Z">
        <w:r>
          <w:rPr>
            <w:b/>
            <w:sz w:val="24"/>
            <w:szCs w:val="24"/>
          </w:rPr>
          <w:t>Grader Notes:</w:t>
        </w:r>
      </w:ins>
    </w:p>
    <w:p w14:paraId="4A11701A" w14:textId="77777777" w:rsidR="004E6866" w:rsidRPr="009F0E1A" w:rsidRDefault="004E6866">
      <w:pPr>
        <w:pStyle w:val="ListParagraph"/>
        <w:numPr>
          <w:ilvl w:val="0"/>
          <w:numId w:val="36"/>
        </w:numPr>
        <w:contextualSpacing/>
        <w:rPr>
          <w:ins w:id="192" w:author="Hewes Angie" w:date="2020-02-27T10:16:00Z"/>
          <w:b/>
          <w:sz w:val="24"/>
          <w:szCs w:val="24"/>
        </w:rPr>
      </w:pPr>
      <w:ins w:id="193" w:author="Hewes Angie" w:date="2020-02-27T10:16:00Z">
        <w:r>
          <w:rPr>
            <w:sz w:val="24"/>
            <w:szCs w:val="24"/>
          </w:rPr>
          <w:t>Spreadsheet is printed vertically and horizontally centered</w:t>
        </w:r>
      </w:ins>
    </w:p>
    <w:p w14:paraId="1A06634C" w14:textId="77777777" w:rsidR="004E6866" w:rsidRPr="009F0E1A" w:rsidRDefault="004E6866">
      <w:pPr>
        <w:pStyle w:val="ListParagraph"/>
        <w:numPr>
          <w:ilvl w:val="0"/>
          <w:numId w:val="36"/>
        </w:numPr>
        <w:contextualSpacing/>
        <w:rPr>
          <w:ins w:id="194" w:author="Hewes Angie" w:date="2020-02-27T10:16:00Z"/>
          <w:b/>
          <w:sz w:val="24"/>
          <w:szCs w:val="24"/>
        </w:rPr>
      </w:pPr>
      <w:ins w:id="195" w:author="Hewes Angie" w:date="2020-02-27T10:16:00Z">
        <w:r>
          <w:rPr>
            <w:sz w:val="24"/>
            <w:szCs w:val="24"/>
          </w:rPr>
          <w:t>Printed landscaped and fit to one page</w:t>
        </w:r>
      </w:ins>
    </w:p>
    <w:p w14:paraId="021C29E3" w14:textId="77777777" w:rsidR="004E6866" w:rsidRPr="009F0E1A" w:rsidRDefault="004E6866">
      <w:pPr>
        <w:pStyle w:val="ListParagraph"/>
        <w:numPr>
          <w:ilvl w:val="0"/>
          <w:numId w:val="36"/>
        </w:numPr>
        <w:contextualSpacing/>
        <w:rPr>
          <w:ins w:id="196" w:author="Hewes Angie" w:date="2020-02-27T10:16:00Z"/>
          <w:b/>
          <w:sz w:val="24"/>
          <w:szCs w:val="24"/>
        </w:rPr>
      </w:pPr>
      <w:ins w:id="197" w:author="Hewes Angie" w:date="2020-02-27T10:16:00Z">
        <w:r>
          <w:rPr>
            <w:sz w:val="24"/>
            <w:szCs w:val="24"/>
          </w:rPr>
          <w:t>Contestant ID and Job # in the left footer</w:t>
        </w:r>
      </w:ins>
    </w:p>
    <w:p w14:paraId="0E919D0A" w14:textId="3248E780" w:rsidR="004E6866" w:rsidRDefault="004E6866">
      <w:pPr>
        <w:rPr>
          <w:ins w:id="198" w:author="Hewes Angie" w:date="2020-02-27T10:16:00Z"/>
          <w:b/>
          <w:sz w:val="24"/>
          <w:szCs w:val="24"/>
        </w:rPr>
      </w:pPr>
    </w:p>
    <w:p w14:paraId="31E5DD63" w14:textId="57F0B682" w:rsidR="00E45CB1" w:rsidRDefault="00492355">
      <w:pPr>
        <w:ind w:firstLine="720"/>
        <w:rPr>
          <w:ins w:id="199" w:author="Hewes Angie" w:date="2020-02-27T10:26:00Z"/>
          <w:sz w:val="24"/>
          <w:szCs w:val="24"/>
        </w:rPr>
        <w:pPrChange w:id="200" w:author="Hewes Angie" w:date="2020-02-27T10:29:00Z">
          <w:pPr/>
        </w:pPrChange>
      </w:pPr>
      <w:r w:rsidRPr="004E6866">
        <w:rPr>
          <w:sz w:val="24"/>
          <w:szCs w:val="24"/>
          <w:rPrChange w:id="201" w:author="Hewes Angie" w:date="2020-02-27T10:16:00Z">
            <w:rPr>
              <w:b/>
              <w:sz w:val="24"/>
              <w:szCs w:val="24"/>
            </w:rPr>
          </w:rPrChange>
        </w:rPr>
        <w:br w:type="page"/>
      </w:r>
      <w:r w:rsidR="00E45CB1" w:rsidRPr="003B66CE">
        <w:rPr>
          <w:b/>
          <w:sz w:val="24"/>
          <w:szCs w:val="24"/>
        </w:rPr>
        <w:t xml:space="preserve">JOB 3: </w:t>
      </w:r>
      <w:r w:rsidR="00E45CB1" w:rsidRPr="006F6698">
        <w:rPr>
          <w:sz w:val="24"/>
          <w:szCs w:val="24"/>
        </w:rPr>
        <w:t xml:space="preserve">Create </w:t>
      </w:r>
      <w:r w:rsidR="00C443A2" w:rsidRPr="006F6698">
        <w:rPr>
          <w:sz w:val="24"/>
          <w:szCs w:val="24"/>
        </w:rPr>
        <w:t xml:space="preserve">a </w:t>
      </w:r>
      <w:r w:rsidR="00225C8B">
        <w:rPr>
          <w:sz w:val="24"/>
          <w:szCs w:val="24"/>
        </w:rPr>
        <w:t>Stacked Bar</w:t>
      </w:r>
      <w:r w:rsidR="005A5F0B">
        <w:rPr>
          <w:sz w:val="24"/>
          <w:szCs w:val="24"/>
        </w:rPr>
        <w:t xml:space="preserve"> Chart.</w:t>
      </w:r>
    </w:p>
    <w:p w14:paraId="48966E92" w14:textId="77777777" w:rsidR="004E6866" w:rsidRPr="003B66CE" w:rsidRDefault="004E6866">
      <w:pPr>
        <w:ind w:firstLine="720"/>
        <w:rPr>
          <w:b/>
          <w:sz w:val="24"/>
          <w:szCs w:val="24"/>
        </w:rPr>
        <w:pPrChange w:id="202" w:author="Hewes Angie" w:date="2020-02-27T10:29:00Z">
          <w:pPr/>
        </w:pPrChange>
      </w:pPr>
    </w:p>
    <w:p w14:paraId="3D6A9A16" w14:textId="76DD3EEC" w:rsidR="00B95A4D" w:rsidRDefault="00BE2F0C">
      <w:pPr>
        <w:rPr>
          <w:sz w:val="24"/>
          <w:szCs w:val="24"/>
        </w:rPr>
      </w:pPr>
      <w:del w:id="203" w:author="Hewes Angie" w:date="2020-02-27T10:26:00Z">
        <w:r w:rsidRPr="00BE2F0C" w:rsidDel="004E6866">
          <w:rPr>
            <w:noProof/>
            <w:sz w:val="24"/>
            <w:szCs w:val="24"/>
          </w:rPr>
          <w:drawing>
            <wp:anchor distT="0" distB="0" distL="114300" distR="114300" simplePos="0" relativeHeight="251665920" behindDoc="1" locked="0" layoutInCell="1" allowOverlap="1" wp14:anchorId="72FF14B4" wp14:editId="718F5108">
              <wp:simplePos x="0" y="0"/>
              <wp:positionH relativeFrom="column">
                <wp:posOffset>-489585</wp:posOffset>
              </wp:positionH>
              <wp:positionV relativeFrom="paragraph">
                <wp:posOffset>234315</wp:posOffset>
              </wp:positionV>
              <wp:extent cx="7151370" cy="5543550"/>
              <wp:effectExtent l="0" t="0" r="0" b="0"/>
              <wp:wrapTight wrapText="bothSides">
                <wp:wrapPolygon edited="0">
                  <wp:start x="0" y="0"/>
                  <wp:lineTo x="0" y="21526"/>
                  <wp:lineTo x="21519" y="21526"/>
                  <wp:lineTo x="21519" y="0"/>
                  <wp:lineTo x="0" y="0"/>
                </wp:wrapPolygon>
              </wp:wrapTight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51370" cy="5543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  <w:ins w:id="204" w:author="Hewes Angie" w:date="2020-02-27T10:26:00Z">
        <w:r w:rsidR="004E6866">
          <w:rPr>
            <w:noProof/>
          </w:rPr>
          <w:drawing>
            <wp:inline distT="0" distB="0" distL="0" distR="0" wp14:anchorId="20C3D002" wp14:editId="55E495A2">
              <wp:extent cx="6570269" cy="4797631"/>
              <wp:effectExtent l="0" t="0" r="2540" b="3175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73802" cy="48002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E22158" w14:textId="7D7C0324" w:rsidR="00BE2F0C" w:rsidRPr="003B66CE" w:rsidRDefault="00BE2F0C">
      <w:pPr>
        <w:rPr>
          <w:sz w:val="24"/>
          <w:szCs w:val="24"/>
        </w:rPr>
      </w:pPr>
    </w:p>
    <w:sectPr w:rsidR="00BE2F0C" w:rsidRPr="003B66CE" w:rsidSect="003D3B70">
      <w:headerReference w:type="default" r:id="rId18"/>
      <w:type w:val="continuous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878DC" w14:textId="77777777" w:rsidR="00C60255" w:rsidRDefault="00C60255" w:rsidP="00F1245D">
      <w:r>
        <w:separator/>
      </w:r>
    </w:p>
  </w:endnote>
  <w:endnote w:type="continuationSeparator" w:id="0">
    <w:p w14:paraId="67ABBA51" w14:textId="77777777" w:rsidR="00C60255" w:rsidRDefault="00C60255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82A1C" w14:textId="77777777" w:rsidR="00C60255" w:rsidRDefault="00C60255" w:rsidP="00F1245D">
      <w:r>
        <w:separator/>
      </w:r>
    </w:p>
  </w:footnote>
  <w:footnote w:type="continuationSeparator" w:id="0">
    <w:p w14:paraId="5A8D98D2" w14:textId="77777777" w:rsidR="00C60255" w:rsidRDefault="00C60255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3068B" w14:textId="6D474EDB" w:rsidR="00C37062" w:rsidRPr="00AB4841" w:rsidRDefault="00740060" w:rsidP="00F1245D">
    <w:pPr>
      <w:pStyle w:val="Header"/>
      <w:rPr>
        <w:b/>
        <w:bCs/>
      </w:rPr>
    </w:pPr>
    <w:r>
      <w:rPr>
        <w:b/>
        <w:noProof/>
      </w:rPr>
      <w:t xml:space="preserve">FUNDAMENTAL </w:t>
    </w:r>
    <w:r w:rsidR="00C37062">
      <w:rPr>
        <w:b/>
        <w:noProof/>
      </w:rPr>
      <w:t>SPREADSHEET APPLICATIONS</w:t>
    </w:r>
    <w:r w:rsidR="00C37062" w:rsidRPr="00AB4841">
      <w:rPr>
        <w:b/>
        <w:bCs/>
      </w:rPr>
      <w:t xml:space="preserve"> </w:t>
    </w:r>
    <w:r w:rsidR="00936689">
      <w:rPr>
        <w:b/>
        <w:bCs/>
      </w:rPr>
      <w:t>–</w:t>
    </w:r>
    <w:r w:rsidR="00C37062" w:rsidRPr="00AB4841">
      <w:rPr>
        <w:b/>
        <w:bCs/>
      </w:rPr>
      <w:t xml:space="preserve"> </w:t>
    </w:r>
    <w:r w:rsidR="00936689">
      <w:rPr>
        <w:b/>
        <w:bCs/>
      </w:rPr>
      <w:t>N</w:t>
    </w:r>
    <w:r>
      <w:rPr>
        <w:b/>
        <w:bCs/>
      </w:rPr>
      <w:t>ATIONAL</w:t>
    </w:r>
    <w:r w:rsidR="00D44B6D">
      <w:rPr>
        <w:b/>
        <w:bCs/>
      </w:rPr>
      <w:t xml:space="preserve"> KEY</w:t>
    </w:r>
    <w:r w:rsidR="00C37062" w:rsidRPr="00AB4841">
      <w:rPr>
        <w:b/>
        <w:bCs/>
      </w:rPr>
      <w:tab/>
    </w:r>
  </w:p>
  <w:p w14:paraId="5D8ED07F" w14:textId="37B02778" w:rsidR="00C37062" w:rsidRDefault="00C37062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375048">
      <w:rPr>
        <w:b/>
        <w:bCs/>
        <w:noProof/>
      </w:rPr>
      <w:t>7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375048">
      <w:rPr>
        <w:b/>
        <w:noProof/>
      </w:rPr>
      <w:t>7</w:t>
    </w:r>
    <w:r w:rsidRPr="001962B9">
      <w:rPr>
        <w:b/>
      </w:rPr>
      <w:fldChar w:fldCharType="end"/>
    </w:r>
  </w:p>
  <w:p w14:paraId="4AE17559" w14:textId="77777777" w:rsidR="00C37062" w:rsidRPr="001962B9" w:rsidRDefault="00C37062" w:rsidP="009507EC">
    <w:pP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6746"/>
    <w:multiLevelType w:val="hybridMultilevel"/>
    <w:tmpl w:val="1F066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5FC36EC"/>
    <w:multiLevelType w:val="hybridMultilevel"/>
    <w:tmpl w:val="B1BCF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7A2322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5" w15:restartNumberingAfterBreak="0">
    <w:nsid w:val="0DEE056E"/>
    <w:multiLevelType w:val="hybridMultilevel"/>
    <w:tmpl w:val="E53476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C0641B"/>
    <w:multiLevelType w:val="hybridMultilevel"/>
    <w:tmpl w:val="78E8DD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CC7D05"/>
    <w:multiLevelType w:val="hybridMultilevel"/>
    <w:tmpl w:val="DF5EC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673"/>
    <w:multiLevelType w:val="hybridMultilevel"/>
    <w:tmpl w:val="437EBDDA"/>
    <w:lvl w:ilvl="0" w:tplc="ED9ACA3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370404"/>
    <w:multiLevelType w:val="hybridMultilevel"/>
    <w:tmpl w:val="6DDE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072CE"/>
    <w:multiLevelType w:val="hybridMultilevel"/>
    <w:tmpl w:val="2CB20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1B316D2"/>
    <w:multiLevelType w:val="hybridMultilevel"/>
    <w:tmpl w:val="56EE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D1C16"/>
    <w:multiLevelType w:val="hybridMultilevel"/>
    <w:tmpl w:val="54CC6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557416"/>
    <w:multiLevelType w:val="hybridMultilevel"/>
    <w:tmpl w:val="CAE8E370"/>
    <w:lvl w:ilvl="0" w:tplc="3BB61D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6C687A"/>
    <w:multiLevelType w:val="hybridMultilevel"/>
    <w:tmpl w:val="B1323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8D5AC1"/>
    <w:multiLevelType w:val="hybridMultilevel"/>
    <w:tmpl w:val="BEAA1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834A24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28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E7721"/>
    <w:multiLevelType w:val="hybridMultilevel"/>
    <w:tmpl w:val="EF3A1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B7EB8"/>
    <w:multiLevelType w:val="hybridMultilevel"/>
    <w:tmpl w:val="26FAAEC4"/>
    <w:lvl w:ilvl="0" w:tplc="4BE28456">
      <w:start w:val="1"/>
      <w:numFmt w:val="decimal"/>
      <w:lvlText w:val="%1."/>
      <w:lvlJc w:val="left"/>
      <w:pPr>
        <w:ind w:left="810" w:hanging="45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F73A1"/>
    <w:multiLevelType w:val="multilevel"/>
    <w:tmpl w:val="06622F88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2" w15:restartNumberingAfterBreak="0">
    <w:nsid w:val="74193090"/>
    <w:multiLevelType w:val="hybridMultilevel"/>
    <w:tmpl w:val="88CA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D5DBB"/>
    <w:multiLevelType w:val="hybridMultilevel"/>
    <w:tmpl w:val="28F0D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7E2164"/>
    <w:multiLevelType w:val="hybridMultilevel"/>
    <w:tmpl w:val="843E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505A2"/>
    <w:multiLevelType w:val="hybridMultilevel"/>
    <w:tmpl w:val="6D12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DC71E8"/>
    <w:multiLevelType w:val="hybridMultilevel"/>
    <w:tmpl w:val="2376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8"/>
  </w:num>
  <w:num w:numId="3">
    <w:abstractNumId w:val="17"/>
  </w:num>
  <w:num w:numId="4">
    <w:abstractNumId w:val="24"/>
  </w:num>
  <w:num w:numId="5">
    <w:abstractNumId w:val="7"/>
  </w:num>
  <w:num w:numId="6">
    <w:abstractNumId w:val="3"/>
  </w:num>
  <w:num w:numId="7">
    <w:abstractNumId w:val="8"/>
  </w:num>
  <w:num w:numId="8">
    <w:abstractNumId w:val="1"/>
  </w:num>
  <w:num w:numId="9">
    <w:abstractNumId w:val="14"/>
  </w:num>
  <w:num w:numId="10">
    <w:abstractNumId w:val="25"/>
  </w:num>
  <w:num w:numId="11">
    <w:abstractNumId w:val="26"/>
  </w:num>
  <w:num w:numId="12">
    <w:abstractNumId w:val="6"/>
  </w:num>
  <w:num w:numId="13">
    <w:abstractNumId w:val="28"/>
  </w:num>
  <w:num w:numId="14">
    <w:abstractNumId w:val="21"/>
  </w:num>
  <w:num w:numId="15">
    <w:abstractNumId w:val="20"/>
  </w:num>
  <w:num w:numId="16">
    <w:abstractNumId w:val="12"/>
  </w:num>
  <w:num w:numId="17">
    <w:abstractNumId w:val="29"/>
  </w:num>
  <w:num w:numId="18">
    <w:abstractNumId w:val="19"/>
  </w:num>
  <w:num w:numId="19">
    <w:abstractNumId w:val="2"/>
  </w:num>
  <w:num w:numId="20">
    <w:abstractNumId w:val="4"/>
  </w:num>
  <w:num w:numId="21">
    <w:abstractNumId w:val="33"/>
  </w:num>
  <w:num w:numId="22">
    <w:abstractNumId w:val="5"/>
  </w:num>
  <w:num w:numId="23">
    <w:abstractNumId w:val="35"/>
  </w:num>
  <w:num w:numId="24">
    <w:abstractNumId w:val="5"/>
  </w:num>
  <w:num w:numId="25">
    <w:abstractNumId w:val="13"/>
  </w:num>
  <w:num w:numId="26">
    <w:abstractNumId w:val="11"/>
  </w:num>
  <w:num w:numId="27">
    <w:abstractNumId w:val="36"/>
  </w:num>
  <w:num w:numId="28">
    <w:abstractNumId w:val="9"/>
  </w:num>
  <w:num w:numId="29">
    <w:abstractNumId w:val="34"/>
  </w:num>
  <w:num w:numId="30">
    <w:abstractNumId w:val="22"/>
  </w:num>
  <w:num w:numId="31">
    <w:abstractNumId w:val="23"/>
  </w:num>
  <w:num w:numId="32">
    <w:abstractNumId w:val="10"/>
  </w:num>
  <w:num w:numId="33">
    <w:abstractNumId w:val="16"/>
  </w:num>
  <w:num w:numId="34">
    <w:abstractNumId w:val="32"/>
  </w:num>
  <w:num w:numId="35">
    <w:abstractNumId w:val="15"/>
  </w:num>
  <w:num w:numId="36">
    <w:abstractNumId w:val="0"/>
  </w:num>
  <w:num w:numId="37">
    <w:abstractNumId w:val="27"/>
  </w:num>
  <w:num w:numId="3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wes Angie">
    <w15:presenceInfo w15:providerId="AD" w15:userId="S-1-5-21-739180723-1232289346-1601665820-16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346E"/>
    <w:rsid w:val="0000531A"/>
    <w:rsid w:val="0001536A"/>
    <w:rsid w:val="00021CA1"/>
    <w:rsid w:val="00025D29"/>
    <w:rsid w:val="000276D1"/>
    <w:rsid w:val="0004018B"/>
    <w:rsid w:val="0004087C"/>
    <w:rsid w:val="0005099D"/>
    <w:rsid w:val="00063A5F"/>
    <w:rsid w:val="00066F05"/>
    <w:rsid w:val="00091841"/>
    <w:rsid w:val="0009466B"/>
    <w:rsid w:val="0009681C"/>
    <w:rsid w:val="00096C05"/>
    <w:rsid w:val="0009794B"/>
    <w:rsid w:val="000A1694"/>
    <w:rsid w:val="000A3967"/>
    <w:rsid w:val="000C6128"/>
    <w:rsid w:val="000D56FC"/>
    <w:rsid w:val="000E1BD5"/>
    <w:rsid w:val="000E7294"/>
    <w:rsid w:val="000F4F13"/>
    <w:rsid w:val="000F5D4A"/>
    <w:rsid w:val="000F7894"/>
    <w:rsid w:val="0010036C"/>
    <w:rsid w:val="00100E4A"/>
    <w:rsid w:val="00103DB8"/>
    <w:rsid w:val="0010665F"/>
    <w:rsid w:val="00115B4B"/>
    <w:rsid w:val="0011738B"/>
    <w:rsid w:val="001233AE"/>
    <w:rsid w:val="00124B64"/>
    <w:rsid w:val="0013128C"/>
    <w:rsid w:val="0013362B"/>
    <w:rsid w:val="00135207"/>
    <w:rsid w:val="00143A1C"/>
    <w:rsid w:val="00146D32"/>
    <w:rsid w:val="00155172"/>
    <w:rsid w:val="0016168E"/>
    <w:rsid w:val="0017409E"/>
    <w:rsid w:val="00180A66"/>
    <w:rsid w:val="0018488C"/>
    <w:rsid w:val="00185C25"/>
    <w:rsid w:val="00195022"/>
    <w:rsid w:val="001962B9"/>
    <w:rsid w:val="001A6172"/>
    <w:rsid w:val="001B3D7F"/>
    <w:rsid w:val="001B5FD2"/>
    <w:rsid w:val="001B7C8D"/>
    <w:rsid w:val="001C4797"/>
    <w:rsid w:val="001C71B4"/>
    <w:rsid w:val="001C78AB"/>
    <w:rsid w:val="001E1578"/>
    <w:rsid w:val="001E5F4C"/>
    <w:rsid w:val="001E746C"/>
    <w:rsid w:val="001E7B05"/>
    <w:rsid w:val="001F4B21"/>
    <w:rsid w:val="00203734"/>
    <w:rsid w:val="0021792A"/>
    <w:rsid w:val="00225C8B"/>
    <w:rsid w:val="00226839"/>
    <w:rsid w:val="00244804"/>
    <w:rsid w:val="00246A9F"/>
    <w:rsid w:val="00247846"/>
    <w:rsid w:val="00251877"/>
    <w:rsid w:val="00255AD1"/>
    <w:rsid w:val="00261515"/>
    <w:rsid w:val="00263A8D"/>
    <w:rsid w:val="002658BD"/>
    <w:rsid w:val="00270C01"/>
    <w:rsid w:val="00271D98"/>
    <w:rsid w:val="00271EEB"/>
    <w:rsid w:val="00274168"/>
    <w:rsid w:val="00282D17"/>
    <w:rsid w:val="00284D39"/>
    <w:rsid w:val="002A0D6A"/>
    <w:rsid w:val="002A239A"/>
    <w:rsid w:val="002A723B"/>
    <w:rsid w:val="002B0596"/>
    <w:rsid w:val="002B311D"/>
    <w:rsid w:val="002C0006"/>
    <w:rsid w:val="002C4BF3"/>
    <w:rsid w:val="002C6CEC"/>
    <w:rsid w:val="002C7CCF"/>
    <w:rsid w:val="002D4002"/>
    <w:rsid w:val="002E4672"/>
    <w:rsid w:val="002F46CB"/>
    <w:rsid w:val="003003AB"/>
    <w:rsid w:val="003012E1"/>
    <w:rsid w:val="00303DF1"/>
    <w:rsid w:val="00313F65"/>
    <w:rsid w:val="003175B7"/>
    <w:rsid w:val="00317FF4"/>
    <w:rsid w:val="00322433"/>
    <w:rsid w:val="00322566"/>
    <w:rsid w:val="00330557"/>
    <w:rsid w:val="00352A11"/>
    <w:rsid w:val="00367B08"/>
    <w:rsid w:val="00375048"/>
    <w:rsid w:val="00376011"/>
    <w:rsid w:val="00376B09"/>
    <w:rsid w:val="00380113"/>
    <w:rsid w:val="003834D4"/>
    <w:rsid w:val="003915DF"/>
    <w:rsid w:val="003A5DA5"/>
    <w:rsid w:val="003A61E9"/>
    <w:rsid w:val="003A76A3"/>
    <w:rsid w:val="003B26F2"/>
    <w:rsid w:val="003B66CE"/>
    <w:rsid w:val="003C62B5"/>
    <w:rsid w:val="003D3B70"/>
    <w:rsid w:val="003F74BB"/>
    <w:rsid w:val="00420CB8"/>
    <w:rsid w:val="004237DD"/>
    <w:rsid w:val="00431F3D"/>
    <w:rsid w:val="0043409A"/>
    <w:rsid w:val="004341A5"/>
    <w:rsid w:val="00436929"/>
    <w:rsid w:val="00450503"/>
    <w:rsid w:val="00451020"/>
    <w:rsid w:val="004510FE"/>
    <w:rsid w:val="00452A3D"/>
    <w:rsid w:val="00453986"/>
    <w:rsid w:val="00464FE1"/>
    <w:rsid w:val="00477AC3"/>
    <w:rsid w:val="00481371"/>
    <w:rsid w:val="0049146D"/>
    <w:rsid w:val="00492355"/>
    <w:rsid w:val="00494DD1"/>
    <w:rsid w:val="00495A40"/>
    <w:rsid w:val="00495E3D"/>
    <w:rsid w:val="004B0E9D"/>
    <w:rsid w:val="004B1D44"/>
    <w:rsid w:val="004B6622"/>
    <w:rsid w:val="004C65BC"/>
    <w:rsid w:val="004C6A24"/>
    <w:rsid w:val="004C7F9B"/>
    <w:rsid w:val="004D22C7"/>
    <w:rsid w:val="004D31FA"/>
    <w:rsid w:val="004E5846"/>
    <w:rsid w:val="004E6866"/>
    <w:rsid w:val="004F3CD8"/>
    <w:rsid w:val="005002F7"/>
    <w:rsid w:val="00501AF1"/>
    <w:rsid w:val="0051264C"/>
    <w:rsid w:val="00515CE6"/>
    <w:rsid w:val="005201D3"/>
    <w:rsid w:val="005202B0"/>
    <w:rsid w:val="00520B21"/>
    <w:rsid w:val="0052244F"/>
    <w:rsid w:val="00536671"/>
    <w:rsid w:val="00536F84"/>
    <w:rsid w:val="00572897"/>
    <w:rsid w:val="005816EA"/>
    <w:rsid w:val="00582255"/>
    <w:rsid w:val="0059457A"/>
    <w:rsid w:val="00596E45"/>
    <w:rsid w:val="00596F76"/>
    <w:rsid w:val="005A0EA4"/>
    <w:rsid w:val="005A39FB"/>
    <w:rsid w:val="005A5F0B"/>
    <w:rsid w:val="005A6A9C"/>
    <w:rsid w:val="005B14BE"/>
    <w:rsid w:val="005B368D"/>
    <w:rsid w:val="005D5DD9"/>
    <w:rsid w:val="005E1E5E"/>
    <w:rsid w:val="00611968"/>
    <w:rsid w:val="00611B63"/>
    <w:rsid w:val="00613D4B"/>
    <w:rsid w:val="00615146"/>
    <w:rsid w:val="00631C68"/>
    <w:rsid w:val="00633AAF"/>
    <w:rsid w:val="00640208"/>
    <w:rsid w:val="006404AB"/>
    <w:rsid w:val="006459CE"/>
    <w:rsid w:val="00656AE0"/>
    <w:rsid w:val="0066323A"/>
    <w:rsid w:val="0067063A"/>
    <w:rsid w:val="00670E74"/>
    <w:rsid w:val="006829CB"/>
    <w:rsid w:val="00682B04"/>
    <w:rsid w:val="00683334"/>
    <w:rsid w:val="006838D7"/>
    <w:rsid w:val="0068463D"/>
    <w:rsid w:val="00690BBA"/>
    <w:rsid w:val="00697645"/>
    <w:rsid w:val="00697910"/>
    <w:rsid w:val="006A446D"/>
    <w:rsid w:val="006B046F"/>
    <w:rsid w:val="006B3C67"/>
    <w:rsid w:val="006D53F5"/>
    <w:rsid w:val="006D6443"/>
    <w:rsid w:val="006E3FA0"/>
    <w:rsid w:val="006F211A"/>
    <w:rsid w:val="006F6698"/>
    <w:rsid w:val="00703BB5"/>
    <w:rsid w:val="0072015B"/>
    <w:rsid w:val="00724536"/>
    <w:rsid w:val="00725674"/>
    <w:rsid w:val="00740060"/>
    <w:rsid w:val="007405F1"/>
    <w:rsid w:val="00743CF0"/>
    <w:rsid w:val="00751E3D"/>
    <w:rsid w:val="007541F5"/>
    <w:rsid w:val="007557D5"/>
    <w:rsid w:val="00765FEA"/>
    <w:rsid w:val="0076620B"/>
    <w:rsid w:val="00766B97"/>
    <w:rsid w:val="00772077"/>
    <w:rsid w:val="00773C66"/>
    <w:rsid w:val="0077466C"/>
    <w:rsid w:val="00787588"/>
    <w:rsid w:val="00792321"/>
    <w:rsid w:val="007C664E"/>
    <w:rsid w:val="007D6F82"/>
    <w:rsid w:val="007E07D9"/>
    <w:rsid w:val="007F40FC"/>
    <w:rsid w:val="00800FAC"/>
    <w:rsid w:val="008035B0"/>
    <w:rsid w:val="0080645B"/>
    <w:rsid w:val="00811A93"/>
    <w:rsid w:val="0081454A"/>
    <w:rsid w:val="008404A3"/>
    <w:rsid w:val="0085188B"/>
    <w:rsid w:val="008662B2"/>
    <w:rsid w:val="00871F3A"/>
    <w:rsid w:val="00877D2D"/>
    <w:rsid w:val="00894D60"/>
    <w:rsid w:val="00895776"/>
    <w:rsid w:val="008A1FCB"/>
    <w:rsid w:val="008A568A"/>
    <w:rsid w:val="008B0BC3"/>
    <w:rsid w:val="008B2459"/>
    <w:rsid w:val="008C013C"/>
    <w:rsid w:val="008C1E60"/>
    <w:rsid w:val="008C3AE8"/>
    <w:rsid w:val="008C3EFC"/>
    <w:rsid w:val="008C7E00"/>
    <w:rsid w:val="008D02EA"/>
    <w:rsid w:val="008D41BA"/>
    <w:rsid w:val="008D4E1C"/>
    <w:rsid w:val="008E2185"/>
    <w:rsid w:val="008F0383"/>
    <w:rsid w:val="008F07A0"/>
    <w:rsid w:val="008F4C90"/>
    <w:rsid w:val="0090193B"/>
    <w:rsid w:val="00903B27"/>
    <w:rsid w:val="00911900"/>
    <w:rsid w:val="0092206F"/>
    <w:rsid w:val="00930AEB"/>
    <w:rsid w:val="0093404D"/>
    <w:rsid w:val="009341BD"/>
    <w:rsid w:val="00936689"/>
    <w:rsid w:val="00940BED"/>
    <w:rsid w:val="0094128F"/>
    <w:rsid w:val="00946C88"/>
    <w:rsid w:val="009507EC"/>
    <w:rsid w:val="00956BFC"/>
    <w:rsid w:val="00966451"/>
    <w:rsid w:val="009729C6"/>
    <w:rsid w:val="009770E8"/>
    <w:rsid w:val="009829D1"/>
    <w:rsid w:val="00993A2A"/>
    <w:rsid w:val="009B17FB"/>
    <w:rsid w:val="009B1B3E"/>
    <w:rsid w:val="009B3A4F"/>
    <w:rsid w:val="009C030D"/>
    <w:rsid w:val="009D45B7"/>
    <w:rsid w:val="009E06E3"/>
    <w:rsid w:val="009F3934"/>
    <w:rsid w:val="009F3B30"/>
    <w:rsid w:val="009F6243"/>
    <w:rsid w:val="009F6AB1"/>
    <w:rsid w:val="00A0059C"/>
    <w:rsid w:val="00A03819"/>
    <w:rsid w:val="00A05703"/>
    <w:rsid w:val="00A2222D"/>
    <w:rsid w:val="00A253BE"/>
    <w:rsid w:val="00A27116"/>
    <w:rsid w:val="00A31992"/>
    <w:rsid w:val="00A3598A"/>
    <w:rsid w:val="00A4210E"/>
    <w:rsid w:val="00A47A70"/>
    <w:rsid w:val="00A51EF1"/>
    <w:rsid w:val="00A8124E"/>
    <w:rsid w:val="00A8714F"/>
    <w:rsid w:val="00A97014"/>
    <w:rsid w:val="00AA6552"/>
    <w:rsid w:val="00AB2DF4"/>
    <w:rsid w:val="00AB4113"/>
    <w:rsid w:val="00AB4841"/>
    <w:rsid w:val="00AC25F7"/>
    <w:rsid w:val="00AC51E4"/>
    <w:rsid w:val="00AC64D8"/>
    <w:rsid w:val="00AD710F"/>
    <w:rsid w:val="00AE5DD4"/>
    <w:rsid w:val="00AE65B0"/>
    <w:rsid w:val="00AF0267"/>
    <w:rsid w:val="00AF1788"/>
    <w:rsid w:val="00AF4B00"/>
    <w:rsid w:val="00AF7ACE"/>
    <w:rsid w:val="00B02BE9"/>
    <w:rsid w:val="00B07639"/>
    <w:rsid w:val="00B12440"/>
    <w:rsid w:val="00B12A84"/>
    <w:rsid w:val="00B1585C"/>
    <w:rsid w:val="00B15D49"/>
    <w:rsid w:val="00B21752"/>
    <w:rsid w:val="00B21B79"/>
    <w:rsid w:val="00B2455E"/>
    <w:rsid w:val="00B24B81"/>
    <w:rsid w:val="00B52875"/>
    <w:rsid w:val="00B574BA"/>
    <w:rsid w:val="00B6046D"/>
    <w:rsid w:val="00B71879"/>
    <w:rsid w:val="00B95A4D"/>
    <w:rsid w:val="00B96AB4"/>
    <w:rsid w:val="00BB0FCA"/>
    <w:rsid w:val="00BC038C"/>
    <w:rsid w:val="00BC0A57"/>
    <w:rsid w:val="00BC3B90"/>
    <w:rsid w:val="00BE0424"/>
    <w:rsid w:val="00BE2F0C"/>
    <w:rsid w:val="00BE59DF"/>
    <w:rsid w:val="00BE79F6"/>
    <w:rsid w:val="00BF04C3"/>
    <w:rsid w:val="00BF612A"/>
    <w:rsid w:val="00C06B40"/>
    <w:rsid w:val="00C074DB"/>
    <w:rsid w:val="00C10884"/>
    <w:rsid w:val="00C1161C"/>
    <w:rsid w:val="00C12A28"/>
    <w:rsid w:val="00C1610A"/>
    <w:rsid w:val="00C24837"/>
    <w:rsid w:val="00C25F93"/>
    <w:rsid w:val="00C32E00"/>
    <w:rsid w:val="00C37062"/>
    <w:rsid w:val="00C443A2"/>
    <w:rsid w:val="00C5029D"/>
    <w:rsid w:val="00C55CAE"/>
    <w:rsid w:val="00C5746D"/>
    <w:rsid w:val="00C60255"/>
    <w:rsid w:val="00C61B47"/>
    <w:rsid w:val="00C64AB6"/>
    <w:rsid w:val="00C872C2"/>
    <w:rsid w:val="00C90DE3"/>
    <w:rsid w:val="00C9260B"/>
    <w:rsid w:val="00C92A93"/>
    <w:rsid w:val="00C977DF"/>
    <w:rsid w:val="00CA4673"/>
    <w:rsid w:val="00CA6A94"/>
    <w:rsid w:val="00CB12A5"/>
    <w:rsid w:val="00CC0E64"/>
    <w:rsid w:val="00CC279C"/>
    <w:rsid w:val="00CC2C7D"/>
    <w:rsid w:val="00CC4C81"/>
    <w:rsid w:val="00CC68B4"/>
    <w:rsid w:val="00CD6C67"/>
    <w:rsid w:val="00CD771C"/>
    <w:rsid w:val="00CE4726"/>
    <w:rsid w:val="00CF75FA"/>
    <w:rsid w:val="00D04786"/>
    <w:rsid w:val="00D12C48"/>
    <w:rsid w:val="00D130B6"/>
    <w:rsid w:val="00D171CA"/>
    <w:rsid w:val="00D174B6"/>
    <w:rsid w:val="00D17C28"/>
    <w:rsid w:val="00D26648"/>
    <w:rsid w:val="00D269FD"/>
    <w:rsid w:val="00D30854"/>
    <w:rsid w:val="00D30F58"/>
    <w:rsid w:val="00D371AC"/>
    <w:rsid w:val="00D44B6D"/>
    <w:rsid w:val="00D50AAC"/>
    <w:rsid w:val="00D53327"/>
    <w:rsid w:val="00D53A1B"/>
    <w:rsid w:val="00D55A03"/>
    <w:rsid w:val="00D56E9F"/>
    <w:rsid w:val="00D61261"/>
    <w:rsid w:val="00D65CE5"/>
    <w:rsid w:val="00D74CCC"/>
    <w:rsid w:val="00D75666"/>
    <w:rsid w:val="00D81C07"/>
    <w:rsid w:val="00D86359"/>
    <w:rsid w:val="00D91885"/>
    <w:rsid w:val="00D934EC"/>
    <w:rsid w:val="00DB541E"/>
    <w:rsid w:val="00DC01DA"/>
    <w:rsid w:val="00DC03F6"/>
    <w:rsid w:val="00DC3815"/>
    <w:rsid w:val="00DC4D1A"/>
    <w:rsid w:val="00DC6170"/>
    <w:rsid w:val="00DD3A17"/>
    <w:rsid w:val="00DE0B2B"/>
    <w:rsid w:val="00DE2D7E"/>
    <w:rsid w:val="00DE5ECB"/>
    <w:rsid w:val="00DF1D50"/>
    <w:rsid w:val="00DF27B3"/>
    <w:rsid w:val="00DF4D1D"/>
    <w:rsid w:val="00E006D8"/>
    <w:rsid w:val="00E025FE"/>
    <w:rsid w:val="00E030BC"/>
    <w:rsid w:val="00E27CC7"/>
    <w:rsid w:val="00E335C9"/>
    <w:rsid w:val="00E33726"/>
    <w:rsid w:val="00E40C2F"/>
    <w:rsid w:val="00E41CA4"/>
    <w:rsid w:val="00E45CB1"/>
    <w:rsid w:val="00E53284"/>
    <w:rsid w:val="00E537E2"/>
    <w:rsid w:val="00E5567F"/>
    <w:rsid w:val="00E6231B"/>
    <w:rsid w:val="00E65046"/>
    <w:rsid w:val="00E70BC6"/>
    <w:rsid w:val="00E71D77"/>
    <w:rsid w:val="00E72025"/>
    <w:rsid w:val="00E77979"/>
    <w:rsid w:val="00E817AF"/>
    <w:rsid w:val="00EA03F2"/>
    <w:rsid w:val="00EA592E"/>
    <w:rsid w:val="00EA5D62"/>
    <w:rsid w:val="00EB6D55"/>
    <w:rsid w:val="00EC1098"/>
    <w:rsid w:val="00EC6115"/>
    <w:rsid w:val="00EC7ED2"/>
    <w:rsid w:val="00ED0161"/>
    <w:rsid w:val="00ED1AB6"/>
    <w:rsid w:val="00EE509E"/>
    <w:rsid w:val="00EF3A37"/>
    <w:rsid w:val="00EF4BD9"/>
    <w:rsid w:val="00EF543D"/>
    <w:rsid w:val="00F01020"/>
    <w:rsid w:val="00F011CE"/>
    <w:rsid w:val="00F05E8E"/>
    <w:rsid w:val="00F1245D"/>
    <w:rsid w:val="00F2101F"/>
    <w:rsid w:val="00F249C9"/>
    <w:rsid w:val="00F3349A"/>
    <w:rsid w:val="00F3666E"/>
    <w:rsid w:val="00F42C43"/>
    <w:rsid w:val="00F52F9B"/>
    <w:rsid w:val="00F5534A"/>
    <w:rsid w:val="00F55ED1"/>
    <w:rsid w:val="00F62192"/>
    <w:rsid w:val="00F635A7"/>
    <w:rsid w:val="00F71962"/>
    <w:rsid w:val="00F74F30"/>
    <w:rsid w:val="00F762E2"/>
    <w:rsid w:val="00F93AB9"/>
    <w:rsid w:val="00F97842"/>
    <w:rsid w:val="00FA1F2C"/>
    <w:rsid w:val="00FC7C51"/>
    <w:rsid w:val="00F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423BAEF2"/>
  <w15:chartTrackingRefBased/>
  <w15:docId w15:val="{D2A749FA-E1BA-451A-8D18-9F62AA4A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0A3967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F7A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AC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AC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A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ACE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6F6698"/>
    <w:rPr>
      <w:rFonts w:ascii="Times New Roman" w:eastAsia="Times New Roman" w:hAnsi="Times New Roman"/>
    </w:rPr>
  </w:style>
  <w:style w:type="paragraph" w:customStyle="1" w:styleId="AnswerKeyHeading">
    <w:name w:val="AnswerKeyHeading"/>
    <w:basedOn w:val="Normal"/>
    <w:link w:val="AnswerKeyHeadingChar"/>
    <w:autoRedefine/>
    <w:qFormat/>
    <w:rsid w:val="003F74BB"/>
    <w:pPr>
      <w:jc w:val="center"/>
    </w:pPr>
    <w:rPr>
      <w:b/>
      <w:caps/>
      <w:color w:val="FF0000"/>
      <w:sz w:val="52"/>
      <w:szCs w:val="22"/>
    </w:rPr>
  </w:style>
  <w:style w:type="character" w:customStyle="1" w:styleId="AnswerKeyHeadingChar">
    <w:name w:val="AnswerKeyHeading Char"/>
    <w:basedOn w:val="DefaultParagraphFont"/>
    <w:link w:val="AnswerKeyHeading"/>
    <w:rsid w:val="003F74BB"/>
    <w:rPr>
      <w:rFonts w:ascii="Times New Roman" w:eastAsia="Times New Roman" w:hAnsi="Times New Roman"/>
      <w:b/>
      <w:caps/>
      <w:color w:val="FF0000"/>
      <w:sz w:val="52"/>
      <w:szCs w:val="22"/>
    </w:rPr>
  </w:style>
  <w:style w:type="paragraph" w:customStyle="1" w:styleId="LevelYear">
    <w:name w:val="LevelYear"/>
    <w:basedOn w:val="Normal"/>
    <w:link w:val="LevelYearChar"/>
    <w:autoRedefine/>
    <w:qFormat/>
    <w:rsid w:val="003F74BB"/>
    <w:pPr>
      <w:jc w:val="center"/>
    </w:pPr>
    <w:rPr>
      <w:b/>
      <w:caps/>
      <w:color w:val="00B050"/>
      <w:sz w:val="52"/>
      <w:szCs w:val="22"/>
    </w:rPr>
  </w:style>
  <w:style w:type="character" w:customStyle="1" w:styleId="LevelYearChar">
    <w:name w:val="LevelYear Char"/>
    <w:basedOn w:val="DefaultParagraphFont"/>
    <w:link w:val="LevelYear"/>
    <w:rsid w:val="003F74BB"/>
    <w:rPr>
      <w:rFonts w:ascii="Times New Roman" w:eastAsia="Times New Roman" w:hAnsi="Times New Roman"/>
      <w:b/>
      <w:caps/>
      <w:color w:val="00B050"/>
      <w:sz w:val="52"/>
      <w:szCs w:val="22"/>
    </w:rPr>
  </w:style>
  <w:style w:type="paragraph" w:customStyle="1" w:styleId="TestTitle">
    <w:name w:val="TestTitle"/>
    <w:basedOn w:val="Normal"/>
    <w:link w:val="TestTitleChar"/>
    <w:autoRedefine/>
    <w:qFormat/>
    <w:rsid w:val="003F74BB"/>
    <w:pPr>
      <w:spacing w:line="259" w:lineRule="auto"/>
      <w:jc w:val="center"/>
    </w:pPr>
    <w:rPr>
      <w:b/>
      <w:caps/>
      <w:color w:val="000000"/>
      <w:sz w:val="60"/>
      <w:szCs w:val="22"/>
    </w:rPr>
  </w:style>
  <w:style w:type="character" w:customStyle="1" w:styleId="TestTitleChar">
    <w:name w:val="TestTitle Char"/>
    <w:basedOn w:val="DefaultParagraphFont"/>
    <w:link w:val="TestTitle"/>
    <w:rsid w:val="003F74BB"/>
    <w:rPr>
      <w:rFonts w:ascii="Times New Roman" w:eastAsia="Times New Roman" w:hAnsi="Times New Roman"/>
      <w:b/>
      <w:caps/>
      <w:color w:val="000000"/>
      <w:sz w:val="6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Marie Campbell</dc:creator>
  <cp:keywords/>
  <cp:lastModifiedBy>McNew, Amber</cp:lastModifiedBy>
  <cp:revision>2</cp:revision>
  <cp:lastPrinted>2019-05-30T20:34:00Z</cp:lastPrinted>
  <dcterms:created xsi:type="dcterms:W3CDTF">2020-03-04T16:15:00Z</dcterms:created>
  <dcterms:modified xsi:type="dcterms:W3CDTF">2020-03-04T16:15:00Z</dcterms:modified>
</cp:coreProperties>
</file>