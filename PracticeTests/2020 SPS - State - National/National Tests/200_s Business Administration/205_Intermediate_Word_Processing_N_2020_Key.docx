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4D478" w14:textId="62C7CFF5" w:rsidR="00F1245D" w:rsidRPr="004510FE" w:rsidRDefault="006234B4" w:rsidP="00F1245D">
      <w:pPr>
        <w:pStyle w:val="BodyText2"/>
      </w:pP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77696" behindDoc="1" locked="0" layoutInCell="1" allowOverlap="1" wp14:anchorId="4A6FE5C8" wp14:editId="560D29DA">
            <wp:simplePos x="0" y="0"/>
            <wp:positionH relativeFrom="column">
              <wp:posOffset>5495925</wp:posOffset>
            </wp:positionH>
            <wp:positionV relativeFrom="paragraph">
              <wp:posOffset>-533400</wp:posOffset>
            </wp:positionV>
            <wp:extent cx="1105535" cy="1057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B6A">
        <w:rPr>
          <w:noProof/>
        </w:rPr>
        <w:drawing>
          <wp:inline distT="0" distB="0" distL="0" distR="0" wp14:anchorId="03D84A01" wp14:editId="1B9BB7B8">
            <wp:extent cx="2839930" cy="854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77" w:rsidRPr="004510FE">
        <w:tab/>
      </w:r>
    </w:p>
    <w:p w14:paraId="7CC7F527" w14:textId="32B93A65" w:rsidR="00682B04" w:rsidRPr="006234B4" w:rsidRDefault="005315A1" w:rsidP="00F1245D">
      <w:pPr>
        <w:pStyle w:val="BodyText2"/>
        <w:rPr>
          <w:sz w:val="72"/>
          <w:szCs w:val="72"/>
        </w:rPr>
      </w:pPr>
      <w:r w:rsidRPr="006234B4">
        <w:rPr>
          <w:sz w:val="72"/>
          <w:szCs w:val="72"/>
        </w:rPr>
        <w:t>INTERMEDIATE WORD PROCESSING</w:t>
      </w:r>
    </w:p>
    <w:p w14:paraId="1E14D926" w14:textId="054545D2" w:rsidR="00F1245D" w:rsidRPr="006234B4" w:rsidRDefault="006234B4" w:rsidP="00F1245D">
      <w:pPr>
        <w:pStyle w:val="BodyText2"/>
        <w:rPr>
          <w:sz w:val="72"/>
          <w:szCs w:val="72"/>
        </w:rPr>
      </w:pPr>
      <w:r>
        <w:rPr>
          <w:sz w:val="72"/>
          <w:szCs w:val="72"/>
        </w:rPr>
        <w:t>(</w:t>
      </w:r>
      <w:r w:rsidR="005315A1" w:rsidRPr="006234B4">
        <w:rPr>
          <w:sz w:val="72"/>
          <w:szCs w:val="72"/>
        </w:rPr>
        <w:t>205</w:t>
      </w:r>
      <w:r>
        <w:rPr>
          <w:sz w:val="72"/>
          <w:szCs w:val="72"/>
        </w:rPr>
        <w:t>)</w:t>
      </w:r>
    </w:p>
    <w:p w14:paraId="16BC1DCB" w14:textId="17F08236" w:rsidR="00F1245D" w:rsidRPr="004510FE" w:rsidRDefault="00F1245D" w:rsidP="00E557DD">
      <w:pPr>
        <w:pStyle w:val="BodyText2"/>
        <w:jc w:val="left"/>
        <w:rPr>
          <w:b w:val="0"/>
          <w:sz w:val="22"/>
        </w:rPr>
      </w:pPr>
    </w:p>
    <w:p w14:paraId="424C7826" w14:textId="13ADFA54" w:rsidR="00F1245D" w:rsidRPr="006234B4" w:rsidRDefault="00FE1230" w:rsidP="00F1245D">
      <w:pPr>
        <w:pStyle w:val="BodyText2"/>
        <w:rPr>
          <w:color w:val="C00000"/>
          <w:sz w:val="52"/>
        </w:rPr>
      </w:pPr>
      <w:proofErr w:type="gramStart"/>
      <w:r w:rsidRPr="006234B4">
        <w:rPr>
          <w:color w:val="C00000"/>
          <w:sz w:val="52"/>
        </w:rPr>
        <w:t>NATIONAL</w:t>
      </w:r>
      <w:r w:rsidR="00682B04" w:rsidRPr="006234B4">
        <w:rPr>
          <w:color w:val="C00000"/>
          <w:sz w:val="52"/>
        </w:rPr>
        <w:t xml:space="preserve"> </w:t>
      </w:r>
      <w:r w:rsidR="00F1245D" w:rsidRPr="006234B4">
        <w:rPr>
          <w:color w:val="C00000"/>
          <w:sz w:val="52"/>
        </w:rPr>
        <w:t xml:space="preserve"> </w:t>
      </w:r>
      <w:r w:rsidR="003A76A3" w:rsidRPr="006234B4">
        <w:rPr>
          <w:color w:val="C00000"/>
          <w:sz w:val="52"/>
        </w:rPr>
        <w:t>20</w:t>
      </w:r>
      <w:r w:rsidR="00301619" w:rsidRPr="006234B4">
        <w:rPr>
          <w:color w:val="C00000"/>
          <w:sz w:val="52"/>
        </w:rPr>
        <w:t>20</w:t>
      </w:r>
      <w:proofErr w:type="gramEnd"/>
    </w:p>
    <w:p w14:paraId="0AAA2D3D" w14:textId="77777777" w:rsidR="00F1245D" w:rsidRPr="006234B4" w:rsidRDefault="00F1245D" w:rsidP="00F1245D">
      <w:pPr>
        <w:pStyle w:val="BodyText2"/>
        <w:rPr>
          <w:b w:val="0"/>
          <w:sz w:val="36"/>
        </w:rPr>
      </w:pPr>
    </w:p>
    <w:p w14:paraId="023B7B1A" w14:textId="108192A4" w:rsidR="001C4797" w:rsidRPr="004510FE" w:rsidRDefault="00F55ED1" w:rsidP="00026C9A">
      <w:pPr>
        <w:jc w:val="both"/>
        <w:rPr>
          <w:b/>
          <w:sz w:val="24"/>
          <w:szCs w:val="22"/>
        </w:rPr>
      </w:pPr>
      <w:r w:rsidRPr="004510FE">
        <w:tab/>
      </w:r>
      <w:r w:rsidR="001C4797" w:rsidRPr="004510FE">
        <w:rPr>
          <w:b/>
          <w:sz w:val="24"/>
          <w:szCs w:val="22"/>
        </w:rPr>
        <w:t>Production Portion</w:t>
      </w:r>
      <w:r w:rsidRPr="004510FE">
        <w:rPr>
          <w:b/>
          <w:sz w:val="24"/>
          <w:szCs w:val="22"/>
        </w:rPr>
        <w:t>:</w:t>
      </w:r>
    </w:p>
    <w:p w14:paraId="3EEE58DB" w14:textId="77777777" w:rsidR="00F55ED1" w:rsidRPr="004510FE" w:rsidRDefault="00F55ED1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58D39D2E" w14:textId="0CF43ACC" w:rsidR="001C4797" w:rsidRPr="004510FE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Job</w:t>
      </w:r>
      <w:r w:rsidR="00940BED" w:rsidRPr="004510FE">
        <w:rPr>
          <w:sz w:val="22"/>
          <w:szCs w:val="22"/>
        </w:rPr>
        <w:t xml:space="preserve"> 1: </w:t>
      </w:r>
      <w:r w:rsidR="00026C9A">
        <w:rPr>
          <w:sz w:val="22"/>
          <w:szCs w:val="22"/>
        </w:rPr>
        <w:t xml:space="preserve"> </w:t>
      </w:r>
      <w:r w:rsidR="00BC1C25">
        <w:rPr>
          <w:sz w:val="22"/>
          <w:szCs w:val="22"/>
        </w:rPr>
        <w:t>Memorandum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1C4797" w:rsidRPr="004510FE"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4941D377" w14:textId="643E0A05" w:rsidR="001C4797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</w:t>
      </w:r>
      <w:r w:rsidR="001C4797" w:rsidRPr="004510FE">
        <w:rPr>
          <w:sz w:val="22"/>
          <w:szCs w:val="22"/>
        </w:rPr>
        <w:t xml:space="preserve">2:  </w:t>
      </w:r>
      <w:r w:rsidR="00BC1C25">
        <w:rPr>
          <w:sz w:val="22"/>
          <w:szCs w:val="22"/>
        </w:rPr>
        <w:t>Table</w:t>
      </w:r>
      <w:r w:rsidR="00246A9F" w:rsidRPr="004510FE">
        <w:rPr>
          <w:sz w:val="22"/>
          <w:szCs w:val="22"/>
        </w:rPr>
        <w:tab/>
      </w:r>
      <w:r w:rsidR="00026C9A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026C9A" w:rsidRPr="004510FE">
        <w:rPr>
          <w:sz w:val="22"/>
          <w:szCs w:val="22"/>
        </w:rPr>
        <w:t xml:space="preserve"> points)</w:t>
      </w:r>
    </w:p>
    <w:p w14:paraId="2D6E5FE2" w14:textId="55592589" w:rsidR="00026C9A" w:rsidRDefault="00E87C8C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3:  </w:t>
      </w:r>
      <w:r w:rsidR="00BC1C25">
        <w:rPr>
          <w:sz w:val="22"/>
          <w:szCs w:val="22"/>
        </w:rPr>
        <w:t>News Release</w:t>
      </w:r>
      <w:r w:rsidR="00026C9A">
        <w:rPr>
          <w:sz w:val="22"/>
          <w:szCs w:val="22"/>
        </w:rPr>
        <w:tab/>
      </w:r>
      <w:r w:rsidR="00026C9A" w:rsidRPr="004510FE">
        <w:rPr>
          <w:sz w:val="22"/>
          <w:szCs w:val="22"/>
        </w:rPr>
        <w:tab/>
        <w:t xml:space="preserve"> (</w:t>
      </w:r>
      <w:r w:rsidR="00026C9A">
        <w:rPr>
          <w:sz w:val="22"/>
          <w:szCs w:val="22"/>
        </w:rPr>
        <w:t>100</w:t>
      </w:r>
      <w:r w:rsidR="00026C9A" w:rsidRPr="004510FE">
        <w:rPr>
          <w:sz w:val="22"/>
          <w:szCs w:val="22"/>
        </w:rPr>
        <w:t xml:space="preserve"> points)</w:t>
      </w:r>
    </w:p>
    <w:p w14:paraId="7C3C41F5" w14:textId="3C432743" w:rsidR="007710DB" w:rsidRPr="004510FE" w:rsidRDefault="007710DB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4:  </w:t>
      </w:r>
      <w:r w:rsidR="00BC1C25">
        <w:rPr>
          <w:sz w:val="22"/>
          <w:szCs w:val="22"/>
        </w:rPr>
        <w:t>Agenda</w:t>
      </w:r>
      <w:r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100</w:t>
      </w:r>
      <w:r w:rsidRPr="004510FE">
        <w:rPr>
          <w:sz w:val="22"/>
          <w:szCs w:val="22"/>
        </w:rPr>
        <w:t xml:space="preserve"> points)</w:t>
      </w:r>
    </w:p>
    <w:p w14:paraId="7D5A4954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54E6A055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52737E">
        <w:rPr>
          <w:b/>
          <w:i/>
          <w:sz w:val="24"/>
          <w:szCs w:val="22"/>
        </w:rPr>
        <w:t>4</w:t>
      </w:r>
      <w:r w:rsidR="00026C9A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52737E" w:rsidRDefault="005273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52737E" w:rsidRDefault="0052737E"/>
                  </w:txbxContent>
                </v:textbox>
              </v:shape>
            </w:pict>
          </mc:Fallback>
        </mc:AlternateContent>
      </w:r>
    </w:p>
    <w:p w14:paraId="2329559E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 xml:space="preserve">No equipment, supplies, or materials other than those specified for this event </w:t>
      </w:r>
      <w:proofErr w:type="gramStart"/>
      <w:r w:rsidRPr="001962B9">
        <w:rPr>
          <w:b/>
          <w:sz w:val="22"/>
        </w:rPr>
        <w:t>are allowed</w:t>
      </w:r>
      <w:proofErr w:type="gramEnd"/>
      <w:r w:rsidRPr="001962B9">
        <w:rPr>
          <w:b/>
          <w:sz w:val="22"/>
        </w:rPr>
        <w:t xml:space="preserve">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</w:t>
      </w:r>
      <w:proofErr w:type="gramStart"/>
      <w:r w:rsidRPr="001962B9">
        <w:rPr>
          <w:b/>
          <w:sz w:val="22"/>
        </w:rPr>
        <w:t>will be monitored</w:t>
      </w:r>
      <w:proofErr w:type="gramEnd"/>
      <w:r w:rsidRPr="001962B9">
        <w:rPr>
          <w:b/>
          <w:sz w:val="22"/>
        </w:rPr>
        <w:t xml:space="preserve">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89945B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1B146F00" w14:textId="5B5710F9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del w:id="0" w:author="McNew, Amber" w:date="2020-03-04T08:42:00Z">
        <w:r w:rsidR="00301619" w:rsidDel="000A0912">
          <w:rPr>
            <w:sz w:val="22"/>
            <w:szCs w:val="19"/>
          </w:rPr>
          <w:delText xml:space="preserve">ninety </w:delText>
        </w:r>
      </w:del>
      <w:ins w:id="1" w:author="McNew, Amber" w:date="2020-03-04T08:42:00Z">
        <w:r w:rsidR="000A0912">
          <w:rPr>
            <w:sz w:val="22"/>
            <w:szCs w:val="19"/>
          </w:rPr>
          <w:t>sixt</w:t>
        </w:r>
        <w:r w:rsidR="000A0912">
          <w:rPr>
            <w:sz w:val="22"/>
            <w:szCs w:val="19"/>
          </w:rPr>
          <w:t xml:space="preserve">y </w:t>
        </w:r>
      </w:ins>
      <w:r w:rsidR="00301619">
        <w:rPr>
          <w:sz w:val="22"/>
          <w:szCs w:val="19"/>
        </w:rPr>
        <w:t>(</w:t>
      </w:r>
      <w:del w:id="2" w:author="McNew, Amber" w:date="2020-03-04T08:42:00Z">
        <w:r w:rsidR="0076620B" w:rsidRPr="004510FE" w:rsidDel="000A0912">
          <w:rPr>
            <w:sz w:val="22"/>
            <w:szCs w:val="19"/>
          </w:rPr>
          <w:delText>9</w:delText>
        </w:r>
        <w:r w:rsidRPr="004510FE" w:rsidDel="000A0912">
          <w:rPr>
            <w:sz w:val="22"/>
            <w:szCs w:val="19"/>
          </w:rPr>
          <w:delText>0</w:delText>
        </w:r>
      </w:del>
      <w:ins w:id="3" w:author="McNew, Amber" w:date="2020-03-04T08:42:00Z">
        <w:r w:rsidR="000A0912">
          <w:rPr>
            <w:sz w:val="22"/>
            <w:szCs w:val="19"/>
          </w:rPr>
          <w:t>6</w:t>
        </w:r>
        <w:bookmarkStart w:id="4" w:name="_GoBack"/>
        <w:bookmarkEnd w:id="4"/>
        <w:r w:rsidR="000A0912" w:rsidRPr="004510FE">
          <w:rPr>
            <w:sz w:val="22"/>
            <w:szCs w:val="19"/>
          </w:rPr>
          <w:t>0</w:t>
        </w:r>
      </w:ins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79F3191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43CC7E9B" w14:textId="3F56C3D9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6700840D" w14:textId="29EF0EFD" w:rsidR="002B2171" w:rsidRPr="002B2171" w:rsidRDefault="002B2171" w:rsidP="00F1245D">
      <w:pPr>
        <w:jc w:val="both"/>
        <w:rPr>
          <w:sz w:val="12"/>
          <w:szCs w:val="12"/>
        </w:rPr>
      </w:pPr>
    </w:p>
    <w:p w14:paraId="32BA0D23" w14:textId="77777777" w:rsidR="002B2171" w:rsidRPr="002B2171" w:rsidRDefault="002B2171" w:rsidP="002B2171">
      <w:pPr>
        <w:rPr>
          <w:b/>
          <w:sz w:val="10"/>
          <w:szCs w:val="10"/>
        </w:rPr>
      </w:pPr>
    </w:p>
    <w:p w14:paraId="12184A3B" w14:textId="77777777" w:rsidR="006234B4" w:rsidRDefault="006234B4" w:rsidP="002B2171">
      <w:pPr>
        <w:rPr>
          <w:b/>
          <w:sz w:val="32"/>
          <w:szCs w:val="32"/>
        </w:rPr>
      </w:pPr>
    </w:p>
    <w:p w14:paraId="695EB8FB" w14:textId="77777777" w:rsidR="006234B4" w:rsidRDefault="006234B4" w:rsidP="002B2171">
      <w:pPr>
        <w:rPr>
          <w:b/>
          <w:sz w:val="32"/>
          <w:szCs w:val="32"/>
        </w:rPr>
      </w:pPr>
    </w:p>
    <w:p w14:paraId="3C20BD6F" w14:textId="4395EAD5" w:rsidR="002B2171" w:rsidRDefault="002B2171" w:rsidP="002B2171">
      <w:pPr>
        <w:rPr>
          <w:b/>
          <w:sz w:val="32"/>
          <w:szCs w:val="32"/>
        </w:rPr>
      </w:pPr>
      <w:r w:rsidRPr="005A678E">
        <w:rPr>
          <w:b/>
          <w:sz w:val="32"/>
          <w:szCs w:val="32"/>
        </w:rPr>
        <w:t>MEMORANDUM</w:t>
      </w:r>
    </w:p>
    <w:p w14:paraId="4F102CCE" w14:textId="77777777" w:rsidR="002B2171" w:rsidRDefault="002B2171" w:rsidP="002B2171">
      <w:pPr>
        <w:rPr>
          <w:b/>
          <w:sz w:val="24"/>
          <w:szCs w:val="24"/>
        </w:rPr>
      </w:pPr>
    </w:p>
    <w:p w14:paraId="3A93C0BD" w14:textId="6A4EBC08" w:rsidR="002B2171" w:rsidRDefault="002B2171" w:rsidP="002B2171">
      <w:pPr>
        <w:rPr>
          <w:sz w:val="24"/>
          <w:szCs w:val="24"/>
        </w:rPr>
      </w:pPr>
      <w:r>
        <w:rPr>
          <w:b/>
          <w:sz w:val="24"/>
          <w:szCs w:val="24"/>
        </w:rPr>
        <w:t>TO: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All Professional Business Associates Staff</w:t>
      </w:r>
    </w:p>
    <w:p w14:paraId="5155EDB3" w14:textId="77777777" w:rsidR="002B2171" w:rsidRDefault="002B2171" w:rsidP="002B2171">
      <w:pPr>
        <w:rPr>
          <w:sz w:val="24"/>
          <w:szCs w:val="24"/>
        </w:rPr>
      </w:pPr>
    </w:p>
    <w:p w14:paraId="688CBA1A" w14:textId="77777777" w:rsidR="002B2171" w:rsidRPr="005A678E" w:rsidRDefault="002B2171" w:rsidP="002B2171">
      <w:pPr>
        <w:rPr>
          <w:sz w:val="24"/>
          <w:szCs w:val="24"/>
        </w:rPr>
      </w:pPr>
      <w:r w:rsidRPr="005A678E">
        <w:rPr>
          <w:b/>
          <w:sz w:val="24"/>
          <w:szCs w:val="24"/>
        </w:rPr>
        <w:t>FROM:</w:t>
      </w:r>
      <w:r w:rsidRPr="005A678E">
        <w:rPr>
          <w:b/>
          <w:sz w:val="24"/>
          <w:szCs w:val="24"/>
        </w:rPr>
        <w:tab/>
      </w:r>
      <w:r>
        <w:rPr>
          <w:sz w:val="24"/>
          <w:szCs w:val="24"/>
        </w:rPr>
        <w:t>Julie Smith, Human Resources Department</w:t>
      </w:r>
    </w:p>
    <w:p w14:paraId="79CC5B9F" w14:textId="77777777" w:rsidR="002B2171" w:rsidRPr="005A678E" w:rsidRDefault="002B2171" w:rsidP="002B2171">
      <w:pPr>
        <w:rPr>
          <w:b/>
          <w:sz w:val="24"/>
          <w:szCs w:val="24"/>
        </w:rPr>
      </w:pPr>
    </w:p>
    <w:p w14:paraId="2FE3DD59" w14:textId="77777777" w:rsidR="002B2171" w:rsidRPr="005A678E" w:rsidRDefault="002B2171" w:rsidP="002B2171">
      <w:pPr>
        <w:rPr>
          <w:sz w:val="24"/>
          <w:szCs w:val="24"/>
        </w:rPr>
      </w:pPr>
      <w:r w:rsidRPr="005A678E">
        <w:rPr>
          <w:b/>
          <w:sz w:val="24"/>
          <w:szCs w:val="24"/>
        </w:rPr>
        <w:t>CC:</w:t>
      </w:r>
      <w:r w:rsidRPr="005A678E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Nancy Wells, CEO</w:t>
      </w:r>
    </w:p>
    <w:p w14:paraId="53AF591A" w14:textId="77777777" w:rsidR="002B2171" w:rsidRPr="005A678E" w:rsidRDefault="002B2171" w:rsidP="002B2171">
      <w:pPr>
        <w:rPr>
          <w:b/>
          <w:sz w:val="24"/>
          <w:szCs w:val="24"/>
        </w:rPr>
      </w:pPr>
    </w:p>
    <w:p w14:paraId="08FA1603" w14:textId="65B8927C" w:rsidR="002B2171" w:rsidRPr="005A678E" w:rsidRDefault="002B2171" w:rsidP="002B2171">
      <w:pPr>
        <w:rPr>
          <w:sz w:val="24"/>
          <w:szCs w:val="24"/>
        </w:rPr>
      </w:pPr>
      <w:r w:rsidRPr="005A678E">
        <w:rPr>
          <w:b/>
          <w:sz w:val="24"/>
          <w:szCs w:val="24"/>
        </w:rPr>
        <w:t>DATE: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May 5, 2020 (Use Current Date)</w:t>
      </w:r>
    </w:p>
    <w:p w14:paraId="7D2B2337" w14:textId="77777777" w:rsidR="002B2171" w:rsidRPr="005A678E" w:rsidRDefault="002B2171" w:rsidP="002B2171">
      <w:pPr>
        <w:rPr>
          <w:b/>
          <w:sz w:val="24"/>
          <w:szCs w:val="24"/>
        </w:rPr>
      </w:pPr>
    </w:p>
    <w:p w14:paraId="7AF2E2AC" w14:textId="50F46F10" w:rsidR="002B2171" w:rsidRPr="00F1378C" w:rsidRDefault="002B2171" w:rsidP="002B2171">
      <w:pPr>
        <w:rPr>
          <w:sz w:val="24"/>
          <w:szCs w:val="24"/>
        </w:rPr>
      </w:pPr>
      <w:r w:rsidRPr="005A678E">
        <w:rPr>
          <w:b/>
          <w:sz w:val="24"/>
          <w:szCs w:val="24"/>
        </w:rPr>
        <w:t>SUBJECT: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Pre-Trip Staff Social</w:t>
      </w:r>
    </w:p>
    <w:p w14:paraId="531EBFAC" w14:textId="77777777" w:rsidR="002B2171" w:rsidRPr="004510FE" w:rsidRDefault="002B2171" w:rsidP="00F1245D">
      <w:pPr>
        <w:jc w:val="both"/>
      </w:pPr>
    </w:p>
    <w:p w14:paraId="73DE1DC9" w14:textId="496BBB48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 xml:space="preserve">Our Special Events Committee and the Human Resources Department are busy making final arrangements for the </w:t>
      </w:r>
      <w:r w:rsidR="00D6350E" w:rsidRPr="00CA17E0">
        <w:rPr>
          <w:sz w:val="24"/>
          <w:szCs w:val="24"/>
        </w:rPr>
        <w:t>upcoming trip to Bora Bora.  We thought it would be a perfect</w:t>
      </w:r>
      <w:r w:rsidR="00605B56" w:rsidRPr="00CA17E0">
        <w:rPr>
          <w:sz w:val="24"/>
          <w:szCs w:val="24"/>
        </w:rPr>
        <w:t xml:space="preserve"> time</w:t>
      </w:r>
      <w:r w:rsidR="00D6350E" w:rsidRPr="00CA17E0">
        <w:rPr>
          <w:sz w:val="24"/>
          <w:szCs w:val="24"/>
        </w:rPr>
        <w:t xml:space="preserve"> to have a </w:t>
      </w:r>
      <w:r w:rsidRPr="00CA17E0">
        <w:rPr>
          <w:sz w:val="24"/>
          <w:szCs w:val="24"/>
        </w:rPr>
        <w:t>company picnic</w:t>
      </w:r>
      <w:r w:rsidR="00D6350E" w:rsidRPr="00CA17E0">
        <w:rPr>
          <w:sz w:val="24"/>
          <w:szCs w:val="24"/>
        </w:rPr>
        <w:t xml:space="preserve"> before we leave for </w:t>
      </w:r>
      <w:r w:rsidR="00D744C8" w:rsidRPr="00CA17E0">
        <w:rPr>
          <w:sz w:val="24"/>
          <w:szCs w:val="24"/>
        </w:rPr>
        <w:t>the</w:t>
      </w:r>
      <w:r w:rsidR="00D6350E" w:rsidRPr="00CA17E0">
        <w:rPr>
          <w:sz w:val="24"/>
          <w:szCs w:val="24"/>
        </w:rPr>
        <w:t xml:space="preserve"> trip</w:t>
      </w:r>
      <w:r w:rsidRPr="00CA17E0">
        <w:rPr>
          <w:sz w:val="24"/>
          <w:szCs w:val="24"/>
        </w:rPr>
        <w:t xml:space="preserve">.  Using the menu selections you provided, we have finalized the menu for the picnic on Saturday, </w:t>
      </w:r>
      <w:r w:rsidR="00D25AA4" w:rsidRPr="00CA17E0">
        <w:rPr>
          <w:sz w:val="24"/>
          <w:szCs w:val="24"/>
        </w:rPr>
        <w:t>May 25</w:t>
      </w:r>
      <w:r w:rsidRPr="00CA17E0">
        <w:rPr>
          <w:sz w:val="24"/>
          <w:szCs w:val="24"/>
        </w:rPr>
        <w:t>.  The following are the selections we have made:</w:t>
      </w:r>
    </w:p>
    <w:p w14:paraId="2B29A8E6" w14:textId="77777777" w:rsidR="000A34A1" w:rsidRPr="00CA17E0" w:rsidRDefault="000A34A1" w:rsidP="000A34A1">
      <w:pPr>
        <w:rPr>
          <w:sz w:val="24"/>
          <w:szCs w:val="24"/>
        </w:rPr>
      </w:pPr>
    </w:p>
    <w:p w14:paraId="78414336" w14:textId="764209EF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 xml:space="preserve">Barbecue </w:t>
      </w:r>
      <w:r w:rsidR="00D25AA4" w:rsidRPr="00CA17E0">
        <w:rPr>
          <w:sz w:val="24"/>
          <w:szCs w:val="24"/>
        </w:rPr>
        <w:t>Brisket</w:t>
      </w:r>
      <w:r w:rsidRPr="00CA17E0">
        <w:rPr>
          <w:sz w:val="24"/>
          <w:szCs w:val="24"/>
        </w:rPr>
        <w:t xml:space="preserve"> and Spareribs</w:t>
      </w:r>
    </w:p>
    <w:p w14:paraId="7ABC6FA4" w14:textId="538BD16E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 xml:space="preserve">Grilled </w:t>
      </w:r>
      <w:r w:rsidR="00D25AA4" w:rsidRPr="00CA17E0">
        <w:rPr>
          <w:sz w:val="24"/>
          <w:szCs w:val="24"/>
        </w:rPr>
        <w:t>Chicken Breast</w:t>
      </w:r>
      <w:r w:rsidRPr="00CA17E0">
        <w:rPr>
          <w:sz w:val="24"/>
          <w:szCs w:val="24"/>
        </w:rPr>
        <w:t xml:space="preserve"> and </w:t>
      </w:r>
      <w:r w:rsidR="00D25AA4" w:rsidRPr="00CA17E0">
        <w:rPr>
          <w:sz w:val="24"/>
          <w:szCs w:val="24"/>
        </w:rPr>
        <w:t>Hamburgers</w:t>
      </w:r>
    </w:p>
    <w:p w14:paraId="2A13DEB1" w14:textId="3C23B32F" w:rsidR="000A34A1" w:rsidRPr="00CA17E0" w:rsidRDefault="00D25AA4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German Potato Salad</w:t>
      </w:r>
    </w:p>
    <w:p w14:paraId="5752E65E" w14:textId="04FDDC75" w:rsidR="000A34A1" w:rsidRPr="00CA17E0" w:rsidRDefault="00D25AA4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Summer Pasta Salad</w:t>
      </w:r>
    </w:p>
    <w:p w14:paraId="225C9B96" w14:textId="1A55C404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Assorted Fruit</w:t>
      </w:r>
    </w:p>
    <w:p w14:paraId="55C9917F" w14:textId="6DE02C63" w:rsidR="000A34A1" w:rsidRPr="00CA17E0" w:rsidRDefault="00D25AA4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 xml:space="preserve">Country </w:t>
      </w:r>
      <w:r w:rsidR="000A34A1" w:rsidRPr="00CA17E0">
        <w:rPr>
          <w:sz w:val="24"/>
          <w:szCs w:val="24"/>
        </w:rPr>
        <w:t>Baked Beans</w:t>
      </w:r>
    </w:p>
    <w:p w14:paraId="30DFA455" w14:textId="5290AAAC" w:rsidR="000A34A1" w:rsidRPr="00CA17E0" w:rsidRDefault="00D25AA4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Brownies</w:t>
      </w:r>
    </w:p>
    <w:p w14:paraId="0EB019A3" w14:textId="77777777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Cake</w:t>
      </w:r>
    </w:p>
    <w:p w14:paraId="14D44401" w14:textId="77777777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Beverage Assortment</w:t>
      </w:r>
    </w:p>
    <w:p w14:paraId="2E41A046" w14:textId="77777777" w:rsidR="000A34A1" w:rsidRPr="00CA17E0" w:rsidRDefault="000A34A1" w:rsidP="000A34A1">
      <w:pPr>
        <w:rPr>
          <w:sz w:val="24"/>
          <w:szCs w:val="24"/>
        </w:rPr>
      </w:pPr>
    </w:p>
    <w:p w14:paraId="26AE62F7" w14:textId="593EBDF0" w:rsidR="000A34A1" w:rsidRPr="00CA17E0" w:rsidRDefault="00D25AA4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>Rotunda Shelter</w:t>
      </w:r>
      <w:r w:rsidR="000A34A1" w:rsidRPr="00CA17E0">
        <w:rPr>
          <w:sz w:val="24"/>
          <w:szCs w:val="24"/>
        </w:rPr>
        <w:t xml:space="preserve"> </w:t>
      </w:r>
      <w:r w:rsidRPr="00CA17E0">
        <w:rPr>
          <w:sz w:val="24"/>
          <w:szCs w:val="24"/>
        </w:rPr>
        <w:t>9</w:t>
      </w:r>
      <w:r w:rsidR="000A34A1" w:rsidRPr="00CA17E0">
        <w:rPr>
          <w:sz w:val="24"/>
          <w:szCs w:val="24"/>
        </w:rPr>
        <w:t xml:space="preserve"> at </w:t>
      </w:r>
      <w:r w:rsidRPr="00CA17E0">
        <w:rPr>
          <w:sz w:val="24"/>
          <w:szCs w:val="24"/>
        </w:rPr>
        <w:t>Lake Odessa S</w:t>
      </w:r>
      <w:r w:rsidR="007E0E23">
        <w:rPr>
          <w:sz w:val="24"/>
          <w:szCs w:val="24"/>
        </w:rPr>
        <w:t>t</w:t>
      </w:r>
      <w:r w:rsidRPr="00CA17E0">
        <w:rPr>
          <w:sz w:val="24"/>
          <w:szCs w:val="24"/>
        </w:rPr>
        <w:t xml:space="preserve">ate Park has been reserved for </w:t>
      </w:r>
      <w:r w:rsidR="000A34A1" w:rsidRPr="00CA17E0">
        <w:rPr>
          <w:sz w:val="24"/>
          <w:szCs w:val="24"/>
        </w:rPr>
        <w:t xml:space="preserve">the picnic. On Friday, </w:t>
      </w:r>
      <w:r w:rsidRPr="00CA17E0">
        <w:rPr>
          <w:sz w:val="24"/>
          <w:szCs w:val="24"/>
        </w:rPr>
        <w:t xml:space="preserve">May 24, </w:t>
      </w:r>
      <w:r w:rsidR="000A34A1" w:rsidRPr="00CA17E0">
        <w:rPr>
          <w:sz w:val="24"/>
          <w:szCs w:val="24"/>
        </w:rPr>
        <w:t xml:space="preserve">beginning at </w:t>
      </w:r>
      <w:r w:rsidRPr="00CA17E0">
        <w:rPr>
          <w:sz w:val="24"/>
          <w:szCs w:val="24"/>
        </w:rPr>
        <w:t>6</w:t>
      </w:r>
      <w:r w:rsidR="000A34A1" w:rsidRPr="00CA17E0">
        <w:rPr>
          <w:sz w:val="24"/>
          <w:szCs w:val="24"/>
        </w:rPr>
        <w:t xml:space="preserve">:00 a.m., the day before the event, you and your staff may use the adjoining indoor facility.  </w:t>
      </w:r>
      <w:proofErr w:type="gramStart"/>
      <w:r w:rsidR="000A34A1" w:rsidRPr="00CA17E0">
        <w:rPr>
          <w:sz w:val="24"/>
          <w:szCs w:val="24"/>
        </w:rPr>
        <w:t xml:space="preserve">As discussed previously, there is a </w:t>
      </w:r>
      <w:r w:rsidR="008F2FC7" w:rsidRPr="00CA17E0">
        <w:rPr>
          <w:sz w:val="24"/>
          <w:szCs w:val="24"/>
        </w:rPr>
        <w:t>full</w:t>
      </w:r>
      <w:r w:rsidR="000A34A1" w:rsidRPr="00CA17E0">
        <w:rPr>
          <w:sz w:val="24"/>
          <w:szCs w:val="24"/>
        </w:rPr>
        <w:t xml:space="preserve"> kitchen you may use to prepare food.</w:t>
      </w:r>
      <w:proofErr w:type="gramEnd"/>
    </w:p>
    <w:p w14:paraId="0B1766CA" w14:textId="77777777" w:rsidR="000A34A1" w:rsidRPr="00CA17E0" w:rsidRDefault="000A34A1" w:rsidP="000A34A1">
      <w:pPr>
        <w:rPr>
          <w:sz w:val="24"/>
          <w:szCs w:val="24"/>
        </w:rPr>
      </w:pPr>
    </w:p>
    <w:p w14:paraId="1BCF0AAF" w14:textId="43EC2CD9" w:rsidR="000A34A1" w:rsidRPr="00CA17E0" w:rsidRDefault="000A34A1" w:rsidP="000A34A1">
      <w:pPr>
        <w:rPr>
          <w:sz w:val="24"/>
          <w:szCs w:val="24"/>
        </w:rPr>
      </w:pPr>
      <w:r w:rsidRPr="00CA17E0">
        <w:rPr>
          <w:sz w:val="24"/>
          <w:szCs w:val="24"/>
        </w:rPr>
        <w:t xml:space="preserve">If you </w:t>
      </w:r>
      <w:r w:rsidR="008F2FC7" w:rsidRPr="00CA17E0">
        <w:rPr>
          <w:sz w:val="24"/>
          <w:szCs w:val="24"/>
        </w:rPr>
        <w:t>have</w:t>
      </w:r>
      <w:r w:rsidRPr="00CA17E0">
        <w:rPr>
          <w:sz w:val="24"/>
          <w:szCs w:val="24"/>
        </w:rPr>
        <w:t xml:space="preserve"> any questions, please contact me at (410) 555-6666.</w:t>
      </w:r>
    </w:p>
    <w:p w14:paraId="70D990FF" w14:textId="77777777" w:rsidR="000A34A1" w:rsidRDefault="000A34A1" w:rsidP="000A34A1">
      <w:pPr>
        <w:rPr>
          <w:sz w:val="24"/>
        </w:rPr>
      </w:pPr>
    </w:p>
    <w:p w14:paraId="5CD9A811" w14:textId="5838BEFB" w:rsidR="00411351" w:rsidRPr="00B4408E" w:rsidRDefault="007E0E23" w:rsidP="00411351">
      <w:pPr>
        <w:rPr>
          <w:sz w:val="24"/>
          <w:szCs w:val="24"/>
        </w:rPr>
      </w:pPr>
      <w:r>
        <w:rPr>
          <w:sz w:val="24"/>
          <w:szCs w:val="24"/>
        </w:rPr>
        <w:t>Contestant #</w:t>
      </w:r>
    </w:p>
    <w:p w14:paraId="25116BB2" w14:textId="77777777" w:rsidR="00411351" w:rsidRPr="00B4408E" w:rsidRDefault="00411351" w:rsidP="00411351">
      <w:pPr>
        <w:rPr>
          <w:sz w:val="24"/>
          <w:szCs w:val="24"/>
        </w:rPr>
      </w:pPr>
    </w:p>
    <w:p w14:paraId="1D320F68" w14:textId="77777777" w:rsidR="00411351" w:rsidRPr="004510FE" w:rsidRDefault="00411351" w:rsidP="00411351">
      <w:pPr>
        <w:rPr>
          <w:sz w:val="22"/>
          <w:szCs w:val="2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85CB65" wp14:editId="3BD8A786">
            <wp:simplePos x="0" y="0"/>
            <wp:positionH relativeFrom="column">
              <wp:posOffset>3784169</wp:posOffset>
            </wp:positionH>
            <wp:positionV relativeFrom="paragraph">
              <wp:posOffset>304285</wp:posOffset>
            </wp:positionV>
            <wp:extent cx="2068038" cy="1144525"/>
            <wp:effectExtent l="0" t="0" r="889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ndar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038" cy="11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FA49D" wp14:editId="647AC1D9">
                <wp:simplePos x="0" y="0"/>
                <wp:positionH relativeFrom="margin">
                  <wp:align>left</wp:align>
                </wp:positionH>
                <wp:positionV relativeFrom="paragraph">
                  <wp:posOffset>2674189</wp:posOffset>
                </wp:positionV>
                <wp:extent cx="2380890" cy="5779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F2223" w14:textId="77777777" w:rsidR="00411351" w:rsidRDefault="00411351" w:rsidP="00411351">
                            <w:r>
                              <w:t>11-2222-3333</w:t>
                            </w:r>
                          </w:p>
                          <w:p w14:paraId="30AD8B6E" w14:textId="77777777" w:rsidR="00411351" w:rsidRDefault="00411351" w:rsidP="00411351">
                            <w:r>
                              <w:t>JOB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FA49D" id="Text Box 5" o:spid="_x0000_s1028" type="#_x0000_t202" style="position:absolute;margin-left:0;margin-top:210.55pt;width:187.45pt;height:45.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" filled="f" stroked="f" strokeweight=".5pt">
                <v:textbox>
                  <w:txbxContent>
                    <w:p w14:paraId="645F2223" w14:textId="77777777" w:rsidR="00411351" w:rsidRDefault="00411351" w:rsidP="00411351">
                      <w:r>
                        <w:t>11-2222-3333</w:t>
                      </w:r>
                    </w:p>
                    <w:p w14:paraId="30AD8B6E" w14:textId="77777777" w:rsidR="00411351" w:rsidRDefault="00411351" w:rsidP="00411351">
                      <w:r>
                        <w:t>JOB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56327" w14:textId="77777777" w:rsidR="001D72B0" w:rsidRPr="0038668B" w:rsidRDefault="001D72B0" w:rsidP="001D72B0">
      <w:pPr>
        <w:autoSpaceDE w:val="0"/>
        <w:autoSpaceDN w:val="0"/>
        <w:rPr>
          <w:color w:val="000000"/>
          <w:sz w:val="22"/>
        </w:rPr>
      </w:pPr>
    </w:p>
    <w:p w14:paraId="0867B434" w14:textId="77777777" w:rsidR="001D72B0" w:rsidRDefault="001D72B0" w:rsidP="00B01E82">
      <w:pPr>
        <w:rPr>
          <w:b/>
          <w:sz w:val="24"/>
        </w:rPr>
      </w:pPr>
    </w:p>
    <w:p w14:paraId="5BFBA789" w14:textId="77777777" w:rsidR="00B01E82" w:rsidRDefault="00B01E82" w:rsidP="00B01E82">
      <w:pPr>
        <w:rPr>
          <w:sz w:val="24"/>
          <w:szCs w:val="22"/>
        </w:rPr>
      </w:pPr>
    </w:p>
    <w:p w14:paraId="3095262F" w14:textId="0E7767D5" w:rsidR="00B01E82" w:rsidRDefault="00411351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71971" wp14:editId="3A37FF2E">
                <wp:simplePos x="0" y="0"/>
                <wp:positionH relativeFrom="margin">
                  <wp:posOffset>-38100</wp:posOffset>
                </wp:positionH>
                <wp:positionV relativeFrom="paragraph">
                  <wp:posOffset>1151890</wp:posOffset>
                </wp:positionV>
                <wp:extent cx="2380890" cy="57797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6B0A8" w14:textId="46467B93" w:rsidR="00411351" w:rsidRPr="007E0E23" w:rsidRDefault="007E0E23" w:rsidP="00411351">
                            <w:pPr>
                              <w:rPr>
                                <w:sz w:val="24"/>
                              </w:rPr>
                            </w:pPr>
                            <w:r w:rsidRPr="007E0E23">
                              <w:rPr>
                                <w:sz w:val="24"/>
                              </w:rPr>
                              <w:t>Contestant #</w:t>
                            </w:r>
                          </w:p>
                          <w:p w14:paraId="64C403FB" w14:textId="685B38C2" w:rsidR="00411351" w:rsidRPr="007E0E23" w:rsidRDefault="007E0E23" w:rsidP="00411351">
                            <w:pPr>
                              <w:rPr>
                                <w:sz w:val="24"/>
                              </w:rPr>
                            </w:pPr>
                            <w:r w:rsidRPr="007E0E23">
                              <w:rPr>
                                <w:sz w:val="24"/>
                              </w:rPr>
                              <w:t>Job</w:t>
                            </w:r>
                            <w:r w:rsidR="00411351" w:rsidRPr="007E0E23">
                              <w:rPr>
                                <w:sz w:val="2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D71971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3pt;margin-top:90.7pt;width:187.45pt;height:45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" filled="f" stroked="f" strokeweight=".5pt">
                <v:textbox>
                  <w:txbxContent>
                    <w:p w14:paraId="3C56B0A8" w14:textId="46467B93" w:rsidR="00411351" w:rsidRPr="007E0E23" w:rsidRDefault="007E0E23" w:rsidP="00411351">
                      <w:pPr>
                        <w:rPr>
                          <w:sz w:val="24"/>
                        </w:rPr>
                      </w:pPr>
                      <w:r w:rsidRPr="007E0E23">
                        <w:rPr>
                          <w:sz w:val="24"/>
                        </w:rPr>
                        <w:t>Contestant #</w:t>
                      </w:r>
                    </w:p>
                    <w:p w14:paraId="64C403FB" w14:textId="685B38C2" w:rsidR="00411351" w:rsidRPr="007E0E23" w:rsidRDefault="007E0E23" w:rsidP="00411351">
                      <w:pPr>
                        <w:rPr>
                          <w:sz w:val="24"/>
                        </w:rPr>
                      </w:pPr>
                      <w:r w:rsidRPr="007E0E23">
                        <w:rPr>
                          <w:sz w:val="24"/>
                        </w:rPr>
                        <w:t>Job</w:t>
                      </w:r>
                      <w:r w:rsidR="00411351" w:rsidRPr="007E0E23">
                        <w:rPr>
                          <w:sz w:val="24"/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1E82">
        <w:rPr>
          <w:b/>
          <w:sz w:val="24"/>
        </w:rPr>
        <w:br w:type="page"/>
      </w:r>
    </w:p>
    <w:p w14:paraId="5CD36650" w14:textId="091F9E4F" w:rsidR="001D72B0" w:rsidRDefault="00E47864" w:rsidP="001D72B0">
      <w:pPr>
        <w:rPr>
          <w:rFonts w:ascii="Maiandra GD" w:hAnsi="Maiandra GD"/>
          <w:sz w:val="32"/>
          <w:szCs w:val="3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9C74F2C" wp14:editId="76736FAA">
            <wp:simplePos x="0" y="0"/>
            <wp:positionH relativeFrom="column">
              <wp:posOffset>4140680</wp:posOffset>
            </wp:positionH>
            <wp:positionV relativeFrom="paragraph">
              <wp:posOffset>14258</wp:posOffset>
            </wp:positionV>
            <wp:extent cx="2068038" cy="1144525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ndar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038" cy="11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11138" w14:textId="03A223A7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7E3E79AF" w14:textId="0867AC87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04E3E71B" w14:textId="024E18F2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12FD6DA7" w14:textId="160CF96A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0AC92549" w14:textId="6232540D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3FCF6551" w14:textId="2351124F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78383211" w14:textId="6B00978D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10C2F19A" w14:textId="466FDC9C" w:rsidR="00B303C3" w:rsidRDefault="00B303C3" w:rsidP="001D72B0">
      <w:pPr>
        <w:rPr>
          <w:rFonts w:ascii="Maiandra GD" w:hAnsi="Maiandra GD"/>
          <w:sz w:val="32"/>
          <w:szCs w:val="32"/>
        </w:rPr>
      </w:pPr>
    </w:p>
    <w:p w14:paraId="4C6F1A72" w14:textId="77777777" w:rsidR="00B303C3" w:rsidRPr="001D72B0" w:rsidRDefault="00B303C3" w:rsidP="001D72B0">
      <w:pPr>
        <w:rPr>
          <w:rFonts w:ascii="Maiandra GD" w:hAnsi="Maiandra GD"/>
          <w:sz w:val="32"/>
          <w:szCs w:val="32"/>
        </w:rPr>
      </w:pPr>
    </w:p>
    <w:p w14:paraId="33280DBC" w14:textId="372C5925" w:rsidR="001D72B0" w:rsidRDefault="00EE4868" w:rsidP="00EE4868">
      <w:pPr>
        <w:jc w:val="center"/>
        <w:rPr>
          <w:ins w:id="5" w:author="McNew, Amber" w:date="2020-03-04T08:41:00Z"/>
          <w:b/>
          <w:sz w:val="24"/>
          <w:szCs w:val="24"/>
        </w:rPr>
      </w:pPr>
      <w:r w:rsidRPr="00EE4868">
        <w:rPr>
          <w:b/>
          <w:sz w:val="24"/>
          <w:szCs w:val="24"/>
        </w:rPr>
        <w:t>PBA TRIP</w:t>
      </w:r>
    </w:p>
    <w:p w14:paraId="3B64B7BC" w14:textId="77777777" w:rsidR="00C074E5" w:rsidRDefault="00C074E5" w:rsidP="00EE4868">
      <w:pPr>
        <w:jc w:val="center"/>
        <w:rPr>
          <w:ins w:id="6" w:author="McNew, Amber" w:date="2020-03-04T08:40:00Z"/>
          <w:b/>
          <w:sz w:val="24"/>
          <w:szCs w:val="24"/>
        </w:rPr>
      </w:pPr>
    </w:p>
    <w:p w14:paraId="6E8D89FE" w14:textId="61727CA1" w:rsidR="00C074E5" w:rsidRPr="00EE4868" w:rsidDel="00C074E5" w:rsidRDefault="00C074E5" w:rsidP="00EE4868">
      <w:pPr>
        <w:jc w:val="center"/>
        <w:rPr>
          <w:del w:id="7" w:author="McNew, Amber" w:date="2020-03-04T08:40:00Z"/>
          <w:b/>
          <w:sz w:val="24"/>
          <w:szCs w:val="24"/>
        </w:rPr>
      </w:pPr>
    </w:p>
    <w:p w14:paraId="34C4750B" w14:textId="442CBA14" w:rsidR="00EE4868" w:rsidRPr="00EE4868" w:rsidDel="00C074E5" w:rsidRDefault="00EA5AD8" w:rsidP="00EE4868">
      <w:pPr>
        <w:jc w:val="center"/>
        <w:rPr>
          <w:del w:id="8" w:author="McNew, Amber" w:date="2020-03-04T08:40:00Z"/>
          <w:b/>
          <w:sz w:val="24"/>
          <w:szCs w:val="24"/>
        </w:rPr>
      </w:pPr>
      <w:del w:id="9" w:author="McNew, Amber" w:date="2020-03-04T08:40:00Z">
        <w:r w:rsidDel="00C074E5">
          <w:rPr>
            <w:b/>
            <w:sz w:val="24"/>
            <w:szCs w:val="24"/>
          </w:rPr>
          <w:delText>(DS)</w:delText>
        </w:r>
      </w:del>
    </w:p>
    <w:p w14:paraId="55A8467F" w14:textId="54F1B0C2" w:rsidR="00EE4868" w:rsidRDefault="00EE4868" w:rsidP="00EE4868">
      <w:pPr>
        <w:jc w:val="center"/>
        <w:rPr>
          <w:b/>
          <w:sz w:val="24"/>
          <w:szCs w:val="24"/>
        </w:rPr>
      </w:pPr>
      <w:r w:rsidRPr="00EE4868">
        <w:rPr>
          <w:b/>
          <w:sz w:val="24"/>
          <w:szCs w:val="24"/>
        </w:rPr>
        <w:t>Activity Room Assignments</w:t>
      </w:r>
    </w:p>
    <w:p w14:paraId="5716E575" w14:textId="2075F59A" w:rsidR="00EE4868" w:rsidRDefault="00EE4868" w:rsidP="00EE4868">
      <w:pPr>
        <w:jc w:val="center"/>
        <w:rPr>
          <w:ins w:id="10" w:author="McNew, Amber" w:date="2020-03-04T08:41:00Z"/>
          <w:sz w:val="24"/>
          <w:szCs w:val="24"/>
        </w:rPr>
      </w:pPr>
    </w:p>
    <w:p w14:paraId="685BDD40" w14:textId="77777777" w:rsidR="00C074E5" w:rsidRPr="00EE4868" w:rsidRDefault="00C074E5" w:rsidP="00EE4868">
      <w:pPr>
        <w:jc w:val="center"/>
        <w:rPr>
          <w:sz w:val="24"/>
          <w:szCs w:val="24"/>
        </w:rPr>
      </w:pPr>
    </w:p>
    <w:p w14:paraId="3472A3F8" w14:textId="50685EB1" w:rsidR="00EE4868" w:rsidRPr="00EA5AD8" w:rsidDel="00C074E5" w:rsidRDefault="00EA5AD8" w:rsidP="00EE4868">
      <w:pPr>
        <w:jc w:val="center"/>
        <w:rPr>
          <w:del w:id="11" w:author="McNew, Amber" w:date="2020-03-04T08:40:00Z"/>
          <w:b/>
          <w:sz w:val="24"/>
          <w:szCs w:val="24"/>
        </w:rPr>
      </w:pPr>
      <w:del w:id="12" w:author="McNew, Amber" w:date="2020-03-04T08:40:00Z">
        <w:r w:rsidRPr="00EA5AD8" w:rsidDel="00C074E5">
          <w:rPr>
            <w:b/>
            <w:sz w:val="24"/>
            <w:szCs w:val="24"/>
          </w:rPr>
          <w:delText>(QS)</w:delText>
        </w:r>
      </w:del>
    </w:p>
    <w:p w14:paraId="422985A6" w14:textId="77777777" w:rsidR="00EE4868" w:rsidRPr="00EE4868" w:rsidRDefault="00EE4868" w:rsidP="001D72B0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1"/>
        <w:gridCol w:w="3117"/>
        <w:gridCol w:w="3117"/>
      </w:tblGrid>
      <w:tr w:rsidR="00EE4868" w:rsidRPr="00EE4868" w14:paraId="08C8F74F" w14:textId="77777777" w:rsidTr="00EE4868">
        <w:trPr>
          <w:jc w:val="center"/>
        </w:trPr>
        <w:tc>
          <w:tcPr>
            <w:tcW w:w="2311" w:type="dxa"/>
          </w:tcPr>
          <w:p w14:paraId="76A50987" w14:textId="204752DB" w:rsidR="00EE4868" w:rsidRPr="00EE4868" w:rsidRDefault="00EE4868" w:rsidP="00EE4868">
            <w:pPr>
              <w:rPr>
                <w:b/>
                <w:sz w:val="24"/>
                <w:szCs w:val="24"/>
              </w:rPr>
            </w:pPr>
            <w:r w:rsidRPr="00EE4868">
              <w:rPr>
                <w:b/>
                <w:sz w:val="24"/>
                <w:szCs w:val="24"/>
              </w:rPr>
              <w:t>Room Name</w:t>
            </w:r>
          </w:p>
        </w:tc>
        <w:tc>
          <w:tcPr>
            <w:tcW w:w="3117" w:type="dxa"/>
          </w:tcPr>
          <w:p w14:paraId="346B844B" w14:textId="6A0DD816" w:rsidR="00EE4868" w:rsidRPr="00EE4868" w:rsidRDefault="00EE4868" w:rsidP="00EE4868">
            <w:pPr>
              <w:rPr>
                <w:b/>
                <w:sz w:val="24"/>
                <w:szCs w:val="24"/>
              </w:rPr>
            </w:pPr>
            <w:r w:rsidRPr="00EE4868">
              <w:rPr>
                <w:b/>
                <w:sz w:val="24"/>
                <w:szCs w:val="24"/>
              </w:rPr>
              <w:t>Activity Name</w:t>
            </w:r>
          </w:p>
        </w:tc>
        <w:tc>
          <w:tcPr>
            <w:tcW w:w="3117" w:type="dxa"/>
          </w:tcPr>
          <w:p w14:paraId="1BBEFBA7" w14:textId="2EA6C453" w:rsidR="00EE4868" w:rsidRPr="00EE4868" w:rsidRDefault="00EE4868" w:rsidP="00EE4868">
            <w:pPr>
              <w:rPr>
                <w:b/>
                <w:sz w:val="24"/>
                <w:szCs w:val="24"/>
              </w:rPr>
            </w:pPr>
            <w:r w:rsidRPr="00EE4868">
              <w:rPr>
                <w:b/>
                <w:sz w:val="24"/>
                <w:szCs w:val="24"/>
              </w:rPr>
              <w:t>Instructor Name</w:t>
            </w:r>
          </w:p>
        </w:tc>
      </w:tr>
      <w:tr w:rsidR="00EE4868" w:rsidRPr="00EE4868" w14:paraId="532314A1" w14:textId="77777777" w:rsidTr="00EE4868">
        <w:trPr>
          <w:jc w:val="center"/>
        </w:trPr>
        <w:tc>
          <w:tcPr>
            <w:tcW w:w="2311" w:type="dxa"/>
          </w:tcPr>
          <w:p w14:paraId="5F21C1DB" w14:textId="71CA3D8F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Aloha</w:t>
            </w:r>
          </w:p>
        </w:tc>
        <w:tc>
          <w:tcPr>
            <w:tcW w:w="3117" w:type="dxa"/>
          </w:tcPr>
          <w:p w14:paraId="2D16DFED" w14:textId="0A0FFE65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Yoga</w:t>
            </w:r>
          </w:p>
        </w:tc>
        <w:tc>
          <w:tcPr>
            <w:tcW w:w="3117" w:type="dxa"/>
          </w:tcPr>
          <w:p w14:paraId="61995A1E" w14:textId="75F63703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Jackie Goodwin</w:t>
            </w:r>
          </w:p>
        </w:tc>
      </w:tr>
      <w:tr w:rsidR="00EE4868" w:rsidRPr="00EE4868" w14:paraId="72512AB4" w14:textId="77777777" w:rsidTr="00EE4868">
        <w:trPr>
          <w:jc w:val="center"/>
        </w:trPr>
        <w:tc>
          <w:tcPr>
            <w:tcW w:w="2311" w:type="dxa"/>
          </w:tcPr>
          <w:p w14:paraId="03DB3544" w14:textId="3467F798" w:rsidR="00EE4868" w:rsidRPr="00EE4868" w:rsidRDefault="00EE4868" w:rsidP="00EE4868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ora 1</w:t>
            </w:r>
          </w:p>
        </w:tc>
        <w:tc>
          <w:tcPr>
            <w:tcW w:w="3117" w:type="dxa"/>
          </w:tcPr>
          <w:p w14:paraId="0B971DD7" w14:textId="2081AFE2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Aerobics</w:t>
            </w:r>
            <w:r w:rsidRPr="00EE4868">
              <w:rPr>
                <w:sz w:val="24"/>
                <w:szCs w:val="24"/>
              </w:rPr>
              <w:t xml:space="preserve">      </w:t>
            </w:r>
          </w:p>
        </w:tc>
        <w:tc>
          <w:tcPr>
            <w:tcW w:w="3117" w:type="dxa"/>
          </w:tcPr>
          <w:p w14:paraId="3F60740F" w14:textId="24D4A1ED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 xml:space="preserve">Annie Bennett      </w:t>
            </w:r>
          </w:p>
        </w:tc>
      </w:tr>
      <w:tr w:rsidR="00EE4868" w:rsidRPr="00EE4868" w14:paraId="534C4E62" w14:textId="77777777" w:rsidTr="00EE4868">
        <w:trPr>
          <w:jc w:val="center"/>
        </w:trPr>
        <w:tc>
          <w:tcPr>
            <w:tcW w:w="2311" w:type="dxa"/>
          </w:tcPr>
          <w:p w14:paraId="2EE031A1" w14:textId="19615D5E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Lagoon</w:t>
            </w:r>
          </w:p>
        </w:tc>
        <w:tc>
          <w:tcPr>
            <w:tcW w:w="3117" w:type="dxa"/>
          </w:tcPr>
          <w:p w14:paraId="69DCB93D" w14:textId="579E0D02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HIIT Training</w:t>
            </w:r>
          </w:p>
        </w:tc>
        <w:tc>
          <w:tcPr>
            <w:tcW w:w="3117" w:type="dxa"/>
          </w:tcPr>
          <w:p w14:paraId="53BB4B80" w14:textId="783490C9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 xml:space="preserve">Linda </w:t>
            </w:r>
            <w:proofErr w:type="spellStart"/>
            <w:r w:rsidRPr="00EE4868">
              <w:rPr>
                <w:sz w:val="24"/>
                <w:szCs w:val="24"/>
              </w:rPr>
              <w:t>Nicols</w:t>
            </w:r>
            <w:proofErr w:type="spellEnd"/>
          </w:p>
        </w:tc>
      </w:tr>
      <w:tr w:rsidR="00EE4868" w:rsidRPr="00EE4868" w14:paraId="7FBDA28F" w14:textId="77777777" w:rsidTr="00EE4868">
        <w:trPr>
          <w:jc w:val="center"/>
        </w:trPr>
        <w:tc>
          <w:tcPr>
            <w:tcW w:w="2311" w:type="dxa"/>
          </w:tcPr>
          <w:p w14:paraId="3167DA1F" w14:textId="2A2C48FE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Polynesian</w:t>
            </w:r>
          </w:p>
        </w:tc>
        <w:tc>
          <w:tcPr>
            <w:tcW w:w="3117" w:type="dxa"/>
          </w:tcPr>
          <w:p w14:paraId="7827ACE7" w14:textId="4B9B00D4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Meditation</w:t>
            </w:r>
          </w:p>
        </w:tc>
        <w:tc>
          <w:tcPr>
            <w:tcW w:w="3117" w:type="dxa"/>
          </w:tcPr>
          <w:p w14:paraId="25210B5D" w14:textId="3CBC2F34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Melinda Sanders</w:t>
            </w:r>
          </w:p>
        </w:tc>
      </w:tr>
      <w:tr w:rsidR="00EE4868" w:rsidRPr="00EE4868" w14:paraId="5F5EEDA7" w14:textId="77777777" w:rsidTr="00EE4868">
        <w:trPr>
          <w:jc w:val="center"/>
        </w:trPr>
        <w:tc>
          <w:tcPr>
            <w:tcW w:w="2311" w:type="dxa"/>
          </w:tcPr>
          <w:p w14:paraId="2912357F" w14:textId="4ED47B31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Reef </w:t>
            </w:r>
          </w:p>
        </w:tc>
        <w:tc>
          <w:tcPr>
            <w:tcW w:w="3117" w:type="dxa"/>
          </w:tcPr>
          <w:p w14:paraId="3A9B1231" w14:textId="181A3465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Team Building &amp; Bonding</w:t>
            </w:r>
          </w:p>
        </w:tc>
        <w:tc>
          <w:tcPr>
            <w:tcW w:w="3117" w:type="dxa"/>
          </w:tcPr>
          <w:p w14:paraId="6A15BF75" w14:textId="284724D6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Regina Patterson</w:t>
            </w:r>
          </w:p>
        </w:tc>
      </w:tr>
      <w:tr w:rsidR="00EE4868" w:rsidRPr="00EE4868" w14:paraId="231E7010" w14:textId="77777777" w:rsidTr="00EE4868">
        <w:trPr>
          <w:jc w:val="center"/>
        </w:trPr>
        <w:tc>
          <w:tcPr>
            <w:tcW w:w="2311" w:type="dxa"/>
          </w:tcPr>
          <w:p w14:paraId="57D00D10" w14:textId="6CEBAE2F" w:rsidR="00EE4868" w:rsidRPr="00EE4868" w:rsidRDefault="00EE4868" w:rsidP="00EE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Sapphire </w:t>
            </w:r>
          </w:p>
        </w:tc>
        <w:tc>
          <w:tcPr>
            <w:tcW w:w="3117" w:type="dxa"/>
          </w:tcPr>
          <w:p w14:paraId="63920024" w14:textId="1865C8DE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>Creativity Training</w:t>
            </w:r>
          </w:p>
        </w:tc>
        <w:tc>
          <w:tcPr>
            <w:tcW w:w="3117" w:type="dxa"/>
          </w:tcPr>
          <w:p w14:paraId="731C6368" w14:textId="5A8D885B" w:rsidR="00EE4868" w:rsidRPr="00EE4868" w:rsidRDefault="00EE4868" w:rsidP="0035061E">
            <w:pPr>
              <w:rPr>
                <w:sz w:val="24"/>
                <w:szCs w:val="24"/>
              </w:rPr>
            </w:pPr>
            <w:r w:rsidRPr="00EE4868">
              <w:rPr>
                <w:sz w:val="24"/>
                <w:szCs w:val="24"/>
              </w:rPr>
              <w:t xml:space="preserve">Sara </w:t>
            </w:r>
            <w:proofErr w:type="spellStart"/>
            <w:r w:rsidRPr="00EE4868">
              <w:rPr>
                <w:sz w:val="24"/>
                <w:szCs w:val="24"/>
              </w:rPr>
              <w:t>Landstrum</w:t>
            </w:r>
            <w:proofErr w:type="spellEnd"/>
          </w:p>
        </w:tc>
      </w:tr>
      <w:tr w:rsidR="00EE4868" w:rsidRPr="00EE4868" w14:paraId="59466034" w14:textId="77777777" w:rsidTr="00EE4868">
        <w:trPr>
          <w:jc w:val="center"/>
        </w:trPr>
        <w:tc>
          <w:tcPr>
            <w:tcW w:w="2311" w:type="dxa"/>
          </w:tcPr>
          <w:p w14:paraId="61BDE336" w14:textId="71AC7CE9" w:rsidR="00EE4868" w:rsidRPr="00EE4868" w:rsidRDefault="00EE4868" w:rsidP="00EE4868">
            <w:pPr>
              <w:rPr>
                <w:rFonts w:ascii="Maiandra GD" w:hAnsi="Maiandra GD"/>
                <w:sz w:val="32"/>
                <w:szCs w:val="32"/>
              </w:rPr>
            </w:pPr>
            <w:r w:rsidRPr="00EE4868">
              <w:rPr>
                <w:sz w:val="24"/>
                <w:szCs w:val="24"/>
              </w:rPr>
              <w:t xml:space="preserve">Coconut Courtyard </w:t>
            </w:r>
          </w:p>
        </w:tc>
        <w:tc>
          <w:tcPr>
            <w:tcW w:w="3117" w:type="dxa"/>
          </w:tcPr>
          <w:p w14:paraId="4CC280CF" w14:textId="1D52606B" w:rsidR="00EE4868" w:rsidRPr="00EE4868" w:rsidRDefault="00EE4868" w:rsidP="0035061E">
            <w:pPr>
              <w:rPr>
                <w:rFonts w:ascii="Maiandra GD" w:hAnsi="Maiandra GD"/>
                <w:sz w:val="32"/>
                <w:szCs w:val="32"/>
              </w:rPr>
            </w:pPr>
            <w:r w:rsidRPr="00EE4868">
              <w:rPr>
                <w:sz w:val="24"/>
                <w:szCs w:val="24"/>
              </w:rPr>
              <w:t>Ice Cream Social</w:t>
            </w:r>
          </w:p>
        </w:tc>
        <w:tc>
          <w:tcPr>
            <w:tcW w:w="3117" w:type="dxa"/>
          </w:tcPr>
          <w:p w14:paraId="5CD45825" w14:textId="1B6BC28F" w:rsidR="00EE4868" w:rsidRPr="00EE4868" w:rsidRDefault="00EE4868" w:rsidP="0035061E">
            <w:pPr>
              <w:rPr>
                <w:rFonts w:ascii="Maiandra GD" w:hAnsi="Maiandra GD"/>
                <w:sz w:val="32"/>
                <w:szCs w:val="32"/>
              </w:rPr>
            </w:pPr>
            <w:r w:rsidRPr="00EE4868">
              <w:rPr>
                <w:sz w:val="24"/>
                <w:szCs w:val="24"/>
              </w:rPr>
              <w:t>Four Seasons Staff</w:t>
            </w:r>
          </w:p>
        </w:tc>
      </w:tr>
    </w:tbl>
    <w:p w14:paraId="27422366" w14:textId="29639743" w:rsidR="00F63300" w:rsidRDefault="00E47864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AEA03B" wp14:editId="6B6E8A4C">
                <wp:simplePos x="0" y="0"/>
                <wp:positionH relativeFrom="margin">
                  <wp:posOffset>173562</wp:posOffset>
                </wp:positionH>
                <wp:positionV relativeFrom="paragraph">
                  <wp:posOffset>3508614</wp:posOffset>
                </wp:positionV>
                <wp:extent cx="2380890" cy="5779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357B0" w14:textId="73BF7AE7" w:rsidR="00E47864" w:rsidRPr="00EA5AD8" w:rsidRDefault="00EA5AD8" w:rsidP="00E47864">
                            <w:pPr>
                              <w:rPr>
                                <w:sz w:val="24"/>
                              </w:rPr>
                            </w:pPr>
                            <w:r w:rsidRPr="00EA5AD8">
                              <w:rPr>
                                <w:sz w:val="24"/>
                              </w:rPr>
                              <w:t>Contestant #</w:t>
                            </w:r>
                          </w:p>
                          <w:p w14:paraId="46D79CCE" w14:textId="5162E532" w:rsidR="00E47864" w:rsidRPr="00EA5AD8" w:rsidRDefault="00EA5AD8" w:rsidP="00E47864">
                            <w:pPr>
                              <w:rPr>
                                <w:sz w:val="24"/>
                              </w:rPr>
                            </w:pPr>
                            <w:r w:rsidRPr="00EA5AD8">
                              <w:rPr>
                                <w:sz w:val="24"/>
                              </w:rPr>
                              <w:t>Job</w:t>
                            </w:r>
                            <w:r w:rsidR="00E47864" w:rsidRPr="00EA5AD8">
                              <w:rPr>
                                <w:sz w:val="2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EA03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13.65pt;margin-top:276.25pt;width:187.45pt;height:45.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" filled="f" stroked="f" strokeweight=".5pt">
                <v:textbox>
                  <w:txbxContent>
                    <w:p w14:paraId="00D357B0" w14:textId="73BF7AE7" w:rsidR="00E47864" w:rsidRPr="00EA5AD8" w:rsidRDefault="00EA5AD8" w:rsidP="00E47864">
                      <w:pPr>
                        <w:rPr>
                          <w:sz w:val="24"/>
                        </w:rPr>
                      </w:pPr>
                      <w:bookmarkStart w:id="5" w:name="_GoBack"/>
                      <w:r w:rsidRPr="00EA5AD8">
                        <w:rPr>
                          <w:sz w:val="24"/>
                        </w:rPr>
                        <w:t>Contestant #</w:t>
                      </w:r>
                    </w:p>
                    <w:p w14:paraId="46D79CCE" w14:textId="5162E532" w:rsidR="00E47864" w:rsidRPr="00EA5AD8" w:rsidRDefault="00EA5AD8" w:rsidP="00E47864">
                      <w:pPr>
                        <w:rPr>
                          <w:sz w:val="24"/>
                        </w:rPr>
                      </w:pPr>
                      <w:r w:rsidRPr="00EA5AD8">
                        <w:rPr>
                          <w:sz w:val="24"/>
                        </w:rPr>
                        <w:t>Job</w:t>
                      </w:r>
                      <w:r w:rsidR="00E47864" w:rsidRPr="00EA5AD8">
                        <w:rPr>
                          <w:sz w:val="24"/>
                        </w:rPr>
                        <w:t xml:space="preserve"> 2</w:t>
                      </w:r>
                      <w:bookmarkEnd w:id="5"/>
                    </w:p>
                  </w:txbxContent>
                </v:textbox>
                <w10:wrap anchorx="margin"/>
              </v:shape>
            </w:pict>
          </mc:Fallback>
        </mc:AlternateContent>
      </w:r>
      <w:r w:rsidR="00F63300">
        <w:rPr>
          <w:sz w:val="22"/>
          <w:szCs w:val="22"/>
        </w:rPr>
        <w:br w:type="page"/>
      </w:r>
    </w:p>
    <w:p w14:paraId="2A979F97" w14:textId="5AF44FDA" w:rsidR="00F63300" w:rsidRPr="007D6ADE" w:rsidRDefault="00AD2443" w:rsidP="0061370F">
      <w:pPr>
        <w:rPr>
          <w:sz w:val="12"/>
          <w:szCs w:val="1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BC46E97" wp14:editId="20A2CEDB">
            <wp:simplePos x="0" y="0"/>
            <wp:positionH relativeFrom="column">
              <wp:posOffset>4028536</wp:posOffset>
            </wp:positionH>
            <wp:positionV relativeFrom="paragraph">
              <wp:posOffset>-258062</wp:posOffset>
            </wp:positionV>
            <wp:extent cx="2068038" cy="1144525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ndar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038" cy="11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7EE02" w14:textId="266A66BE" w:rsidR="007D6ADE" w:rsidRPr="007D6ADE" w:rsidRDefault="007D6ADE" w:rsidP="004E5FA3">
      <w:pPr>
        <w:rPr>
          <w:b/>
          <w:sz w:val="24"/>
          <w:szCs w:val="24"/>
        </w:rPr>
      </w:pPr>
      <w:r w:rsidRPr="007D6ADE">
        <w:rPr>
          <w:b/>
          <w:sz w:val="24"/>
          <w:szCs w:val="24"/>
        </w:rPr>
        <w:t>NEWS RELEASE</w:t>
      </w:r>
    </w:p>
    <w:p w14:paraId="4A24DE1C" w14:textId="77777777" w:rsidR="007D6ADE" w:rsidRDefault="007D6ADE" w:rsidP="004E5FA3">
      <w:pPr>
        <w:rPr>
          <w:sz w:val="24"/>
          <w:szCs w:val="24"/>
        </w:rPr>
      </w:pPr>
    </w:p>
    <w:p w14:paraId="6FA24449" w14:textId="77777777" w:rsidR="007D6ADE" w:rsidRDefault="007D6ADE" w:rsidP="004E5FA3">
      <w:pPr>
        <w:rPr>
          <w:sz w:val="24"/>
          <w:szCs w:val="24"/>
        </w:rPr>
      </w:pPr>
      <w:r>
        <w:rPr>
          <w:sz w:val="24"/>
          <w:szCs w:val="24"/>
        </w:rPr>
        <w:t>From Julie Smith</w:t>
      </w:r>
    </w:p>
    <w:p w14:paraId="4CD2756B" w14:textId="77777777" w:rsidR="007D6ADE" w:rsidRDefault="007D6ADE" w:rsidP="004E5FA3">
      <w:pPr>
        <w:rPr>
          <w:sz w:val="24"/>
          <w:szCs w:val="24"/>
        </w:rPr>
      </w:pPr>
      <w:r>
        <w:rPr>
          <w:sz w:val="24"/>
          <w:szCs w:val="24"/>
        </w:rPr>
        <w:t>5454 Cleveland Avenue</w:t>
      </w:r>
    </w:p>
    <w:p w14:paraId="4B91C714" w14:textId="77777777" w:rsidR="007D6ADE" w:rsidRDefault="004E5FA3" w:rsidP="004E5FA3">
      <w:pPr>
        <w:rPr>
          <w:sz w:val="24"/>
          <w:szCs w:val="24"/>
        </w:rPr>
      </w:pPr>
      <w:r w:rsidRPr="005B3ABF">
        <w:rPr>
          <w:sz w:val="24"/>
          <w:szCs w:val="24"/>
        </w:rPr>
        <w:t>Columbus, OH 43231-4021</w:t>
      </w:r>
    </w:p>
    <w:p w14:paraId="42C65830" w14:textId="77777777" w:rsidR="007D6ADE" w:rsidRDefault="004E5FA3" w:rsidP="004E5FA3">
      <w:pPr>
        <w:rPr>
          <w:sz w:val="24"/>
          <w:szCs w:val="24"/>
        </w:rPr>
      </w:pPr>
      <w:r w:rsidRPr="005B3ABF">
        <w:rPr>
          <w:sz w:val="24"/>
          <w:szCs w:val="24"/>
        </w:rPr>
        <w:t>6</w:t>
      </w:r>
      <w:r w:rsidR="007D6ADE">
        <w:rPr>
          <w:sz w:val="24"/>
          <w:szCs w:val="24"/>
        </w:rPr>
        <w:t>41-555-5555</w:t>
      </w:r>
    </w:p>
    <w:p w14:paraId="1EF4D4A6" w14:textId="77777777" w:rsidR="007D6ADE" w:rsidRDefault="007D6ADE" w:rsidP="004E5FA3">
      <w:pPr>
        <w:rPr>
          <w:sz w:val="24"/>
          <w:szCs w:val="24"/>
        </w:rPr>
      </w:pPr>
    </w:p>
    <w:p w14:paraId="0E49822C" w14:textId="77777777" w:rsidR="007D6ADE" w:rsidRDefault="007D6ADE" w:rsidP="004E5FA3">
      <w:pPr>
        <w:rPr>
          <w:sz w:val="24"/>
          <w:szCs w:val="24"/>
        </w:rPr>
      </w:pPr>
      <w:r>
        <w:rPr>
          <w:sz w:val="24"/>
          <w:szCs w:val="24"/>
        </w:rPr>
        <w:t>Release May 4, 2020 (Use current date)</w:t>
      </w:r>
    </w:p>
    <w:p w14:paraId="37C73FE9" w14:textId="77777777" w:rsidR="007D6ADE" w:rsidRDefault="007D6ADE" w:rsidP="004E5FA3">
      <w:pPr>
        <w:rPr>
          <w:sz w:val="24"/>
          <w:szCs w:val="24"/>
        </w:rPr>
      </w:pPr>
    </w:p>
    <w:p w14:paraId="3D5CC845" w14:textId="6A78CFC2" w:rsidR="004E5FA3" w:rsidRPr="005B3ABF" w:rsidRDefault="004E5FA3" w:rsidP="004E5FA3">
      <w:pPr>
        <w:rPr>
          <w:sz w:val="24"/>
          <w:szCs w:val="24"/>
        </w:rPr>
      </w:pPr>
      <w:r w:rsidRPr="005B3ABF">
        <w:rPr>
          <w:sz w:val="24"/>
          <w:szCs w:val="24"/>
        </w:rPr>
        <w:t xml:space="preserve"> </w:t>
      </w:r>
    </w:p>
    <w:p w14:paraId="5148AB9A" w14:textId="77777777" w:rsidR="00754477" w:rsidRPr="00754477" w:rsidRDefault="00754477" w:rsidP="00754477">
      <w:pPr>
        <w:rPr>
          <w:sz w:val="24"/>
          <w:szCs w:val="24"/>
        </w:rPr>
      </w:pPr>
    </w:p>
    <w:p w14:paraId="42EA6918" w14:textId="3B712726" w:rsidR="00754477" w:rsidRDefault="007D6ADE" w:rsidP="007D6ADE">
      <w:pPr>
        <w:jc w:val="center"/>
        <w:rPr>
          <w:b/>
          <w:sz w:val="24"/>
          <w:szCs w:val="24"/>
        </w:rPr>
      </w:pPr>
      <w:r w:rsidRPr="007D6ADE">
        <w:rPr>
          <w:b/>
          <w:sz w:val="24"/>
          <w:szCs w:val="24"/>
        </w:rPr>
        <w:t>PROFESSIONAL BUSINESS ASSOCIATES HOSTS EMPLOYEE TRIP</w:t>
      </w:r>
    </w:p>
    <w:p w14:paraId="7EF7A33C" w14:textId="5335D5A7" w:rsidR="007D6ADE" w:rsidRDefault="007D6ADE" w:rsidP="007D6ADE">
      <w:pPr>
        <w:jc w:val="center"/>
        <w:rPr>
          <w:b/>
          <w:sz w:val="24"/>
          <w:szCs w:val="24"/>
        </w:rPr>
      </w:pPr>
    </w:p>
    <w:p w14:paraId="5352592F" w14:textId="77777777" w:rsidR="007D6ADE" w:rsidRPr="007D6ADE" w:rsidRDefault="007D6ADE" w:rsidP="007D6ADE">
      <w:pPr>
        <w:jc w:val="center"/>
        <w:rPr>
          <w:b/>
          <w:sz w:val="24"/>
          <w:szCs w:val="24"/>
        </w:rPr>
      </w:pPr>
    </w:p>
    <w:p w14:paraId="35CE9217" w14:textId="77777777" w:rsidR="00754477" w:rsidRPr="007D6ADE" w:rsidRDefault="00754477" w:rsidP="00754477">
      <w:pPr>
        <w:rPr>
          <w:sz w:val="24"/>
          <w:szCs w:val="24"/>
        </w:rPr>
      </w:pPr>
      <w:r w:rsidRPr="007D6ADE">
        <w:rPr>
          <w:sz w:val="24"/>
          <w:szCs w:val="24"/>
        </w:rPr>
        <w:t xml:space="preserve"> </w:t>
      </w:r>
    </w:p>
    <w:p w14:paraId="50C74410" w14:textId="5157EBBC" w:rsidR="00754477" w:rsidRPr="007D6ADE" w:rsidRDefault="00754477" w:rsidP="00AA7FF1">
      <w:pPr>
        <w:spacing w:line="480" w:lineRule="auto"/>
        <w:ind w:firstLine="720"/>
        <w:rPr>
          <w:sz w:val="24"/>
          <w:szCs w:val="24"/>
        </w:rPr>
      </w:pPr>
      <w:r w:rsidRPr="007D6ADE">
        <w:rPr>
          <w:sz w:val="24"/>
          <w:szCs w:val="24"/>
        </w:rPr>
        <w:t xml:space="preserve">The employees of Professional Business Associates will travel </w:t>
      </w:r>
      <w:r w:rsidR="00605B56" w:rsidRPr="007D6ADE">
        <w:rPr>
          <w:sz w:val="24"/>
          <w:szCs w:val="24"/>
        </w:rPr>
        <w:t>abroad</w:t>
      </w:r>
      <w:r w:rsidRPr="007D6ADE">
        <w:rPr>
          <w:sz w:val="24"/>
          <w:szCs w:val="24"/>
        </w:rPr>
        <w:t xml:space="preserve"> in June on an employee trip to Bora Bora.  The group will fly to Los Angeles, California, to leave for their </w:t>
      </w:r>
      <w:r w:rsidR="007C0447" w:rsidRPr="007D6ADE">
        <w:rPr>
          <w:sz w:val="24"/>
          <w:szCs w:val="24"/>
        </w:rPr>
        <w:t xml:space="preserve">12-day </w:t>
      </w:r>
      <w:r w:rsidRPr="007D6ADE">
        <w:rPr>
          <w:sz w:val="24"/>
          <w:szCs w:val="24"/>
        </w:rPr>
        <w:t>trip to Bora Bora on Friday, June</w:t>
      </w:r>
      <w:r w:rsidR="005B3ABF" w:rsidRPr="007D6ADE">
        <w:rPr>
          <w:sz w:val="24"/>
          <w:szCs w:val="24"/>
        </w:rPr>
        <w:t xml:space="preserve"> 12</w:t>
      </w:r>
      <w:r w:rsidRPr="007D6ADE">
        <w:rPr>
          <w:sz w:val="24"/>
          <w:szCs w:val="24"/>
        </w:rPr>
        <w:t xml:space="preserve">.  This trip will be a “working vacation.” </w:t>
      </w:r>
    </w:p>
    <w:p w14:paraId="49E9481A" w14:textId="77777777" w:rsidR="007D6ADE" w:rsidRDefault="00754477" w:rsidP="00AA7FF1">
      <w:pPr>
        <w:spacing w:line="480" w:lineRule="auto"/>
        <w:rPr>
          <w:sz w:val="24"/>
          <w:szCs w:val="24"/>
        </w:rPr>
      </w:pPr>
      <w:r w:rsidRPr="007D6ADE">
        <w:rPr>
          <w:sz w:val="24"/>
          <w:szCs w:val="24"/>
        </w:rPr>
        <w:t xml:space="preserve"> </w:t>
      </w:r>
      <w:r w:rsidR="007D6ADE">
        <w:rPr>
          <w:sz w:val="24"/>
          <w:szCs w:val="24"/>
        </w:rPr>
        <w:tab/>
      </w:r>
      <w:r w:rsidRPr="007D6ADE">
        <w:rPr>
          <w:sz w:val="24"/>
          <w:szCs w:val="24"/>
        </w:rPr>
        <w:t xml:space="preserve">Sal Smith will be presenting information on “Loving the Work You Do.”   Dr. Jennifer Parker and staff will be </w:t>
      </w:r>
      <w:r w:rsidR="00605B56" w:rsidRPr="007D6ADE">
        <w:rPr>
          <w:sz w:val="24"/>
          <w:szCs w:val="24"/>
        </w:rPr>
        <w:t>conducting</w:t>
      </w:r>
      <w:r w:rsidRPr="007D6ADE">
        <w:rPr>
          <w:sz w:val="24"/>
          <w:szCs w:val="24"/>
        </w:rPr>
        <w:t xml:space="preserve"> breakout sessions on “Corporate &amp; Collaboration Training.”  The breakout sessions are entitled</w:t>
      </w:r>
      <w:r w:rsidR="00605B56" w:rsidRPr="007D6ADE">
        <w:rPr>
          <w:sz w:val="24"/>
          <w:szCs w:val="24"/>
        </w:rPr>
        <w:t xml:space="preserve"> as follows</w:t>
      </w:r>
      <w:r w:rsidRPr="007D6ADE">
        <w:rPr>
          <w:sz w:val="24"/>
          <w:szCs w:val="24"/>
        </w:rPr>
        <w:t xml:space="preserve">:  Team Building &amp; Bonding, </w:t>
      </w:r>
      <w:proofErr w:type="spellStart"/>
      <w:r w:rsidRPr="007D6ADE">
        <w:rPr>
          <w:sz w:val="24"/>
          <w:szCs w:val="24"/>
        </w:rPr>
        <w:t>DiSC</w:t>
      </w:r>
      <w:proofErr w:type="spellEnd"/>
      <w:r w:rsidRPr="007D6ADE">
        <w:rPr>
          <w:sz w:val="24"/>
          <w:szCs w:val="24"/>
        </w:rPr>
        <w:t xml:space="preserve"> Personality, Emotional Intelligence, and Cultural Competency. </w:t>
      </w:r>
    </w:p>
    <w:p w14:paraId="6A6560D9" w14:textId="77777777" w:rsidR="007D6ADE" w:rsidRDefault="00754477" w:rsidP="00AA7FF1">
      <w:pPr>
        <w:spacing w:line="480" w:lineRule="auto"/>
        <w:ind w:firstLine="720"/>
        <w:rPr>
          <w:sz w:val="24"/>
          <w:szCs w:val="24"/>
        </w:rPr>
      </w:pPr>
      <w:r w:rsidRPr="007D6ADE">
        <w:rPr>
          <w:sz w:val="24"/>
          <w:szCs w:val="24"/>
        </w:rPr>
        <w:t xml:space="preserve">While vacationing, the staff will also </w:t>
      </w:r>
      <w:r w:rsidR="001D72B0" w:rsidRPr="007D6ADE">
        <w:rPr>
          <w:sz w:val="24"/>
          <w:szCs w:val="24"/>
        </w:rPr>
        <w:t xml:space="preserve">be able to </w:t>
      </w:r>
      <w:r w:rsidRPr="007D6ADE">
        <w:rPr>
          <w:sz w:val="24"/>
          <w:szCs w:val="24"/>
        </w:rPr>
        <w:t xml:space="preserve">enjoy “Stress Management and Compassion” sessions.  These will include Yoga, Aerobics, HIIT </w:t>
      </w:r>
      <w:r w:rsidR="001D72B0" w:rsidRPr="007D6ADE">
        <w:rPr>
          <w:sz w:val="24"/>
          <w:szCs w:val="24"/>
        </w:rPr>
        <w:t>T</w:t>
      </w:r>
      <w:r w:rsidRPr="007D6ADE">
        <w:rPr>
          <w:sz w:val="24"/>
          <w:szCs w:val="24"/>
        </w:rPr>
        <w:t xml:space="preserve">raining, Body Weight Training, and Meditation.  The staff will be able to select the sessions of their choice.  </w:t>
      </w:r>
    </w:p>
    <w:p w14:paraId="5088E26B" w14:textId="77777777" w:rsidR="007D6ADE" w:rsidRDefault="00754477" w:rsidP="00AA7FF1">
      <w:pPr>
        <w:spacing w:line="480" w:lineRule="auto"/>
        <w:ind w:firstLine="720"/>
        <w:rPr>
          <w:sz w:val="24"/>
          <w:szCs w:val="24"/>
        </w:rPr>
      </w:pPr>
      <w:r w:rsidRPr="007D6ADE">
        <w:rPr>
          <w:sz w:val="24"/>
          <w:szCs w:val="24"/>
        </w:rPr>
        <w:t>Staff will also have time to enjoy many vacation activities</w:t>
      </w:r>
      <w:r w:rsidR="00605B56" w:rsidRPr="007D6ADE">
        <w:rPr>
          <w:sz w:val="24"/>
          <w:szCs w:val="24"/>
        </w:rPr>
        <w:t>,</w:t>
      </w:r>
      <w:r w:rsidRPr="007D6ADE">
        <w:rPr>
          <w:sz w:val="24"/>
          <w:szCs w:val="24"/>
        </w:rPr>
        <w:t xml:space="preserve"> such as fishing, relaxing in the sun, boating, swimming, shopping, snorkeling</w:t>
      </w:r>
      <w:r w:rsidR="00605B56" w:rsidRPr="007D6ADE">
        <w:rPr>
          <w:sz w:val="24"/>
          <w:szCs w:val="24"/>
        </w:rPr>
        <w:t>,</w:t>
      </w:r>
      <w:r w:rsidRPr="007D6ADE">
        <w:rPr>
          <w:sz w:val="24"/>
          <w:szCs w:val="24"/>
        </w:rPr>
        <w:t xml:space="preserve"> and many other </w:t>
      </w:r>
      <w:proofErr w:type="gramStart"/>
      <w:r w:rsidRPr="007D6ADE">
        <w:rPr>
          <w:sz w:val="24"/>
          <w:szCs w:val="24"/>
        </w:rPr>
        <w:t>si</w:t>
      </w:r>
      <w:r w:rsidR="00605B56" w:rsidRPr="007D6ADE">
        <w:rPr>
          <w:sz w:val="24"/>
          <w:szCs w:val="24"/>
        </w:rPr>
        <w:t>ght-</w:t>
      </w:r>
      <w:r w:rsidRPr="007D6ADE">
        <w:rPr>
          <w:sz w:val="24"/>
          <w:szCs w:val="24"/>
        </w:rPr>
        <w:t>seeing</w:t>
      </w:r>
      <w:proofErr w:type="gramEnd"/>
      <w:r w:rsidRPr="007D6ADE">
        <w:rPr>
          <w:sz w:val="24"/>
          <w:szCs w:val="24"/>
        </w:rPr>
        <w:t xml:space="preserve"> </w:t>
      </w:r>
      <w:r w:rsidR="005B3ABF" w:rsidRPr="007D6ADE">
        <w:rPr>
          <w:sz w:val="24"/>
          <w:szCs w:val="24"/>
        </w:rPr>
        <w:t>activities</w:t>
      </w:r>
      <w:r w:rsidRPr="007D6ADE">
        <w:rPr>
          <w:sz w:val="24"/>
          <w:szCs w:val="24"/>
        </w:rPr>
        <w:t>.</w:t>
      </w:r>
    </w:p>
    <w:p w14:paraId="222659ED" w14:textId="3882337E" w:rsidR="007B0FF0" w:rsidRDefault="00754477" w:rsidP="00AA7FF1">
      <w:pPr>
        <w:spacing w:line="480" w:lineRule="auto"/>
        <w:ind w:firstLine="720"/>
        <w:rPr>
          <w:sz w:val="24"/>
          <w:szCs w:val="24"/>
        </w:rPr>
      </w:pPr>
      <w:r w:rsidRPr="007D6ADE">
        <w:rPr>
          <w:sz w:val="24"/>
          <w:szCs w:val="24"/>
        </w:rPr>
        <w:t>This exciting trip is to provide a break fro</w:t>
      </w:r>
      <w:r w:rsidR="007B0FF0" w:rsidRPr="007D6ADE">
        <w:rPr>
          <w:sz w:val="24"/>
          <w:szCs w:val="24"/>
        </w:rPr>
        <w:t>m the corporate “daily routine.”</w:t>
      </w:r>
    </w:p>
    <w:p w14:paraId="70F46BC0" w14:textId="0D4F8B48" w:rsidR="007B0FF0" w:rsidRDefault="00AD2443" w:rsidP="00AD2443">
      <w:pPr>
        <w:spacing w:line="480" w:lineRule="auto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997991" wp14:editId="3B37DD76">
                <wp:simplePos x="0" y="0"/>
                <wp:positionH relativeFrom="margin">
                  <wp:posOffset>-22634</wp:posOffset>
                </wp:positionH>
                <wp:positionV relativeFrom="paragraph">
                  <wp:posOffset>1173813</wp:posOffset>
                </wp:positionV>
                <wp:extent cx="2380890" cy="5779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0324F" w14:textId="4F77E086" w:rsidR="00AD2443" w:rsidRPr="00224BF8" w:rsidRDefault="00224BF8" w:rsidP="00AD244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Contestant #</w:t>
                            </w:r>
                          </w:p>
                          <w:p w14:paraId="2DC6CC3A" w14:textId="614B7A92" w:rsidR="00AD2443" w:rsidRPr="00224BF8" w:rsidRDefault="00224BF8" w:rsidP="00AD244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Job</w:t>
                            </w:r>
                            <w:r w:rsidR="00AD2443" w:rsidRPr="00224BF8">
                              <w:rPr>
                                <w:sz w:val="24"/>
                              </w:rPr>
                              <w:t xml:space="preserve"> </w:t>
                            </w:r>
                            <w:r w:rsidR="00060D8E" w:rsidRPr="00224BF8"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97991" id="Text Box 8" o:spid="_x0000_s1030" type="#_x0000_t202" style="position:absolute;left:0;text-align:left;margin-left:-1.8pt;margin-top:92.45pt;width:187.45pt;height:45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" filled="f" stroked="f" strokeweight=".5pt">
                <v:textbox>
                  <w:txbxContent>
                    <w:p w14:paraId="24F0324F" w14:textId="4F77E086" w:rsidR="00AD2443" w:rsidRPr="00224BF8" w:rsidRDefault="00224BF8" w:rsidP="00AD2443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Contestant #</w:t>
                      </w:r>
                    </w:p>
                    <w:p w14:paraId="2DC6CC3A" w14:textId="614B7A92" w:rsidR="00AD2443" w:rsidRPr="00224BF8" w:rsidRDefault="00224BF8" w:rsidP="00AD2443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Job</w:t>
                      </w:r>
                      <w:r w:rsidR="00AD2443" w:rsidRPr="00224BF8">
                        <w:rPr>
                          <w:sz w:val="24"/>
                        </w:rPr>
                        <w:t xml:space="preserve"> </w:t>
                      </w:r>
                      <w:r w:rsidR="00060D8E" w:rsidRPr="00224BF8">
                        <w:rPr>
                          <w:sz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7FF1">
        <w:rPr>
          <w:sz w:val="24"/>
          <w:szCs w:val="24"/>
        </w:rPr>
        <w:t># # #</w:t>
      </w:r>
      <w:r w:rsidR="007B0FF0">
        <w:rPr>
          <w:b/>
          <w:sz w:val="24"/>
        </w:rPr>
        <w:br w:type="page"/>
      </w:r>
    </w:p>
    <w:p w14:paraId="2CDB6ABF" w14:textId="77777777" w:rsidR="00620C7A" w:rsidRPr="00060D8E" w:rsidRDefault="00620C7A" w:rsidP="007B0FF0">
      <w:pPr>
        <w:rPr>
          <w:bCs/>
          <w:sz w:val="12"/>
          <w:szCs w:val="12"/>
        </w:rPr>
      </w:pPr>
    </w:p>
    <w:p w14:paraId="5C4A7A61" w14:textId="0025040C" w:rsidR="00620C7A" w:rsidRPr="002E4244" w:rsidRDefault="009C17C4" w:rsidP="0034113B">
      <w:pPr>
        <w:jc w:val="center"/>
        <w:rPr>
          <w:b/>
          <w:bCs/>
          <w:sz w:val="24"/>
          <w:szCs w:val="24"/>
        </w:rPr>
      </w:pPr>
      <w:r w:rsidRPr="002E4244">
        <w:rPr>
          <w:b/>
          <w:bCs/>
          <w:sz w:val="24"/>
          <w:szCs w:val="24"/>
        </w:rPr>
        <w:t>PROFESSIONAL BUSINESS ASSOCIATES</w:t>
      </w:r>
    </w:p>
    <w:p w14:paraId="1CEBA259" w14:textId="77777777" w:rsidR="00553F85" w:rsidRDefault="00553F85" w:rsidP="0034113B">
      <w:pPr>
        <w:jc w:val="center"/>
        <w:rPr>
          <w:b/>
          <w:bCs/>
          <w:sz w:val="24"/>
          <w:szCs w:val="24"/>
        </w:rPr>
      </w:pPr>
    </w:p>
    <w:p w14:paraId="055391A0" w14:textId="6EEE32B1" w:rsidR="00620C7A" w:rsidRPr="002E4244" w:rsidRDefault="00620C7A" w:rsidP="0034113B">
      <w:pPr>
        <w:jc w:val="center"/>
        <w:rPr>
          <w:b/>
          <w:bCs/>
          <w:sz w:val="24"/>
          <w:szCs w:val="24"/>
        </w:rPr>
      </w:pPr>
      <w:r w:rsidRPr="002E4244">
        <w:rPr>
          <w:b/>
          <w:bCs/>
          <w:sz w:val="24"/>
          <w:szCs w:val="24"/>
        </w:rPr>
        <w:t>Agenda</w:t>
      </w:r>
    </w:p>
    <w:p w14:paraId="74FC24FA" w14:textId="77777777" w:rsidR="00553F85" w:rsidRDefault="00553F85" w:rsidP="0034113B">
      <w:pPr>
        <w:jc w:val="center"/>
        <w:rPr>
          <w:b/>
          <w:bCs/>
          <w:sz w:val="24"/>
          <w:szCs w:val="24"/>
        </w:rPr>
      </w:pPr>
    </w:p>
    <w:p w14:paraId="3A76289F" w14:textId="48A1746C" w:rsidR="00620C7A" w:rsidRPr="002E4244" w:rsidRDefault="007B0FF0" w:rsidP="0034113B">
      <w:pPr>
        <w:jc w:val="center"/>
        <w:rPr>
          <w:b/>
          <w:bCs/>
          <w:sz w:val="24"/>
          <w:szCs w:val="24"/>
        </w:rPr>
      </w:pPr>
      <w:r w:rsidRPr="002E4244">
        <w:rPr>
          <w:b/>
          <w:bCs/>
          <w:sz w:val="24"/>
          <w:szCs w:val="24"/>
        </w:rPr>
        <w:t>Company Trip Review</w:t>
      </w:r>
      <w:r w:rsidR="00620C7A" w:rsidRPr="002E4244">
        <w:rPr>
          <w:b/>
          <w:bCs/>
          <w:sz w:val="24"/>
          <w:szCs w:val="24"/>
        </w:rPr>
        <w:t xml:space="preserve"> Meeting</w:t>
      </w:r>
    </w:p>
    <w:p w14:paraId="670B9251" w14:textId="77777777" w:rsidR="00553F85" w:rsidRDefault="00553F85" w:rsidP="0034113B">
      <w:pPr>
        <w:jc w:val="center"/>
        <w:rPr>
          <w:b/>
          <w:bCs/>
          <w:sz w:val="24"/>
          <w:szCs w:val="24"/>
        </w:rPr>
      </w:pPr>
    </w:p>
    <w:p w14:paraId="5FB91E05" w14:textId="0ED0459F" w:rsidR="00620C7A" w:rsidRPr="002E4244" w:rsidRDefault="007B0FF0" w:rsidP="0034113B">
      <w:pPr>
        <w:jc w:val="center"/>
        <w:rPr>
          <w:b/>
          <w:bCs/>
          <w:sz w:val="24"/>
          <w:szCs w:val="24"/>
        </w:rPr>
      </w:pPr>
      <w:r w:rsidRPr="002E4244">
        <w:rPr>
          <w:b/>
          <w:bCs/>
          <w:sz w:val="24"/>
          <w:szCs w:val="24"/>
        </w:rPr>
        <w:t>Friday, June 28, 202</w:t>
      </w:r>
      <w:r w:rsidR="00620C7A" w:rsidRPr="002E4244">
        <w:rPr>
          <w:b/>
          <w:bCs/>
          <w:sz w:val="24"/>
          <w:szCs w:val="24"/>
        </w:rPr>
        <w:t>0</w:t>
      </w:r>
      <w:r w:rsidR="007D0BAA" w:rsidRPr="002E4244">
        <w:rPr>
          <w:b/>
          <w:bCs/>
          <w:sz w:val="24"/>
          <w:szCs w:val="24"/>
        </w:rPr>
        <w:t>,</w:t>
      </w:r>
      <w:r w:rsidRPr="002E4244">
        <w:rPr>
          <w:b/>
          <w:bCs/>
          <w:sz w:val="24"/>
          <w:szCs w:val="24"/>
        </w:rPr>
        <w:t xml:space="preserve"> </w:t>
      </w:r>
      <w:r w:rsidR="00620C7A" w:rsidRPr="002E4244">
        <w:rPr>
          <w:b/>
          <w:bCs/>
          <w:sz w:val="24"/>
          <w:szCs w:val="24"/>
        </w:rPr>
        <w:t>8 a.m.</w:t>
      </w:r>
    </w:p>
    <w:p w14:paraId="40BC52B3" w14:textId="77777777" w:rsidR="00553F85" w:rsidRDefault="00553F85" w:rsidP="0034113B">
      <w:pPr>
        <w:jc w:val="center"/>
        <w:rPr>
          <w:b/>
          <w:bCs/>
          <w:sz w:val="24"/>
          <w:szCs w:val="24"/>
        </w:rPr>
      </w:pPr>
    </w:p>
    <w:p w14:paraId="0DDF54E5" w14:textId="6B29E17C" w:rsidR="007B0FF0" w:rsidRPr="002E4244" w:rsidRDefault="00620C7A" w:rsidP="0034113B">
      <w:pPr>
        <w:jc w:val="center"/>
        <w:rPr>
          <w:b/>
          <w:bCs/>
          <w:sz w:val="24"/>
          <w:szCs w:val="24"/>
        </w:rPr>
      </w:pPr>
      <w:r w:rsidRPr="002E4244">
        <w:rPr>
          <w:b/>
          <w:bCs/>
          <w:sz w:val="24"/>
          <w:szCs w:val="24"/>
        </w:rPr>
        <w:t>Board Room, Second F</w:t>
      </w:r>
      <w:r w:rsidR="002E4244" w:rsidRPr="002E4244">
        <w:rPr>
          <w:b/>
          <w:bCs/>
          <w:sz w:val="24"/>
          <w:szCs w:val="24"/>
        </w:rPr>
        <w:t>loor</w:t>
      </w:r>
    </w:p>
    <w:p w14:paraId="1461F16F" w14:textId="5AA26DDF" w:rsidR="007B0FF0" w:rsidRDefault="007B0FF0" w:rsidP="007B0FF0">
      <w:pPr>
        <w:rPr>
          <w:bCs/>
          <w:sz w:val="26"/>
          <w:szCs w:val="26"/>
        </w:rPr>
      </w:pPr>
    </w:p>
    <w:p w14:paraId="245DFC0D" w14:textId="7EC935D7" w:rsidR="00553495" w:rsidRDefault="00553495" w:rsidP="007B0FF0">
      <w:pPr>
        <w:rPr>
          <w:bCs/>
          <w:sz w:val="26"/>
          <w:szCs w:val="26"/>
        </w:rPr>
      </w:pPr>
    </w:p>
    <w:p w14:paraId="0823624F" w14:textId="128311C5" w:rsidR="00553495" w:rsidRDefault="00553495" w:rsidP="007B0FF0">
      <w:pPr>
        <w:rPr>
          <w:bCs/>
          <w:sz w:val="26"/>
          <w:szCs w:val="26"/>
        </w:rPr>
      </w:pPr>
    </w:p>
    <w:p w14:paraId="494D7C39" w14:textId="013E8F83" w:rsidR="00553495" w:rsidRDefault="00553495" w:rsidP="0008229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Call to Order—Julie Smith, Human Resources Manager</w:t>
      </w:r>
    </w:p>
    <w:p w14:paraId="56E53A24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3637A548" w14:textId="43921966" w:rsidR="00553495" w:rsidRDefault="00553495" w:rsidP="0008229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Roll Call—</w:t>
      </w:r>
      <w:r w:rsidR="007B0FF0" w:rsidRPr="00553495">
        <w:rPr>
          <w:bCs/>
          <w:sz w:val="26"/>
          <w:szCs w:val="26"/>
        </w:rPr>
        <w:t xml:space="preserve">Edna </w:t>
      </w:r>
      <w:proofErr w:type="spellStart"/>
      <w:r w:rsidR="007B0FF0" w:rsidRPr="00553495">
        <w:rPr>
          <w:bCs/>
          <w:sz w:val="26"/>
          <w:szCs w:val="26"/>
        </w:rPr>
        <w:t>Renick</w:t>
      </w:r>
      <w:proofErr w:type="spellEnd"/>
      <w:r>
        <w:rPr>
          <w:bCs/>
          <w:sz w:val="26"/>
          <w:szCs w:val="26"/>
        </w:rPr>
        <w:t>, S</w:t>
      </w:r>
      <w:r w:rsidR="007B0FF0" w:rsidRPr="00553495">
        <w:rPr>
          <w:bCs/>
          <w:sz w:val="26"/>
          <w:szCs w:val="26"/>
        </w:rPr>
        <w:t xml:space="preserve">ecretary </w:t>
      </w:r>
    </w:p>
    <w:p w14:paraId="58127FDB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69F782D6" w14:textId="7BDFE99F" w:rsidR="00553495" w:rsidRDefault="00553495" w:rsidP="0008229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R</w:t>
      </w:r>
      <w:r w:rsidR="007B0FF0" w:rsidRPr="00553495">
        <w:rPr>
          <w:bCs/>
          <w:sz w:val="26"/>
          <w:szCs w:val="26"/>
        </w:rPr>
        <w:t xml:space="preserve">eading of the </w:t>
      </w:r>
      <w:r>
        <w:rPr>
          <w:bCs/>
          <w:sz w:val="26"/>
          <w:szCs w:val="26"/>
        </w:rPr>
        <w:t>M</w:t>
      </w:r>
      <w:r w:rsidR="007B0FF0" w:rsidRPr="00553495">
        <w:rPr>
          <w:bCs/>
          <w:sz w:val="26"/>
          <w:szCs w:val="26"/>
        </w:rPr>
        <w:t>inutes</w:t>
      </w:r>
      <w:r>
        <w:rPr>
          <w:bCs/>
          <w:sz w:val="26"/>
          <w:szCs w:val="26"/>
        </w:rPr>
        <w:t xml:space="preserve">—Edna </w:t>
      </w:r>
      <w:proofErr w:type="spellStart"/>
      <w:r>
        <w:rPr>
          <w:bCs/>
          <w:sz w:val="26"/>
          <w:szCs w:val="26"/>
        </w:rPr>
        <w:t>Renick</w:t>
      </w:r>
      <w:proofErr w:type="spellEnd"/>
      <w:r>
        <w:rPr>
          <w:bCs/>
          <w:sz w:val="26"/>
          <w:szCs w:val="26"/>
        </w:rPr>
        <w:t>, Secretary</w:t>
      </w:r>
    </w:p>
    <w:p w14:paraId="06CD2CA3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3F501955" w14:textId="56B55D67" w:rsidR="00553495" w:rsidRDefault="00553495" w:rsidP="0008229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Treasurer’s Report—</w:t>
      </w:r>
      <w:r w:rsidR="007B0FF0" w:rsidRPr="00553495">
        <w:rPr>
          <w:bCs/>
          <w:sz w:val="26"/>
          <w:szCs w:val="26"/>
        </w:rPr>
        <w:t xml:space="preserve">Harvey Rosen </w:t>
      </w:r>
    </w:p>
    <w:p w14:paraId="680EA395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5F87C53D" w14:textId="45264415" w:rsidR="00553495" w:rsidRDefault="00553495" w:rsidP="0008229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C</w:t>
      </w:r>
      <w:r w:rsidR="007B0FF0" w:rsidRPr="00553495">
        <w:rPr>
          <w:bCs/>
          <w:sz w:val="26"/>
          <w:szCs w:val="26"/>
        </w:rPr>
        <w:t xml:space="preserve">ommittee </w:t>
      </w:r>
      <w:r>
        <w:rPr>
          <w:bCs/>
          <w:sz w:val="26"/>
          <w:szCs w:val="26"/>
        </w:rPr>
        <w:t>R</w:t>
      </w:r>
      <w:r w:rsidR="007B0FF0" w:rsidRPr="00553495">
        <w:rPr>
          <w:bCs/>
          <w:sz w:val="26"/>
          <w:szCs w:val="26"/>
        </w:rPr>
        <w:t xml:space="preserve">eports </w:t>
      </w:r>
    </w:p>
    <w:p w14:paraId="7AB734F2" w14:textId="77E5975E" w:rsidR="00553495" w:rsidRDefault="00553495" w:rsidP="00082295">
      <w:pPr>
        <w:ind w:left="720"/>
        <w:rPr>
          <w:bCs/>
          <w:sz w:val="26"/>
          <w:szCs w:val="26"/>
        </w:rPr>
      </w:pPr>
      <w:r>
        <w:rPr>
          <w:bCs/>
          <w:sz w:val="26"/>
          <w:szCs w:val="26"/>
        </w:rPr>
        <w:t>Trip</w:t>
      </w:r>
      <w:r>
        <w:rPr>
          <w:bCs/>
          <w:sz w:val="26"/>
          <w:szCs w:val="26"/>
        </w:rPr>
        <w:softHyphen/>
        <w:t>—</w:t>
      </w:r>
      <w:r w:rsidR="007B0FF0" w:rsidRPr="00553495">
        <w:rPr>
          <w:bCs/>
          <w:sz w:val="26"/>
          <w:szCs w:val="26"/>
        </w:rPr>
        <w:t>Julie Smit</w:t>
      </w:r>
      <w:r>
        <w:rPr>
          <w:bCs/>
          <w:sz w:val="26"/>
          <w:szCs w:val="26"/>
        </w:rPr>
        <w:t>h</w:t>
      </w:r>
    </w:p>
    <w:p w14:paraId="5663431E" w14:textId="7D7B2364" w:rsidR="00553495" w:rsidRDefault="00553495" w:rsidP="00082295">
      <w:pPr>
        <w:ind w:left="720"/>
        <w:rPr>
          <w:bCs/>
          <w:sz w:val="26"/>
          <w:szCs w:val="26"/>
        </w:rPr>
      </w:pPr>
      <w:r>
        <w:rPr>
          <w:bCs/>
          <w:sz w:val="26"/>
          <w:szCs w:val="26"/>
        </w:rPr>
        <w:t>Social—</w:t>
      </w:r>
      <w:r w:rsidR="00D82F2F" w:rsidRPr="00553495">
        <w:rPr>
          <w:bCs/>
          <w:sz w:val="26"/>
          <w:szCs w:val="26"/>
        </w:rPr>
        <w:t>Madison Anderson</w:t>
      </w:r>
    </w:p>
    <w:p w14:paraId="0C77DDB5" w14:textId="39042975" w:rsidR="007B0FF0" w:rsidRDefault="00553495" w:rsidP="00082295">
      <w:pPr>
        <w:ind w:left="720"/>
        <w:rPr>
          <w:bCs/>
          <w:sz w:val="26"/>
          <w:szCs w:val="26"/>
        </w:rPr>
      </w:pPr>
      <w:r>
        <w:rPr>
          <w:bCs/>
          <w:sz w:val="26"/>
          <w:szCs w:val="26"/>
        </w:rPr>
        <w:t>Fundraising—</w:t>
      </w:r>
      <w:r w:rsidR="00D82F2F" w:rsidRPr="00553495">
        <w:rPr>
          <w:bCs/>
          <w:sz w:val="26"/>
          <w:szCs w:val="26"/>
        </w:rPr>
        <w:t>Chase Anderson</w:t>
      </w:r>
    </w:p>
    <w:p w14:paraId="68C370CA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6FB7361B" w14:textId="2F79A533" w:rsidR="000B73FE" w:rsidRDefault="000B73FE" w:rsidP="000B73FE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Unfinished Business</w:t>
      </w:r>
    </w:p>
    <w:p w14:paraId="03E08C83" w14:textId="77777777" w:rsidR="000B73FE" w:rsidRDefault="007D0BAA" w:rsidP="000B73FE">
      <w:pPr>
        <w:ind w:firstLine="720"/>
        <w:rPr>
          <w:bCs/>
          <w:sz w:val="26"/>
          <w:szCs w:val="26"/>
        </w:rPr>
      </w:pPr>
      <w:r w:rsidRPr="00B84E0E">
        <w:rPr>
          <w:bCs/>
          <w:sz w:val="26"/>
          <w:szCs w:val="26"/>
        </w:rPr>
        <w:t>Team Building Suggestions</w:t>
      </w:r>
      <w:r w:rsidR="000B73FE">
        <w:rPr>
          <w:bCs/>
          <w:sz w:val="26"/>
          <w:szCs w:val="26"/>
        </w:rPr>
        <w:t>—Regina Patterson</w:t>
      </w:r>
      <w:r w:rsidRPr="00B84E0E">
        <w:rPr>
          <w:bCs/>
          <w:sz w:val="26"/>
          <w:szCs w:val="26"/>
        </w:rPr>
        <w:t xml:space="preserve"> </w:t>
      </w:r>
    </w:p>
    <w:p w14:paraId="4C863465" w14:textId="2BB69530" w:rsidR="007D0BAA" w:rsidRPr="00B84E0E" w:rsidRDefault="000B73FE" w:rsidP="000B73FE">
      <w:pPr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Ot</w:t>
      </w:r>
      <w:r w:rsidR="007D0BAA" w:rsidRPr="00B84E0E">
        <w:rPr>
          <w:bCs/>
          <w:sz w:val="26"/>
          <w:szCs w:val="26"/>
        </w:rPr>
        <w:t xml:space="preserve">her </w:t>
      </w:r>
      <w:r>
        <w:rPr>
          <w:bCs/>
          <w:sz w:val="26"/>
          <w:szCs w:val="26"/>
        </w:rPr>
        <w:t>Reports</w:t>
      </w:r>
    </w:p>
    <w:p w14:paraId="7DB5C475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67881B20" w14:textId="2AE3BC26" w:rsidR="00553F85" w:rsidRDefault="00553F85" w:rsidP="00553F8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New Business</w:t>
      </w:r>
    </w:p>
    <w:p w14:paraId="6B8582A0" w14:textId="3E6A1336" w:rsidR="00553F85" w:rsidRDefault="00553F85" w:rsidP="00553F85">
      <w:pPr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Signage</w:t>
      </w:r>
    </w:p>
    <w:p w14:paraId="7BF11275" w14:textId="1624DC42" w:rsidR="00553F85" w:rsidRDefault="00553F85" w:rsidP="00553F85">
      <w:pPr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Annual Meeting</w:t>
      </w:r>
    </w:p>
    <w:p w14:paraId="2D3FA5F5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3AFC3750" w14:textId="107051BB" w:rsidR="00553F85" w:rsidRDefault="00553F85" w:rsidP="00553F8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Date of Next Meeting</w:t>
      </w:r>
      <w:r w:rsidR="00C43480">
        <w:rPr>
          <w:bCs/>
          <w:sz w:val="26"/>
          <w:szCs w:val="26"/>
        </w:rPr>
        <w:t>—July 20, 2020</w:t>
      </w:r>
    </w:p>
    <w:p w14:paraId="32283C5B" w14:textId="77777777" w:rsidR="00553F85" w:rsidRPr="00553F85" w:rsidRDefault="00553F85" w:rsidP="00553F85">
      <w:pPr>
        <w:rPr>
          <w:bCs/>
          <w:sz w:val="26"/>
          <w:szCs w:val="26"/>
        </w:rPr>
      </w:pPr>
    </w:p>
    <w:p w14:paraId="6ACAA9AF" w14:textId="24D36A99" w:rsidR="00553F85" w:rsidRDefault="00553F85" w:rsidP="00553F85">
      <w:pPr>
        <w:pStyle w:val="ListParagraph"/>
        <w:numPr>
          <w:ilvl w:val="0"/>
          <w:numId w:val="20"/>
        </w:numPr>
        <w:ind w:left="360"/>
        <w:rPr>
          <w:bCs/>
          <w:sz w:val="26"/>
          <w:szCs w:val="26"/>
        </w:rPr>
      </w:pPr>
      <w:r>
        <w:rPr>
          <w:bCs/>
          <w:sz w:val="26"/>
          <w:szCs w:val="26"/>
        </w:rPr>
        <w:t>Adjournment</w:t>
      </w:r>
    </w:p>
    <w:p w14:paraId="00F59A72" w14:textId="397D6616" w:rsidR="007B0FF0" w:rsidRPr="00B84E0E" w:rsidRDefault="00512C24" w:rsidP="00754477">
      <w:pPr>
        <w:rPr>
          <w:rFonts w:ascii="Maiandra GD" w:hAnsi="Maiandra GD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4FBD6F" wp14:editId="3F5B48B1">
                <wp:simplePos x="0" y="0"/>
                <wp:positionH relativeFrom="margin">
                  <wp:posOffset>0</wp:posOffset>
                </wp:positionH>
                <wp:positionV relativeFrom="paragraph">
                  <wp:posOffset>1639193</wp:posOffset>
                </wp:positionV>
                <wp:extent cx="2380890" cy="57797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1F661" w14:textId="22505EBA" w:rsidR="00060D8E" w:rsidRPr="00224BF8" w:rsidRDefault="00224BF8" w:rsidP="00060D8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Contestant #</w:t>
                            </w:r>
                          </w:p>
                          <w:p w14:paraId="6915DD53" w14:textId="694E59CF" w:rsidR="00060D8E" w:rsidRPr="00224BF8" w:rsidRDefault="00224BF8" w:rsidP="00060D8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Job</w:t>
                            </w:r>
                            <w:r w:rsidR="00060D8E" w:rsidRPr="00224BF8">
                              <w:rPr>
                                <w:sz w:val="24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BD6F" id="Text Box 11" o:spid="_x0000_s1031" type="#_x0000_t202" style="position:absolute;margin-left:0;margin-top:129.05pt;width:187.45pt;height:45.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" filled="f" stroked="f" strokeweight=".5pt">
                <v:textbox>
                  <w:txbxContent>
                    <w:p w14:paraId="61C1F661" w14:textId="22505EBA" w:rsidR="00060D8E" w:rsidRPr="00224BF8" w:rsidRDefault="00224BF8" w:rsidP="00060D8E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Contestant #</w:t>
                      </w:r>
                    </w:p>
                    <w:p w14:paraId="6915DD53" w14:textId="694E59CF" w:rsidR="00060D8E" w:rsidRPr="00224BF8" w:rsidRDefault="00224BF8" w:rsidP="00060D8E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Job</w:t>
                      </w:r>
                      <w:r w:rsidR="00060D8E" w:rsidRPr="00224BF8">
                        <w:rPr>
                          <w:sz w:val="24"/>
                        </w:rPr>
                        <w:t xml:space="preserve">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0D8E"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645F3073" wp14:editId="76A24CF0">
            <wp:simplePos x="0" y="0"/>
            <wp:positionH relativeFrom="column">
              <wp:posOffset>3873260</wp:posOffset>
            </wp:positionH>
            <wp:positionV relativeFrom="paragraph">
              <wp:posOffset>638354</wp:posOffset>
            </wp:positionV>
            <wp:extent cx="2068038" cy="1144525"/>
            <wp:effectExtent l="0" t="0" r="889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ndar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038" cy="11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0FF0" w:rsidRPr="00B84E0E" w:rsidSect="006234B4">
      <w:headerReference w:type="default" r:id="rId11"/>
      <w:headerReference w:type="first" r:id="rId12"/>
      <w:pgSz w:w="12240" w:h="15840"/>
      <w:pgMar w:top="1166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33E35" w14:textId="77777777" w:rsidR="00A370C9" w:rsidRDefault="00A370C9" w:rsidP="00F1245D">
      <w:r>
        <w:separator/>
      </w:r>
    </w:p>
  </w:endnote>
  <w:endnote w:type="continuationSeparator" w:id="0">
    <w:p w14:paraId="0148D65C" w14:textId="77777777" w:rsidR="00A370C9" w:rsidRDefault="00A370C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CBB9FD" w14:textId="77777777" w:rsidR="00A370C9" w:rsidRDefault="00A370C9" w:rsidP="00F1245D">
      <w:r>
        <w:separator/>
      </w:r>
    </w:p>
  </w:footnote>
  <w:footnote w:type="continuationSeparator" w:id="0">
    <w:p w14:paraId="0EB13F76" w14:textId="77777777" w:rsidR="00A370C9" w:rsidRDefault="00A370C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413C9816" w:rsidR="0052737E" w:rsidRPr="00AB4841" w:rsidRDefault="006234B4" w:rsidP="00F1245D">
    <w:pPr>
      <w:pStyle w:val="Header"/>
      <w:rPr>
        <w:b/>
        <w:bCs/>
      </w:rPr>
    </w:pPr>
    <w:r>
      <w:rPr>
        <w:b/>
        <w:noProof/>
      </w:rPr>
      <w:t>INTERMEDIATE WORD PROCESSING</w:t>
    </w:r>
    <w:r w:rsidR="0052737E" w:rsidRPr="00AB4841">
      <w:rPr>
        <w:b/>
        <w:bCs/>
      </w:rPr>
      <w:t xml:space="preserve"> - </w:t>
    </w:r>
    <w:r w:rsidR="0052737E">
      <w:rPr>
        <w:b/>
        <w:bCs/>
      </w:rPr>
      <w:t>NATIONAL</w:t>
    </w:r>
    <w:r w:rsidR="0052737E" w:rsidRPr="00AB4841">
      <w:rPr>
        <w:b/>
        <w:bCs/>
      </w:rPr>
      <w:t xml:space="preserve"> 20</w:t>
    </w:r>
    <w:r w:rsidR="0052737E">
      <w:rPr>
        <w:b/>
        <w:bCs/>
      </w:rPr>
      <w:t>20</w:t>
    </w:r>
    <w:r w:rsidR="0052737E" w:rsidRPr="00AB4841">
      <w:rPr>
        <w:b/>
        <w:bCs/>
      </w:rPr>
      <w:tab/>
    </w:r>
  </w:p>
  <w:p w14:paraId="14A721BD" w14:textId="77777777" w:rsidR="002B2171" w:rsidRDefault="002B2171" w:rsidP="009507EC">
    <w:pPr>
      <w:rPr>
        <w:b/>
        <w:bCs/>
      </w:rPr>
    </w:pPr>
    <w:r>
      <w:rPr>
        <w:b/>
        <w:bCs/>
      </w:rPr>
      <w:t>ANSWER KEY</w:t>
    </w:r>
  </w:p>
  <w:p w14:paraId="2829B046" w14:textId="799D9DF1" w:rsidR="0052737E" w:rsidRPr="001962B9" w:rsidRDefault="0052737E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0A0912">
      <w:rPr>
        <w:b/>
        <w:bCs/>
        <w:noProof/>
      </w:rPr>
      <w:t>5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0A0912">
      <w:rPr>
        <w:b/>
        <w:noProof/>
      </w:rPr>
      <w:t>5</w:t>
    </w:r>
    <w:r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281B" w14:textId="77777777" w:rsidR="0052737E" w:rsidRDefault="0052737E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53581"/>
    <w:multiLevelType w:val="hybridMultilevel"/>
    <w:tmpl w:val="C360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0B5AF3"/>
    <w:multiLevelType w:val="hybridMultilevel"/>
    <w:tmpl w:val="94F85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B2336"/>
    <w:multiLevelType w:val="hybridMultilevel"/>
    <w:tmpl w:val="345C2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AF30AB"/>
    <w:multiLevelType w:val="hybridMultilevel"/>
    <w:tmpl w:val="7FB47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9"/>
  </w:num>
  <w:num w:numId="2">
    <w:abstractNumId w:val="10"/>
  </w:num>
  <w:num w:numId="3">
    <w:abstractNumId w:val="9"/>
  </w:num>
  <w:num w:numId="4">
    <w:abstractNumId w:val="14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15"/>
  </w:num>
  <w:num w:numId="11">
    <w:abstractNumId w:val="16"/>
  </w:num>
  <w:num w:numId="12">
    <w:abstractNumId w:val="4"/>
  </w:num>
  <w:num w:numId="13">
    <w:abstractNumId w:val="18"/>
  </w:num>
  <w:num w:numId="14">
    <w:abstractNumId w:val="13"/>
  </w:num>
  <w:num w:numId="15">
    <w:abstractNumId w:val="11"/>
  </w:num>
  <w:num w:numId="16">
    <w:abstractNumId w:val="12"/>
  </w:num>
  <w:num w:numId="17">
    <w:abstractNumId w:val="0"/>
  </w:num>
  <w:num w:numId="18">
    <w:abstractNumId w:val="7"/>
  </w:num>
  <w:num w:numId="19">
    <w:abstractNumId w:val="17"/>
  </w:num>
  <w:num w:numId="2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cNew, Amber">
    <w15:presenceInfo w15:providerId="None" w15:userId="McNew, Amb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6C9A"/>
    <w:rsid w:val="000276D1"/>
    <w:rsid w:val="0004087C"/>
    <w:rsid w:val="000421B8"/>
    <w:rsid w:val="0005099D"/>
    <w:rsid w:val="00060323"/>
    <w:rsid w:val="00060D8E"/>
    <w:rsid w:val="00080683"/>
    <w:rsid w:val="00082295"/>
    <w:rsid w:val="00091841"/>
    <w:rsid w:val="0009681C"/>
    <w:rsid w:val="00096C05"/>
    <w:rsid w:val="000A0912"/>
    <w:rsid w:val="000A34A1"/>
    <w:rsid w:val="000A7E72"/>
    <w:rsid w:val="000B73FE"/>
    <w:rsid w:val="000D56FC"/>
    <w:rsid w:val="000E1BD5"/>
    <w:rsid w:val="00100E4A"/>
    <w:rsid w:val="00103DB8"/>
    <w:rsid w:val="0010665F"/>
    <w:rsid w:val="0011738B"/>
    <w:rsid w:val="001233AE"/>
    <w:rsid w:val="00124B64"/>
    <w:rsid w:val="00135207"/>
    <w:rsid w:val="00143A1C"/>
    <w:rsid w:val="00146D32"/>
    <w:rsid w:val="00155172"/>
    <w:rsid w:val="001614F6"/>
    <w:rsid w:val="0018488C"/>
    <w:rsid w:val="00185C25"/>
    <w:rsid w:val="00195022"/>
    <w:rsid w:val="001962B9"/>
    <w:rsid w:val="001A6172"/>
    <w:rsid w:val="001B2991"/>
    <w:rsid w:val="001B3D7F"/>
    <w:rsid w:val="001B5FD2"/>
    <w:rsid w:val="001C4797"/>
    <w:rsid w:val="001C7312"/>
    <w:rsid w:val="001C78AB"/>
    <w:rsid w:val="001D1D76"/>
    <w:rsid w:val="001D72B0"/>
    <w:rsid w:val="001E1578"/>
    <w:rsid w:val="001E746C"/>
    <w:rsid w:val="001E7B05"/>
    <w:rsid w:val="00203734"/>
    <w:rsid w:val="0022351C"/>
    <w:rsid w:val="00224BF8"/>
    <w:rsid w:val="00226839"/>
    <w:rsid w:val="00244804"/>
    <w:rsid w:val="00246A9F"/>
    <w:rsid w:val="00250331"/>
    <w:rsid w:val="00250BEE"/>
    <w:rsid w:val="00251877"/>
    <w:rsid w:val="00255AD1"/>
    <w:rsid w:val="00263A8D"/>
    <w:rsid w:val="002658BD"/>
    <w:rsid w:val="00270C01"/>
    <w:rsid w:val="00271D98"/>
    <w:rsid w:val="00284D39"/>
    <w:rsid w:val="002A0D6A"/>
    <w:rsid w:val="002A6DE1"/>
    <w:rsid w:val="002B0596"/>
    <w:rsid w:val="002B2171"/>
    <w:rsid w:val="002C0006"/>
    <w:rsid w:val="002C4BF3"/>
    <w:rsid w:val="002C6CEC"/>
    <w:rsid w:val="002E4244"/>
    <w:rsid w:val="002F46CB"/>
    <w:rsid w:val="003003AB"/>
    <w:rsid w:val="003012E1"/>
    <w:rsid w:val="00301619"/>
    <w:rsid w:val="00322433"/>
    <w:rsid w:val="00330557"/>
    <w:rsid w:val="0034113B"/>
    <w:rsid w:val="003515A8"/>
    <w:rsid w:val="00352A11"/>
    <w:rsid w:val="0035537B"/>
    <w:rsid w:val="00367B08"/>
    <w:rsid w:val="00376011"/>
    <w:rsid w:val="00376B09"/>
    <w:rsid w:val="003834D4"/>
    <w:rsid w:val="003A6450"/>
    <w:rsid w:val="003A76A3"/>
    <w:rsid w:val="003B26F2"/>
    <w:rsid w:val="003C62B5"/>
    <w:rsid w:val="00411351"/>
    <w:rsid w:val="00415510"/>
    <w:rsid w:val="00420CB8"/>
    <w:rsid w:val="00431F3D"/>
    <w:rsid w:val="0043409A"/>
    <w:rsid w:val="004341A5"/>
    <w:rsid w:val="0043673D"/>
    <w:rsid w:val="00436929"/>
    <w:rsid w:val="00450503"/>
    <w:rsid w:val="00451020"/>
    <w:rsid w:val="004510FE"/>
    <w:rsid w:val="00453986"/>
    <w:rsid w:val="00453F25"/>
    <w:rsid w:val="00477AC3"/>
    <w:rsid w:val="00481371"/>
    <w:rsid w:val="00494DD1"/>
    <w:rsid w:val="00495A40"/>
    <w:rsid w:val="00495E3D"/>
    <w:rsid w:val="004B0E9D"/>
    <w:rsid w:val="004B1D44"/>
    <w:rsid w:val="004C65BC"/>
    <w:rsid w:val="004C6A24"/>
    <w:rsid w:val="004D22C7"/>
    <w:rsid w:val="004E5846"/>
    <w:rsid w:val="004E5FA3"/>
    <w:rsid w:val="0051264C"/>
    <w:rsid w:val="00512C24"/>
    <w:rsid w:val="00515CE6"/>
    <w:rsid w:val="00520B21"/>
    <w:rsid w:val="0052244F"/>
    <w:rsid w:val="0052737E"/>
    <w:rsid w:val="005315A1"/>
    <w:rsid w:val="00536671"/>
    <w:rsid w:val="00536F84"/>
    <w:rsid w:val="00553495"/>
    <w:rsid w:val="00553F85"/>
    <w:rsid w:val="005804D9"/>
    <w:rsid w:val="0058071C"/>
    <w:rsid w:val="005816EA"/>
    <w:rsid w:val="00582255"/>
    <w:rsid w:val="00596E45"/>
    <w:rsid w:val="005A0EA4"/>
    <w:rsid w:val="005A39FB"/>
    <w:rsid w:val="005B368D"/>
    <w:rsid w:val="005B3ABF"/>
    <w:rsid w:val="005D5DD9"/>
    <w:rsid w:val="005E1E5E"/>
    <w:rsid w:val="00605B56"/>
    <w:rsid w:val="00611968"/>
    <w:rsid w:val="0061370F"/>
    <w:rsid w:val="00613D4B"/>
    <w:rsid w:val="00615146"/>
    <w:rsid w:val="00620C7A"/>
    <w:rsid w:val="006234B4"/>
    <w:rsid w:val="00631C68"/>
    <w:rsid w:val="00640208"/>
    <w:rsid w:val="006459CE"/>
    <w:rsid w:val="00656AE0"/>
    <w:rsid w:val="0066323A"/>
    <w:rsid w:val="0067063A"/>
    <w:rsid w:val="00670E74"/>
    <w:rsid w:val="00682B04"/>
    <w:rsid w:val="00683334"/>
    <w:rsid w:val="006838D7"/>
    <w:rsid w:val="0068463D"/>
    <w:rsid w:val="00697645"/>
    <w:rsid w:val="006B046F"/>
    <w:rsid w:val="006B3C67"/>
    <w:rsid w:val="006C34A4"/>
    <w:rsid w:val="006D53F5"/>
    <w:rsid w:val="006D6443"/>
    <w:rsid w:val="006E3FA0"/>
    <w:rsid w:val="00703BB5"/>
    <w:rsid w:val="0072015B"/>
    <w:rsid w:val="00724536"/>
    <w:rsid w:val="00725674"/>
    <w:rsid w:val="00732885"/>
    <w:rsid w:val="007405F1"/>
    <w:rsid w:val="007541F5"/>
    <w:rsid w:val="00754477"/>
    <w:rsid w:val="007557D5"/>
    <w:rsid w:val="0076620B"/>
    <w:rsid w:val="007710DB"/>
    <w:rsid w:val="00772077"/>
    <w:rsid w:val="00773C66"/>
    <w:rsid w:val="0077466C"/>
    <w:rsid w:val="00787588"/>
    <w:rsid w:val="007A17C4"/>
    <w:rsid w:val="007B0FF0"/>
    <w:rsid w:val="007C0447"/>
    <w:rsid w:val="007D0BAA"/>
    <w:rsid w:val="007D6ADE"/>
    <w:rsid w:val="007E0E23"/>
    <w:rsid w:val="007F6114"/>
    <w:rsid w:val="0080068A"/>
    <w:rsid w:val="0080645B"/>
    <w:rsid w:val="00811A93"/>
    <w:rsid w:val="0081454A"/>
    <w:rsid w:val="0084010A"/>
    <w:rsid w:val="008404A3"/>
    <w:rsid w:val="0085188B"/>
    <w:rsid w:val="008662B2"/>
    <w:rsid w:val="00877D2D"/>
    <w:rsid w:val="008A1FCB"/>
    <w:rsid w:val="008A568A"/>
    <w:rsid w:val="008B0122"/>
    <w:rsid w:val="008B0BC3"/>
    <w:rsid w:val="008C013C"/>
    <w:rsid w:val="008C3EFC"/>
    <w:rsid w:val="008C7E00"/>
    <w:rsid w:val="008D4E1C"/>
    <w:rsid w:val="008F0383"/>
    <w:rsid w:val="008F07A0"/>
    <w:rsid w:val="008F2FC7"/>
    <w:rsid w:val="00903B27"/>
    <w:rsid w:val="00911900"/>
    <w:rsid w:val="0092206F"/>
    <w:rsid w:val="00940BED"/>
    <w:rsid w:val="009507EC"/>
    <w:rsid w:val="00966451"/>
    <w:rsid w:val="00972167"/>
    <w:rsid w:val="00993D2E"/>
    <w:rsid w:val="009B17FB"/>
    <w:rsid w:val="009B3A4F"/>
    <w:rsid w:val="009C030D"/>
    <w:rsid w:val="009C17C4"/>
    <w:rsid w:val="009D45B7"/>
    <w:rsid w:val="009F3B30"/>
    <w:rsid w:val="009F6AB1"/>
    <w:rsid w:val="00A0059C"/>
    <w:rsid w:val="00A03819"/>
    <w:rsid w:val="00A2222D"/>
    <w:rsid w:val="00A253BE"/>
    <w:rsid w:val="00A31992"/>
    <w:rsid w:val="00A35E3D"/>
    <w:rsid w:val="00A370C9"/>
    <w:rsid w:val="00A47A70"/>
    <w:rsid w:val="00A51EF1"/>
    <w:rsid w:val="00A53C05"/>
    <w:rsid w:val="00A8124E"/>
    <w:rsid w:val="00AA7FF1"/>
    <w:rsid w:val="00AB2DF4"/>
    <w:rsid w:val="00AB4113"/>
    <w:rsid w:val="00AB4841"/>
    <w:rsid w:val="00AD2443"/>
    <w:rsid w:val="00AE5DD4"/>
    <w:rsid w:val="00AF1788"/>
    <w:rsid w:val="00B01E82"/>
    <w:rsid w:val="00B07639"/>
    <w:rsid w:val="00B12A84"/>
    <w:rsid w:val="00B21752"/>
    <w:rsid w:val="00B21B79"/>
    <w:rsid w:val="00B2455E"/>
    <w:rsid w:val="00B24B81"/>
    <w:rsid w:val="00B303C3"/>
    <w:rsid w:val="00B6046D"/>
    <w:rsid w:val="00B84E0E"/>
    <w:rsid w:val="00B96AB4"/>
    <w:rsid w:val="00BC1C25"/>
    <w:rsid w:val="00BE0424"/>
    <w:rsid w:val="00BE79F6"/>
    <w:rsid w:val="00BF612A"/>
    <w:rsid w:val="00C06B40"/>
    <w:rsid w:val="00C074E5"/>
    <w:rsid w:val="00C10884"/>
    <w:rsid w:val="00C12A28"/>
    <w:rsid w:val="00C25F93"/>
    <w:rsid w:val="00C32E00"/>
    <w:rsid w:val="00C43480"/>
    <w:rsid w:val="00C436CF"/>
    <w:rsid w:val="00C5029D"/>
    <w:rsid w:val="00C55CAE"/>
    <w:rsid w:val="00C5746D"/>
    <w:rsid w:val="00C61B47"/>
    <w:rsid w:val="00C82F73"/>
    <w:rsid w:val="00C85D56"/>
    <w:rsid w:val="00C872C2"/>
    <w:rsid w:val="00C92A93"/>
    <w:rsid w:val="00C946CF"/>
    <w:rsid w:val="00C977DF"/>
    <w:rsid w:val="00CA17E0"/>
    <w:rsid w:val="00CA4673"/>
    <w:rsid w:val="00CA6A94"/>
    <w:rsid w:val="00CB12A5"/>
    <w:rsid w:val="00CB282B"/>
    <w:rsid w:val="00CC0E64"/>
    <w:rsid w:val="00CC279C"/>
    <w:rsid w:val="00CC2C7D"/>
    <w:rsid w:val="00CC68B4"/>
    <w:rsid w:val="00CD24DC"/>
    <w:rsid w:val="00CD6C67"/>
    <w:rsid w:val="00D12C48"/>
    <w:rsid w:val="00D17C28"/>
    <w:rsid w:val="00D25AA4"/>
    <w:rsid w:val="00D26648"/>
    <w:rsid w:val="00D269FD"/>
    <w:rsid w:val="00D30854"/>
    <w:rsid w:val="00D371AC"/>
    <w:rsid w:val="00D50AAC"/>
    <w:rsid w:val="00D55A03"/>
    <w:rsid w:val="00D56E9F"/>
    <w:rsid w:val="00D61261"/>
    <w:rsid w:val="00D6350E"/>
    <w:rsid w:val="00D65CE5"/>
    <w:rsid w:val="00D744C8"/>
    <w:rsid w:val="00D74CCC"/>
    <w:rsid w:val="00D75666"/>
    <w:rsid w:val="00D81C07"/>
    <w:rsid w:val="00D82F2F"/>
    <w:rsid w:val="00D86359"/>
    <w:rsid w:val="00D934EC"/>
    <w:rsid w:val="00DB7690"/>
    <w:rsid w:val="00DC01DA"/>
    <w:rsid w:val="00DC3815"/>
    <w:rsid w:val="00DC6170"/>
    <w:rsid w:val="00DE0B2B"/>
    <w:rsid w:val="00DE2D7E"/>
    <w:rsid w:val="00DE5ECB"/>
    <w:rsid w:val="00DF1D50"/>
    <w:rsid w:val="00E13017"/>
    <w:rsid w:val="00E27CC7"/>
    <w:rsid w:val="00E41CA4"/>
    <w:rsid w:val="00E47864"/>
    <w:rsid w:val="00E5567F"/>
    <w:rsid w:val="00E557DD"/>
    <w:rsid w:val="00E65046"/>
    <w:rsid w:val="00E72025"/>
    <w:rsid w:val="00E773C1"/>
    <w:rsid w:val="00E817AF"/>
    <w:rsid w:val="00E87C8C"/>
    <w:rsid w:val="00EA03F2"/>
    <w:rsid w:val="00EA5AD8"/>
    <w:rsid w:val="00EA5D62"/>
    <w:rsid w:val="00EB4DF4"/>
    <w:rsid w:val="00EC7ED2"/>
    <w:rsid w:val="00ED0161"/>
    <w:rsid w:val="00ED1AB6"/>
    <w:rsid w:val="00EE4868"/>
    <w:rsid w:val="00EF543D"/>
    <w:rsid w:val="00F01020"/>
    <w:rsid w:val="00F011CE"/>
    <w:rsid w:val="00F1245D"/>
    <w:rsid w:val="00F2101F"/>
    <w:rsid w:val="00F249C9"/>
    <w:rsid w:val="00F362DD"/>
    <w:rsid w:val="00F3666E"/>
    <w:rsid w:val="00F42C43"/>
    <w:rsid w:val="00F444D7"/>
    <w:rsid w:val="00F52F9B"/>
    <w:rsid w:val="00F5534A"/>
    <w:rsid w:val="00F55ED1"/>
    <w:rsid w:val="00F63300"/>
    <w:rsid w:val="00F635A7"/>
    <w:rsid w:val="00F71962"/>
    <w:rsid w:val="00F74F30"/>
    <w:rsid w:val="00F93AB9"/>
    <w:rsid w:val="00FA1F2C"/>
    <w:rsid w:val="00FC7C51"/>
    <w:rsid w:val="00FE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80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93A2F-8331-47B8-8F50-85E918EA5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Duwa</dc:creator>
  <cp:keywords/>
  <cp:lastModifiedBy>McNew, Amber</cp:lastModifiedBy>
  <cp:revision>3</cp:revision>
  <cp:lastPrinted>2010-01-05T18:21:00Z</cp:lastPrinted>
  <dcterms:created xsi:type="dcterms:W3CDTF">2020-03-04T14:42:00Z</dcterms:created>
  <dcterms:modified xsi:type="dcterms:W3CDTF">2020-03-04T14:43:00Z</dcterms:modified>
</cp:coreProperties>
</file>