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B039B86" w14:textId="75982752" w:rsidR="00F1245D" w:rsidRPr="006A5B51" w:rsidRDefault="003E468F" w:rsidP="00F1245D">
      <w:pPr>
        <w:pStyle w:val="BodyText2"/>
        <w:rPr>
          <w:sz w:val="24"/>
          <w:szCs w:val="24"/>
        </w:rPr>
      </w:pPr>
      <w:bookmarkStart w:id="0" w:name="_GoBack"/>
      <w:bookmarkEnd w:id="0"/>
      <w:r>
        <w:rPr>
          <w:rFonts w:ascii="Times" w:hAnsi="Times"/>
          <w:b w:val="0"/>
          <w:noProof/>
          <w:sz w:val="60"/>
          <w:szCs w:val="60"/>
        </w:rPr>
        <w:drawing>
          <wp:anchor distT="0" distB="0" distL="114300" distR="114300" simplePos="0" relativeHeight="251682816" behindDoc="1" locked="0" layoutInCell="1" allowOverlap="1" wp14:anchorId="5D193E20" wp14:editId="72F080BE">
            <wp:simplePos x="0" y="0"/>
            <wp:positionH relativeFrom="column">
              <wp:posOffset>5257800</wp:posOffset>
            </wp:positionH>
            <wp:positionV relativeFrom="paragraph">
              <wp:posOffset>-609600</wp:posOffset>
            </wp:positionV>
            <wp:extent cx="1438910" cy="1376097"/>
            <wp:effectExtent l="0" t="0" r="889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50px-Sempre_mais_alto[1].png"/>
                    <pic:cNvPicPr/>
                  </pic:nvPicPr>
                  <pic:blipFill>
                    <a:blip r:embed="rId8">
                      <a:extLst>
                        <a:ext uri="{28A0092B-C50C-407E-A947-70E740481C1C}">
                          <a14:useLocalDpi xmlns:a14="http://schemas.microsoft.com/office/drawing/2010/main" val="0"/>
                        </a:ext>
                      </a:extLst>
                    </a:blip>
                    <a:stretch>
                      <a:fillRect/>
                    </a:stretch>
                  </pic:blipFill>
                  <pic:spPr>
                    <a:xfrm>
                      <a:off x="0" y="0"/>
                      <a:ext cx="1438910" cy="1376097"/>
                    </a:xfrm>
                    <a:prstGeom prst="rect">
                      <a:avLst/>
                    </a:prstGeom>
                  </pic:spPr>
                </pic:pic>
              </a:graphicData>
            </a:graphic>
            <wp14:sizeRelH relativeFrom="margin">
              <wp14:pctWidth>0</wp14:pctWidth>
            </wp14:sizeRelH>
            <wp14:sizeRelV relativeFrom="margin">
              <wp14:pctHeight>0</wp14:pctHeight>
            </wp14:sizeRelV>
          </wp:anchor>
        </w:drawing>
      </w:r>
      <w:r w:rsidRPr="000B1B6A">
        <w:rPr>
          <w:noProof/>
        </w:rPr>
        <w:drawing>
          <wp:anchor distT="0" distB="0" distL="114300" distR="114300" simplePos="0" relativeHeight="251680768" behindDoc="1" locked="0" layoutInCell="1" allowOverlap="1" wp14:anchorId="1D3687C7" wp14:editId="25E3CAEE">
            <wp:simplePos x="0" y="0"/>
            <wp:positionH relativeFrom="margin">
              <wp:align>center</wp:align>
            </wp:positionH>
            <wp:positionV relativeFrom="paragraph">
              <wp:posOffset>-247650</wp:posOffset>
            </wp:positionV>
            <wp:extent cx="2839720" cy="854710"/>
            <wp:effectExtent l="0" t="0" r="0" b="254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39720" cy="854710"/>
                    </a:xfrm>
                    <a:prstGeom prst="rect">
                      <a:avLst/>
                    </a:prstGeom>
                  </pic:spPr>
                </pic:pic>
              </a:graphicData>
            </a:graphic>
          </wp:anchor>
        </w:drawing>
      </w:r>
      <w:r w:rsidR="00772077" w:rsidRPr="006A5B51">
        <w:rPr>
          <w:sz w:val="24"/>
          <w:szCs w:val="24"/>
        </w:rPr>
        <w:tab/>
      </w:r>
    </w:p>
    <w:p w14:paraId="518BE89E" w14:textId="0E8C717B" w:rsidR="003E468F" w:rsidRDefault="003E468F" w:rsidP="00DC48A8">
      <w:pPr>
        <w:jc w:val="center"/>
        <w:rPr>
          <w:rFonts w:eastAsiaTheme="minorHAnsi"/>
          <w:b/>
          <w:sz w:val="56"/>
          <w:szCs w:val="56"/>
        </w:rPr>
      </w:pPr>
    </w:p>
    <w:p w14:paraId="180F75CA" w14:textId="77777777" w:rsidR="003E468F" w:rsidRPr="003E468F" w:rsidRDefault="003E468F" w:rsidP="00DC48A8">
      <w:pPr>
        <w:jc w:val="center"/>
        <w:rPr>
          <w:rFonts w:eastAsiaTheme="minorHAnsi"/>
          <w:b/>
          <w:sz w:val="22"/>
          <w:szCs w:val="56"/>
        </w:rPr>
      </w:pPr>
    </w:p>
    <w:p w14:paraId="14724564" w14:textId="7D288F54" w:rsidR="00682B04" w:rsidRPr="003E468F" w:rsidRDefault="0099490A" w:rsidP="00DC48A8">
      <w:pPr>
        <w:jc w:val="center"/>
        <w:rPr>
          <w:rFonts w:eastAsiaTheme="minorHAnsi"/>
          <w:b/>
          <w:sz w:val="72"/>
          <w:szCs w:val="56"/>
        </w:rPr>
      </w:pPr>
      <w:r w:rsidRPr="003E468F">
        <w:rPr>
          <w:rFonts w:eastAsiaTheme="minorHAnsi"/>
          <w:b/>
          <w:sz w:val="72"/>
          <w:szCs w:val="56"/>
        </w:rPr>
        <w:t>ADVANCED OFFICE SYSTEMS &amp; PROCEDURES</w:t>
      </w:r>
    </w:p>
    <w:p w14:paraId="750E79D1" w14:textId="340CFA7C" w:rsidR="00F1245D" w:rsidRPr="003E468F" w:rsidRDefault="00F1245D" w:rsidP="00DC48A8">
      <w:pPr>
        <w:jc w:val="center"/>
        <w:rPr>
          <w:rFonts w:eastAsiaTheme="minorHAnsi"/>
          <w:b/>
          <w:sz w:val="72"/>
          <w:szCs w:val="56"/>
        </w:rPr>
      </w:pPr>
      <w:r w:rsidRPr="003E468F">
        <w:rPr>
          <w:rFonts w:eastAsiaTheme="minorHAnsi"/>
          <w:b/>
          <w:sz w:val="72"/>
          <w:szCs w:val="56"/>
        </w:rPr>
        <w:t>(</w:t>
      </w:r>
      <w:r w:rsidR="0099490A" w:rsidRPr="003E468F">
        <w:rPr>
          <w:rFonts w:eastAsiaTheme="minorHAnsi"/>
          <w:b/>
          <w:sz w:val="72"/>
          <w:szCs w:val="56"/>
        </w:rPr>
        <w:t>225</w:t>
      </w:r>
      <w:r w:rsidRPr="003E468F">
        <w:rPr>
          <w:rFonts w:eastAsiaTheme="minorHAnsi"/>
          <w:b/>
          <w:sz w:val="72"/>
          <w:szCs w:val="56"/>
        </w:rPr>
        <w:t>)</w:t>
      </w:r>
    </w:p>
    <w:p w14:paraId="6B7720D7" w14:textId="77777777" w:rsidR="00F1245D" w:rsidRPr="006A5B51" w:rsidRDefault="00F1245D" w:rsidP="00F1245D">
      <w:pPr>
        <w:pStyle w:val="BodyText2"/>
        <w:rPr>
          <w:b w:val="0"/>
          <w:sz w:val="24"/>
          <w:szCs w:val="24"/>
        </w:rPr>
      </w:pPr>
    </w:p>
    <w:p w14:paraId="5433B9F6" w14:textId="68D74DF9" w:rsidR="00F1245D" w:rsidRPr="003E468F" w:rsidRDefault="00994240" w:rsidP="00F1245D">
      <w:pPr>
        <w:pStyle w:val="BodyText2"/>
        <w:rPr>
          <w:color w:val="C00000"/>
          <w:szCs w:val="72"/>
        </w:rPr>
      </w:pPr>
      <w:del w:id="1" w:author="Hewes Angie" w:date="2020-02-14T08:58:00Z">
        <w:r w:rsidRPr="003E468F" w:rsidDel="00922A36">
          <w:rPr>
            <w:color w:val="C00000"/>
            <w:szCs w:val="72"/>
          </w:rPr>
          <w:delText>NATIONAL</w:delText>
        </w:r>
        <w:r w:rsidR="00682B04" w:rsidRPr="003E468F" w:rsidDel="00922A36">
          <w:rPr>
            <w:color w:val="C00000"/>
            <w:szCs w:val="72"/>
          </w:rPr>
          <w:delText xml:space="preserve"> </w:delText>
        </w:r>
        <w:r w:rsidR="00F1245D" w:rsidRPr="003E468F" w:rsidDel="00922A36">
          <w:rPr>
            <w:color w:val="C00000"/>
            <w:szCs w:val="72"/>
          </w:rPr>
          <w:delText xml:space="preserve"> </w:delText>
        </w:r>
        <w:r w:rsidR="00293782" w:rsidRPr="003E468F" w:rsidDel="00922A36">
          <w:rPr>
            <w:color w:val="C00000"/>
            <w:szCs w:val="72"/>
          </w:rPr>
          <w:delText>20</w:delText>
        </w:r>
        <w:r w:rsidR="007E1816" w:rsidRPr="003E468F" w:rsidDel="00922A36">
          <w:rPr>
            <w:color w:val="C00000"/>
            <w:szCs w:val="72"/>
          </w:rPr>
          <w:delText>20</w:delText>
        </w:r>
      </w:del>
      <w:ins w:id="2" w:author="Hewes Angie" w:date="2020-02-14T08:58:00Z">
        <w:r w:rsidR="00922A36" w:rsidRPr="003E468F">
          <w:rPr>
            <w:color w:val="C00000"/>
            <w:szCs w:val="72"/>
          </w:rPr>
          <w:t>NATIONAL 2020</w:t>
        </w:r>
      </w:ins>
      <w:r w:rsidR="00DC48A8" w:rsidRPr="003E468F">
        <w:rPr>
          <w:color w:val="C00000"/>
          <w:szCs w:val="72"/>
        </w:rPr>
        <w:t xml:space="preserve"> </w:t>
      </w:r>
    </w:p>
    <w:p w14:paraId="489420F4" w14:textId="77777777" w:rsidR="00DE3B04" w:rsidRDefault="00DE3B04" w:rsidP="00DE3B04">
      <w:pPr>
        <w:jc w:val="both"/>
        <w:rPr>
          <w:b/>
          <w:sz w:val="24"/>
          <w:szCs w:val="24"/>
        </w:rPr>
      </w:pPr>
    </w:p>
    <w:p w14:paraId="28704CE5" w14:textId="66F46358" w:rsidR="00DE3B04" w:rsidRPr="006A5B51" w:rsidRDefault="00DE3B04" w:rsidP="00DE3B04">
      <w:pPr>
        <w:tabs>
          <w:tab w:val="left" w:pos="900"/>
        </w:tabs>
        <w:ind w:left="900"/>
        <w:jc w:val="both"/>
        <w:rPr>
          <w:b/>
          <w:sz w:val="24"/>
          <w:szCs w:val="24"/>
        </w:rPr>
      </w:pPr>
      <w:r w:rsidRPr="006A5B51">
        <w:rPr>
          <w:b/>
          <w:sz w:val="24"/>
          <w:szCs w:val="24"/>
        </w:rPr>
        <w:t>Multiple Choice Section:</w:t>
      </w:r>
    </w:p>
    <w:p w14:paraId="7742BFFC" w14:textId="77777777" w:rsidR="00DE3B04" w:rsidRPr="006A5B51" w:rsidRDefault="00DE3B04" w:rsidP="00DE3B04">
      <w:pPr>
        <w:jc w:val="both"/>
        <w:rPr>
          <w:b/>
          <w:sz w:val="24"/>
          <w:szCs w:val="24"/>
        </w:rPr>
      </w:pPr>
    </w:p>
    <w:p w14:paraId="56CC1BBC" w14:textId="77777777" w:rsidR="00DE3B04" w:rsidRPr="006A5B51" w:rsidRDefault="00DE3B04" w:rsidP="00DE3B04">
      <w:pPr>
        <w:tabs>
          <w:tab w:val="left" w:pos="6300"/>
          <w:tab w:val="left" w:leader="underscore" w:pos="8010"/>
        </w:tabs>
        <w:ind w:left="1440" w:right="18"/>
        <w:rPr>
          <w:sz w:val="24"/>
          <w:szCs w:val="24"/>
        </w:rPr>
      </w:pPr>
      <w:r w:rsidRPr="006A5B51">
        <w:rPr>
          <w:sz w:val="24"/>
          <w:szCs w:val="24"/>
        </w:rPr>
        <w:t>Multiple Choice (10 @ 10 pts. each)</w:t>
      </w:r>
      <w:r w:rsidRPr="006A5B51">
        <w:rPr>
          <w:sz w:val="24"/>
          <w:szCs w:val="24"/>
        </w:rPr>
        <w:tab/>
      </w:r>
      <w:r w:rsidRPr="006A5B51">
        <w:rPr>
          <w:sz w:val="24"/>
          <w:szCs w:val="24"/>
        </w:rPr>
        <w:tab/>
        <w:t xml:space="preserve"> (100 points)</w:t>
      </w:r>
    </w:p>
    <w:p w14:paraId="6F50D86E" w14:textId="77777777" w:rsidR="00DE3B04" w:rsidRPr="006A5B51" w:rsidRDefault="00DE3B04" w:rsidP="00DE3B04">
      <w:pPr>
        <w:tabs>
          <w:tab w:val="left" w:pos="5580"/>
          <w:tab w:val="left" w:leader="underscore" w:pos="7380"/>
          <w:tab w:val="left" w:leader="underscore" w:pos="8010"/>
        </w:tabs>
        <w:ind w:left="900" w:right="900"/>
        <w:rPr>
          <w:sz w:val="24"/>
          <w:szCs w:val="24"/>
        </w:rPr>
      </w:pPr>
    </w:p>
    <w:p w14:paraId="0B8BEBB3" w14:textId="77777777" w:rsidR="00DE3B04" w:rsidRPr="006A5B51" w:rsidRDefault="00DE3B04" w:rsidP="00DE3B04">
      <w:pPr>
        <w:tabs>
          <w:tab w:val="left" w:pos="5580"/>
          <w:tab w:val="left" w:leader="underscore" w:pos="7380"/>
          <w:tab w:val="left" w:leader="underscore" w:pos="8010"/>
        </w:tabs>
        <w:ind w:left="900" w:right="900"/>
        <w:rPr>
          <w:b/>
          <w:sz w:val="24"/>
          <w:szCs w:val="24"/>
        </w:rPr>
      </w:pPr>
      <w:r w:rsidRPr="006A5B51">
        <w:rPr>
          <w:b/>
          <w:sz w:val="24"/>
          <w:szCs w:val="24"/>
        </w:rPr>
        <w:t>Production Portion:</w:t>
      </w:r>
    </w:p>
    <w:p w14:paraId="11DDEFB2" w14:textId="77777777" w:rsidR="00DE3B04" w:rsidRPr="006A5B51" w:rsidRDefault="00DE3B04" w:rsidP="00DE3B04">
      <w:pPr>
        <w:tabs>
          <w:tab w:val="left" w:pos="6300"/>
          <w:tab w:val="left" w:leader="underscore" w:pos="8010"/>
        </w:tabs>
        <w:ind w:left="1440" w:right="-72"/>
        <w:rPr>
          <w:sz w:val="24"/>
          <w:szCs w:val="24"/>
        </w:rPr>
      </w:pPr>
    </w:p>
    <w:p w14:paraId="0A4145F3" w14:textId="77777777" w:rsidR="00DE3B04" w:rsidRPr="006A5B51" w:rsidRDefault="00DE3B04" w:rsidP="00DE3B04">
      <w:pPr>
        <w:tabs>
          <w:tab w:val="left" w:pos="6300"/>
          <w:tab w:val="left" w:leader="underscore" w:pos="8010"/>
        </w:tabs>
        <w:spacing w:after="240"/>
        <w:ind w:left="1440" w:right="-72"/>
        <w:rPr>
          <w:sz w:val="24"/>
          <w:szCs w:val="24"/>
        </w:rPr>
      </w:pPr>
      <w:r w:rsidRPr="006A5B51">
        <w:rPr>
          <w:sz w:val="24"/>
          <w:szCs w:val="24"/>
        </w:rPr>
        <w:t>Job 1:  Letter</w:t>
      </w:r>
      <w:r w:rsidRPr="006A5B51">
        <w:rPr>
          <w:sz w:val="24"/>
          <w:szCs w:val="24"/>
        </w:rPr>
        <w:tab/>
      </w:r>
      <w:r w:rsidRPr="006A5B51">
        <w:rPr>
          <w:sz w:val="24"/>
          <w:szCs w:val="24"/>
        </w:rPr>
        <w:tab/>
        <w:t xml:space="preserve"> (100 points)</w:t>
      </w:r>
    </w:p>
    <w:p w14:paraId="05253D4B" w14:textId="77777777" w:rsidR="00DE3B04" w:rsidRPr="006A5B51" w:rsidRDefault="00DE3B04" w:rsidP="00DE3B04">
      <w:pPr>
        <w:tabs>
          <w:tab w:val="left" w:pos="6300"/>
          <w:tab w:val="left" w:leader="underscore" w:pos="8010"/>
        </w:tabs>
        <w:spacing w:after="240"/>
        <w:ind w:left="1440" w:right="-72"/>
        <w:rPr>
          <w:sz w:val="24"/>
          <w:szCs w:val="24"/>
        </w:rPr>
      </w:pPr>
      <w:r w:rsidRPr="006A5B51">
        <w:rPr>
          <w:sz w:val="24"/>
          <w:szCs w:val="24"/>
        </w:rPr>
        <w:t>Job 2:  Marketing Plan</w:t>
      </w:r>
      <w:r w:rsidRPr="006A5B51">
        <w:rPr>
          <w:sz w:val="24"/>
          <w:szCs w:val="24"/>
        </w:rPr>
        <w:tab/>
      </w:r>
      <w:r w:rsidRPr="006A5B51">
        <w:rPr>
          <w:sz w:val="24"/>
          <w:szCs w:val="24"/>
        </w:rPr>
        <w:tab/>
        <w:t xml:space="preserve"> (100 points)</w:t>
      </w:r>
    </w:p>
    <w:p w14:paraId="00AD1AB3" w14:textId="77777777" w:rsidR="00DE3B04" w:rsidRPr="006A5B51" w:rsidRDefault="00DE3B04" w:rsidP="00DE3B04">
      <w:pPr>
        <w:tabs>
          <w:tab w:val="left" w:pos="6300"/>
          <w:tab w:val="left" w:leader="underscore" w:pos="8010"/>
        </w:tabs>
        <w:spacing w:after="240"/>
        <w:ind w:left="1440" w:right="-72"/>
        <w:rPr>
          <w:sz w:val="24"/>
          <w:szCs w:val="24"/>
        </w:rPr>
      </w:pPr>
      <w:r w:rsidRPr="006A5B51">
        <w:rPr>
          <w:sz w:val="24"/>
          <w:szCs w:val="24"/>
        </w:rPr>
        <w:t xml:space="preserve">Job 3:  </w:t>
      </w:r>
      <w:r>
        <w:rPr>
          <w:sz w:val="24"/>
          <w:szCs w:val="24"/>
        </w:rPr>
        <w:t>News Release</w:t>
      </w:r>
      <w:r w:rsidRPr="006A5B51">
        <w:rPr>
          <w:sz w:val="24"/>
          <w:szCs w:val="24"/>
        </w:rPr>
        <w:tab/>
      </w:r>
      <w:r w:rsidRPr="006A5B51">
        <w:rPr>
          <w:sz w:val="24"/>
          <w:szCs w:val="24"/>
        </w:rPr>
        <w:tab/>
        <w:t xml:space="preserve"> (100 points)</w:t>
      </w:r>
    </w:p>
    <w:p w14:paraId="0BE5FE33" w14:textId="62678B6F" w:rsidR="00DE3B04" w:rsidRPr="006A5B51" w:rsidRDefault="00DE3B04" w:rsidP="00DE3B04">
      <w:pPr>
        <w:tabs>
          <w:tab w:val="left" w:pos="6300"/>
          <w:tab w:val="left" w:leader="underscore" w:pos="8010"/>
        </w:tabs>
        <w:spacing w:after="240"/>
        <w:ind w:left="1440" w:right="-72"/>
        <w:rPr>
          <w:sz w:val="24"/>
          <w:szCs w:val="24"/>
        </w:rPr>
      </w:pPr>
      <w:r w:rsidRPr="006A5B51">
        <w:rPr>
          <w:sz w:val="24"/>
          <w:szCs w:val="24"/>
        </w:rPr>
        <w:t xml:space="preserve">Job 4:  </w:t>
      </w:r>
      <w:r w:rsidR="00194DD3">
        <w:rPr>
          <w:sz w:val="24"/>
          <w:szCs w:val="24"/>
        </w:rPr>
        <w:t>Itinerary</w:t>
      </w:r>
      <w:r w:rsidRPr="006A5B51">
        <w:rPr>
          <w:sz w:val="24"/>
          <w:szCs w:val="24"/>
        </w:rPr>
        <w:tab/>
      </w:r>
      <w:r w:rsidRPr="006A5B51">
        <w:rPr>
          <w:sz w:val="24"/>
          <w:szCs w:val="24"/>
        </w:rPr>
        <w:tab/>
        <w:t xml:space="preserve"> (100 points)</w:t>
      </w:r>
    </w:p>
    <w:p w14:paraId="1155B4B6" w14:textId="77777777" w:rsidR="00DE3B04" w:rsidRPr="003E468F" w:rsidRDefault="00DE3B04" w:rsidP="00DE3B04">
      <w:pPr>
        <w:tabs>
          <w:tab w:val="left" w:pos="2160"/>
          <w:tab w:val="left" w:pos="6300"/>
          <w:tab w:val="left" w:leader="underscore" w:pos="8010"/>
        </w:tabs>
        <w:rPr>
          <w:b/>
          <w:i/>
          <w:sz w:val="18"/>
          <w:szCs w:val="24"/>
        </w:rPr>
      </w:pPr>
      <w:r w:rsidRPr="006A5B51">
        <w:rPr>
          <w:b/>
          <w:i/>
          <w:sz w:val="24"/>
          <w:szCs w:val="24"/>
        </w:rPr>
        <w:tab/>
      </w:r>
    </w:p>
    <w:p w14:paraId="2002625A" w14:textId="77777777" w:rsidR="00DE3B04" w:rsidRPr="006A5B51" w:rsidRDefault="00DE3B04" w:rsidP="00DE3B04">
      <w:pPr>
        <w:tabs>
          <w:tab w:val="left" w:pos="2070"/>
          <w:tab w:val="left" w:pos="6300"/>
          <w:tab w:val="left" w:leader="underscore" w:pos="8010"/>
        </w:tabs>
        <w:rPr>
          <w:b/>
          <w:i/>
          <w:sz w:val="24"/>
          <w:szCs w:val="24"/>
        </w:rPr>
      </w:pPr>
      <w:r w:rsidRPr="006A5B51">
        <w:rPr>
          <w:b/>
          <w:i/>
          <w:sz w:val="24"/>
          <w:szCs w:val="24"/>
        </w:rPr>
        <w:tab/>
        <w:t>TOTAL POINTS</w:t>
      </w:r>
      <w:r w:rsidRPr="006A5B51">
        <w:rPr>
          <w:b/>
          <w:i/>
          <w:sz w:val="24"/>
          <w:szCs w:val="24"/>
        </w:rPr>
        <w:tab/>
      </w:r>
      <w:r w:rsidRPr="006A5B51">
        <w:rPr>
          <w:b/>
          <w:i/>
          <w:sz w:val="24"/>
          <w:szCs w:val="24"/>
        </w:rPr>
        <w:tab/>
        <w:t xml:space="preserve"> (500 points)</w:t>
      </w:r>
    </w:p>
    <w:p w14:paraId="2B72887A" w14:textId="77777777" w:rsidR="00F55ED1" w:rsidRPr="006A5B51" w:rsidRDefault="00F55ED1" w:rsidP="00F1245D">
      <w:pPr>
        <w:tabs>
          <w:tab w:val="left" w:pos="1440"/>
          <w:tab w:val="left" w:pos="2880"/>
          <w:tab w:val="left" w:pos="6480"/>
          <w:tab w:val="right" w:pos="8640"/>
        </w:tabs>
        <w:rPr>
          <w:b/>
          <w:iCs/>
          <w:sz w:val="24"/>
          <w:szCs w:val="24"/>
        </w:rPr>
      </w:pPr>
    </w:p>
    <w:p w14:paraId="63EA7554" w14:textId="77777777" w:rsidR="00F55ED1" w:rsidRPr="006A5B51" w:rsidRDefault="001333B5" w:rsidP="00F1245D">
      <w:pPr>
        <w:tabs>
          <w:tab w:val="left" w:pos="1440"/>
          <w:tab w:val="left" w:pos="2880"/>
          <w:tab w:val="left" w:pos="6480"/>
          <w:tab w:val="right" w:pos="8640"/>
        </w:tabs>
        <w:rPr>
          <w:b/>
          <w:iCs/>
          <w:sz w:val="24"/>
          <w:szCs w:val="24"/>
        </w:rPr>
      </w:pPr>
      <w:r w:rsidRPr="006A5B51">
        <w:rPr>
          <w:b/>
          <w:iCs/>
          <w:noProof/>
          <w:sz w:val="24"/>
          <w:szCs w:val="24"/>
        </w:rPr>
        <mc:AlternateContent>
          <mc:Choice Requires="wps">
            <w:drawing>
              <wp:anchor distT="0" distB="0" distL="114300" distR="114300" simplePos="0" relativeHeight="251658240" behindDoc="1" locked="0" layoutInCell="1" allowOverlap="1" wp14:anchorId="3BF54FA7" wp14:editId="4CFD9408">
                <wp:simplePos x="0" y="0"/>
                <wp:positionH relativeFrom="column">
                  <wp:posOffset>-80010</wp:posOffset>
                </wp:positionH>
                <wp:positionV relativeFrom="paragraph">
                  <wp:posOffset>45720</wp:posOffset>
                </wp:positionV>
                <wp:extent cx="6296025" cy="1381125"/>
                <wp:effectExtent l="9525" t="9525" r="9525" b="9525"/>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6025" cy="1381125"/>
                        </a:xfrm>
                        <a:prstGeom prst="rect">
                          <a:avLst/>
                        </a:prstGeom>
                        <a:solidFill>
                          <a:srgbClr val="D8D8D8"/>
                        </a:solidFill>
                        <a:ln w="9525">
                          <a:solidFill>
                            <a:srgbClr val="000000"/>
                          </a:solidFill>
                          <a:miter lim="800000"/>
                          <a:headEnd/>
                          <a:tailEnd/>
                        </a:ln>
                      </wps:spPr>
                      <wps:txbx>
                        <w:txbxContent>
                          <w:p w14:paraId="67BAEAEA" w14:textId="77777777" w:rsidR="001962B9" w:rsidRDefault="001962B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3BF54FA7" id="_x0000_t202" coordsize="21600,21600" o:spt="202" path="m,l,21600r21600,l21600,xe">
                <v:stroke joinstyle="miter"/>
                <v:path gradientshapeok="t" o:connecttype="rect"/>
              </v:shapetype>
              <v:shape id="Text Box 3" o:spid="_x0000_s1026" type="#_x0000_t202" style="position:absolute;margin-left:-6.3pt;margin-top:3.6pt;width:495.75pt;height:108.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" fillcolor="#d8d8d8">
                <v:textbox>
                  <w:txbxContent>
                    <w:p w14:paraId="67BAEAEA" w14:textId="77777777" w:rsidR="001962B9" w:rsidRDefault="001962B9"/>
                  </w:txbxContent>
                </v:textbox>
              </v:shape>
            </w:pict>
          </mc:Fallback>
        </mc:AlternateContent>
      </w:r>
    </w:p>
    <w:p w14:paraId="34A3FC85" w14:textId="77777777" w:rsidR="00F1245D" w:rsidRPr="006A5B51" w:rsidRDefault="00F1245D" w:rsidP="001962B9">
      <w:pPr>
        <w:tabs>
          <w:tab w:val="left" w:pos="-1142"/>
          <w:tab w:val="left" w:pos="-720"/>
          <w:tab w:val="left" w:pos="0"/>
          <w:tab w:val="left" w:pos="720"/>
          <w:tab w:val="left" w:pos="810"/>
          <w:tab w:val="left" w:pos="1440"/>
          <w:tab w:val="left" w:pos="2160"/>
          <w:tab w:val="left" w:pos="2880"/>
          <w:tab w:val="left" w:pos="3600"/>
          <w:tab w:val="left" w:pos="4320"/>
          <w:tab w:val="left" w:pos="5040"/>
          <w:tab w:val="left" w:pos="5760"/>
          <w:tab w:val="left" w:pos="6480"/>
          <w:tab w:val="left" w:pos="7200"/>
          <w:tab w:val="right" w:pos="9000"/>
        </w:tabs>
        <w:ind w:left="360" w:right="90"/>
        <w:rPr>
          <w:b/>
          <w:sz w:val="24"/>
          <w:szCs w:val="24"/>
        </w:rPr>
      </w:pPr>
      <w:r w:rsidRPr="006A5B51">
        <w:rPr>
          <w:b/>
          <w:sz w:val="24"/>
          <w:szCs w:val="24"/>
        </w:rPr>
        <w:t xml:space="preserve">Failure to adhere to any of the following rules will result in disqualification: </w:t>
      </w:r>
    </w:p>
    <w:p w14:paraId="121B4E77" w14:textId="77777777" w:rsidR="00F1245D" w:rsidRPr="006A5B51" w:rsidRDefault="00F1245D" w:rsidP="001962B9">
      <w:pPr>
        <w:numPr>
          <w:ilvl w:val="0"/>
          <w:numId w:val="1"/>
        </w:numPr>
        <w:tabs>
          <w:tab w:val="clear" w:pos="5760"/>
        </w:tabs>
        <w:ind w:left="1260" w:right="90" w:hanging="360"/>
        <w:rPr>
          <w:b/>
          <w:sz w:val="24"/>
          <w:szCs w:val="24"/>
        </w:rPr>
      </w:pPr>
      <w:r w:rsidRPr="006A5B51">
        <w:rPr>
          <w:b/>
          <w:sz w:val="24"/>
          <w:szCs w:val="24"/>
        </w:rPr>
        <w:t>Contestant must hand in this test booklet and all printouts. Failure to do so will result in disqualification.</w:t>
      </w:r>
    </w:p>
    <w:p w14:paraId="3C9DDE08" w14:textId="77777777" w:rsidR="00F1245D" w:rsidRPr="006A5B51" w:rsidRDefault="00F1245D" w:rsidP="001962B9">
      <w:pPr>
        <w:numPr>
          <w:ilvl w:val="0"/>
          <w:numId w:val="1"/>
        </w:numPr>
        <w:tabs>
          <w:tab w:val="clear" w:pos="5760"/>
        </w:tabs>
        <w:ind w:left="1260" w:right="90" w:hanging="360"/>
        <w:rPr>
          <w:b/>
          <w:sz w:val="24"/>
          <w:szCs w:val="24"/>
        </w:rPr>
      </w:pPr>
      <w:r w:rsidRPr="006A5B51">
        <w:rPr>
          <w:b/>
          <w:sz w:val="24"/>
          <w:szCs w:val="24"/>
        </w:rPr>
        <w:t>No equipment, supplies, or materials other than those specified for this event are allowed in the testing area.  No previous BPA tests and/or sample tests or facsimile (handwritten, photocopied, or keyed) are allowed in the testing area.</w:t>
      </w:r>
    </w:p>
    <w:p w14:paraId="0F5BB898" w14:textId="77777777" w:rsidR="00F1245D" w:rsidRPr="006A5B51" w:rsidRDefault="00F1245D" w:rsidP="001962B9">
      <w:pPr>
        <w:numPr>
          <w:ilvl w:val="0"/>
          <w:numId w:val="1"/>
        </w:numPr>
        <w:tabs>
          <w:tab w:val="clear" w:pos="5760"/>
        </w:tabs>
        <w:ind w:left="1260" w:right="90" w:hanging="360"/>
        <w:rPr>
          <w:sz w:val="24"/>
          <w:szCs w:val="24"/>
        </w:rPr>
      </w:pPr>
      <w:r w:rsidRPr="006A5B51">
        <w:rPr>
          <w:b/>
          <w:sz w:val="24"/>
          <w:szCs w:val="24"/>
        </w:rPr>
        <w:t xml:space="preserve">Electronic devices will be monitored according to ACT standards. </w:t>
      </w:r>
    </w:p>
    <w:p w14:paraId="0F4A6126" w14:textId="77777777" w:rsidR="00F1245D" w:rsidRPr="006A5B51" w:rsidRDefault="00F1245D" w:rsidP="00F1245D">
      <w:pPr>
        <w:widowControl w:val="0"/>
        <w:tabs>
          <w:tab w:val="left" w:pos="-360"/>
        </w:tabs>
        <w:ind w:right="90"/>
        <w:jc w:val="center"/>
        <w:rPr>
          <w:sz w:val="24"/>
          <w:szCs w:val="24"/>
        </w:rPr>
      </w:pPr>
      <w:r w:rsidRPr="006A5B51">
        <w:rPr>
          <w:sz w:val="24"/>
          <w:szCs w:val="24"/>
        </w:rPr>
        <w:t>No more than ten (10) minutes orientation</w:t>
      </w:r>
    </w:p>
    <w:p w14:paraId="337DB46A" w14:textId="77777777" w:rsidR="00F1245D" w:rsidRPr="006A5B51" w:rsidRDefault="00F1245D" w:rsidP="00F1245D">
      <w:pPr>
        <w:widowControl w:val="0"/>
        <w:tabs>
          <w:tab w:val="left" w:pos="-360"/>
        </w:tabs>
        <w:ind w:right="90"/>
        <w:jc w:val="center"/>
        <w:rPr>
          <w:sz w:val="24"/>
          <w:szCs w:val="24"/>
        </w:rPr>
      </w:pPr>
      <w:r w:rsidRPr="006A5B51">
        <w:rPr>
          <w:sz w:val="24"/>
          <w:szCs w:val="24"/>
        </w:rPr>
        <w:t xml:space="preserve">No more than </w:t>
      </w:r>
      <w:r w:rsidR="0076620B" w:rsidRPr="006A5B51">
        <w:rPr>
          <w:sz w:val="24"/>
          <w:szCs w:val="24"/>
        </w:rPr>
        <w:t>9</w:t>
      </w:r>
      <w:r w:rsidRPr="006A5B51">
        <w:rPr>
          <w:sz w:val="24"/>
          <w:szCs w:val="24"/>
        </w:rPr>
        <w:t>0 minutes testing time</w:t>
      </w:r>
    </w:p>
    <w:p w14:paraId="787F1687" w14:textId="77777777" w:rsidR="00F1245D" w:rsidRPr="006A5B51" w:rsidRDefault="00F1245D" w:rsidP="00F1245D">
      <w:pPr>
        <w:widowControl w:val="0"/>
        <w:tabs>
          <w:tab w:val="left" w:pos="-360"/>
        </w:tabs>
        <w:ind w:right="90"/>
        <w:jc w:val="center"/>
        <w:rPr>
          <w:sz w:val="24"/>
          <w:szCs w:val="24"/>
        </w:rPr>
      </w:pPr>
      <w:r w:rsidRPr="006A5B51">
        <w:rPr>
          <w:sz w:val="24"/>
          <w:szCs w:val="24"/>
        </w:rPr>
        <w:t>No more than ten (10) minutes wrap-up</w:t>
      </w:r>
    </w:p>
    <w:p w14:paraId="3DE57827" w14:textId="1536F15F" w:rsidR="00F1245D" w:rsidRPr="006A5B51" w:rsidRDefault="00F1245D" w:rsidP="00F1245D">
      <w:pPr>
        <w:pBdr>
          <w:top w:val="single" w:sz="4" w:space="1" w:color="auto"/>
          <w:left w:val="single" w:sz="4" w:space="4" w:color="auto"/>
          <w:bottom w:val="single" w:sz="4" w:space="1" w:color="auto"/>
          <w:right w:val="single" w:sz="4" w:space="4" w:color="auto"/>
        </w:pBdr>
        <w:shd w:val="pct15" w:color="auto" w:fill="auto"/>
        <w:tabs>
          <w:tab w:val="left" w:pos="-1440"/>
        </w:tabs>
        <w:jc w:val="center"/>
        <w:rPr>
          <w:sz w:val="24"/>
          <w:szCs w:val="24"/>
        </w:rPr>
      </w:pPr>
      <w:r w:rsidRPr="006A5B51">
        <w:rPr>
          <w:sz w:val="24"/>
          <w:szCs w:val="24"/>
        </w:rPr>
        <w:t xml:space="preserve">Property of Business Professionals of America.  </w:t>
      </w:r>
    </w:p>
    <w:p w14:paraId="273F3AA6" w14:textId="77777777" w:rsidR="00F1245D" w:rsidRPr="006A5B51" w:rsidRDefault="00F1245D" w:rsidP="00F1245D">
      <w:pPr>
        <w:pBdr>
          <w:top w:val="single" w:sz="4" w:space="1" w:color="auto"/>
          <w:left w:val="single" w:sz="4" w:space="4" w:color="auto"/>
          <w:bottom w:val="single" w:sz="4" w:space="1" w:color="auto"/>
          <w:right w:val="single" w:sz="4" w:space="4" w:color="auto"/>
        </w:pBdr>
        <w:shd w:val="pct15" w:color="auto" w:fill="auto"/>
        <w:tabs>
          <w:tab w:val="left" w:pos="-1440"/>
        </w:tabs>
        <w:jc w:val="center"/>
        <w:rPr>
          <w:sz w:val="24"/>
          <w:szCs w:val="24"/>
        </w:rPr>
      </w:pPr>
      <w:r w:rsidRPr="006A5B51">
        <w:rPr>
          <w:sz w:val="24"/>
          <w:szCs w:val="24"/>
        </w:rPr>
        <w:t xml:space="preserve">May be reproduced only for use in the Business Professionals of America </w:t>
      </w:r>
    </w:p>
    <w:p w14:paraId="3FB9BAE9" w14:textId="77777777" w:rsidR="00F1245D" w:rsidRPr="006A5B51" w:rsidRDefault="00F1245D" w:rsidP="00F1245D">
      <w:pPr>
        <w:pBdr>
          <w:top w:val="single" w:sz="4" w:space="1" w:color="auto"/>
          <w:left w:val="single" w:sz="4" w:space="4" w:color="auto"/>
          <w:bottom w:val="single" w:sz="4" w:space="1" w:color="auto"/>
          <w:right w:val="single" w:sz="4" w:space="4" w:color="auto"/>
        </w:pBdr>
        <w:shd w:val="pct15" w:color="auto" w:fill="auto"/>
        <w:tabs>
          <w:tab w:val="left" w:pos="-1440"/>
        </w:tabs>
        <w:jc w:val="center"/>
        <w:rPr>
          <w:sz w:val="24"/>
          <w:szCs w:val="24"/>
        </w:rPr>
      </w:pPr>
      <w:r w:rsidRPr="006A5B51">
        <w:rPr>
          <w:i/>
          <w:sz w:val="24"/>
          <w:szCs w:val="24"/>
        </w:rPr>
        <w:t>Workplace Skills Assessment Program</w:t>
      </w:r>
      <w:r w:rsidRPr="006A5B51">
        <w:rPr>
          <w:sz w:val="24"/>
          <w:szCs w:val="24"/>
        </w:rPr>
        <w:t xml:space="preserve"> competition.</w:t>
      </w:r>
      <w:r w:rsidRPr="006A5B51">
        <w:rPr>
          <w:sz w:val="24"/>
          <w:szCs w:val="24"/>
        </w:rPr>
        <w:br/>
      </w:r>
    </w:p>
    <w:p w14:paraId="1B4C88AC" w14:textId="3F6D1B4F" w:rsidR="00DC48A8" w:rsidRDefault="00DC48A8">
      <w:pPr>
        <w:rPr>
          <w:b/>
          <w:bCs/>
          <w:sz w:val="24"/>
          <w:szCs w:val="24"/>
        </w:rPr>
      </w:pPr>
    </w:p>
    <w:p w14:paraId="57BD6FA7" w14:textId="77777777" w:rsidR="003E468F" w:rsidRDefault="003E468F">
      <w:pPr>
        <w:rPr>
          <w:b/>
          <w:bCs/>
          <w:sz w:val="24"/>
          <w:szCs w:val="24"/>
        </w:rPr>
      </w:pPr>
    </w:p>
    <w:p w14:paraId="443A11B0" w14:textId="2E5C0585" w:rsidR="00377276" w:rsidRPr="006A5B51" w:rsidRDefault="00377276" w:rsidP="00377276">
      <w:pPr>
        <w:widowControl w:val="0"/>
        <w:autoSpaceDE w:val="0"/>
        <w:autoSpaceDN w:val="0"/>
        <w:adjustRightInd w:val="0"/>
        <w:spacing w:before="29"/>
        <w:ind w:left="3221" w:right="3243"/>
        <w:jc w:val="center"/>
        <w:rPr>
          <w:b/>
          <w:bCs/>
          <w:sz w:val="24"/>
          <w:szCs w:val="24"/>
        </w:rPr>
      </w:pPr>
      <w:r w:rsidRPr="006A5B51">
        <w:rPr>
          <w:b/>
          <w:bCs/>
          <w:sz w:val="24"/>
          <w:szCs w:val="24"/>
        </w:rPr>
        <w:t>G</w:t>
      </w:r>
      <w:r w:rsidRPr="006A5B51">
        <w:rPr>
          <w:b/>
          <w:bCs/>
          <w:spacing w:val="1"/>
          <w:sz w:val="24"/>
          <w:szCs w:val="24"/>
        </w:rPr>
        <w:t>E</w:t>
      </w:r>
      <w:r w:rsidRPr="006A5B51">
        <w:rPr>
          <w:b/>
          <w:bCs/>
          <w:sz w:val="24"/>
          <w:szCs w:val="24"/>
        </w:rPr>
        <w:t>NE</w:t>
      </w:r>
      <w:r w:rsidRPr="006A5B51">
        <w:rPr>
          <w:b/>
          <w:bCs/>
          <w:spacing w:val="2"/>
          <w:sz w:val="24"/>
          <w:szCs w:val="24"/>
        </w:rPr>
        <w:t>R</w:t>
      </w:r>
      <w:r w:rsidRPr="006A5B51">
        <w:rPr>
          <w:b/>
          <w:bCs/>
          <w:spacing w:val="-5"/>
          <w:sz w:val="24"/>
          <w:szCs w:val="24"/>
        </w:rPr>
        <w:t>A</w:t>
      </w:r>
      <w:r w:rsidRPr="006A5B51">
        <w:rPr>
          <w:b/>
          <w:bCs/>
          <w:sz w:val="24"/>
          <w:szCs w:val="24"/>
        </w:rPr>
        <w:t>L IN</w:t>
      </w:r>
      <w:r w:rsidRPr="006A5B51">
        <w:rPr>
          <w:b/>
          <w:bCs/>
          <w:spacing w:val="1"/>
          <w:sz w:val="24"/>
          <w:szCs w:val="24"/>
        </w:rPr>
        <w:t>S</w:t>
      </w:r>
      <w:r w:rsidRPr="006A5B51">
        <w:rPr>
          <w:b/>
          <w:bCs/>
          <w:sz w:val="24"/>
          <w:szCs w:val="24"/>
        </w:rPr>
        <w:t>TR</w:t>
      </w:r>
      <w:r w:rsidRPr="006A5B51">
        <w:rPr>
          <w:b/>
          <w:bCs/>
          <w:spacing w:val="-1"/>
          <w:sz w:val="24"/>
          <w:szCs w:val="24"/>
        </w:rPr>
        <w:t>U</w:t>
      </w:r>
      <w:r w:rsidRPr="006A5B51">
        <w:rPr>
          <w:b/>
          <w:bCs/>
          <w:sz w:val="24"/>
          <w:szCs w:val="24"/>
        </w:rPr>
        <w:t>C</w:t>
      </w:r>
      <w:r w:rsidRPr="006A5B51">
        <w:rPr>
          <w:b/>
          <w:bCs/>
          <w:spacing w:val="1"/>
          <w:sz w:val="24"/>
          <w:szCs w:val="24"/>
        </w:rPr>
        <w:t>T</w:t>
      </w:r>
      <w:r w:rsidRPr="006A5B51">
        <w:rPr>
          <w:b/>
          <w:bCs/>
          <w:sz w:val="24"/>
          <w:szCs w:val="24"/>
        </w:rPr>
        <w:t>I</w:t>
      </w:r>
      <w:r w:rsidRPr="006A5B51">
        <w:rPr>
          <w:b/>
          <w:bCs/>
          <w:spacing w:val="1"/>
          <w:sz w:val="24"/>
          <w:szCs w:val="24"/>
        </w:rPr>
        <w:t>O</w:t>
      </w:r>
      <w:r w:rsidRPr="006A5B51">
        <w:rPr>
          <w:b/>
          <w:bCs/>
          <w:sz w:val="24"/>
          <w:szCs w:val="24"/>
        </w:rPr>
        <w:t>NS</w:t>
      </w:r>
    </w:p>
    <w:p w14:paraId="7198B9F1" w14:textId="77777777" w:rsidR="006C5BAD" w:rsidRPr="006A5B51" w:rsidRDefault="006C5BAD" w:rsidP="00377276">
      <w:pPr>
        <w:widowControl w:val="0"/>
        <w:autoSpaceDE w:val="0"/>
        <w:autoSpaceDN w:val="0"/>
        <w:adjustRightInd w:val="0"/>
        <w:spacing w:before="29"/>
        <w:ind w:left="3221" w:right="3243"/>
        <w:jc w:val="center"/>
        <w:rPr>
          <w:b/>
          <w:bCs/>
          <w:sz w:val="24"/>
          <w:szCs w:val="24"/>
        </w:rPr>
      </w:pPr>
    </w:p>
    <w:p w14:paraId="481D8DB7" w14:textId="77777777" w:rsidR="006C5BAD" w:rsidRPr="006A5B51" w:rsidRDefault="006C5BAD" w:rsidP="006C5BAD">
      <w:pPr>
        <w:widowControl w:val="0"/>
        <w:numPr>
          <w:ilvl w:val="0"/>
          <w:numId w:val="39"/>
        </w:numPr>
        <w:autoSpaceDE w:val="0"/>
        <w:autoSpaceDN w:val="0"/>
        <w:adjustRightInd w:val="0"/>
        <w:contextualSpacing/>
        <w:rPr>
          <w:sz w:val="24"/>
          <w:szCs w:val="24"/>
        </w:rPr>
      </w:pPr>
      <w:r w:rsidRPr="006A5B51">
        <w:rPr>
          <w:sz w:val="24"/>
          <w:szCs w:val="24"/>
        </w:rPr>
        <w:t>A</w:t>
      </w:r>
      <w:r w:rsidRPr="006A5B51">
        <w:rPr>
          <w:spacing w:val="1"/>
          <w:sz w:val="24"/>
          <w:szCs w:val="24"/>
        </w:rPr>
        <w:t>n</w:t>
      </w:r>
      <w:r w:rsidRPr="006A5B51">
        <w:rPr>
          <w:sz w:val="24"/>
          <w:szCs w:val="24"/>
        </w:rPr>
        <w:t>s</w:t>
      </w:r>
      <w:r w:rsidRPr="006A5B51">
        <w:rPr>
          <w:spacing w:val="-3"/>
          <w:sz w:val="24"/>
          <w:szCs w:val="24"/>
        </w:rPr>
        <w:t>w</w:t>
      </w:r>
      <w:r w:rsidRPr="006A5B51">
        <w:rPr>
          <w:spacing w:val="1"/>
          <w:sz w:val="24"/>
          <w:szCs w:val="24"/>
        </w:rPr>
        <w:t>e</w:t>
      </w:r>
      <w:r w:rsidRPr="006A5B51">
        <w:rPr>
          <w:sz w:val="24"/>
          <w:szCs w:val="24"/>
        </w:rPr>
        <w:t>r t</w:t>
      </w:r>
      <w:r w:rsidRPr="006A5B51">
        <w:rPr>
          <w:spacing w:val="1"/>
          <w:sz w:val="24"/>
          <w:szCs w:val="24"/>
        </w:rPr>
        <w:t>h</w:t>
      </w:r>
      <w:r w:rsidRPr="006A5B51">
        <w:rPr>
          <w:sz w:val="24"/>
          <w:szCs w:val="24"/>
        </w:rPr>
        <w:t>e</w:t>
      </w:r>
      <w:r w:rsidRPr="006A5B51">
        <w:rPr>
          <w:spacing w:val="1"/>
          <w:sz w:val="24"/>
          <w:szCs w:val="24"/>
        </w:rPr>
        <w:t xml:space="preserve"> </w:t>
      </w:r>
      <w:r w:rsidRPr="006A5B51">
        <w:rPr>
          <w:spacing w:val="-1"/>
          <w:sz w:val="24"/>
          <w:szCs w:val="24"/>
        </w:rPr>
        <w:t>10</w:t>
      </w:r>
      <w:r w:rsidRPr="006A5B51">
        <w:rPr>
          <w:spacing w:val="1"/>
          <w:sz w:val="24"/>
          <w:szCs w:val="24"/>
        </w:rPr>
        <w:t xml:space="preserve"> </w:t>
      </w:r>
      <w:r w:rsidRPr="006A5B51">
        <w:rPr>
          <w:spacing w:val="-1"/>
          <w:sz w:val="24"/>
          <w:szCs w:val="24"/>
        </w:rPr>
        <w:t>o</w:t>
      </w:r>
      <w:r w:rsidRPr="006A5B51">
        <w:rPr>
          <w:spacing w:val="1"/>
          <w:sz w:val="24"/>
          <w:szCs w:val="24"/>
        </w:rPr>
        <w:t>b</w:t>
      </w:r>
      <w:r w:rsidRPr="006A5B51">
        <w:rPr>
          <w:sz w:val="24"/>
          <w:szCs w:val="24"/>
        </w:rPr>
        <w:t>jec</w:t>
      </w:r>
      <w:r w:rsidRPr="006A5B51">
        <w:rPr>
          <w:spacing w:val="1"/>
          <w:sz w:val="24"/>
          <w:szCs w:val="24"/>
        </w:rPr>
        <w:t>t</w:t>
      </w:r>
      <w:r w:rsidRPr="006A5B51">
        <w:rPr>
          <w:sz w:val="24"/>
          <w:szCs w:val="24"/>
        </w:rPr>
        <w:t>i</w:t>
      </w:r>
      <w:r w:rsidRPr="006A5B51">
        <w:rPr>
          <w:spacing w:val="-3"/>
          <w:sz w:val="24"/>
          <w:szCs w:val="24"/>
        </w:rPr>
        <w:t>v</w:t>
      </w:r>
      <w:r w:rsidRPr="006A5B51">
        <w:rPr>
          <w:sz w:val="24"/>
          <w:szCs w:val="24"/>
        </w:rPr>
        <w:t>e</w:t>
      </w:r>
      <w:r w:rsidRPr="006A5B51">
        <w:rPr>
          <w:spacing w:val="1"/>
          <w:sz w:val="24"/>
          <w:szCs w:val="24"/>
        </w:rPr>
        <w:t xml:space="preserve"> </w:t>
      </w:r>
      <w:r w:rsidRPr="006A5B51">
        <w:rPr>
          <w:spacing w:val="-1"/>
          <w:sz w:val="24"/>
          <w:szCs w:val="24"/>
        </w:rPr>
        <w:t>q</w:t>
      </w:r>
      <w:r w:rsidRPr="006A5B51">
        <w:rPr>
          <w:spacing w:val="1"/>
          <w:sz w:val="24"/>
          <w:szCs w:val="24"/>
        </w:rPr>
        <w:t>ue</w:t>
      </w:r>
      <w:r w:rsidRPr="006A5B51">
        <w:rPr>
          <w:sz w:val="24"/>
          <w:szCs w:val="24"/>
        </w:rPr>
        <w:t>sti</w:t>
      </w:r>
      <w:r w:rsidRPr="006A5B51">
        <w:rPr>
          <w:spacing w:val="1"/>
          <w:sz w:val="24"/>
          <w:szCs w:val="24"/>
        </w:rPr>
        <w:t>on</w:t>
      </w:r>
      <w:r w:rsidRPr="006A5B51">
        <w:rPr>
          <w:sz w:val="24"/>
          <w:szCs w:val="24"/>
        </w:rPr>
        <w:t>s</w:t>
      </w:r>
      <w:r w:rsidRPr="006A5B51">
        <w:rPr>
          <w:spacing w:val="-2"/>
          <w:sz w:val="24"/>
          <w:szCs w:val="24"/>
        </w:rPr>
        <w:t xml:space="preserve"> </w:t>
      </w:r>
      <w:r w:rsidRPr="006A5B51">
        <w:rPr>
          <w:spacing w:val="1"/>
          <w:sz w:val="24"/>
          <w:szCs w:val="24"/>
        </w:rPr>
        <w:t>u</w:t>
      </w:r>
      <w:r w:rsidRPr="006A5B51">
        <w:rPr>
          <w:sz w:val="24"/>
          <w:szCs w:val="24"/>
        </w:rPr>
        <w:t>sing</w:t>
      </w:r>
      <w:r w:rsidRPr="006A5B51">
        <w:rPr>
          <w:spacing w:val="-1"/>
          <w:sz w:val="24"/>
          <w:szCs w:val="24"/>
        </w:rPr>
        <w:t xml:space="preserve"> </w:t>
      </w:r>
      <w:r w:rsidRPr="006A5B51">
        <w:rPr>
          <w:spacing w:val="1"/>
          <w:sz w:val="24"/>
          <w:szCs w:val="24"/>
        </w:rPr>
        <w:t>t</w:t>
      </w:r>
      <w:r w:rsidRPr="006A5B51">
        <w:rPr>
          <w:spacing w:val="-1"/>
          <w:sz w:val="24"/>
          <w:szCs w:val="24"/>
        </w:rPr>
        <w:t>h</w:t>
      </w:r>
      <w:r w:rsidRPr="006A5B51">
        <w:rPr>
          <w:sz w:val="24"/>
          <w:szCs w:val="24"/>
        </w:rPr>
        <w:t>e</w:t>
      </w:r>
      <w:r w:rsidRPr="006A5B51">
        <w:rPr>
          <w:spacing w:val="-1"/>
          <w:sz w:val="24"/>
          <w:szCs w:val="24"/>
        </w:rPr>
        <w:t xml:space="preserve"> </w:t>
      </w:r>
      <w:r w:rsidRPr="006A5B51">
        <w:rPr>
          <w:sz w:val="24"/>
          <w:szCs w:val="24"/>
        </w:rPr>
        <w:t>Sc</w:t>
      </w:r>
      <w:r w:rsidRPr="006A5B51">
        <w:rPr>
          <w:spacing w:val="1"/>
          <w:sz w:val="24"/>
          <w:szCs w:val="24"/>
        </w:rPr>
        <w:t>an</w:t>
      </w:r>
      <w:r w:rsidRPr="006A5B51">
        <w:rPr>
          <w:sz w:val="24"/>
          <w:szCs w:val="24"/>
        </w:rPr>
        <w:t>tr</w:t>
      </w:r>
      <w:r w:rsidRPr="006A5B51">
        <w:rPr>
          <w:spacing w:val="-2"/>
          <w:sz w:val="24"/>
          <w:szCs w:val="24"/>
        </w:rPr>
        <w:t>o</w:t>
      </w:r>
      <w:r w:rsidRPr="006A5B51">
        <w:rPr>
          <w:sz w:val="24"/>
          <w:szCs w:val="24"/>
        </w:rPr>
        <w:t>n</w:t>
      </w:r>
      <w:r w:rsidRPr="006A5B51">
        <w:rPr>
          <w:spacing w:val="1"/>
          <w:sz w:val="24"/>
          <w:szCs w:val="24"/>
        </w:rPr>
        <w:t xml:space="preserve"> </w:t>
      </w:r>
      <w:r w:rsidRPr="006A5B51">
        <w:rPr>
          <w:sz w:val="24"/>
          <w:szCs w:val="24"/>
        </w:rPr>
        <w:t>sc</w:t>
      </w:r>
      <w:r w:rsidRPr="006A5B51">
        <w:rPr>
          <w:spacing w:val="1"/>
          <w:sz w:val="24"/>
          <w:szCs w:val="24"/>
        </w:rPr>
        <w:t>o</w:t>
      </w:r>
      <w:r w:rsidRPr="006A5B51">
        <w:rPr>
          <w:sz w:val="24"/>
          <w:szCs w:val="24"/>
        </w:rPr>
        <w:t>r</w:t>
      </w:r>
      <w:r w:rsidRPr="006A5B51">
        <w:rPr>
          <w:spacing w:val="-1"/>
          <w:sz w:val="24"/>
          <w:szCs w:val="24"/>
        </w:rPr>
        <w:t>i</w:t>
      </w:r>
      <w:r w:rsidRPr="006A5B51">
        <w:rPr>
          <w:spacing w:val="1"/>
          <w:sz w:val="24"/>
          <w:szCs w:val="24"/>
        </w:rPr>
        <w:t>n</w:t>
      </w:r>
      <w:r w:rsidRPr="006A5B51">
        <w:rPr>
          <w:sz w:val="24"/>
          <w:szCs w:val="24"/>
        </w:rPr>
        <w:t>g</w:t>
      </w:r>
      <w:r w:rsidRPr="006A5B51">
        <w:rPr>
          <w:spacing w:val="-1"/>
          <w:sz w:val="24"/>
          <w:szCs w:val="24"/>
        </w:rPr>
        <w:t xml:space="preserve"> </w:t>
      </w:r>
      <w:r w:rsidRPr="006A5B51">
        <w:rPr>
          <w:sz w:val="24"/>
          <w:szCs w:val="24"/>
        </w:rPr>
        <w:t>s</w:t>
      </w:r>
      <w:r w:rsidRPr="006A5B51">
        <w:rPr>
          <w:spacing w:val="-1"/>
          <w:sz w:val="24"/>
          <w:szCs w:val="24"/>
        </w:rPr>
        <w:t>h</w:t>
      </w:r>
      <w:r w:rsidRPr="006A5B51">
        <w:rPr>
          <w:spacing w:val="1"/>
          <w:sz w:val="24"/>
          <w:szCs w:val="24"/>
        </w:rPr>
        <w:t>ee</w:t>
      </w:r>
      <w:r w:rsidRPr="006A5B51">
        <w:rPr>
          <w:sz w:val="24"/>
          <w:szCs w:val="24"/>
        </w:rPr>
        <w:t>t</w:t>
      </w:r>
      <w:r w:rsidRPr="006A5B51">
        <w:rPr>
          <w:spacing w:val="-2"/>
          <w:sz w:val="24"/>
          <w:szCs w:val="24"/>
        </w:rPr>
        <w:t xml:space="preserve"> </w:t>
      </w:r>
      <w:r w:rsidRPr="006A5B51">
        <w:rPr>
          <w:spacing w:val="1"/>
          <w:sz w:val="24"/>
          <w:szCs w:val="24"/>
        </w:rPr>
        <w:t>p</w:t>
      </w:r>
      <w:r w:rsidRPr="006A5B51">
        <w:rPr>
          <w:sz w:val="24"/>
          <w:szCs w:val="24"/>
        </w:rPr>
        <w:t>ro</w:t>
      </w:r>
      <w:r w:rsidRPr="006A5B51">
        <w:rPr>
          <w:spacing w:val="-2"/>
          <w:sz w:val="24"/>
          <w:szCs w:val="24"/>
        </w:rPr>
        <w:t>v</w:t>
      </w:r>
      <w:r w:rsidRPr="006A5B51">
        <w:rPr>
          <w:sz w:val="24"/>
          <w:szCs w:val="24"/>
        </w:rPr>
        <w:t>id</w:t>
      </w:r>
      <w:r w:rsidRPr="006A5B51">
        <w:rPr>
          <w:spacing w:val="1"/>
          <w:sz w:val="24"/>
          <w:szCs w:val="24"/>
        </w:rPr>
        <w:t>ed</w:t>
      </w:r>
      <w:r w:rsidRPr="006A5B51">
        <w:rPr>
          <w:sz w:val="24"/>
          <w:szCs w:val="24"/>
        </w:rPr>
        <w:t>.</w:t>
      </w:r>
    </w:p>
    <w:p w14:paraId="30D27E6C" w14:textId="77777777" w:rsidR="006C5BAD" w:rsidRPr="006A5B51" w:rsidRDefault="006C5BAD" w:rsidP="006C5BAD">
      <w:pPr>
        <w:widowControl w:val="0"/>
        <w:autoSpaceDE w:val="0"/>
        <w:autoSpaceDN w:val="0"/>
        <w:adjustRightInd w:val="0"/>
        <w:rPr>
          <w:sz w:val="24"/>
          <w:szCs w:val="24"/>
        </w:rPr>
      </w:pPr>
    </w:p>
    <w:p w14:paraId="1648C004" w14:textId="77777777" w:rsidR="006C5BAD" w:rsidRPr="006A5B51" w:rsidRDefault="006C5BAD" w:rsidP="006C5BAD">
      <w:pPr>
        <w:widowControl w:val="0"/>
        <w:numPr>
          <w:ilvl w:val="0"/>
          <w:numId w:val="39"/>
        </w:numPr>
        <w:autoSpaceDE w:val="0"/>
        <w:autoSpaceDN w:val="0"/>
        <w:adjustRightInd w:val="0"/>
        <w:contextualSpacing/>
        <w:rPr>
          <w:sz w:val="24"/>
          <w:szCs w:val="24"/>
        </w:rPr>
      </w:pPr>
      <w:r w:rsidRPr="006A5B51">
        <w:rPr>
          <w:spacing w:val="-1"/>
          <w:sz w:val="24"/>
          <w:szCs w:val="24"/>
        </w:rPr>
        <w:t>M</w:t>
      </w:r>
      <w:r w:rsidRPr="006A5B51">
        <w:rPr>
          <w:spacing w:val="1"/>
          <w:sz w:val="24"/>
          <w:szCs w:val="24"/>
        </w:rPr>
        <w:t>a</w:t>
      </w:r>
      <w:r w:rsidRPr="006A5B51">
        <w:rPr>
          <w:sz w:val="24"/>
          <w:szCs w:val="24"/>
        </w:rPr>
        <w:t>ke</w:t>
      </w:r>
      <w:r w:rsidRPr="006A5B51">
        <w:rPr>
          <w:spacing w:val="1"/>
          <w:sz w:val="24"/>
          <w:szCs w:val="24"/>
        </w:rPr>
        <w:t xml:space="preserve"> </w:t>
      </w:r>
      <w:r w:rsidRPr="006A5B51">
        <w:rPr>
          <w:sz w:val="24"/>
          <w:szCs w:val="24"/>
        </w:rPr>
        <w:t>c</w:t>
      </w:r>
      <w:r w:rsidRPr="006A5B51">
        <w:rPr>
          <w:spacing w:val="1"/>
          <w:sz w:val="24"/>
          <w:szCs w:val="24"/>
        </w:rPr>
        <w:t>e</w:t>
      </w:r>
      <w:r w:rsidRPr="006A5B51">
        <w:rPr>
          <w:sz w:val="24"/>
          <w:szCs w:val="24"/>
        </w:rPr>
        <w:t>rtain</w:t>
      </w:r>
      <w:r w:rsidRPr="006A5B51">
        <w:rPr>
          <w:spacing w:val="-1"/>
          <w:sz w:val="24"/>
          <w:szCs w:val="24"/>
        </w:rPr>
        <w:t xml:space="preserve"> </w:t>
      </w:r>
      <w:r w:rsidRPr="006A5B51">
        <w:rPr>
          <w:spacing w:val="1"/>
          <w:sz w:val="24"/>
          <w:szCs w:val="24"/>
        </w:rPr>
        <w:t>th</w:t>
      </w:r>
      <w:r w:rsidRPr="006A5B51">
        <w:rPr>
          <w:sz w:val="24"/>
          <w:szCs w:val="24"/>
        </w:rPr>
        <w:t>is</w:t>
      </w:r>
      <w:r w:rsidRPr="006A5B51">
        <w:rPr>
          <w:spacing w:val="-2"/>
          <w:sz w:val="24"/>
          <w:szCs w:val="24"/>
        </w:rPr>
        <w:t xml:space="preserve"> </w:t>
      </w:r>
      <w:r w:rsidRPr="006A5B51">
        <w:rPr>
          <w:sz w:val="24"/>
          <w:szCs w:val="24"/>
        </w:rPr>
        <w:t>t</w:t>
      </w:r>
      <w:r w:rsidRPr="006A5B51">
        <w:rPr>
          <w:spacing w:val="1"/>
          <w:sz w:val="24"/>
          <w:szCs w:val="24"/>
        </w:rPr>
        <w:t>e</w:t>
      </w:r>
      <w:r w:rsidRPr="006A5B51">
        <w:rPr>
          <w:sz w:val="24"/>
          <w:szCs w:val="24"/>
        </w:rPr>
        <w:t>st</w:t>
      </w:r>
      <w:r w:rsidRPr="006A5B51">
        <w:rPr>
          <w:spacing w:val="-1"/>
          <w:sz w:val="24"/>
          <w:szCs w:val="24"/>
        </w:rPr>
        <w:t xml:space="preserve"> </w:t>
      </w:r>
      <w:r w:rsidRPr="006A5B51">
        <w:rPr>
          <w:spacing w:val="1"/>
          <w:sz w:val="24"/>
          <w:szCs w:val="24"/>
        </w:rPr>
        <w:t>boo</w:t>
      </w:r>
      <w:r w:rsidRPr="006A5B51">
        <w:rPr>
          <w:sz w:val="24"/>
          <w:szCs w:val="24"/>
        </w:rPr>
        <w:t>kl</w:t>
      </w:r>
      <w:r w:rsidRPr="006A5B51">
        <w:rPr>
          <w:spacing w:val="-2"/>
          <w:sz w:val="24"/>
          <w:szCs w:val="24"/>
        </w:rPr>
        <w:t>e</w:t>
      </w:r>
      <w:r w:rsidRPr="006A5B51">
        <w:rPr>
          <w:sz w:val="24"/>
          <w:szCs w:val="24"/>
        </w:rPr>
        <w:t>t</w:t>
      </w:r>
      <w:r w:rsidRPr="006A5B51">
        <w:rPr>
          <w:spacing w:val="1"/>
          <w:sz w:val="24"/>
          <w:szCs w:val="24"/>
        </w:rPr>
        <w:t xml:space="preserve"> </w:t>
      </w:r>
      <w:r w:rsidRPr="006A5B51">
        <w:rPr>
          <w:sz w:val="24"/>
          <w:szCs w:val="24"/>
        </w:rPr>
        <w:t>c</w:t>
      </w:r>
      <w:r w:rsidRPr="006A5B51">
        <w:rPr>
          <w:spacing w:val="1"/>
          <w:sz w:val="24"/>
          <w:szCs w:val="24"/>
        </w:rPr>
        <w:t>o</w:t>
      </w:r>
      <w:r w:rsidRPr="006A5B51">
        <w:rPr>
          <w:spacing w:val="-1"/>
          <w:sz w:val="24"/>
          <w:szCs w:val="24"/>
        </w:rPr>
        <w:t>n</w:t>
      </w:r>
      <w:r w:rsidRPr="006A5B51">
        <w:rPr>
          <w:sz w:val="24"/>
          <w:szCs w:val="24"/>
        </w:rPr>
        <w:t>t</w:t>
      </w:r>
      <w:r w:rsidRPr="006A5B51">
        <w:rPr>
          <w:spacing w:val="1"/>
          <w:sz w:val="24"/>
          <w:szCs w:val="24"/>
        </w:rPr>
        <w:t>a</w:t>
      </w:r>
      <w:r w:rsidRPr="006A5B51">
        <w:rPr>
          <w:sz w:val="24"/>
          <w:szCs w:val="24"/>
        </w:rPr>
        <w:t>ins</w:t>
      </w:r>
      <w:r w:rsidRPr="006A5B51">
        <w:rPr>
          <w:spacing w:val="1"/>
          <w:sz w:val="24"/>
          <w:szCs w:val="24"/>
        </w:rPr>
        <w:t xml:space="preserve"> </w:t>
      </w:r>
      <w:r w:rsidRPr="006A5B51">
        <w:rPr>
          <w:spacing w:val="-2"/>
          <w:sz w:val="24"/>
          <w:szCs w:val="24"/>
        </w:rPr>
        <w:t>J</w:t>
      </w:r>
      <w:r w:rsidRPr="006A5B51">
        <w:rPr>
          <w:spacing w:val="1"/>
          <w:sz w:val="24"/>
          <w:szCs w:val="24"/>
        </w:rPr>
        <w:t>ob</w:t>
      </w:r>
      <w:r w:rsidRPr="006A5B51">
        <w:rPr>
          <w:sz w:val="24"/>
          <w:szCs w:val="24"/>
        </w:rPr>
        <w:t>s</w:t>
      </w:r>
      <w:r w:rsidRPr="006A5B51">
        <w:rPr>
          <w:spacing w:val="-2"/>
          <w:sz w:val="24"/>
          <w:szCs w:val="24"/>
        </w:rPr>
        <w:t xml:space="preserve"> </w:t>
      </w:r>
      <w:r w:rsidRPr="006A5B51">
        <w:rPr>
          <w:spacing w:val="5"/>
          <w:sz w:val="24"/>
          <w:szCs w:val="24"/>
        </w:rPr>
        <w:t>1</w:t>
      </w:r>
      <w:r w:rsidRPr="006A5B51">
        <w:rPr>
          <w:spacing w:val="-1"/>
          <w:sz w:val="24"/>
          <w:szCs w:val="24"/>
        </w:rPr>
        <w:t>-</w:t>
      </w:r>
      <w:r w:rsidRPr="006A5B51">
        <w:rPr>
          <w:spacing w:val="1"/>
          <w:sz w:val="24"/>
          <w:szCs w:val="24"/>
        </w:rPr>
        <w:t>4.</w:t>
      </w:r>
    </w:p>
    <w:p w14:paraId="7FFB1791" w14:textId="77777777" w:rsidR="006C5BAD" w:rsidRPr="006A5B51" w:rsidRDefault="006C5BAD" w:rsidP="006C5BAD">
      <w:pPr>
        <w:widowControl w:val="0"/>
        <w:autoSpaceDE w:val="0"/>
        <w:autoSpaceDN w:val="0"/>
        <w:adjustRightInd w:val="0"/>
        <w:spacing w:before="16" w:line="260" w:lineRule="exact"/>
        <w:rPr>
          <w:sz w:val="24"/>
          <w:szCs w:val="24"/>
        </w:rPr>
      </w:pPr>
    </w:p>
    <w:p w14:paraId="5EC405C4" w14:textId="77777777" w:rsidR="006C5BAD" w:rsidRPr="006A5B51" w:rsidRDefault="006C5BAD" w:rsidP="006C5BAD">
      <w:pPr>
        <w:widowControl w:val="0"/>
        <w:numPr>
          <w:ilvl w:val="0"/>
          <w:numId w:val="39"/>
        </w:numPr>
        <w:autoSpaceDE w:val="0"/>
        <w:autoSpaceDN w:val="0"/>
        <w:adjustRightInd w:val="0"/>
        <w:contextualSpacing/>
        <w:rPr>
          <w:sz w:val="24"/>
          <w:szCs w:val="24"/>
        </w:rPr>
      </w:pPr>
      <w:r w:rsidRPr="006A5B51">
        <w:rPr>
          <w:sz w:val="24"/>
          <w:szCs w:val="24"/>
        </w:rPr>
        <w:t>Cor</w:t>
      </w:r>
      <w:r w:rsidRPr="006A5B51">
        <w:rPr>
          <w:spacing w:val="-1"/>
          <w:sz w:val="24"/>
          <w:szCs w:val="24"/>
        </w:rPr>
        <w:t>r</w:t>
      </w:r>
      <w:r w:rsidRPr="006A5B51">
        <w:rPr>
          <w:spacing w:val="1"/>
          <w:sz w:val="24"/>
          <w:szCs w:val="24"/>
        </w:rPr>
        <w:t>e</w:t>
      </w:r>
      <w:r w:rsidRPr="006A5B51">
        <w:rPr>
          <w:sz w:val="24"/>
          <w:szCs w:val="24"/>
        </w:rPr>
        <w:t>ct</w:t>
      </w:r>
      <w:r w:rsidRPr="006A5B51">
        <w:rPr>
          <w:spacing w:val="1"/>
          <w:sz w:val="24"/>
          <w:szCs w:val="24"/>
        </w:rPr>
        <w:t xml:space="preserve"> a</w:t>
      </w:r>
      <w:r w:rsidRPr="006A5B51">
        <w:rPr>
          <w:sz w:val="24"/>
          <w:szCs w:val="24"/>
        </w:rPr>
        <w:t>ll</w:t>
      </w:r>
      <w:r w:rsidRPr="006A5B51">
        <w:rPr>
          <w:spacing w:val="-1"/>
          <w:sz w:val="24"/>
          <w:szCs w:val="24"/>
        </w:rPr>
        <w:t xml:space="preserve"> </w:t>
      </w:r>
      <w:r w:rsidRPr="006A5B51">
        <w:rPr>
          <w:spacing w:val="1"/>
          <w:sz w:val="24"/>
          <w:szCs w:val="24"/>
        </w:rPr>
        <w:t>e</w:t>
      </w:r>
      <w:r w:rsidRPr="006A5B51">
        <w:rPr>
          <w:sz w:val="24"/>
          <w:szCs w:val="24"/>
        </w:rPr>
        <w:t>r</w:t>
      </w:r>
      <w:r w:rsidRPr="006A5B51">
        <w:rPr>
          <w:spacing w:val="-1"/>
          <w:sz w:val="24"/>
          <w:szCs w:val="24"/>
        </w:rPr>
        <w:t>r</w:t>
      </w:r>
      <w:r w:rsidRPr="006A5B51">
        <w:rPr>
          <w:spacing w:val="1"/>
          <w:sz w:val="24"/>
          <w:szCs w:val="24"/>
        </w:rPr>
        <w:t>o</w:t>
      </w:r>
      <w:r w:rsidRPr="006A5B51">
        <w:rPr>
          <w:sz w:val="24"/>
          <w:szCs w:val="24"/>
        </w:rPr>
        <w:t>rs.</w:t>
      </w:r>
      <w:r w:rsidRPr="006A5B51">
        <w:rPr>
          <w:spacing w:val="55"/>
          <w:sz w:val="24"/>
          <w:szCs w:val="24"/>
        </w:rPr>
        <w:t xml:space="preserve"> </w:t>
      </w:r>
      <w:r w:rsidRPr="006A5B51">
        <w:rPr>
          <w:sz w:val="24"/>
          <w:szCs w:val="24"/>
        </w:rPr>
        <w:t>C</w:t>
      </w:r>
      <w:r w:rsidRPr="006A5B51">
        <w:rPr>
          <w:spacing w:val="-1"/>
          <w:sz w:val="24"/>
          <w:szCs w:val="24"/>
        </w:rPr>
        <w:t>op</w:t>
      </w:r>
      <w:r w:rsidRPr="006A5B51">
        <w:rPr>
          <w:sz w:val="24"/>
          <w:szCs w:val="24"/>
        </w:rPr>
        <w:t>y</w:t>
      </w:r>
      <w:r w:rsidRPr="006A5B51">
        <w:rPr>
          <w:spacing w:val="-2"/>
          <w:sz w:val="24"/>
          <w:szCs w:val="24"/>
        </w:rPr>
        <w:t xml:space="preserve"> </w:t>
      </w:r>
      <w:r w:rsidRPr="006A5B51">
        <w:rPr>
          <w:sz w:val="24"/>
          <w:szCs w:val="24"/>
        </w:rPr>
        <w:t xml:space="preserve">is </w:t>
      </w:r>
      <w:r w:rsidRPr="006A5B51">
        <w:rPr>
          <w:spacing w:val="1"/>
          <w:sz w:val="24"/>
          <w:szCs w:val="24"/>
        </w:rPr>
        <w:t>g</w:t>
      </w:r>
      <w:r w:rsidRPr="006A5B51">
        <w:rPr>
          <w:sz w:val="24"/>
          <w:szCs w:val="24"/>
        </w:rPr>
        <w:t>ra</w:t>
      </w:r>
      <w:r w:rsidRPr="006A5B51">
        <w:rPr>
          <w:spacing w:val="1"/>
          <w:sz w:val="24"/>
          <w:szCs w:val="24"/>
        </w:rPr>
        <w:t>de</w:t>
      </w:r>
      <w:r w:rsidRPr="006A5B51">
        <w:rPr>
          <w:sz w:val="24"/>
          <w:szCs w:val="24"/>
        </w:rPr>
        <w:t>d</w:t>
      </w:r>
      <w:r w:rsidRPr="006A5B51">
        <w:rPr>
          <w:spacing w:val="1"/>
          <w:sz w:val="24"/>
          <w:szCs w:val="24"/>
        </w:rPr>
        <w:t xml:space="preserve"> </w:t>
      </w:r>
      <w:r w:rsidRPr="006A5B51">
        <w:rPr>
          <w:spacing w:val="-1"/>
          <w:sz w:val="24"/>
          <w:szCs w:val="24"/>
        </w:rPr>
        <w:t>o</w:t>
      </w:r>
      <w:r w:rsidRPr="006A5B51">
        <w:rPr>
          <w:sz w:val="24"/>
          <w:szCs w:val="24"/>
        </w:rPr>
        <w:t>n</w:t>
      </w:r>
      <w:r w:rsidRPr="006A5B51">
        <w:rPr>
          <w:spacing w:val="1"/>
          <w:sz w:val="24"/>
          <w:szCs w:val="24"/>
        </w:rPr>
        <w:t xml:space="preserve"> p</w:t>
      </w:r>
      <w:r w:rsidRPr="006A5B51">
        <w:rPr>
          <w:sz w:val="24"/>
          <w:szCs w:val="24"/>
        </w:rPr>
        <w:t>r</w:t>
      </w:r>
      <w:r w:rsidRPr="006A5B51">
        <w:rPr>
          <w:spacing w:val="-2"/>
          <w:sz w:val="24"/>
          <w:szCs w:val="24"/>
        </w:rPr>
        <w:t>o</w:t>
      </w:r>
      <w:r w:rsidRPr="006A5B51">
        <w:rPr>
          <w:spacing w:val="1"/>
          <w:sz w:val="24"/>
          <w:szCs w:val="24"/>
        </w:rPr>
        <w:t>du</w:t>
      </w:r>
      <w:r w:rsidRPr="006A5B51">
        <w:rPr>
          <w:sz w:val="24"/>
          <w:szCs w:val="24"/>
        </w:rPr>
        <w:t>ct</w:t>
      </w:r>
      <w:r w:rsidRPr="006A5B51">
        <w:rPr>
          <w:spacing w:val="-2"/>
          <w:sz w:val="24"/>
          <w:szCs w:val="24"/>
        </w:rPr>
        <w:t>i</w:t>
      </w:r>
      <w:r w:rsidRPr="006A5B51">
        <w:rPr>
          <w:spacing w:val="1"/>
          <w:sz w:val="24"/>
          <w:szCs w:val="24"/>
        </w:rPr>
        <w:t>o</w:t>
      </w:r>
      <w:r w:rsidRPr="006A5B51">
        <w:rPr>
          <w:sz w:val="24"/>
          <w:szCs w:val="24"/>
        </w:rPr>
        <w:t>n</w:t>
      </w:r>
      <w:r w:rsidRPr="006A5B51">
        <w:rPr>
          <w:spacing w:val="1"/>
          <w:sz w:val="24"/>
          <w:szCs w:val="24"/>
        </w:rPr>
        <w:t xml:space="preserve"> </w:t>
      </w:r>
      <w:r w:rsidRPr="006A5B51">
        <w:rPr>
          <w:sz w:val="24"/>
          <w:szCs w:val="24"/>
        </w:rPr>
        <w:t>s</w:t>
      </w:r>
      <w:r w:rsidRPr="006A5B51">
        <w:rPr>
          <w:spacing w:val="-1"/>
          <w:sz w:val="24"/>
          <w:szCs w:val="24"/>
        </w:rPr>
        <w:t>t</w:t>
      </w:r>
      <w:r w:rsidRPr="006A5B51">
        <w:rPr>
          <w:spacing w:val="1"/>
          <w:sz w:val="24"/>
          <w:szCs w:val="24"/>
        </w:rPr>
        <w:t>an</w:t>
      </w:r>
      <w:r w:rsidRPr="006A5B51">
        <w:rPr>
          <w:spacing w:val="-1"/>
          <w:sz w:val="24"/>
          <w:szCs w:val="24"/>
        </w:rPr>
        <w:t>d</w:t>
      </w:r>
      <w:r w:rsidRPr="006A5B51">
        <w:rPr>
          <w:spacing w:val="1"/>
          <w:sz w:val="24"/>
          <w:szCs w:val="24"/>
        </w:rPr>
        <w:t>a</w:t>
      </w:r>
      <w:r w:rsidRPr="006A5B51">
        <w:rPr>
          <w:sz w:val="24"/>
          <w:szCs w:val="24"/>
        </w:rPr>
        <w:t>rds.</w:t>
      </w:r>
    </w:p>
    <w:p w14:paraId="211E2638" w14:textId="77777777" w:rsidR="006C5BAD" w:rsidRPr="006A5B51" w:rsidRDefault="006C5BAD" w:rsidP="006C5BAD">
      <w:pPr>
        <w:widowControl w:val="0"/>
        <w:autoSpaceDE w:val="0"/>
        <w:autoSpaceDN w:val="0"/>
        <w:adjustRightInd w:val="0"/>
        <w:spacing w:before="16" w:line="260" w:lineRule="exact"/>
        <w:rPr>
          <w:sz w:val="24"/>
          <w:szCs w:val="24"/>
        </w:rPr>
      </w:pPr>
    </w:p>
    <w:p w14:paraId="1CACE90B" w14:textId="77777777" w:rsidR="006C5BAD" w:rsidRPr="006A5B51" w:rsidRDefault="006C5BAD" w:rsidP="006C5BAD">
      <w:pPr>
        <w:widowControl w:val="0"/>
        <w:numPr>
          <w:ilvl w:val="0"/>
          <w:numId w:val="39"/>
        </w:numPr>
        <w:autoSpaceDE w:val="0"/>
        <w:autoSpaceDN w:val="0"/>
        <w:adjustRightInd w:val="0"/>
        <w:ind w:right="372"/>
        <w:contextualSpacing/>
        <w:rPr>
          <w:sz w:val="24"/>
          <w:szCs w:val="24"/>
        </w:rPr>
      </w:pPr>
      <w:r w:rsidRPr="006A5B51">
        <w:rPr>
          <w:sz w:val="24"/>
          <w:szCs w:val="24"/>
        </w:rPr>
        <w:t xml:space="preserve">For </w:t>
      </w:r>
      <w:r w:rsidRPr="006A5B51">
        <w:rPr>
          <w:spacing w:val="1"/>
          <w:sz w:val="24"/>
          <w:szCs w:val="24"/>
        </w:rPr>
        <w:t>an</w:t>
      </w:r>
      <w:r w:rsidRPr="006A5B51">
        <w:rPr>
          <w:sz w:val="24"/>
          <w:szCs w:val="24"/>
        </w:rPr>
        <w:t>y</w:t>
      </w:r>
      <w:r w:rsidRPr="006A5B51">
        <w:rPr>
          <w:spacing w:val="-2"/>
          <w:sz w:val="24"/>
          <w:szCs w:val="24"/>
        </w:rPr>
        <w:t xml:space="preserve"> </w:t>
      </w:r>
      <w:r w:rsidRPr="006A5B51">
        <w:rPr>
          <w:spacing w:val="1"/>
          <w:sz w:val="24"/>
          <w:szCs w:val="24"/>
        </w:rPr>
        <w:t>p</w:t>
      </w:r>
      <w:r w:rsidRPr="006A5B51">
        <w:rPr>
          <w:sz w:val="24"/>
          <w:szCs w:val="24"/>
        </w:rPr>
        <w:t>ro</w:t>
      </w:r>
      <w:r w:rsidRPr="006A5B51">
        <w:rPr>
          <w:spacing w:val="1"/>
          <w:sz w:val="24"/>
          <w:szCs w:val="24"/>
        </w:rPr>
        <w:t>b</w:t>
      </w:r>
      <w:r w:rsidRPr="006A5B51">
        <w:rPr>
          <w:sz w:val="24"/>
          <w:szCs w:val="24"/>
        </w:rPr>
        <w:t>l</w:t>
      </w:r>
      <w:r w:rsidRPr="006A5B51">
        <w:rPr>
          <w:spacing w:val="-2"/>
          <w:sz w:val="24"/>
          <w:szCs w:val="24"/>
        </w:rPr>
        <w:t>e</w:t>
      </w:r>
      <w:r w:rsidRPr="006A5B51">
        <w:rPr>
          <w:sz w:val="24"/>
          <w:szCs w:val="24"/>
        </w:rPr>
        <w:t>m</w:t>
      </w:r>
      <w:r w:rsidRPr="006A5B51">
        <w:rPr>
          <w:spacing w:val="2"/>
          <w:sz w:val="24"/>
          <w:szCs w:val="24"/>
        </w:rPr>
        <w:t xml:space="preserve"> </w:t>
      </w:r>
      <w:r w:rsidRPr="006A5B51">
        <w:rPr>
          <w:spacing w:val="-2"/>
          <w:sz w:val="24"/>
          <w:szCs w:val="24"/>
        </w:rPr>
        <w:t>w</w:t>
      </w:r>
      <w:r w:rsidRPr="006A5B51">
        <w:rPr>
          <w:spacing w:val="1"/>
          <w:sz w:val="24"/>
          <w:szCs w:val="24"/>
        </w:rPr>
        <w:t>he</w:t>
      </w:r>
      <w:r w:rsidRPr="006A5B51">
        <w:rPr>
          <w:sz w:val="24"/>
          <w:szCs w:val="24"/>
        </w:rPr>
        <w:t xml:space="preserve">re </w:t>
      </w:r>
      <w:r w:rsidRPr="006A5B51">
        <w:rPr>
          <w:spacing w:val="-2"/>
          <w:sz w:val="24"/>
          <w:szCs w:val="24"/>
        </w:rPr>
        <w:t>y</w:t>
      </w:r>
      <w:r w:rsidRPr="006A5B51">
        <w:rPr>
          <w:spacing w:val="1"/>
          <w:sz w:val="24"/>
          <w:szCs w:val="24"/>
        </w:rPr>
        <w:t>o</w:t>
      </w:r>
      <w:r w:rsidRPr="006A5B51">
        <w:rPr>
          <w:sz w:val="24"/>
          <w:szCs w:val="24"/>
        </w:rPr>
        <w:t>u</w:t>
      </w:r>
      <w:r w:rsidRPr="006A5B51">
        <w:rPr>
          <w:spacing w:val="1"/>
          <w:sz w:val="24"/>
          <w:szCs w:val="24"/>
        </w:rPr>
        <w:t xml:space="preserve"> </w:t>
      </w:r>
      <w:r w:rsidRPr="006A5B51">
        <w:rPr>
          <w:spacing w:val="-2"/>
          <w:sz w:val="24"/>
          <w:szCs w:val="24"/>
        </w:rPr>
        <w:t>w</w:t>
      </w:r>
      <w:r w:rsidRPr="006A5B51">
        <w:rPr>
          <w:spacing w:val="1"/>
          <w:sz w:val="24"/>
          <w:szCs w:val="24"/>
        </w:rPr>
        <w:t>ou</w:t>
      </w:r>
      <w:r w:rsidRPr="006A5B51">
        <w:rPr>
          <w:sz w:val="24"/>
          <w:szCs w:val="24"/>
        </w:rPr>
        <w:t>ld</w:t>
      </w:r>
      <w:r w:rsidRPr="006A5B51">
        <w:rPr>
          <w:spacing w:val="1"/>
          <w:sz w:val="24"/>
          <w:szCs w:val="24"/>
        </w:rPr>
        <w:t xml:space="preserve"> no</w:t>
      </w:r>
      <w:r w:rsidRPr="006A5B51">
        <w:rPr>
          <w:spacing w:val="-3"/>
          <w:sz w:val="24"/>
          <w:szCs w:val="24"/>
        </w:rPr>
        <w:t>r</w:t>
      </w:r>
      <w:r w:rsidRPr="006A5B51">
        <w:rPr>
          <w:spacing w:val="1"/>
          <w:sz w:val="24"/>
          <w:szCs w:val="24"/>
        </w:rPr>
        <w:t>ma</w:t>
      </w:r>
      <w:r w:rsidRPr="006A5B51">
        <w:rPr>
          <w:sz w:val="24"/>
          <w:szCs w:val="24"/>
        </w:rPr>
        <w:t>l</w:t>
      </w:r>
      <w:r w:rsidRPr="006A5B51">
        <w:rPr>
          <w:spacing w:val="-1"/>
          <w:sz w:val="24"/>
          <w:szCs w:val="24"/>
        </w:rPr>
        <w:t>l</w:t>
      </w:r>
      <w:r w:rsidRPr="006A5B51">
        <w:rPr>
          <w:sz w:val="24"/>
          <w:szCs w:val="24"/>
        </w:rPr>
        <w:t>y</w:t>
      </w:r>
      <w:r w:rsidRPr="006A5B51">
        <w:rPr>
          <w:spacing w:val="-2"/>
          <w:sz w:val="24"/>
          <w:szCs w:val="24"/>
        </w:rPr>
        <w:t xml:space="preserve"> </w:t>
      </w:r>
      <w:r w:rsidRPr="006A5B51">
        <w:rPr>
          <w:spacing w:val="1"/>
          <w:sz w:val="24"/>
          <w:szCs w:val="24"/>
        </w:rPr>
        <w:t>u</w:t>
      </w:r>
      <w:r w:rsidRPr="006A5B51">
        <w:rPr>
          <w:sz w:val="24"/>
          <w:szCs w:val="24"/>
        </w:rPr>
        <w:t>se</w:t>
      </w:r>
      <w:r w:rsidRPr="006A5B51">
        <w:rPr>
          <w:spacing w:val="1"/>
          <w:sz w:val="24"/>
          <w:szCs w:val="24"/>
        </w:rPr>
        <w:t xml:space="preserve"> </w:t>
      </w:r>
      <w:r w:rsidRPr="006A5B51">
        <w:rPr>
          <w:spacing w:val="-2"/>
          <w:sz w:val="24"/>
          <w:szCs w:val="24"/>
        </w:rPr>
        <w:t>y</w:t>
      </w:r>
      <w:r w:rsidRPr="006A5B51">
        <w:rPr>
          <w:spacing w:val="1"/>
          <w:sz w:val="24"/>
          <w:szCs w:val="24"/>
        </w:rPr>
        <w:t>ou</w:t>
      </w:r>
      <w:r w:rsidRPr="006A5B51">
        <w:rPr>
          <w:sz w:val="24"/>
          <w:szCs w:val="24"/>
        </w:rPr>
        <w:t xml:space="preserve">r </w:t>
      </w:r>
      <w:r w:rsidRPr="006A5B51">
        <w:rPr>
          <w:spacing w:val="-1"/>
          <w:sz w:val="24"/>
          <w:szCs w:val="24"/>
        </w:rPr>
        <w:t>re</w:t>
      </w:r>
      <w:r w:rsidRPr="006A5B51">
        <w:rPr>
          <w:spacing w:val="3"/>
          <w:sz w:val="24"/>
          <w:szCs w:val="24"/>
        </w:rPr>
        <w:t>f</w:t>
      </w:r>
      <w:r w:rsidRPr="006A5B51">
        <w:rPr>
          <w:spacing w:val="1"/>
          <w:sz w:val="24"/>
          <w:szCs w:val="24"/>
        </w:rPr>
        <w:t>e</w:t>
      </w:r>
      <w:r w:rsidRPr="006A5B51">
        <w:rPr>
          <w:sz w:val="24"/>
          <w:szCs w:val="24"/>
        </w:rPr>
        <w:t>re</w:t>
      </w:r>
      <w:r w:rsidRPr="006A5B51">
        <w:rPr>
          <w:spacing w:val="1"/>
          <w:sz w:val="24"/>
          <w:szCs w:val="24"/>
        </w:rPr>
        <w:t>n</w:t>
      </w:r>
      <w:r w:rsidRPr="006A5B51">
        <w:rPr>
          <w:spacing w:val="-2"/>
          <w:sz w:val="24"/>
          <w:szCs w:val="24"/>
        </w:rPr>
        <w:t>c</w:t>
      </w:r>
      <w:r w:rsidRPr="006A5B51">
        <w:rPr>
          <w:sz w:val="24"/>
          <w:szCs w:val="24"/>
        </w:rPr>
        <w:t>e</w:t>
      </w:r>
      <w:r w:rsidRPr="006A5B51">
        <w:rPr>
          <w:spacing w:val="1"/>
          <w:sz w:val="24"/>
          <w:szCs w:val="24"/>
        </w:rPr>
        <w:t xml:space="preserve"> </w:t>
      </w:r>
      <w:r w:rsidRPr="006A5B51">
        <w:rPr>
          <w:sz w:val="24"/>
          <w:szCs w:val="24"/>
        </w:rPr>
        <w:t>i</w:t>
      </w:r>
      <w:r w:rsidRPr="006A5B51">
        <w:rPr>
          <w:spacing w:val="1"/>
          <w:sz w:val="24"/>
          <w:szCs w:val="24"/>
        </w:rPr>
        <w:t>n</w:t>
      </w:r>
      <w:r w:rsidRPr="006A5B51">
        <w:rPr>
          <w:sz w:val="24"/>
          <w:szCs w:val="24"/>
        </w:rPr>
        <w:t>iti</w:t>
      </w:r>
      <w:r w:rsidRPr="006A5B51">
        <w:rPr>
          <w:spacing w:val="-2"/>
          <w:sz w:val="24"/>
          <w:szCs w:val="24"/>
        </w:rPr>
        <w:t>a</w:t>
      </w:r>
      <w:r w:rsidRPr="006A5B51">
        <w:rPr>
          <w:sz w:val="24"/>
          <w:szCs w:val="24"/>
        </w:rPr>
        <w:t xml:space="preserve">ls, </w:t>
      </w:r>
      <w:r w:rsidRPr="006A5B51">
        <w:rPr>
          <w:spacing w:val="1"/>
          <w:sz w:val="24"/>
          <w:szCs w:val="24"/>
        </w:rPr>
        <w:t>u</w:t>
      </w:r>
      <w:r w:rsidRPr="006A5B51">
        <w:rPr>
          <w:sz w:val="24"/>
          <w:szCs w:val="24"/>
        </w:rPr>
        <w:t>se</w:t>
      </w:r>
      <w:r w:rsidRPr="006A5B51">
        <w:rPr>
          <w:spacing w:val="1"/>
          <w:sz w:val="24"/>
          <w:szCs w:val="24"/>
        </w:rPr>
        <w:t xml:space="preserve"> </w:t>
      </w:r>
      <w:r w:rsidRPr="006A5B51">
        <w:rPr>
          <w:spacing w:val="-2"/>
          <w:sz w:val="24"/>
          <w:szCs w:val="24"/>
        </w:rPr>
        <w:t>y</w:t>
      </w:r>
      <w:r w:rsidRPr="006A5B51">
        <w:rPr>
          <w:spacing w:val="1"/>
          <w:sz w:val="24"/>
          <w:szCs w:val="24"/>
        </w:rPr>
        <w:t>ou</w:t>
      </w:r>
      <w:r w:rsidRPr="006A5B51">
        <w:rPr>
          <w:sz w:val="24"/>
          <w:szCs w:val="24"/>
        </w:rPr>
        <w:t xml:space="preserve">r </w:t>
      </w:r>
      <w:r w:rsidRPr="006A5B51">
        <w:rPr>
          <w:b/>
          <w:sz w:val="24"/>
          <w:szCs w:val="24"/>
        </w:rPr>
        <w:t>c</w:t>
      </w:r>
      <w:r w:rsidRPr="006A5B51">
        <w:rPr>
          <w:b/>
          <w:spacing w:val="1"/>
          <w:sz w:val="24"/>
          <w:szCs w:val="24"/>
        </w:rPr>
        <w:t>on</w:t>
      </w:r>
      <w:r w:rsidRPr="006A5B51">
        <w:rPr>
          <w:b/>
          <w:sz w:val="24"/>
          <w:szCs w:val="24"/>
        </w:rPr>
        <w:t>t</w:t>
      </w:r>
      <w:r w:rsidRPr="006A5B51">
        <w:rPr>
          <w:b/>
          <w:spacing w:val="1"/>
          <w:sz w:val="24"/>
          <w:szCs w:val="24"/>
        </w:rPr>
        <w:t>e</w:t>
      </w:r>
      <w:r w:rsidRPr="006A5B51">
        <w:rPr>
          <w:b/>
          <w:spacing w:val="-2"/>
          <w:sz w:val="24"/>
          <w:szCs w:val="24"/>
        </w:rPr>
        <w:t>s</w:t>
      </w:r>
      <w:r w:rsidRPr="006A5B51">
        <w:rPr>
          <w:b/>
          <w:sz w:val="24"/>
          <w:szCs w:val="24"/>
        </w:rPr>
        <w:t>t</w:t>
      </w:r>
      <w:r w:rsidRPr="006A5B51">
        <w:rPr>
          <w:b/>
          <w:spacing w:val="1"/>
          <w:sz w:val="24"/>
          <w:szCs w:val="24"/>
        </w:rPr>
        <w:t>a</w:t>
      </w:r>
      <w:r w:rsidRPr="006A5B51">
        <w:rPr>
          <w:b/>
          <w:spacing w:val="-1"/>
          <w:sz w:val="24"/>
          <w:szCs w:val="24"/>
        </w:rPr>
        <w:t>n</w:t>
      </w:r>
      <w:r w:rsidRPr="006A5B51">
        <w:rPr>
          <w:b/>
          <w:sz w:val="24"/>
          <w:szCs w:val="24"/>
        </w:rPr>
        <w:t>t</w:t>
      </w:r>
      <w:r w:rsidRPr="006A5B51">
        <w:rPr>
          <w:b/>
          <w:spacing w:val="1"/>
          <w:sz w:val="24"/>
          <w:szCs w:val="24"/>
        </w:rPr>
        <w:t xml:space="preserve"> </w:t>
      </w:r>
      <w:r w:rsidRPr="006A5B51">
        <w:rPr>
          <w:b/>
          <w:spacing w:val="-1"/>
          <w:sz w:val="24"/>
          <w:szCs w:val="24"/>
        </w:rPr>
        <w:t>n</w:t>
      </w:r>
      <w:r w:rsidRPr="006A5B51">
        <w:rPr>
          <w:b/>
          <w:spacing w:val="1"/>
          <w:sz w:val="24"/>
          <w:szCs w:val="24"/>
        </w:rPr>
        <w:t>u</w:t>
      </w:r>
      <w:r w:rsidRPr="006A5B51">
        <w:rPr>
          <w:b/>
          <w:spacing w:val="-1"/>
          <w:sz w:val="24"/>
          <w:szCs w:val="24"/>
        </w:rPr>
        <w:t>m</w:t>
      </w:r>
      <w:r w:rsidRPr="006A5B51">
        <w:rPr>
          <w:b/>
          <w:spacing w:val="1"/>
          <w:sz w:val="24"/>
          <w:szCs w:val="24"/>
        </w:rPr>
        <w:t>be</w:t>
      </w:r>
      <w:r w:rsidRPr="006A5B51">
        <w:rPr>
          <w:b/>
          <w:sz w:val="24"/>
          <w:szCs w:val="24"/>
        </w:rPr>
        <w:t>r</w:t>
      </w:r>
      <w:r w:rsidRPr="006A5B51">
        <w:rPr>
          <w:sz w:val="24"/>
          <w:szCs w:val="24"/>
        </w:rPr>
        <w:t xml:space="preserve">.  </w:t>
      </w:r>
      <w:r w:rsidRPr="006A5B51">
        <w:rPr>
          <w:spacing w:val="-3"/>
          <w:sz w:val="24"/>
          <w:szCs w:val="24"/>
        </w:rPr>
        <w:t>Y</w:t>
      </w:r>
      <w:r w:rsidRPr="006A5B51">
        <w:rPr>
          <w:spacing w:val="1"/>
          <w:sz w:val="24"/>
          <w:szCs w:val="24"/>
        </w:rPr>
        <w:t>ou</w:t>
      </w:r>
      <w:r w:rsidRPr="006A5B51">
        <w:rPr>
          <w:sz w:val="24"/>
          <w:szCs w:val="24"/>
        </w:rPr>
        <w:t>r n</w:t>
      </w:r>
      <w:r w:rsidRPr="006A5B51">
        <w:rPr>
          <w:spacing w:val="-1"/>
          <w:sz w:val="24"/>
          <w:szCs w:val="24"/>
        </w:rPr>
        <w:t>am</w:t>
      </w:r>
      <w:r w:rsidRPr="006A5B51">
        <w:rPr>
          <w:sz w:val="24"/>
          <w:szCs w:val="24"/>
        </w:rPr>
        <w:t>e</w:t>
      </w:r>
      <w:r w:rsidRPr="006A5B51">
        <w:rPr>
          <w:spacing w:val="1"/>
          <w:sz w:val="24"/>
          <w:szCs w:val="24"/>
        </w:rPr>
        <w:t xml:space="preserve"> o</w:t>
      </w:r>
      <w:r w:rsidRPr="006A5B51">
        <w:rPr>
          <w:sz w:val="24"/>
          <w:szCs w:val="24"/>
        </w:rPr>
        <w:t>r initials</w:t>
      </w:r>
      <w:r w:rsidRPr="006A5B51">
        <w:rPr>
          <w:spacing w:val="1"/>
          <w:sz w:val="24"/>
          <w:szCs w:val="24"/>
        </w:rPr>
        <w:t xml:space="preserve"> </w:t>
      </w:r>
      <w:r w:rsidRPr="006A5B51">
        <w:rPr>
          <w:spacing w:val="-2"/>
          <w:sz w:val="24"/>
          <w:szCs w:val="24"/>
        </w:rPr>
        <w:t>s</w:t>
      </w:r>
      <w:r w:rsidRPr="006A5B51">
        <w:rPr>
          <w:spacing w:val="-1"/>
          <w:sz w:val="24"/>
          <w:szCs w:val="24"/>
        </w:rPr>
        <w:t>h</w:t>
      </w:r>
      <w:r w:rsidRPr="006A5B51">
        <w:rPr>
          <w:spacing w:val="1"/>
          <w:sz w:val="24"/>
          <w:szCs w:val="24"/>
        </w:rPr>
        <w:t>ou</w:t>
      </w:r>
      <w:r w:rsidRPr="006A5B51">
        <w:rPr>
          <w:sz w:val="24"/>
          <w:szCs w:val="24"/>
        </w:rPr>
        <w:t>ld</w:t>
      </w:r>
      <w:r w:rsidRPr="006A5B51">
        <w:rPr>
          <w:spacing w:val="1"/>
          <w:sz w:val="24"/>
          <w:szCs w:val="24"/>
        </w:rPr>
        <w:t xml:space="preserve"> </w:t>
      </w:r>
      <w:r w:rsidRPr="006A5B51">
        <w:rPr>
          <w:b/>
          <w:sz w:val="24"/>
          <w:szCs w:val="24"/>
        </w:rPr>
        <w:t>N</w:t>
      </w:r>
      <w:r w:rsidRPr="006A5B51">
        <w:rPr>
          <w:b/>
          <w:spacing w:val="-2"/>
          <w:sz w:val="24"/>
          <w:szCs w:val="24"/>
        </w:rPr>
        <w:t>O</w:t>
      </w:r>
      <w:r w:rsidRPr="006A5B51">
        <w:rPr>
          <w:b/>
          <w:sz w:val="24"/>
          <w:szCs w:val="24"/>
        </w:rPr>
        <w:t>T</w:t>
      </w:r>
      <w:r w:rsidRPr="006A5B51">
        <w:rPr>
          <w:sz w:val="24"/>
          <w:szCs w:val="24"/>
        </w:rPr>
        <w:t xml:space="preserve"> </w:t>
      </w:r>
      <w:r w:rsidRPr="006A5B51">
        <w:rPr>
          <w:spacing w:val="1"/>
          <w:sz w:val="24"/>
          <w:szCs w:val="24"/>
        </w:rPr>
        <w:t>ap</w:t>
      </w:r>
      <w:r w:rsidRPr="006A5B51">
        <w:rPr>
          <w:spacing w:val="-1"/>
          <w:sz w:val="24"/>
          <w:szCs w:val="24"/>
        </w:rPr>
        <w:t>p</w:t>
      </w:r>
      <w:r w:rsidRPr="006A5B51">
        <w:rPr>
          <w:spacing w:val="1"/>
          <w:sz w:val="24"/>
          <w:szCs w:val="24"/>
        </w:rPr>
        <w:t>ea</w:t>
      </w:r>
      <w:r w:rsidRPr="006A5B51">
        <w:rPr>
          <w:sz w:val="24"/>
          <w:szCs w:val="24"/>
        </w:rPr>
        <w:t xml:space="preserve">r </w:t>
      </w:r>
      <w:r w:rsidRPr="006A5B51">
        <w:rPr>
          <w:spacing w:val="-2"/>
          <w:sz w:val="24"/>
          <w:szCs w:val="24"/>
        </w:rPr>
        <w:t>o</w:t>
      </w:r>
      <w:r w:rsidRPr="006A5B51">
        <w:rPr>
          <w:sz w:val="24"/>
          <w:szCs w:val="24"/>
        </w:rPr>
        <w:t>n</w:t>
      </w:r>
      <w:r w:rsidRPr="006A5B51">
        <w:rPr>
          <w:spacing w:val="1"/>
          <w:sz w:val="24"/>
          <w:szCs w:val="24"/>
        </w:rPr>
        <w:t xml:space="preserve"> </w:t>
      </w:r>
      <w:r w:rsidRPr="006A5B51">
        <w:rPr>
          <w:spacing w:val="-1"/>
          <w:sz w:val="24"/>
          <w:szCs w:val="24"/>
        </w:rPr>
        <w:t>a</w:t>
      </w:r>
      <w:r w:rsidRPr="006A5B51">
        <w:rPr>
          <w:spacing w:val="1"/>
          <w:sz w:val="24"/>
          <w:szCs w:val="24"/>
        </w:rPr>
        <w:t>n</w:t>
      </w:r>
      <w:r w:rsidRPr="006A5B51">
        <w:rPr>
          <w:sz w:val="24"/>
          <w:szCs w:val="24"/>
        </w:rPr>
        <w:t xml:space="preserve">y </w:t>
      </w:r>
      <w:r w:rsidRPr="006A5B51">
        <w:rPr>
          <w:spacing w:val="-3"/>
          <w:sz w:val="24"/>
          <w:szCs w:val="24"/>
        </w:rPr>
        <w:t>w</w:t>
      </w:r>
      <w:r w:rsidRPr="006A5B51">
        <w:rPr>
          <w:spacing w:val="1"/>
          <w:sz w:val="24"/>
          <w:szCs w:val="24"/>
        </w:rPr>
        <w:t>o</w:t>
      </w:r>
      <w:r w:rsidRPr="006A5B51">
        <w:rPr>
          <w:sz w:val="24"/>
          <w:szCs w:val="24"/>
        </w:rPr>
        <w:t xml:space="preserve">rk </w:t>
      </w:r>
      <w:r w:rsidRPr="006A5B51">
        <w:rPr>
          <w:spacing w:val="-3"/>
          <w:sz w:val="24"/>
          <w:szCs w:val="24"/>
        </w:rPr>
        <w:t>y</w:t>
      </w:r>
      <w:r w:rsidRPr="006A5B51">
        <w:rPr>
          <w:spacing w:val="1"/>
          <w:sz w:val="24"/>
          <w:szCs w:val="24"/>
        </w:rPr>
        <w:t>o</w:t>
      </w:r>
      <w:r w:rsidRPr="006A5B51">
        <w:rPr>
          <w:sz w:val="24"/>
          <w:szCs w:val="24"/>
        </w:rPr>
        <w:t>u s</w:t>
      </w:r>
      <w:r w:rsidRPr="006A5B51">
        <w:rPr>
          <w:spacing w:val="1"/>
          <w:sz w:val="24"/>
          <w:szCs w:val="24"/>
        </w:rPr>
        <w:t>ubm</w:t>
      </w:r>
      <w:r w:rsidRPr="006A5B51">
        <w:rPr>
          <w:sz w:val="24"/>
          <w:szCs w:val="24"/>
        </w:rPr>
        <w:t>i</w:t>
      </w:r>
      <w:r w:rsidRPr="006A5B51">
        <w:rPr>
          <w:spacing w:val="-2"/>
          <w:sz w:val="24"/>
          <w:szCs w:val="24"/>
        </w:rPr>
        <w:t>t</w:t>
      </w:r>
      <w:r w:rsidRPr="006A5B51">
        <w:rPr>
          <w:sz w:val="24"/>
          <w:szCs w:val="24"/>
        </w:rPr>
        <w:t xml:space="preserve">. </w:t>
      </w:r>
      <w:r w:rsidRPr="006A5B51">
        <w:rPr>
          <w:spacing w:val="3"/>
          <w:sz w:val="24"/>
          <w:szCs w:val="24"/>
        </w:rPr>
        <w:t xml:space="preserve"> </w:t>
      </w:r>
      <w:r w:rsidRPr="006A5B51">
        <w:rPr>
          <w:b/>
          <w:bCs/>
          <w:sz w:val="24"/>
          <w:szCs w:val="24"/>
        </w:rPr>
        <w:t xml:space="preserve">Key </w:t>
      </w:r>
      <w:r w:rsidRPr="006A5B51">
        <w:rPr>
          <w:b/>
          <w:bCs/>
          <w:spacing w:val="-4"/>
          <w:sz w:val="24"/>
          <w:szCs w:val="24"/>
        </w:rPr>
        <w:t>y</w:t>
      </w:r>
      <w:r w:rsidRPr="006A5B51">
        <w:rPr>
          <w:b/>
          <w:bCs/>
          <w:sz w:val="24"/>
          <w:szCs w:val="24"/>
        </w:rPr>
        <w:t xml:space="preserve">our </w:t>
      </w:r>
      <w:r w:rsidRPr="006A5B51">
        <w:rPr>
          <w:b/>
          <w:bCs/>
          <w:spacing w:val="1"/>
          <w:sz w:val="24"/>
          <w:szCs w:val="24"/>
        </w:rPr>
        <w:t>c</w:t>
      </w:r>
      <w:r w:rsidRPr="006A5B51">
        <w:rPr>
          <w:b/>
          <w:bCs/>
          <w:sz w:val="24"/>
          <w:szCs w:val="24"/>
        </w:rPr>
        <w:t>on</w:t>
      </w:r>
      <w:r w:rsidRPr="006A5B51">
        <w:rPr>
          <w:b/>
          <w:bCs/>
          <w:spacing w:val="-1"/>
          <w:sz w:val="24"/>
          <w:szCs w:val="24"/>
        </w:rPr>
        <w:t>t</w:t>
      </w:r>
      <w:r w:rsidRPr="006A5B51">
        <w:rPr>
          <w:b/>
          <w:bCs/>
          <w:spacing w:val="1"/>
          <w:sz w:val="24"/>
          <w:szCs w:val="24"/>
        </w:rPr>
        <w:t>es</w:t>
      </w:r>
      <w:r w:rsidRPr="006A5B51">
        <w:rPr>
          <w:b/>
          <w:bCs/>
          <w:sz w:val="24"/>
          <w:szCs w:val="24"/>
        </w:rPr>
        <w:t>tant number</w:t>
      </w:r>
      <w:r w:rsidRPr="006A5B51">
        <w:rPr>
          <w:b/>
          <w:bCs/>
          <w:spacing w:val="1"/>
          <w:sz w:val="24"/>
          <w:szCs w:val="24"/>
        </w:rPr>
        <w:t xml:space="preserve"> a</w:t>
      </w:r>
      <w:r w:rsidRPr="006A5B51">
        <w:rPr>
          <w:b/>
          <w:bCs/>
          <w:sz w:val="24"/>
          <w:szCs w:val="24"/>
        </w:rPr>
        <w:t xml:space="preserve">nd </w:t>
      </w:r>
      <w:r w:rsidRPr="006A5B51">
        <w:rPr>
          <w:b/>
          <w:bCs/>
          <w:spacing w:val="-2"/>
          <w:sz w:val="24"/>
          <w:szCs w:val="24"/>
        </w:rPr>
        <w:t>j</w:t>
      </w:r>
      <w:r w:rsidRPr="006A5B51">
        <w:rPr>
          <w:b/>
          <w:bCs/>
          <w:sz w:val="24"/>
          <w:szCs w:val="24"/>
        </w:rPr>
        <w:t>ob number</w:t>
      </w:r>
      <w:r w:rsidRPr="006A5B51">
        <w:rPr>
          <w:b/>
          <w:bCs/>
          <w:spacing w:val="1"/>
          <w:sz w:val="24"/>
          <w:szCs w:val="24"/>
        </w:rPr>
        <w:t xml:space="preserve"> a</w:t>
      </w:r>
      <w:r w:rsidRPr="006A5B51">
        <w:rPr>
          <w:b/>
          <w:bCs/>
          <w:sz w:val="24"/>
          <w:szCs w:val="24"/>
        </w:rPr>
        <w:t>s</w:t>
      </w:r>
      <w:r w:rsidRPr="006A5B51">
        <w:rPr>
          <w:b/>
          <w:bCs/>
          <w:spacing w:val="-1"/>
          <w:sz w:val="24"/>
          <w:szCs w:val="24"/>
        </w:rPr>
        <w:t xml:space="preserve"> </w:t>
      </w:r>
      <w:r w:rsidRPr="006A5B51">
        <w:rPr>
          <w:b/>
          <w:bCs/>
          <w:sz w:val="24"/>
          <w:szCs w:val="24"/>
        </w:rPr>
        <w:t>a</w:t>
      </w:r>
      <w:r w:rsidRPr="006A5B51">
        <w:rPr>
          <w:b/>
          <w:bCs/>
          <w:spacing w:val="1"/>
          <w:sz w:val="24"/>
          <w:szCs w:val="24"/>
        </w:rPr>
        <w:t xml:space="preserve"> </w:t>
      </w:r>
      <w:r w:rsidRPr="006A5B51">
        <w:rPr>
          <w:b/>
          <w:bCs/>
          <w:sz w:val="24"/>
          <w:szCs w:val="24"/>
        </w:rPr>
        <w:t>foo</w:t>
      </w:r>
      <w:r w:rsidRPr="006A5B51">
        <w:rPr>
          <w:b/>
          <w:bCs/>
          <w:spacing w:val="-1"/>
          <w:sz w:val="24"/>
          <w:szCs w:val="24"/>
        </w:rPr>
        <w:t>te</w:t>
      </w:r>
      <w:r w:rsidRPr="006A5B51">
        <w:rPr>
          <w:b/>
          <w:bCs/>
          <w:sz w:val="24"/>
          <w:szCs w:val="24"/>
        </w:rPr>
        <w:t xml:space="preserve">r </w:t>
      </w:r>
      <w:r w:rsidRPr="006A5B51">
        <w:rPr>
          <w:b/>
          <w:bCs/>
          <w:spacing w:val="1"/>
          <w:sz w:val="24"/>
          <w:szCs w:val="24"/>
        </w:rPr>
        <w:t>i</w:t>
      </w:r>
      <w:r w:rsidRPr="006A5B51">
        <w:rPr>
          <w:b/>
          <w:bCs/>
          <w:sz w:val="24"/>
          <w:szCs w:val="24"/>
        </w:rPr>
        <w:t>n the</w:t>
      </w:r>
      <w:r w:rsidRPr="006A5B51">
        <w:rPr>
          <w:b/>
          <w:bCs/>
          <w:spacing w:val="1"/>
          <w:sz w:val="24"/>
          <w:szCs w:val="24"/>
        </w:rPr>
        <w:t xml:space="preserve"> </w:t>
      </w:r>
      <w:r w:rsidRPr="006A5B51">
        <w:rPr>
          <w:b/>
          <w:bCs/>
          <w:sz w:val="24"/>
          <w:szCs w:val="24"/>
        </w:rPr>
        <w:t>l</w:t>
      </w:r>
      <w:r w:rsidRPr="006A5B51">
        <w:rPr>
          <w:b/>
          <w:bCs/>
          <w:spacing w:val="-2"/>
          <w:sz w:val="24"/>
          <w:szCs w:val="24"/>
        </w:rPr>
        <w:t>o</w:t>
      </w:r>
      <w:r w:rsidRPr="006A5B51">
        <w:rPr>
          <w:b/>
          <w:bCs/>
          <w:spacing w:val="3"/>
          <w:sz w:val="24"/>
          <w:szCs w:val="24"/>
        </w:rPr>
        <w:t>w</w:t>
      </w:r>
      <w:r w:rsidRPr="006A5B51">
        <w:rPr>
          <w:b/>
          <w:bCs/>
          <w:spacing w:val="-1"/>
          <w:sz w:val="24"/>
          <w:szCs w:val="24"/>
        </w:rPr>
        <w:t>e</w:t>
      </w:r>
      <w:r w:rsidRPr="006A5B51">
        <w:rPr>
          <w:b/>
          <w:bCs/>
          <w:sz w:val="24"/>
          <w:szCs w:val="24"/>
        </w:rPr>
        <w:t>r l</w:t>
      </w:r>
      <w:r w:rsidRPr="006A5B51">
        <w:rPr>
          <w:b/>
          <w:bCs/>
          <w:spacing w:val="1"/>
          <w:sz w:val="24"/>
          <w:szCs w:val="24"/>
        </w:rPr>
        <w:t>e</w:t>
      </w:r>
      <w:r w:rsidRPr="006A5B51">
        <w:rPr>
          <w:b/>
          <w:bCs/>
          <w:sz w:val="24"/>
          <w:szCs w:val="24"/>
        </w:rPr>
        <w:t>f</w:t>
      </w:r>
      <w:r w:rsidRPr="006A5B51">
        <w:rPr>
          <w:b/>
          <w:bCs/>
          <w:spacing w:val="-1"/>
          <w:sz w:val="24"/>
          <w:szCs w:val="24"/>
        </w:rPr>
        <w:t>t-</w:t>
      </w:r>
      <w:r w:rsidRPr="006A5B51">
        <w:rPr>
          <w:b/>
          <w:bCs/>
          <w:sz w:val="24"/>
          <w:szCs w:val="24"/>
        </w:rPr>
        <w:t xml:space="preserve">hand </w:t>
      </w:r>
      <w:r w:rsidRPr="006A5B51">
        <w:rPr>
          <w:b/>
          <w:bCs/>
          <w:spacing w:val="1"/>
          <w:sz w:val="24"/>
          <w:szCs w:val="24"/>
        </w:rPr>
        <w:t>c</w:t>
      </w:r>
      <w:r w:rsidRPr="006A5B51">
        <w:rPr>
          <w:b/>
          <w:bCs/>
          <w:sz w:val="24"/>
          <w:szCs w:val="24"/>
        </w:rPr>
        <w:t>orner of</w:t>
      </w:r>
      <w:r w:rsidRPr="006A5B51">
        <w:rPr>
          <w:b/>
          <w:bCs/>
          <w:spacing w:val="2"/>
          <w:sz w:val="24"/>
          <w:szCs w:val="24"/>
        </w:rPr>
        <w:t xml:space="preserve"> </w:t>
      </w:r>
      <w:r w:rsidRPr="006A5B51">
        <w:rPr>
          <w:b/>
          <w:bCs/>
          <w:spacing w:val="1"/>
          <w:sz w:val="24"/>
          <w:szCs w:val="24"/>
          <w:u w:val="thick"/>
        </w:rPr>
        <w:t>a</w:t>
      </w:r>
      <w:r w:rsidRPr="006A5B51">
        <w:rPr>
          <w:b/>
          <w:bCs/>
          <w:spacing w:val="-2"/>
          <w:sz w:val="24"/>
          <w:szCs w:val="24"/>
          <w:u w:val="thick"/>
        </w:rPr>
        <w:t>l</w:t>
      </w:r>
      <w:r w:rsidRPr="006A5B51">
        <w:rPr>
          <w:b/>
          <w:bCs/>
          <w:sz w:val="24"/>
          <w:szCs w:val="24"/>
          <w:u w:val="thick"/>
        </w:rPr>
        <w:t>l</w:t>
      </w:r>
      <w:r w:rsidRPr="006A5B51">
        <w:rPr>
          <w:b/>
          <w:bCs/>
          <w:spacing w:val="-3"/>
          <w:sz w:val="24"/>
          <w:szCs w:val="24"/>
        </w:rPr>
        <w:t xml:space="preserve"> </w:t>
      </w:r>
      <w:r w:rsidRPr="006A5B51">
        <w:rPr>
          <w:b/>
          <w:bCs/>
          <w:spacing w:val="5"/>
          <w:sz w:val="24"/>
          <w:szCs w:val="24"/>
        </w:rPr>
        <w:t>w</w:t>
      </w:r>
      <w:r w:rsidRPr="006A5B51">
        <w:rPr>
          <w:b/>
          <w:bCs/>
          <w:sz w:val="24"/>
          <w:szCs w:val="24"/>
        </w:rPr>
        <w:t>o</w:t>
      </w:r>
      <w:r w:rsidRPr="006A5B51">
        <w:rPr>
          <w:b/>
          <w:bCs/>
          <w:spacing w:val="-2"/>
          <w:sz w:val="24"/>
          <w:szCs w:val="24"/>
        </w:rPr>
        <w:t>r</w:t>
      </w:r>
      <w:r w:rsidRPr="006A5B51">
        <w:rPr>
          <w:b/>
          <w:bCs/>
          <w:sz w:val="24"/>
          <w:szCs w:val="24"/>
        </w:rPr>
        <w:t>k</w:t>
      </w:r>
      <w:r w:rsidRPr="006A5B51">
        <w:rPr>
          <w:b/>
          <w:bCs/>
          <w:spacing w:val="1"/>
          <w:sz w:val="24"/>
          <w:szCs w:val="24"/>
        </w:rPr>
        <w:t xml:space="preserve"> s</w:t>
      </w:r>
      <w:r w:rsidRPr="006A5B51">
        <w:rPr>
          <w:b/>
          <w:bCs/>
          <w:sz w:val="24"/>
          <w:szCs w:val="24"/>
        </w:rPr>
        <w:t>ub</w:t>
      </w:r>
      <w:r w:rsidRPr="006A5B51">
        <w:rPr>
          <w:b/>
          <w:bCs/>
          <w:spacing w:val="-3"/>
          <w:sz w:val="24"/>
          <w:szCs w:val="24"/>
        </w:rPr>
        <w:t>m</w:t>
      </w:r>
      <w:r w:rsidRPr="006A5B51">
        <w:rPr>
          <w:b/>
          <w:bCs/>
          <w:sz w:val="24"/>
          <w:szCs w:val="24"/>
        </w:rPr>
        <w:t>it</w:t>
      </w:r>
      <w:r w:rsidRPr="006A5B51">
        <w:rPr>
          <w:b/>
          <w:bCs/>
          <w:spacing w:val="-1"/>
          <w:sz w:val="24"/>
          <w:szCs w:val="24"/>
        </w:rPr>
        <w:t>t</w:t>
      </w:r>
      <w:r w:rsidRPr="006A5B51">
        <w:rPr>
          <w:b/>
          <w:bCs/>
          <w:spacing w:val="1"/>
          <w:sz w:val="24"/>
          <w:szCs w:val="24"/>
        </w:rPr>
        <w:t>e</w:t>
      </w:r>
      <w:r w:rsidRPr="006A5B51">
        <w:rPr>
          <w:b/>
          <w:bCs/>
          <w:sz w:val="24"/>
          <w:szCs w:val="24"/>
        </w:rPr>
        <w:t>d.</w:t>
      </w:r>
    </w:p>
    <w:p w14:paraId="30751567" w14:textId="77777777" w:rsidR="006C5BAD" w:rsidRPr="006A5B51" w:rsidRDefault="006C5BAD" w:rsidP="006C5BAD">
      <w:pPr>
        <w:widowControl w:val="0"/>
        <w:autoSpaceDE w:val="0"/>
        <w:autoSpaceDN w:val="0"/>
        <w:adjustRightInd w:val="0"/>
        <w:ind w:left="460" w:right="372"/>
        <w:contextualSpacing/>
        <w:rPr>
          <w:sz w:val="24"/>
          <w:szCs w:val="24"/>
        </w:rPr>
      </w:pPr>
    </w:p>
    <w:p w14:paraId="16C2D20F" w14:textId="77777777" w:rsidR="006C5BAD" w:rsidRPr="006A5B51" w:rsidRDefault="006C5BAD" w:rsidP="006C5BAD">
      <w:pPr>
        <w:widowControl w:val="0"/>
        <w:numPr>
          <w:ilvl w:val="0"/>
          <w:numId w:val="39"/>
        </w:numPr>
        <w:autoSpaceDE w:val="0"/>
        <w:autoSpaceDN w:val="0"/>
        <w:adjustRightInd w:val="0"/>
        <w:ind w:right="372"/>
        <w:contextualSpacing/>
        <w:rPr>
          <w:sz w:val="24"/>
          <w:szCs w:val="24"/>
        </w:rPr>
      </w:pPr>
      <w:r w:rsidRPr="006A5B51">
        <w:rPr>
          <w:spacing w:val="26"/>
          <w:sz w:val="24"/>
          <w:szCs w:val="24"/>
        </w:rPr>
        <w:t>U</w:t>
      </w:r>
      <w:r w:rsidRPr="006A5B51">
        <w:rPr>
          <w:sz w:val="24"/>
          <w:szCs w:val="24"/>
        </w:rPr>
        <w:t>se</w:t>
      </w:r>
      <w:r w:rsidRPr="006A5B51">
        <w:rPr>
          <w:spacing w:val="-1"/>
          <w:sz w:val="24"/>
          <w:szCs w:val="24"/>
        </w:rPr>
        <w:t xml:space="preserve"> </w:t>
      </w:r>
      <w:r w:rsidRPr="006A5B51">
        <w:rPr>
          <w:sz w:val="24"/>
          <w:szCs w:val="24"/>
        </w:rPr>
        <w:t>t</w:t>
      </w:r>
      <w:r w:rsidRPr="006A5B51">
        <w:rPr>
          <w:spacing w:val="-2"/>
          <w:sz w:val="24"/>
          <w:szCs w:val="24"/>
        </w:rPr>
        <w:t>w</w:t>
      </w:r>
      <w:r w:rsidRPr="006A5B51">
        <w:rPr>
          <w:spacing w:val="2"/>
          <w:sz w:val="24"/>
          <w:szCs w:val="24"/>
        </w:rPr>
        <w:t>o</w:t>
      </w:r>
      <w:r w:rsidRPr="006A5B51">
        <w:rPr>
          <w:spacing w:val="-1"/>
          <w:sz w:val="24"/>
          <w:szCs w:val="24"/>
        </w:rPr>
        <w:t>-</w:t>
      </w:r>
      <w:r w:rsidRPr="006A5B51">
        <w:rPr>
          <w:sz w:val="24"/>
          <w:szCs w:val="24"/>
        </w:rPr>
        <w:t>le</w:t>
      </w:r>
      <w:r w:rsidRPr="006A5B51">
        <w:rPr>
          <w:spacing w:val="1"/>
          <w:sz w:val="24"/>
          <w:szCs w:val="24"/>
        </w:rPr>
        <w:t>t</w:t>
      </w:r>
      <w:r w:rsidRPr="006A5B51">
        <w:rPr>
          <w:sz w:val="24"/>
          <w:szCs w:val="24"/>
        </w:rPr>
        <w:t>t</w:t>
      </w:r>
      <w:r w:rsidRPr="006A5B51">
        <w:rPr>
          <w:spacing w:val="1"/>
          <w:sz w:val="24"/>
          <w:szCs w:val="24"/>
        </w:rPr>
        <w:t>e</w:t>
      </w:r>
      <w:r w:rsidRPr="006A5B51">
        <w:rPr>
          <w:sz w:val="24"/>
          <w:szCs w:val="24"/>
        </w:rPr>
        <w:t>r st</w:t>
      </w:r>
      <w:r w:rsidRPr="006A5B51">
        <w:rPr>
          <w:spacing w:val="1"/>
          <w:sz w:val="24"/>
          <w:szCs w:val="24"/>
        </w:rPr>
        <w:t>a</w:t>
      </w:r>
      <w:r w:rsidRPr="006A5B51">
        <w:rPr>
          <w:sz w:val="24"/>
          <w:szCs w:val="24"/>
        </w:rPr>
        <w:t xml:space="preserve">te </w:t>
      </w:r>
      <w:r w:rsidRPr="006A5B51">
        <w:rPr>
          <w:spacing w:val="1"/>
          <w:sz w:val="24"/>
          <w:szCs w:val="24"/>
        </w:rPr>
        <w:t>a</w:t>
      </w:r>
      <w:r w:rsidRPr="006A5B51">
        <w:rPr>
          <w:spacing w:val="-1"/>
          <w:sz w:val="24"/>
          <w:szCs w:val="24"/>
        </w:rPr>
        <w:t>b</w:t>
      </w:r>
      <w:r w:rsidRPr="006A5B51">
        <w:rPr>
          <w:spacing w:val="1"/>
          <w:sz w:val="24"/>
          <w:szCs w:val="24"/>
        </w:rPr>
        <w:t>b</w:t>
      </w:r>
      <w:r w:rsidRPr="006A5B51">
        <w:rPr>
          <w:sz w:val="24"/>
          <w:szCs w:val="24"/>
        </w:rPr>
        <w:t>re</w:t>
      </w:r>
      <w:r w:rsidRPr="006A5B51">
        <w:rPr>
          <w:spacing w:val="-2"/>
          <w:sz w:val="24"/>
          <w:szCs w:val="24"/>
        </w:rPr>
        <w:t>v</w:t>
      </w:r>
      <w:r w:rsidRPr="006A5B51">
        <w:rPr>
          <w:sz w:val="24"/>
          <w:szCs w:val="24"/>
        </w:rPr>
        <w:t>ia</w:t>
      </w:r>
      <w:r w:rsidRPr="006A5B51">
        <w:rPr>
          <w:spacing w:val="1"/>
          <w:sz w:val="24"/>
          <w:szCs w:val="24"/>
        </w:rPr>
        <w:t>t</w:t>
      </w:r>
      <w:r w:rsidRPr="006A5B51">
        <w:rPr>
          <w:sz w:val="24"/>
          <w:szCs w:val="24"/>
        </w:rPr>
        <w:t>io</w:t>
      </w:r>
      <w:r w:rsidRPr="006A5B51">
        <w:rPr>
          <w:spacing w:val="1"/>
          <w:sz w:val="24"/>
          <w:szCs w:val="24"/>
        </w:rPr>
        <w:t>n</w:t>
      </w:r>
      <w:r w:rsidRPr="006A5B51">
        <w:rPr>
          <w:sz w:val="24"/>
          <w:szCs w:val="24"/>
        </w:rPr>
        <w:t>s</w:t>
      </w:r>
      <w:r w:rsidRPr="006A5B51">
        <w:rPr>
          <w:spacing w:val="-2"/>
          <w:sz w:val="24"/>
          <w:szCs w:val="24"/>
        </w:rPr>
        <w:t xml:space="preserve"> </w:t>
      </w:r>
      <w:r w:rsidRPr="006A5B51">
        <w:rPr>
          <w:spacing w:val="3"/>
          <w:sz w:val="24"/>
          <w:szCs w:val="24"/>
        </w:rPr>
        <w:t>f</w:t>
      </w:r>
      <w:r w:rsidRPr="006A5B51">
        <w:rPr>
          <w:spacing w:val="1"/>
          <w:sz w:val="24"/>
          <w:szCs w:val="24"/>
        </w:rPr>
        <w:t>o</w:t>
      </w:r>
      <w:r w:rsidRPr="006A5B51">
        <w:rPr>
          <w:sz w:val="24"/>
          <w:szCs w:val="24"/>
        </w:rPr>
        <w:t>r</w:t>
      </w:r>
      <w:r w:rsidRPr="006A5B51">
        <w:rPr>
          <w:spacing w:val="-2"/>
          <w:sz w:val="24"/>
          <w:szCs w:val="24"/>
        </w:rPr>
        <w:t xml:space="preserve"> </w:t>
      </w:r>
      <w:r w:rsidRPr="006A5B51">
        <w:rPr>
          <w:spacing w:val="-1"/>
          <w:sz w:val="24"/>
          <w:szCs w:val="24"/>
        </w:rPr>
        <w:t>a</w:t>
      </w:r>
      <w:r w:rsidRPr="006A5B51">
        <w:rPr>
          <w:sz w:val="24"/>
          <w:szCs w:val="24"/>
        </w:rPr>
        <w:t>ll</w:t>
      </w:r>
      <w:r w:rsidRPr="006A5B51">
        <w:rPr>
          <w:spacing w:val="-1"/>
          <w:sz w:val="24"/>
          <w:szCs w:val="24"/>
        </w:rPr>
        <w:t xml:space="preserve"> </w:t>
      </w:r>
      <w:r w:rsidRPr="006A5B51">
        <w:rPr>
          <w:spacing w:val="1"/>
          <w:sz w:val="24"/>
          <w:szCs w:val="24"/>
        </w:rPr>
        <w:t>add</w:t>
      </w:r>
      <w:r w:rsidRPr="006A5B51">
        <w:rPr>
          <w:sz w:val="24"/>
          <w:szCs w:val="24"/>
        </w:rPr>
        <w:t>ress</w:t>
      </w:r>
      <w:r w:rsidRPr="006A5B51">
        <w:rPr>
          <w:spacing w:val="1"/>
          <w:sz w:val="24"/>
          <w:szCs w:val="24"/>
        </w:rPr>
        <w:t>e</w:t>
      </w:r>
      <w:r w:rsidRPr="006A5B51">
        <w:rPr>
          <w:spacing w:val="-2"/>
          <w:sz w:val="24"/>
          <w:szCs w:val="24"/>
        </w:rPr>
        <w:t>s</w:t>
      </w:r>
      <w:r w:rsidRPr="006A5B51">
        <w:rPr>
          <w:sz w:val="24"/>
          <w:szCs w:val="24"/>
        </w:rPr>
        <w:t>.</w:t>
      </w:r>
      <w:r w:rsidRPr="006A5B51">
        <w:rPr>
          <w:spacing w:val="1"/>
          <w:sz w:val="24"/>
          <w:szCs w:val="24"/>
        </w:rPr>
        <w:t xml:space="preserve"> </w:t>
      </w:r>
    </w:p>
    <w:p w14:paraId="4B01416C" w14:textId="77777777" w:rsidR="006C5BAD" w:rsidRPr="006A5B51" w:rsidRDefault="006C5BAD" w:rsidP="006C5BAD">
      <w:pPr>
        <w:widowControl w:val="0"/>
        <w:autoSpaceDE w:val="0"/>
        <w:autoSpaceDN w:val="0"/>
        <w:adjustRightInd w:val="0"/>
        <w:ind w:right="198" w:firstLine="460"/>
        <w:rPr>
          <w:spacing w:val="1"/>
          <w:sz w:val="24"/>
          <w:szCs w:val="24"/>
        </w:rPr>
      </w:pPr>
      <w:r w:rsidRPr="006A5B51">
        <w:rPr>
          <w:sz w:val="24"/>
          <w:szCs w:val="24"/>
        </w:rPr>
        <w:t>Use</w:t>
      </w:r>
      <w:r w:rsidRPr="006A5B51">
        <w:rPr>
          <w:spacing w:val="1"/>
          <w:sz w:val="24"/>
          <w:szCs w:val="24"/>
        </w:rPr>
        <w:t xml:space="preserve"> </w:t>
      </w:r>
      <w:r w:rsidRPr="006A5B51">
        <w:rPr>
          <w:spacing w:val="-2"/>
          <w:sz w:val="24"/>
          <w:szCs w:val="24"/>
        </w:rPr>
        <w:t>t</w:t>
      </w:r>
      <w:r w:rsidRPr="006A5B51">
        <w:rPr>
          <w:spacing w:val="1"/>
          <w:sz w:val="24"/>
          <w:szCs w:val="24"/>
        </w:rPr>
        <w:t>h</w:t>
      </w:r>
      <w:r w:rsidRPr="006A5B51">
        <w:rPr>
          <w:sz w:val="24"/>
          <w:szCs w:val="24"/>
        </w:rPr>
        <w:t>e</w:t>
      </w:r>
      <w:r w:rsidRPr="006A5B51">
        <w:rPr>
          <w:spacing w:val="1"/>
          <w:sz w:val="24"/>
          <w:szCs w:val="24"/>
        </w:rPr>
        <w:t xml:space="preserve"> </w:t>
      </w:r>
      <w:r w:rsidRPr="006A5B51">
        <w:rPr>
          <w:spacing w:val="-2"/>
          <w:sz w:val="24"/>
          <w:szCs w:val="24"/>
        </w:rPr>
        <w:t>c</w:t>
      </w:r>
      <w:r w:rsidRPr="006A5B51">
        <w:rPr>
          <w:spacing w:val="1"/>
          <w:sz w:val="24"/>
          <w:szCs w:val="24"/>
        </w:rPr>
        <w:t>u</w:t>
      </w:r>
      <w:r w:rsidRPr="006A5B51">
        <w:rPr>
          <w:sz w:val="24"/>
          <w:szCs w:val="24"/>
        </w:rPr>
        <w:t>r</w:t>
      </w:r>
      <w:r w:rsidRPr="006A5B51">
        <w:rPr>
          <w:spacing w:val="-1"/>
          <w:sz w:val="24"/>
          <w:szCs w:val="24"/>
        </w:rPr>
        <w:t>r</w:t>
      </w:r>
      <w:r w:rsidRPr="006A5B51">
        <w:rPr>
          <w:spacing w:val="1"/>
          <w:sz w:val="24"/>
          <w:szCs w:val="24"/>
        </w:rPr>
        <w:t>en</w:t>
      </w:r>
      <w:r w:rsidRPr="006A5B51">
        <w:rPr>
          <w:sz w:val="24"/>
          <w:szCs w:val="24"/>
        </w:rPr>
        <w:t>t</w:t>
      </w:r>
      <w:r w:rsidRPr="006A5B51">
        <w:rPr>
          <w:spacing w:val="1"/>
          <w:sz w:val="24"/>
          <w:szCs w:val="24"/>
        </w:rPr>
        <w:t xml:space="preserve"> </w:t>
      </w:r>
      <w:r w:rsidRPr="006A5B51">
        <w:rPr>
          <w:spacing w:val="-1"/>
          <w:sz w:val="24"/>
          <w:szCs w:val="24"/>
        </w:rPr>
        <w:t>d</w:t>
      </w:r>
      <w:r w:rsidRPr="006A5B51">
        <w:rPr>
          <w:spacing w:val="1"/>
          <w:sz w:val="24"/>
          <w:szCs w:val="24"/>
        </w:rPr>
        <w:t>a</w:t>
      </w:r>
      <w:r w:rsidRPr="006A5B51">
        <w:rPr>
          <w:sz w:val="24"/>
          <w:szCs w:val="24"/>
        </w:rPr>
        <w:t>te</w:t>
      </w:r>
      <w:r w:rsidRPr="006A5B51">
        <w:rPr>
          <w:spacing w:val="-1"/>
          <w:sz w:val="24"/>
          <w:szCs w:val="24"/>
        </w:rPr>
        <w:t xml:space="preserve"> </w:t>
      </w:r>
      <w:r w:rsidRPr="006A5B51">
        <w:rPr>
          <w:spacing w:val="1"/>
          <w:sz w:val="24"/>
          <w:szCs w:val="24"/>
        </w:rPr>
        <w:t>o</w:t>
      </w:r>
      <w:r w:rsidRPr="006A5B51">
        <w:rPr>
          <w:sz w:val="24"/>
          <w:szCs w:val="24"/>
        </w:rPr>
        <w:t xml:space="preserve">n </w:t>
      </w:r>
      <w:r w:rsidRPr="006A5B51">
        <w:rPr>
          <w:spacing w:val="1"/>
          <w:sz w:val="24"/>
          <w:szCs w:val="24"/>
        </w:rPr>
        <w:t>a</w:t>
      </w:r>
      <w:r w:rsidRPr="006A5B51">
        <w:rPr>
          <w:sz w:val="24"/>
          <w:szCs w:val="24"/>
        </w:rPr>
        <w:t>ll</w:t>
      </w:r>
      <w:r w:rsidRPr="006A5B51">
        <w:rPr>
          <w:spacing w:val="-1"/>
          <w:sz w:val="24"/>
          <w:szCs w:val="24"/>
        </w:rPr>
        <w:t xml:space="preserve"> </w:t>
      </w:r>
      <w:r w:rsidRPr="006A5B51">
        <w:rPr>
          <w:sz w:val="24"/>
          <w:szCs w:val="24"/>
        </w:rPr>
        <w:t>c</w:t>
      </w:r>
      <w:r w:rsidRPr="006A5B51">
        <w:rPr>
          <w:spacing w:val="1"/>
          <w:sz w:val="24"/>
          <w:szCs w:val="24"/>
        </w:rPr>
        <w:t>o</w:t>
      </w:r>
      <w:r w:rsidRPr="006A5B51">
        <w:rPr>
          <w:sz w:val="24"/>
          <w:szCs w:val="24"/>
        </w:rPr>
        <w:t>r</w:t>
      </w:r>
      <w:r w:rsidRPr="006A5B51">
        <w:rPr>
          <w:spacing w:val="-1"/>
          <w:sz w:val="24"/>
          <w:szCs w:val="24"/>
        </w:rPr>
        <w:t>r</w:t>
      </w:r>
      <w:r w:rsidRPr="006A5B51">
        <w:rPr>
          <w:spacing w:val="1"/>
          <w:sz w:val="24"/>
          <w:szCs w:val="24"/>
        </w:rPr>
        <w:t>e</w:t>
      </w:r>
      <w:r w:rsidRPr="006A5B51">
        <w:rPr>
          <w:sz w:val="24"/>
          <w:szCs w:val="24"/>
        </w:rPr>
        <w:t>s</w:t>
      </w:r>
      <w:r w:rsidRPr="006A5B51">
        <w:rPr>
          <w:spacing w:val="1"/>
          <w:sz w:val="24"/>
          <w:szCs w:val="24"/>
        </w:rPr>
        <w:t>po</w:t>
      </w:r>
      <w:r w:rsidRPr="006A5B51">
        <w:rPr>
          <w:spacing w:val="-1"/>
          <w:sz w:val="24"/>
          <w:szCs w:val="24"/>
        </w:rPr>
        <w:t>n</w:t>
      </w:r>
      <w:r w:rsidRPr="006A5B51">
        <w:rPr>
          <w:spacing w:val="1"/>
          <w:sz w:val="24"/>
          <w:szCs w:val="24"/>
        </w:rPr>
        <w:t>d</w:t>
      </w:r>
      <w:r w:rsidRPr="006A5B51">
        <w:rPr>
          <w:spacing w:val="-1"/>
          <w:sz w:val="24"/>
          <w:szCs w:val="24"/>
        </w:rPr>
        <w:t>e</w:t>
      </w:r>
      <w:r w:rsidRPr="006A5B51">
        <w:rPr>
          <w:spacing w:val="1"/>
          <w:sz w:val="24"/>
          <w:szCs w:val="24"/>
        </w:rPr>
        <w:t>n</w:t>
      </w:r>
      <w:r w:rsidRPr="006A5B51">
        <w:rPr>
          <w:sz w:val="24"/>
          <w:szCs w:val="24"/>
        </w:rPr>
        <w:t>ce</w:t>
      </w:r>
      <w:r w:rsidRPr="006A5B51">
        <w:rPr>
          <w:spacing w:val="-1"/>
          <w:sz w:val="24"/>
          <w:szCs w:val="24"/>
        </w:rPr>
        <w:t xml:space="preserve"> </w:t>
      </w:r>
      <w:r w:rsidRPr="006A5B51">
        <w:rPr>
          <w:spacing w:val="1"/>
          <w:sz w:val="24"/>
          <w:szCs w:val="24"/>
        </w:rPr>
        <w:t>un</w:t>
      </w:r>
      <w:r w:rsidRPr="006A5B51">
        <w:rPr>
          <w:spacing w:val="-3"/>
          <w:sz w:val="24"/>
          <w:szCs w:val="24"/>
        </w:rPr>
        <w:t>l</w:t>
      </w:r>
      <w:r w:rsidRPr="006A5B51">
        <w:rPr>
          <w:spacing w:val="1"/>
          <w:sz w:val="24"/>
          <w:szCs w:val="24"/>
        </w:rPr>
        <w:t>e</w:t>
      </w:r>
      <w:r w:rsidRPr="006A5B51">
        <w:rPr>
          <w:sz w:val="24"/>
          <w:szCs w:val="24"/>
        </w:rPr>
        <w:t xml:space="preserve">ss </w:t>
      </w:r>
      <w:r w:rsidRPr="006A5B51">
        <w:rPr>
          <w:spacing w:val="1"/>
          <w:sz w:val="24"/>
          <w:szCs w:val="24"/>
        </w:rPr>
        <w:t>d</w:t>
      </w:r>
      <w:r w:rsidRPr="006A5B51">
        <w:rPr>
          <w:sz w:val="24"/>
          <w:szCs w:val="24"/>
        </w:rPr>
        <w:t>i</w:t>
      </w:r>
      <w:r w:rsidRPr="006A5B51">
        <w:rPr>
          <w:spacing w:val="-1"/>
          <w:sz w:val="24"/>
          <w:szCs w:val="24"/>
        </w:rPr>
        <w:t>r</w:t>
      </w:r>
      <w:r w:rsidRPr="006A5B51">
        <w:rPr>
          <w:spacing w:val="1"/>
          <w:sz w:val="24"/>
          <w:szCs w:val="24"/>
        </w:rPr>
        <w:t>e</w:t>
      </w:r>
      <w:r w:rsidRPr="006A5B51">
        <w:rPr>
          <w:sz w:val="24"/>
          <w:szCs w:val="24"/>
        </w:rPr>
        <w:t>ct</w:t>
      </w:r>
      <w:r w:rsidRPr="006A5B51">
        <w:rPr>
          <w:spacing w:val="-1"/>
          <w:sz w:val="24"/>
          <w:szCs w:val="24"/>
        </w:rPr>
        <w:t>e</w:t>
      </w:r>
      <w:r w:rsidRPr="006A5B51">
        <w:rPr>
          <w:sz w:val="24"/>
          <w:szCs w:val="24"/>
        </w:rPr>
        <w:t>d</w:t>
      </w:r>
      <w:r w:rsidRPr="006A5B51">
        <w:rPr>
          <w:spacing w:val="1"/>
          <w:sz w:val="24"/>
          <w:szCs w:val="24"/>
        </w:rPr>
        <w:t xml:space="preserve"> d</w:t>
      </w:r>
      <w:r w:rsidRPr="006A5B51">
        <w:rPr>
          <w:spacing w:val="-3"/>
          <w:sz w:val="24"/>
          <w:szCs w:val="24"/>
        </w:rPr>
        <w:t>i</w:t>
      </w:r>
      <w:r w:rsidRPr="006A5B51">
        <w:rPr>
          <w:sz w:val="24"/>
          <w:szCs w:val="24"/>
        </w:rPr>
        <w:t>f</w:t>
      </w:r>
      <w:r w:rsidRPr="006A5B51">
        <w:rPr>
          <w:spacing w:val="1"/>
          <w:sz w:val="24"/>
          <w:szCs w:val="24"/>
        </w:rPr>
        <w:t>fe</w:t>
      </w:r>
      <w:r w:rsidRPr="006A5B51">
        <w:rPr>
          <w:sz w:val="24"/>
          <w:szCs w:val="24"/>
        </w:rPr>
        <w:t>re</w:t>
      </w:r>
      <w:r w:rsidRPr="006A5B51">
        <w:rPr>
          <w:spacing w:val="-1"/>
          <w:sz w:val="24"/>
          <w:szCs w:val="24"/>
        </w:rPr>
        <w:t>n</w:t>
      </w:r>
      <w:r w:rsidRPr="006A5B51">
        <w:rPr>
          <w:sz w:val="24"/>
          <w:szCs w:val="24"/>
        </w:rPr>
        <w:t xml:space="preserve">tly. </w:t>
      </w:r>
      <w:r w:rsidRPr="006A5B51">
        <w:rPr>
          <w:spacing w:val="1"/>
          <w:sz w:val="24"/>
          <w:szCs w:val="24"/>
        </w:rPr>
        <w:t xml:space="preserve"> </w:t>
      </w:r>
    </w:p>
    <w:p w14:paraId="0A379A03" w14:textId="77777777" w:rsidR="006C5BAD" w:rsidRPr="006A5B51" w:rsidRDefault="006C5BAD" w:rsidP="006C5BAD">
      <w:pPr>
        <w:widowControl w:val="0"/>
        <w:autoSpaceDE w:val="0"/>
        <w:autoSpaceDN w:val="0"/>
        <w:adjustRightInd w:val="0"/>
        <w:ind w:left="460"/>
        <w:rPr>
          <w:spacing w:val="2"/>
          <w:sz w:val="24"/>
          <w:szCs w:val="24"/>
        </w:rPr>
      </w:pPr>
      <w:r w:rsidRPr="006A5B51">
        <w:rPr>
          <w:spacing w:val="-1"/>
          <w:sz w:val="24"/>
          <w:szCs w:val="24"/>
        </w:rPr>
        <w:t>Y</w:t>
      </w:r>
      <w:r w:rsidRPr="006A5B51">
        <w:rPr>
          <w:spacing w:val="1"/>
          <w:sz w:val="24"/>
          <w:szCs w:val="24"/>
        </w:rPr>
        <w:t>o</w:t>
      </w:r>
      <w:r w:rsidRPr="006A5B51">
        <w:rPr>
          <w:sz w:val="24"/>
          <w:szCs w:val="24"/>
        </w:rPr>
        <w:t>u</w:t>
      </w:r>
      <w:r w:rsidRPr="006A5B51">
        <w:rPr>
          <w:spacing w:val="-1"/>
          <w:sz w:val="24"/>
          <w:szCs w:val="24"/>
        </w:rPr>
        <w:t xml:space="preserve"> </w:t>
      </w:r>
      <w:r w:rsidRPr="006A5B51">
        <w:rPr>
          <w:spacing w:val="1"/>
          <w:sz w:val="24"/>
          <w:szCs w:val="24"/>
        </w:rPr>
        <w:t>ma</w:t>
      </w:r>
      <w:r w:rsidRPr="006A5B51">
        <w:rPr>
          <w:sz w:val="24"/>
          <w:szCs w:val="24"/>
        </w:rPr>
        <w:t>y</w:t>
      </w:r>
      <w:r w:rsidRPr="006A5B51">
        <w:rPr>
          <w:spacing w:val="-2"/>
          <w:sz w:val="24"/>
          <w:szCs w:val="24"/>
        </w:rPr>
        <w:t xml:space="preserve"> </w:t>
      </w:r>
      <w:r w:rsidRPr="006A5B51">
        <w:rPr>
          <w:spacing w:val="1"/>
          <w:sz w:val="24"/>
          <w:szCs w:val="24"/>
        </w:rPr>
        <w:t>u</w:t>
      </w:r>
      <w:r w:rsidRPr="006A5B51">
        <w:rPr>
          <w:sz w:val="24"/>
          <w:szCs w:val="24"/>
        </w:rPr>
        <w:t>se</w:t>
      </w:r>
      <w:r w:rsidRPr="006A5B51">
        <w:rPr>
          <w:spacing w:val="1"/>
          <w:sz w:val="24"/>
          <w:szCs w:val="24"/>
        </w:rPr>
        <w:t xml:space="preserve"> </w:t>
      </w:r>
      <w:r w:rsidRPr="006A5B51">
        <w:rPr>
          <w:sz w:val="24"/>
          <w:szCs w:val="24"/>
        </w:rPr>
        <w:t>r</w:t>
      </w:r>
      <w:r w:rsidRPr="006A5B51">
        <w:rPr>
          <w:spacing w:val="-2"/>
          <w:sz w:val="24"/>
          <w:szCs w:val="24"/>
        </w:rPr>
        <w:t>e</w:t>
      </w:r>
      <w:r w:rsidRPr="006A5B51">
        <w:rPr>
          <w:sz w:val="24"/>
          <w:szCs w:val="24"/>
        </w:rPr>
        <w:t>f</w:t>
      </w:r>
      <w:r w:rsidRPr="006A5B51">
        <w:rPr>
          <w:spacing w:val="1"/>
          <w:sz w:val="24"/>
          <w:szCs w:val="24"/>
        </w:rPr>
        <w:t>e</w:t>
      </w:r>
      <w:r w:rsidRPr="006A5B51">
        <w:rPr>
          <w:sz w:val="24"/>
          <w:szCs w:val="24"/>
        </w:rPr>
        <w:t>re</w:t>
      </w:r>
      <w:r w:rsidRPr="006A5B51">
        <w:rPr>
          <w:spacing w:val="-1"/>
          <w:sz w:val="24"/>
          <w:szCs w:val="24"/>
        </w:rPr>
        <w:t>n</w:t>
      </w:r>
      <w:r w:rsidRPr="006A5B51">
        <w:rPr>
          <w:sz w:val="24"/>
          <w:szCs w:val="24"/>
        </w:rPr>
        <w:t>ce</w:t>
      </w:r>
      <w:r w:rsidRPr="006A5B51">
        <w:rPr>
          <w:spacing w:val="1"/>
          <w:sz w:val="24"/>
          <w:szCs w:val="24"/>
        </w:rPr>
        <w:t xml:space="preserve"> </w:t>
      </w:r>
      <w:r w:rsidRPr="006A5B51">
        <w:rPr>
          <w:sz w:val="24"/>
          <w:szCs w:val="24"/>
        </w:rPr>
        <w:t>ma</w:t>
      </w:r>
      <w:r w:rsidRPr="006A5B51">
        <w:rPr>
          <w:spacing w:val="1"/>
          <w:sz w:val="24"/>
          <w:szCs w:val="24"/>
        </w:rPr>
        <w:t>te</w:t>
      </w:r>
      <w:r w:rsidRPr="006A5B51">
        <w:rPr>
          <w:sz w:val="24"/>
          <w:szCs w:val="24"/>
        </w:rPr>
        <w:t>r</w:t>
      </w:r>
      <w:r w:rsidRPr="006A5B51">
        <w:rPr>
          <w:spacing w:val="-1"/>
          <w:sz w:val="24"/>
          <w:szCs w:val="24"/>
        </w:rPr>
        <w:t>i</w:t>
      </w:r>
      <w:r w:rsidRPr="006A5B51">
        <w:rPr>
          <w:spacing w:val="1"/>
          <w:sz w:val="24"/>
          <w:szCs w:val="24"/>
        </w:rPr>
        <w:t>a</w:t>
      </w:r>
      <w:r w:rsidRPr="006A5B51">
        <w:rPr>
          <w:sz w:val="24"/>
          <w:szCs w:val="24"/>
        </w:rPr>
        <w:t xml:space="preserve">ls, </w:t>
      </w:r>
      <w:r w:rsidRPr="006A5B51">
        <w:rPr>
          <w:spacing w:val="1"/>
          <w:sz w:val="24"/>
          <w:szCs w:val="24"/>
        </w:rPr>
        <w:t>bu</w:t>
      </w:r>
      <w:r w:rsidRPr="006A5B51">
        <w:rPr>
          <w:sz w:val="24"/>
          <w:szCs w:val="24"/>
        </w:rPr>
        <w:t>t</w:t>
      </w:r>
      <w:r w:rsidRPr="006A5B51">
        <w:rPr>
          <w:spacing w:val="1"/>
          <w:sz w:val="24"/>
          <w:szCs w:val="24"/>
        </w:rPr>
        <w:t xml:space="preserve"> </w:t>
      </w:r>
      <w:r w:rsidRPr="006A5B51">
        <w:rPr>
          <w:spacing w:val="-2"/>
          <w:sz w:val="24"/>
          <w:szCs w:val="24"/>
        </w:rPr>
        <w:t>y</w:t>
      </w:r>
      <w:r w:rsidRPr="006A5B51">
        <w:rPr>
          <w:spacing w:val="1"/>
          <w:sz w:val="24"/>
          <w:szCs w:val="24"/>
        </w:rPr>
        <w:t>o</w:t>
      </w:r>
      <w:r w:rsidRPr="006A5B51">
        <w:rPr>
          <w:sz w:val="24"/>
          <w:szCs w:val="24"/>
        </w:rPr>
        <w:t>u</w:t>
      </w:r>
      <w:r w:rsidRPr="006A5B51">
        <w:rPr>
          <w:spacing w:val="-1"/>
          <w:sz w:val="24"/>
          <w:szCs w:val="24"/>
        </w:rPr>
        <w:t xml:space="preserve"> </w:t>
      </w:r>
      <w:r w:rsidRPr="006A5B51">
        <w:rPr>
          <w:spacing w:val="1"/>
          <w:sz w:val="24"/>
          <w:szCs w:val="24"/>
        </w:rPr>
        <w:t>ma</w:t>
      </w:r>
      <w:r w:rsidRPr="006A5B51">
        <w:rPr>
          <w:sz w:val="24"/>
          <w:szCs w:val="24"/>
        </w:rPr>
        <w:t>y</w:t>
      </w:r>
      <w:r w:rsidRPr="006A5B51">
        <w:rPr>
          <w:spacing w:val="-2"/>
          <w:sz w:val="24"/>
          <w:szCs w:val="24"/>
        </w:rPr>
        <w:t xml:space="preserve"> </w:t>
      </w:r>
      <w:r w:rsidRPr="006A5B51">
        <w:rPr>
          <w:spacing w:val="1"/>
          <w:sz w:val="24"/>
          <w:szCs w:val="24"/>
        </w:rPr>
        <w:t>no</w:t>
      </w:r>
      <w:r w:rsidRPr="006A5B51">
        <w:rPr>
          <w:sz w:val="24"/>
          <w:szCs w:val="24"/>
        </w:rPr>
        <w:t>t</w:t>
      </w:r>
      <w:r w:rsidRPr="006A5B51">
        <w:rPr>
          <w:spacing w:val="-2"/>
          <w:sz w:val="24"/>
          <w:szCs w:val="24"/>
        </w:rPr>
        <w:t xml:space="preserve"> </w:t>
      </w:r>
      <w:r w:rsidRPr="006A5B51">
        <w:rPr>
          <w:sz w:val="24"/>
          <w:szCs w:val="24"/>
        </w:rPr>
        <w:t>s</w:t>
      </w:r>
      <w:r w:rsidRPr="006A5B51">
        <w:rPr>
          <w:spacing w:val="1"/>
          <w:sz w:val="24"/>
          <w:szCs w:val="24"/>
        </w:rPr>
        <w:t>ha</w:t>
      </w:r>
      <w:r w:rsidRPr="006A5B51">
        <w:rPr>
          <w:sz w:val="24"/>
          <w:szCs w:val="24"/>
        </w:rPr>
        <w:t>re</w:t>
      </w:r>
      <w:r w:rsidRPr="006A5B51">
        <w:rPr>
          <w:spacing w:val="-4"/>
          <w:sz w:val="24"/>
          <w:szCs w:val="24"/>
        </w:rPr>
        <w:t xml:space="preserve"> </w:t>
      </w:r>
      <w:r w:rsidRPr="006A5B51">
        <w:rPr>
          <w:sz w:val="24"/>
          <w:szCs w:val="24"/>
        </w:rPr>
        <w:t>ref</w:t>
      </w:r>
      <w:r w:rsidRPr="006A5B51">
        <w:rPr>
          <w:spacing w:val="1"/>
          <w:sz w:val="24"/>
          <w:szCs w:val="24"/>
        </w:rPr>
        <w:t>e</w:t>
      </w:r>
      <w:r w:rsidRPr="006A5B51">
        <w:rPr>
          <w:sz w:val="24"/>
          <w:szCs w:val="24"/>
        </w:rPr>
        <w:t>re</w:t>
      </w:r>
      <w:r w:rsidRPr="006A5B51">
        <w:rPr>
          <w:spacing w:val="1"/>
          <w:sz w:val="24"/>
          <w:szCs w:val="24"/>
        </w:rPr>
        <w:t>n</w:t>
      </w:r>
      <w:r w:rsidRPr="006A5B51">
        <w:rPr>
          <w:spacing w:val="-2"/>
          <w:sz w:val="24"/>
          <w:szCs w:val="24"/>
        </w:rPr>
        <w:t>c</w:t>
      </w:r>
      <w:r w:rsidRPr="006A5B51">
        <w:rPr>
          <w:spacing w:val="1"/>
          <w:sz w:val="24"/>
          <w:szCs w:val="24"/>
        </w:rPr>
        <w:t>e</w:t>
      </w:r>
      <w:r w:rsidRPr="006A5B51">
        <w:rPr>
          <w:sz w:val="24"/>
          <w:szCs w:val="24"/>
        </w:rPr>
        <w:t xml:space="preserve">s </w:t>
      </w:r>
      <w:r w:rsidRPr="006A5B51">
        <w:rPr>
          <w:spacing w:val="-2"/>
          <w:sz w:val="24"/>
          <w:szCs w:val="24"/>
        </w:rPr>
        <w:t>w</w:t>
      </w:r>
      <w:r w:rsidRPr="006A5B51">
        <w:rPr>
          <w:sz w:val="24"/>
          <w:szCs w:val="24"/>
        </w:rPr>
        <w:t>ith</w:t>
      </w:r>
      <w:r w:rsidRPr="006A5B51">
        <w:rPr>
          <w:spacing w:val="1"/>
          <w:sz w:val="24"/>
          <w:szCs w:val="24"/>
        </w:rPr>
        <w:t xml:space="preserve"> o</w:t>
      </w:r>
      <w:r w:rsidRPr="006A5B51">
        <w:rPr>
          <w:sz w:val="24"/>
          <w:szCs w:val="24"/>
        </w:rPr>
        <w:t>t</w:t>
      </w:r>
      <w:r w:rsidRPr="006A5B51">
        <w:rPr>
          <w:spacing w:val="1"/>
          <w:sz w:val="24"/>
          <w:szCs w:val="24"/>
        </w:rPr>
        <w:t>he</w:t>
      </w:r>
      <w:r w:rsidRPr="006A5B51">
        <w:rPr>
          <w:sz w:val="24"/>
          <w:szCs w:val="24"/>
        </w:rPr>
        <w:t xml:space="preserve">r </w:t>
      </w:r>
      <w:r w:rsidRPr="006A5B51">
        <w:rPr>
          <w:spacing w:val="-3"/>
          <w:sz w:val="24"/>
          <w:szCs w:val="24"/>
        </w:rPr>
        <w:t>c</w:t>
      </w:r>
      <w:r w:rsidRPr="006A5B51">
        <w:rPr>
          <w:spacing w:val="1"/>
          <w:sz w:val="24"/>
          <w:szCs w:val="24"/>
        </w:rPr>
        <w:t>on</w:t>
      </w:r>
      <w:r w:rsidRPr="006A5B51">
        <w:rPr>
          <w:sz w:val="24"/>
          <w:szCs w:val="24"/>
        </w:rPr>
        <w:t>t</w:t>
      </w:r>
      <w:r w:rsidRPr="006A5B51">
        <w:rPr>
          <w:spacing w:val="1"/>
          <w:sz w:val="24"/>
          <w:szCs w:val="24"/>
        </w:rPr>
        <w:t>e</w:t>
      </w:r>
      <w:r w:rsidRPr="006A5B51">
        <w:rPr>
          <w:spacing w:val="-2"/>
          <w:sz w:val="24"/>
          <w:szCs w:val="24"/>
        </w:rPr>
        <w:t>s</w:t>
      </w:r>
      <w:r w:rsidRPr="006A5B51">
        <w:rPr>
          <w:sz w:val="24"/>
          <w:szCs w:val="24"/>
        </w:rPr>
        <w:t>t</w:t>
      </w:r>
      <w:r w:rsidRPr="006A5B51">
        <w:rPr>
          <w:spacing w:val="1"/>
          <w:sz w:val="24"/>
          <w:szCs w:val="24"/>
        </w:rPr>
        <w:t>a</w:t>
      </w:r>
      <w:r w:rsidRPr="006A5B51">
        <w:rPr>
          <w:spacing w:val="-1"/>
          <w:sz w:val="24"/>
          <w:szCs w:val="24"/>
        </w:rPr>
        <w:t>n</w:t>
      </w:r>
      <w:r w:rsidRPr="006A5B51">
        <w:rPr>
          <w:sz w:val="24"/>
          <w:szCs w:val="24"/>
        </w:rPr>
        <w:t xml:space="preserve">ts. </w:t>
      </w:r>
      <w:r w:rsidRPr="006A5B51">
        <w:rPr>
          <w:spacing w:val="2"/>
          <w:sz w:val="24"/>
          <w:szCs w:val="24"/>
        </w:rPr>
        <w:t xml:space="preserve"> </w:t>
      </w:r>
    </w:p>
    <w:p w14:paraId="121C2D66" w14:textId="77777777" w:rsidR="006C5BAD" w:rsidRPr="006A5B51" w:rsidRDefault="006C5BAD" w:rsidP="006C5BAD">
      <w:pPr>
        <w:widowControl w:val="0"/>
        <w:autoSpaceDE w:val="0"/>
        <w:autoSpaceDN w:val="0"/>
        <w:adjustRightInd w:val="0"/>
        <w:ind w:left="460" w:right="198"/>
        <w:rPr>
          <w:spacing w:val="1"/>
          <w:sz w:val="24"/>
          <w:szCs w:val="24"/>
        </w:rPr>
      </w:pPr>
      <w:r w:rsidRPr="006A5B51">
        <w:rPr>
          <w:sz w:val="24"/>
          <w:szCs w:val="24"/>
        </w:rPr>
        <w:t>As</w:t>
      </w:r>
      <w:r w:rsidRPr="006A5B51">
        <w:rPr>
          <w:spacing w:val="-2"/>
          <w:sz w:val="24"/>
          <w:szCs w:val="24"/>
        </w:rPr>
        <w:t>s</w:t>
      </w:r>
      <w:r w:rsidRPr="006A5B51">
        <w:rPr>
          <w:spacing w:val="-1"/>
          <w:sz w:val="24"/>
          <w:szCs w:val="24"/>
        </w:rPr>
        <w:t>u</w:t>
      </w:r>
      <w:r w:rsidRPr="006A5B51">
        <w:rPr>
          <w:spacing w:val="1"/>
          <w:sz w:val="24"/>
          <w:szCs w:val="24"/>
        </w:rPr>
        <w:t>m</w:t>
      </w:r>
      <w:r w:rsidRPr="006A5B51">
        <w:rPr>
          <w:sz w:val="24"/>
          <w:szCs w:val="24"/>
        </w:rPr>
        <w:t>e</w:t>
      </w:r>
      <w:r w:rsidRPr="006A5B51">
        <w:rPr>
          <w:spacing w:val="1"/>
          <w:sz w:val="24"/>
          <w:szCs w:val="24"/>
        </w:rPr>
        <w:t xml:space="preserve"> </w:t>
      </w:r>
      <w:r w:rsidRPr="006A5B51">
        <w:rPr>
          <w:spacing w:val="-1"/>
          <w:sz w:val="24"/>
          <w:szCs w:val="24"/>
        </w:rPr>
        <w:t>th</w:t>
      </w:r>
      <w:r w:rsidRPr="006A5B51">
        <w:rPr>
          <w:spacing w:val="1"/>
          <w:sz w:val="24"/>
          <w:szCs w:val="24"/>
        </w:rPr>
        <w:t>e</w:t>
      </w:r>
      <w:r w:rsidRPr="006A5B51">
        <w:rPr>
          <w:sz w:val="24"/>
          <w:szCs w:val="24"/>
        </w:rPr>
        <w:t>se</w:t>
      </w:r>
      <w:r w:rsidRPr="006A5B51">
        <w:rPr>
          <w:spacing w:val="1"/>
          <w:sz w:val="24"/>
          <w:szCs w:val="24"/>
        </w:rPr>
        <w:t xml:space="preserve"> </w:t>
      </w:r>
      <w:r w:rsidRPr="006A5B51">
        <w:rPr>
          <w:sz w:val="24"/>
          <w:szCs w:val="24"/>
        </w:rPr>
        <w:t>j</w:t>
      </w:r>
      <w:r w:rsidRPr="006A5B51">
        <w:rPr>
          <w:spacing w:val="7"/>
          <w:sz w:val="24"/>
          <w:szCs w:val="24"/>
        </w:rPr>
        <w:t>o</w:t>
      </w:r>
      <w:r w:rsidRPr="006A5B51">
        <w:rPr>
          <w:spacing w:val="1"/>
          <w:sz w:val="24"/>
          <w:szCs w:val="24"/>
        </w:rPr>
        <w:t>b</w:t>
      </w:r>
      <w:r w:rsidRPr="006A5B51">
        <w:rPr>
          <w:sz w:val="24"/>
          <w:szCs w:val="24"/>
        </w:rPr>
        <w:t xml:space="preserve">s </w:t>
      </w:r>
      <w:r w:rsidRPr="006A5B51">
        <w:rPr>
          <w:spacing w:val="1"/>
          <w:sz w:val="24"/>
          <w:szCs w:val="24"/>
        </w:rPr>
        <w:t>a</w:t>
      </w:r>
      <w:r w:rsidRPr="006A5B51">
        <w:rPr>
          <w:sz w:val="24"/>
          <w:szCs w:val="24"/>
        </w:rPr>
        <w:t xml:space="preserve">re </w:t>
      </w:r>
      <w:r w:rsidRPr="006A5B51">
        <w:rPr>
          <w:spacing w:val="-3"/>
          <w:sz w:val="24"/>
          <w:szCs w:val="24"/>
        </w:rPr>
        <w:t>w</w:t>
      </w:r>
      <w:r w:rsidRPr="006A5B51">
        <w:rPr>
          <w:spacing w:val="1"/>
          <w:sz w:val="24"/>
          <w:szCs w:val="24"/>
        </w:rPr>
        <w:t>a</w:t>
      </w:r>
      <w:r w:rsidRPr="006A5B51">
        <w:rPr>
          <w:sz w:val="24"/>
          <w:szCs w:val="24"/>
        </w:rPr>
        <w:t>iting</w:t>
      </w:r>
      <w:r w:rsidRPr="006A5B51">
        <w:rPr>
          <w:spacing w:val="-1"/>
          <w:sz w:val="24"/>
          <w:szCs w:val="24"/>
        </w:rPr>
        <w:t xml:space="preserve"> </w:t>
      </w:r>
      <w:r w:rsidRPr="006A5B51">
        <w:rPr>
          <w:spacing w:val="3"/>
          <w:sz w:val="24"/>
          <w:szCs w:val="24"/>
        </w:rPr>
        <w:t>f</w:t>
      </w:r>
      <w:r w:rsidRPr="006A5B51">
        <w:rPr>
          <w:spacing w:val="1"/>
          <w:sz w:val="24"/>
          <w:szCs w:val="24"/>
        </w:rPr>
        <w:t>o</w:t>
      </w:r>
      <w:r w:rsidRPr="006A5B51">
        <w:rPr>
          <w:sz w:val="24"/>
          <w:szCs w:val="24"/>
        </w:rPr>
        <w:t xml:space="preserve">r </w:t>
      </w:r>
      <w:r w:rsidRPr="006A5B51">
        <w:rPr>
          <w:spacing w:val="-3"/>
          <w:sz w:val="24"/>
          <w:szCs w:val="24"/>
        </w:rPr>
        <w:t>y</w:t>
      </w:r>
      <w:r w:rsidRPr="006A5B51">
        <w:rPr>
          <w:spacing w:val="1"/>
          <w:sz w:val="24"/>
          <w:szCs w:val="24"/>
        </w:rPr>
        <w:t>o</w:t>
      </w:r>
      <w:r w:rsidRPr="006A5B51">
        <w:rPr>
          <w:sz w:val="24"/>
          <w:szCs w:val="24"/>
        </w:rPr>
        <w:t>u</w:t>
      </w:r>
      <w:r w:rsidRPr="006A5B51">
        <w:rPr>
          <w:spacing w:val="1"/>
          <w:sz w:val="24"/>
          <w:szCs w:val="24"/>
        </w:rPr>
        <w:t xml:space="preserve"> u</w:t>
      </w:r>
      <w:r w:rsidRPr="006A5B51">
        <w:rPr>
          <w:spacing w:val="-1"/>
          <w:sz w:val="24"/>
          <w:szCs w:val="24"/>
        </w:rPr>
        <w:t>p</w:t>
      </w:r>
      <w:r w:rsidRPr="006A5B51">
        <w:rPr>
          <w:spacing w:val="1"/>
          <w:sz w:val="24"/>
          <w:szCs w:val="24"/>
        </w:rPr>
        <w:t>o</w:t>
      </w:r>
      <w:r w:rsidRPr="006A5B51">
        <w:rPr>
          <w:sz w:val="24"/>
          <w:szCs w:val="24"/>
        </w:rPr>
        <w:t>n</w:t>
      </w:r>
      <w:r w:rsidRPr="006A5B51">
        <w:rPr>
          <w:spacing w:val="-1"/>
          <w:sz w:val="24"/>
          <w:szCs w:val="24"/>
        </w:rPr>
        <w:t xml:space="preserve"> </w:t>
      </w:r>
      <w:r w:rsidRPr="006A5B51">
        <w:rPr>
          <w:spacing w:val="1"/>
          <w:sz w:val="24"/>
          <w:szCs w:val="24"/>
        </w:rPr>
        <w:t>a</w:t>
      </w:r>
      <w:r w:rsidRPr="006A5B51">
        <w:rPr>
          <w:sz w:val="24"/>
          <w:szCs w:val="24"/>
        </w:rPr>
        <w:t>r</w:t>
      </w:r>
      <w:r w:rsidRPr="006A5B51">
        <w:rPr>
          <w:spacing w:val="-1"/>
          <w:sz w:val="24"/>
          <w:szCs w:val="24"/>
        </w:rPr>
        <w:t>r</w:t>
      </w:r>
      <w:r w:rsidRPr="006A5B51">
        <w:rPr>
          <w:spacing w:val="2"/>
          <w:sz w:val="24"/>
          <w:szCs w:val="24"/>
        </w:rPr>
        <w:t>i</w:t>
      </w:r>
      <w:r w:rsidRPr="006A5B51">
        <w:rPr>
          <w:spacing w:val="-2"/>
          <w:sz w:val="24"/>
          <w:szCs w:val="24"/>
        </w:rPr>
        <w:t>v</w:t>
      </w:r>
      <w:r w:rsidRPr="006A5B51">
        <w:rPr>
          <w:spacing w:val="1"/>
          <w:sz w:val="24"/>
          <w:szCs w:val="24"/>
        </w:rPr>
        <w:t>a</w:t>
      </w:r>
      <w:r w:rsidRPr="006A5B51">
        <w:rPr>
          <w:sz w:val="24"/>
          <w:szCs w:val="24"/>
        </w:rPr>
        <w:t>l in</w:t>
      </w:r>
      <w:r w:rsidRPr="006A5B51">
        <w:rPr>
          <w:spacing w:val="1"/>
          <w:sz w:val="24"/>
          <w:szCs w:val="24"/>
        </w:rPr>
        <w:t xml:space="preserve"> </w:t>
      </w:r>
      <w:r w:rsidRPr="006A5B51">
        <w:rPr>
          <w:sz w:val="24"/>
          <w:szCs w:val="24"/>
        </w:rPr>
        <w:t>t</w:t>
      </w:r>
      <w:r w:rsidRPr="006A5B51">
        <w:rPr>
          <w:spacing w:val="1"/>
          <w:sz w:val="24"/>
          <w:szCs w:val="24"/>
        </w:rPr>
        <w:t>h</w:t>
      </w:r>
      <w:r w:rsidRPr="006A5B51">
        <w:rPr>
          <w:sz w:val="24"/>
          <w:szCs w:val="24"/>
        </w:rPr>
        <w:t>e</w:t>
      </w:r>
      <w:r w:rsidRPr="006A5B51">
        <w:rPr>
          <w:spacing w:val="-1"/>
          <w:sz w:val="24"/>
          <w:szCs w:val="24"/>
        </w:rPr>
        <w:t xml:space="preserve"> </w:t>
      </w:r>
      <w:r w:rsidRPr="006A5B51">
        <w:rPr>
          <w:spacing w:val="1"/>
          <w:sz w:val="24"/>
          <w:szCs w:val="24"/>
        </w:rPr>
        <w:t>mo</w:t>
      </w:r>
      <w:r w:rsidRPr="006A5B51">
        <w:rPr>
          <w:spacing w:val="-3"/>
          <w:sz w:val="24"/>
          <w:szCs w:val="24"/>
        </w:rPr>
        <w:t>r</w:t>
      </w:r>
      <w:r w:rsidRPr="006A5B51">
        <w:rPr>
          <w:spacing w:val="1"/>
          <w:sz w:val="24"/>
          <w:szCs w:val="24"/>
        </w:rPr>
        <w:t>n</w:t>
      </w:r>
      <w:r w:rsidRPr="006A5B51">
        <w:rPr>
          <w:sz w:val="24"/>
          <w:szCs w:val="24"/>
        </w:rPr>
        <w:t>in</w:t>
      </w:r>
      <w:r w:rsidRPr="006A5B51">
        <w:rPr>
          <w:spacing w:val="-1"/>
          <w:sz w:val="24"/>
          <w:szCs w:val="24"/>
        </w:rPr>
        <w:t>g</w:t>
      </w:r>
      <w:r w:rsidRPr="006A5B51">
        <w:rPr>
          <w:sz w:val="24"/>
          <w:szCs w:val="24"/>
        </w:rPr>
        <w:t xml:space="preserve">. </w:t>
      </w:r>
      <w:r w:rsidRPr="006A5B51">
        <w:rPr>
          <w:spacing w:val="1"/>
          <w:sz w:val="24"/>
          <w:szCs w:val="24"/>
        </w:rPr>
        <w:t xml:space="preserve"> </w:t>
      </w:r>
    </w:p>
    <w:p w14:paraId="5E066065" w14:textId="77777777" w:rsidR="006C5BAD" w:rsidRPr="006A5B51" w:rsidRDefault="006C5BAD" w:rsidP="006C5BAD">
      <w:pPr>
        <w:widowControl w:val="0"/>
        <w:autoSpaceDE w:val="0"/>
        <w:autoSpaceDN w:val="0"/>
        <w:adjustRightInd w:val="0"/>
        <w:ind w:left="460" w:right="198"/>
        <w:rPr>
          <w:sz w:val="24"/>
          <w:szCs w:val="24"/>
        </w:rPr>
      </w:pPr>
      <w:r w:rsidRPr="006A5B51">
        <w:rPr>
          <w:spacing w:val="-1"/>
          <w:sz w:val="24"/>
          <w:szCs w:val="24"/>
        </w:rPr>
        <w:t>Y</w:t>
      </w:r>
      <w:r w:rsidRPr="006A5B51">
        <w:rPr>
          <w:spacing w:val="1"/>
          <w:sz w:val="24"/>
          <w:szCs w:val="24"/>
        </w:rPr>
        <w:t>o</w:t>
      </w:r>
      <w:r w:rsidRPr="006A5B51">
        <w:rPr>
          <w:sz w:val="24"/>
          <w:szCs w:val="24"/>
        </w:rPr>
        <w:t>u</w:t>
      </w:r>
      <w:r w:rsidRPr="006A5B51">
        <w:rPr>
          <w:spacing w:val="-1"/>
          <w:sz w:val="24"/>
          <w:szCs w:val="24"/>
        </w:rPr>
        <w:t xml:space="preserve"> </w:t>
      </w:r>
      <w:r w:rsidRPr="006A5B51">
        <w:rPr>
          <w:spacing w:val="1"/>
          <w:sz w:val="24"/>
          <w:szCs w:val="24"/>
        </w:rPr>
        <w:t>ma</w:t>
      </w:r>
      <w:r w:rsidRPr="006A5B51">
        <w:rPr>
          <w:sz w:val="24"/>
          <w:szCs w:val="24"/>
        </w:rPr>
        <w:t>y</w:t>
      </w:r>
      <w:r w:rsidRPr="006A5B51">
        <w:rPr>
          <w:spacing w:val="-2"/>
          <w:sz w:val="24"/>
          <w:szCs w:val="24"/>
        </w:rPr>
        <w:t xml:space="preserve"> </w:t>
      </w:r>
      <w:r w:rsidRPr="006A5B51">
        <w:rPr>
          <w:sz w:val="24"/>
          <w:szCs w:val="24"/>
        </w:rPr>
        <w:t>c</w:t>
      </w:r>
      <w:r w:rsidRPr="006A5B51">
        <w:rPr>
          <w:spacing w:val="1"/>
          <w:sz w:val="24"/>
          <w:szCs w:val="24"/>
        </w:rPr>
        <w:t>o</w:t>
      </w:r>
      <w:r w:rsidRPr="006A5B51">
        <w:rPr>
          <w:spacing w:val="-1"/>
          <w:sz w:val="24"/>
          <w:szCs w:val="24"/>
        </w:rPr>
        <w:t>m</w:t>
      </w:r>
      <w:r w:rsidRPr="006A5B51">
        <w:rPr>
          <w:spacing w:val="1"/>
          <w:sz w:val="24"/>
          <w:szCs w:val="24"/>
        </w:rPr>
        <w:t>p</w:t>
      </w:r>
      <w:r w:rsidRPr="006A5B51">
        <w:rPr>
          <w:sz w:val="24"/>
          <w:szCs w:val="24"/>
        </w:rPr>
        <w:t>le</w:t>
      </w:r>
      <w:r w:rsidRPr="006A5B51">
        <w:rPr>
          <w:spacing w:val="1"/>
          <w:sz w:val="24"/>
          <w:szCs w:val="24"/>
        </w:rPr>
        <w:t>t</w:t>
      </w:r>
      <w:r w:rsidRPr="006A5B51">
        <w:rPr>
          <w:sz w:val="24"/>
          <w:szCs w:val="24"/>
        </w:rPr>
        <w:t>e</w:t>
      </w:r>
      <w:r w:rsidRPr="006A5B51">
        <w:rPr>
          <w:spacing w:val="-1"/>
          <w:sz w:val="24"/>
          <w:szCs w:val="24"/>
        </w:rPr>
        <w:t xml:space="preserve"> </w:t>
      </w:r>
      <w:r w:rsidRPr="006A5B51">
        <w:rPr>
          <w:spacing w:val="1"/>
          <w:sz w:val="24"/>
          <w:szCs w:val="24"/>
        </w:rPr>
        <w:t>t</w:t>
      </w:r>
      <w:r w:rsidRPr="006A5B51">
        <w:rPr>
          <w:spacing w:val="-1"/>
          <w:sz w:val="24"/>
          <w:szCs w:val="24"/>
        </w:rPr>
        <w:t>h</w:t>
      </w:r>
      <w:r w:rsidRPr="006A5B51">
        <w:rPr>
          <w:sz w:val="24"/>
          <w:szCs w:val="24"/>
        </w:rPr>
        <w:t>e</w:t>
      </w:r>
      <w:r w:rsidRPr="006A5B51">
        <w:rPr>
          <w:spacing w:val="1"/>
          <w:sz w:val="24"/>
          <w:szCs w:val="24"/>
        </w:rPr>
        <w:t xml:space="preserve"> </w:t>
      </w:r>
      <w:r w:rsidRPr="006A5B51">
        <w:rPr>
          <w:spacing w:val="-2"/>
          <w:sz w:val="24"/>
          <w:szCs w:val="24"/>
        </w:rPr>
        <w:t>j</w:t>
      </w:r>
      <w:r w:rsidRPr="006A5B51">
        <w:rPr>
          <w:spacing w:val="1"/>
          <w:sz w:val="24"/>
          <w:szCs w:val="24"/>
        </w:rPr>
        <w:t>ob</w:t>
      </w:r>
      <w:r w:rsidRPr="006A5B51">
        <w:rPr>
          <w:sz w:val="24"/>
          <w:szCs w:val="24"/>
        </w:rPr>
        <w:t>s in</w:t>
      </w:r>
      <w:r w:rsidRPr="006A5B51">
        <w:rPr>
          <w:spacing w:val="-1"/>
          <w:sz w:val="24"/>
          <w:szCs w:val="24"/>
        </w:rPr>
        <w:t xml:space="preserve"> </w:t>
      </w:r>
      <w:r w:rsidRPr="006A5B51">
        <w:rPr>
          <w:spacing w:val="1"/>
          <w:sz w:val="24"/>
          <w:szCs w:val="24"/>
        </w:rPr>
        <w:t>an</w:t>
      </w:r>
      <w:r w:rsidRPr="006A5B51">
        <w:rPr>
          <w:sz w:val="24"/>
          <w:szCs w:val="24"/>
        </w:rPr>
        <w:t>y</w:t>
      </w:r>
      <w:r w:rsidRPr="006A5B51">
        <w:rPr>
          <w:spacing w:val="-2"/>
          <w:sz w:val="24"/>
          <w:szCs w:val="24"/>
        </w:rPr>
        <w:t xml:space="preserve"> </w:t>
      </w:r>
      <w:r w:rsidRPr="006A5B51">
        <w:rPr>
          <w:spacing w:val="1"/>
          <w:sz w:val="24"/>
          <w:szCs w:val="24"/>
        </w:rPr>
        <w:t>o</w:t>
      </w:r>
      <w:r w:rsidRPr="006A5B51">
        <w:rPr>
          <w:sz w:val="24"/>
          <w:szCs w:val="24"/>
        </w:rPr>
        <w:t>rd</w:t>
      </w:r>
      <w:r w:rsidRPr="006A5B51">
        <w:rPr>
          <w:spacing w:val="1"/>
          <w:sz w:val="24"/>
          <w:szCs w:val="24"/>
        </w:rPr>
        <w:t>e</w:t>
      </w:r>
      <w:r w:rsidRPr="006A5B51">
        <w:rPr>
          <w:sz w:val="24"/>
          <w:szCs w:val="24"/>
        </w:rPr>
        <w:t xml:space="preserve">r </w:t>
      </w:r>
      <w:r w:rsidRPr="006A5B51">
        <w:rPr>
          <w:spacing w:val="-2"/>
          <w:sz w:val="24"/>
          <w:szCs w:val="24"/>
        </w:rPr>
        <w:t>y</w:t>
      </w:r>
      <w:r w:rsidRPr="006A5B51">
        <w:rPr>
          <w:spacing w:val="1"/>
          <w:sz w:val="24"/>
          <w:szCs w:val="24"/>
        </w:rPr>
        <w:t>o</w:t>
      </w:r>
      <w:r w:rsidRPr="006A5B51">
        <w:rPr>
          <w:sz w:val="24"/>
          <w:szCs w:val="24"/>
        </w:rPr>
        <w:t>u</w:t>
      </w:r>
      <w:r w:rsidRPr="006A5B51">
        <w:rPr>
          <w:spacing w:val="1"/>
          <w:sz w:val="24"/>
          <w:szCs w:val="24"/>
        </w:rPr>
        <w:t xml:space="preserve"> </w:t>
      </w:r>
      <w:r w:rsidRPr="006A5B51">
        <w:rPr>
          <w:sz w:val="24"/>
          <w:szCs w:val="24"/>
        </w:rPr>
        <w:t>c</w:t>
      </w:r>
      <w:r w:rsidRPr="006A5B51">
        <w:rPr>
          <w:spacing w:val="1"/>
          <w:sz w:val="24"/>
          <w:szCs w:val="24"/>
        </w:rPr>
        <w:t>hoo</w:t>
      </w:r>
      <w:r w:rsidRPr="006A5B51">
        <w:rPr>
          <w:sz w:val="24"/>
          <w:szCs w:val="24"/>
        </w:rPr>
        <w:t>s</w:t>
      </w:r>
      <w:r w:rsidRPr="006A5B51">
        <w:rPr>
          <w:spacing w:val="-1"/>
          <w:sz w:val="24"/>
          <w:szCs w:val="24"/>
        </w:rPr>
        <w:t>e</w:t>
      </w:r>
      <w:r w:rsidRPr="006A5B51">
        <w:rPr>
          <w:sz w:val="24"/>
          <w:szCs w:val="24"/>
        </w:rPr>
        <w:t>.</w:t>
      </w:r>
    </w:p>
    <w:p w14:paraId="35ACE154" w14:textId="77777777" w:rsidR="006C5BAD" w:rsidRPr="006A5B51" w:rsidRDefault="006C5BAD" w:rsidP="006C5BAD">
      <w:pPr>
        <w:widowControl w:val="0"/>
        <w:autoSpaceDE w:val="0"/>
        <w:autoSpaceDN w:val="0"/>
        <w:adjustRightInd w:val="0"/>
        <w:spacing w:before="12" w:line="240" w:lineRule="exact"/>
        <w:rPr>
          <w:sz w:val="24"/>
          <w:szCs w:val="24"/>
        </w:rPr>
      </w:pPr>
    </w:p>
    <w:p w14:paraId="444D16CD" w14:textId="77777777" w:rsidR="006C5BAD" w:rsidRPr="006A5B51" w:rsidRDefault="006C5BAD" w:rsidP="006C5BAD">
      <w:pPr>
        <w:widowControl w:val="0"/>
        <w:autoSpaceDE w:val="0"/>
        <w:autoSpaceDN w:val="0"/>
        <w:adjustRightInd w:val="0"/>
        <w:ind w:left="460" w:right="584" w:hanging="360"/>
        <w:rPr>
          <w:sz w:val="24"/>
          <w:szCs w:val="24"/>
        </w:rPr>
      </w:pPr>
      <w:r w:rsidRPr="006A5B51">
        <w:rPr>
          <w:spacing w:val="1"/>
          <w:sz w:val="24"/>
          <w:szCs w:val="24"/>
        </w:rPr>
        <w:t>6</w:t>
      </w:r>
      <w:r w:rsidRPr="006A5B51">
        <w:rPr>
          <w:sz w:val="24"/>
          <w:szCs w:val="24"/>
        </w:rPr>
        <w:t xml:space="preserve">. </w:t>
      </w:r>
      <w:r w:rsidRPr="006A5B51">
        <w:rPr>
          <w:spacing w:val="26"/>
          <w:sz w:val="24"/>
          <w:szCs w:val="24"/>
        </w:rPr>
        <w:t xml:space="preserve"> </w:t>
      </w:r>
      <w:r w:rsidRPr="006A5B51">
        <w:rPr>
          <w:sz w:val="24"/>
          <w:szCs w:val="24"/>
        </w:rPr>
        <w:t>If</w:t>
      </w:r>
      <w:r w:rsidRPr="006A5B51">
        <w:rPr>
          <w:spacing w:val="1"/>
          <w:sz w:val="24"/>
          <w:szCs w:val="24"/>
        </w:rPr>
        <w:t xml:space="preserve"> </w:t>
      </w:r>
      <w:r w:rsidRPr="006A5B51">
        <w:rPr>
          <w:spacing w:val="-2"/>
          <w:sz w:val="24"/>
          <w:szCs w:val="24"/>
        </w:rPr>
        <w:t>y</w:t>
      </w:r>
      <w:r w:rsidRPr="006A5B51">
        <w:rPr>
          <w:spacing w:val="1"/>
          <w:sz w:val="24"/>
          <w:szCs w:val="24"/>
        </w:rPr>
        <w:t>o</w:t>
      </w:r>
      <w:r w:rsidRPr="006A5B51">
        <w:rPr>
          <w:sz w:val="24"/>
          <w:szCs w:val="24"/>
        </w:rPr>
        <w:t>u</w:t>
      </w:r>
      <w:r w:rsidRPr="006A5B51">
        <w:rPr>
          <w:spacing w:val="-1"/>
          <w:sz w:val="24"/>
          <w:szCs w:val="24"/>
        </w:rPr>
        <w:t xml:space="preserve"> </w:t>
      </w:r>
      <w:r w:rsidRPr="006A5B51">
        <w:rPr>
          <w:spacing w:val="3"/>
          <w:sz w:val="24"/>
          <w:szCs w:val="24"/>
        </w:rPr>
        <w:t>f</w:t>
      </w:r>
      <w:r w:rsidRPr="006A5B51">
        <w:rPr>
          <w:sz w:val="24"/>
          <w:szCs w:val="24"/>
        </w:rPr>
        <w:t>inish</w:t>
      </w:r>
      <w:r w:rsidRPr="006A5B51">
        <w:rPr>
          <w:spacing w:val="-1"/>
          <w:sz w:val="24"/>
          <w:szCs w:val="24"/>
        </w:rPr>
        <w:t xml:space="preserve"> </w:t>
      </w:r>
      <w:r w:rsidRPr="006A5B51">
        <w:rPr>
          <w:spacing w:val="1"/>
          <w:sz w:val="24"/>
          <w:szCs w:val="24"/>
        </w:rPr>
        <w:t>b</w:t>
      </w:r>
      <w:r w:rsidRPr="006A5B51">
        <w:rPr>
          <w:spacing w:val="-1"/>
          <w:sz w:val="24"/>
          <w:szCs w:val="24"/>
        </w:rPr>
        <w:t>e</w:t>
      </w:r>
      <w:r w:rsidRPr="006A5B51">
        <w:rPr>
          <w:sz w:val="24"/>
          <w:szCs w:val="24"/>
        </w:rPr>
        <w:t>f</w:t>
      </w:r>
      <w:r w:rsidRPr="006A5B51">
        <w:rPr>
          <w:spacing w:val="1"/>
          <w:sz w:val="24"/>
          <w:szCs w:val="24"/>
        </w:rPr>
        <w:t>o</w:t>
      </w:r>
      <w:r w:rsidRPr="006A5B51">
        <w:rPr>
          <w:sz w:val="24"/>
          <w:szCs w:val="24"/>
        </w:rPr>
        <w:t xml:space="preserve">re </w:t>
      </w:r>
      <w:r w:rsidRPr="006A5B51">
        <w:rPr>
          <w:spacing w:val="-1"/>
          <w:sz w:val="24"/>
          <w:szCs w:val="24"/>
        </w:rPr>
        <w:t>t</w:t>
      </w:r>
      <w:r w:rsidRPr="006A5B51">
        <w:rPr>
          <w:spacing w:val="1"/>
          <w:sz w:val="24"/>
          <w:szCs w:val="24"/>
        </w:rPr>
        <w:t>h</w:t>
      </w:r>
      <w:r w:rsidRPr="006A5B51">
        <w:rPr>
          <w:sz w:val="24"/>
          <w:szCs w:val="24"/>
        </w:rPr>
        <w:t>e</w:t>
      </w:r>
      <w:r w:rsidRPr="006A5B51">
        <w:rPr>
          <w:spacing w:val="-1"/>
          <w:sz w:val="24"/>
          <w:szCs w:val="24"/>
        </w:rPr>
        <w:t xml:space="preserve"> </w:t>
      </w:r>
      <w:r w:rsidRPr="006A5B51">
        <w:rPr>
          <w:spacing w:val="1"/>
          <w:sz w:val="24"/>
          <w:szCs w:val="24"/>
        </w:rPr>
        <w:t>en</w:t>
      </w:r>
      <w:r w:rsidRPr="006A5B51">
        <w:rPr>
          <w:sz w:val="24"/>
          <w:szCs w:val="24"/>
        </w:rPr>
        <w:t>d</w:t>
      </w:r>
      <w:r w:rsidRPr="006A5B51">
        <w:rPr>
          <w:spacing w:val="-1"/>
          <w:sz w:val="24"/>
          <w:szCs w:val="24"/>
        </w:rPr>
        <w:t xml:space="preserve"> o</w:t>
      </w:r>
      <w:r w:rsidRPr="006A5B51">
        <w:rPr>
          <w:sz w:val="24"/>
          <w:szCs w:val="24"/>
        </w:rPr>
        <w:t>f</w:t>
      </w:r>
      <w:r w:rsidRPr="006A5B51">
        <w:rPr>
          <w:spacing w:val="3"/>
          <w:sz w:val="24"/>
          <w:szCs w:val="24"/>
        </w:rPr>
        <w:t xml:space="preserve"> </w:t>
      </w:r>
      <w:r w:rsidRPr="006A5B51">
        <w:rPr>
          <w:spacing w:val="-1"/>
          <w:sz w:val="24"/>
          <w:szCs w:val="24"/>
        </w:rPr>
        <w:t>t</w:t>
      </w:r>
      <w:r w:rsidRPr="006A5B51">
        <w:rPr>
          <w:spacing w:val="1"/>
          <w:sz w:val="24"/>
          <w:szCs w:val="24"/>
        </w:rPr>
        <w:t>h</w:t>
      </w:r>
      <w:r w:rsidRPr="006A5B51">
        <w:rPr>
          <w:sz w:val="24"/>
          <w:szCs w:val="24"/>
        </w:rPr>
        <w:t>e</w:t>
      </w:r>
      <w:r w:rsidRPr="006A5B51">
        <w:rPr>
          <w:spacing w:val="-1"/>
          <w:sz w:val="24"/>
          <w:szCs w:val="24"/>
        </w:rPr>
        <w:t xml:space="preserve"> </w:t>
      </w:r>
      <w:r w:rsidRPr="006A5B51">
        <w:rPr>
          <w:sz w:val="24"/>
          <w:szCs w:val="24"/>
        </w:rPr>
        <w:t>t</w:t>
      </w:r>
      <w:r w:rsidRPr="006A5B51">
        <w:rPr>
          <w:spacing w:val="1"/>
          <w:sz w:val="24"/>
          <w:szCs w:val="24"/>
        </w:rPr>
        <w:t>e</w:t>
      </w:r>
      <w:r w:rsidRPr="006A5B51">
        <w:rPr>
          <w:sz w:val="24"/>
          <w:szCs w:val="24"/>
        </w:rPr>
        <w:t>sti</w:t>
      </w:r>
      <w:r w:rsidRPr="006A5B51">
        <w:rPr>
          <w:spacing w:val="1"/>
          <w:sz w:val="24"/>
          <w:szCs w:val="24"/>
        </w:rPr>
        <w:t>n</w:t>
      </w:r>
      <w:r w:rsidRPr="006A5B51">
        <w:rPr>
          <w:sz w:val="24"/>
          <w:szCs w:val="24"/>
        </w:rPr>
        <w:t>g</w:t>
      </w:r>
      <w:r w:rsidRPr="006A5B51">
        <w:rPr>
          <w:spacing w:val="-1"/>
          <w:sz w:val="24"/>
          <w:szCs w:val="24"/>
        </w:rPr>
        <w:t xml:space="preserve"> </w:t>
      </w:r>
      <w:r w:rsidRPr="006A5B51">
        <w:rPr>
          <w:spacing w:val="1"/>
          <w:sz w:val="24"/>
          <w:szCs w:val="24"/>
        </w:rPr>
        <w:t>t</w:t>
      </w:r>
      <w:r w:rsidRPr="006A5B51">
        <w:rPr>
          <w:spacing w:val="-3"/>
          <w:sz w:val="24"/>
          <w:szCs w:val="24"/>
        </w:rPr>
        <w:t>i</w:t>
      </w:r>
      <w:r w:rsidRPr="006A5B51">
        <w:rPr>
          <w:spacing w:val="1"/>
          <w:sz w:val="24"/>
          <w:szCs w:val="24"/>
        </w:rPr>
        <w:t>me</w:t>
      </w:r>
      <w:r w:rsidRPr="006A5B51">
        <w:rPr>
          <w:sz w:val="24"/>
          <w:szCs w:val="24"/>
        </w:rPr>
        <w:t>,</w:t>
      </w:r>
      <w:r w:rsidRPr="006A5B51">
        <w:rPr>
          <w:spacing w:val="-2"/>
          <w:sz w:val="24"/>
          <w:szCs w:val="24"/>
        </w:rPr>
        <w:t xml:space="preserve"> </w:t>
      </w:r>
      <w:r w:rsidRPr="006A5B51">
        <w:rPr>
          <w:spacing w:val="1"/>
          <w:sz w:val="24"/>
          <w:szCs w:val="24"/>
        </w:rPr>
        <w:t>no</w:t>
      </w:r>
      <w:r w:rsidRPr="006A5B51">
        <w:rPr>
          <w:sz w:val="24"/>
          <w:szCs w:val="24"/>
        </w:rPr>
        <w:t>t</w:t>
      </w:r>
      <w:r w:rsidRPr="006A5B51">
        <w:rPr>
          <w:spacing w:val="-2"/>
          <w:sz w:val="24"/>
          <w:szCs w:val="24"/>
        </w:rPr>
        <w:t>i</w:t>
      </w:r>
      <w:r w:rsidRPr="006A5B51">
        <w:rPr>
          <w:spacing w:val="3"/>
          <w:sz w:val="24"/>
          <w:szCs w:val="24"/>
        </w:rPr>
        <w:t>f</w:t>
      </w:r>
      <w:r w:rsidRPr="006A5B51">
        <w:rPr>
          <w:sz w:val="24"/>
          <w:szCs w:val="24"/>
        </w:rPr>
        <w:t>y</w:t>
      </w:r>
      <w:r w:rsidRPr="006A5B51">
        <w:rPr>
          <w:spacing w:val="-2"/>
          <w:sz w:val="24"/>
          <w:szCs w:val="24"/>
        </w:rPr>
        <w:t xml:space="preserve"> </w:t>
      </w:r>
      <w:r w:rsidRPr="006A5B51">
        <w:rPr>
          <w:spacing w:val="1"/>
          <w:sz w:val="24"/>
          <w:szCs w:val="24"/>
        </w:rPr>
        <w:t>th</w:t>
      </w:r>
      <w:r w:rsidRPr="006A5B51">
        <w:rPr>
          <w:sz w:val="24"/>
          <w:szCs w:val="24"/>
        </w:rPr>
        <w:t>e</w:t>
      </w:r>
      <w:r w:rsidRPr="006A5B51">
        <w:rPr>
          <w:spacing w:val="-1"/>
          <w:sz w:val="24"/>
          <w:szCs w:val="24"/>
        </w:rPr>
        <w:t xml:space="preserve"> </w:t>
      </w:r>
      <w:r w:rsidRPr="006A5B51">
        <w:rPr>
          <w:spacing w:val="1"/>
          <w:sz w:val="24"/>
          <w:szCs w:val="24"/>
        </w:rPr>
        <w:t>p</w:t>
      </w:r>
      <w:r w:rsidRPr="006A5B51">
        <w:rPr>
          <w:sz w:val="24"/>
          <w:szCs w:val="24"/>
        </w:rPr>
        <w:t>roc</w:t>
      </w:r>
      <w:r w:rsidRPr="006A5B51">
        <w:rPr>
          <w:spacing w:val="-2"/>
          <w:sz w:val="24"/>
          <w:szCs w:val="24"/>
        </w:rPr>
        <w:t>t</w:t>
      </w:r>
      <w:r w:rsidRPr="006A5B51">
        <w:rPr>
          <w:spacing w:val="1"/>
          <w:sz w:val="24"/>
          <w:szCs w:val="24"/>
        </w:rPr>
        <w:t>o</w:t>
      </w:r>
      <w:r w:rsidRPr="006A5B51">
        <w:rPr>
          <w:sz w:val="24"/>
          <w:szCs w:val="24"/>
        </w:rPr>
        <w:t>r.</w:t>
      </w:r>
      <w:r w:rsidRPr="006A5B51">
        <w:rPr>
          <w:spacing w:val="54"/>
          <w:sz w:val="24"/>
          <w:szCs w:val="24"/>
        </w:rPr>
        <w:t xml:space="preserve"> </w:t>
      </w:r>
      <w:r w:rsidRPr="006A5B51">
        <w:rPr>
          <w:spacing w:val="2"/>
          <w:sz w:val="24"/>
          <w:szCs w:val="24"/>
        </w:rPr>
        <w:t>T</w:t>
      </w:r>
      <w:r w:rsidRPr="006A5B51">
        <w:rPr>
          <w:sz w:val="24"/>
          <w:szCs w:val="24"/>
        </w:rPr>
        <w:t>i</w:t>
      </w:r>
      <w:r w:rsidRPr="006A5B51">
        <w:rPr>
          <w:spacing w:val="-1"/>
          <w:sz w:val="24"/>
          <w:szCs w:val="24"/>
        </w:rPr>
        <w:t>m</w:t>
      </w:r>
      <w:r w:rsidRPr="006A5B51">
        <w:rPr>
          <w:sz w:val="24"/>
          <w:szCs w:val="24"/>
        </w:rPr>
        <w:t>e</w:t>
      </w:r>
      <w:r w:rsidRPr="006A5B51">
        <w:rPr>
          <w:spacing w:val="1"/>
          <w:sz w:val="24"/>
          <w:szCs w:val="24"/>
        </w:rPr>
        <w:t xml:space="preserve"> </w:t>
      </w:r>
      <w:r w:rsidRPr="006A5B51">
        <w:rPr>
          <w:sz w:val="24"/>
          <w:szCs w:val="24"/>
        </w:rPr>
        <w:t>may</w:t>
      </w:r>
      <w:r w:rsidRPr="006A5B51">
        <w:rPr>
          <w:spacing w:val="-1"/>
          <w:sz w:val="24"/>
          <w:szCs w:val="24"/>
        </w:rPr>
        <w:t xml:space="preserve"> </w:t>
      </w:r>
      <w:r w:rsidRPr="006A5B51">
        <w:rPr>
          <w:spacing w:val="1"/>
          <w:sz w:val="24"/>
          <w:szCs w:val="24"/>
        </w:rPr>
        <w:t>b</w:t>
      </w:r>
      <w:r w:rsidRPr="006A5B51">
        <w:rPr>
          <w:sz w:val="24"/>
          <w:szCs w:val="24"/>
        </w:rPr>
        <w:t>e</w:t>
      </w:r>
      <w:r w:rsidRPr="006A5B51">
        <w:rPr>
          <w:spacing w:val="1"/>
          <w:sz w:val="24"/>
          <w:szCs w:val="24"/>
        </w:rPr>
        <w:t xml:space="preserve"> </w:t>
      </w:r>
      <w:r w:rsidRPr="006A5B51">
        <w:rPr>
          <w:sz w:val="24"/>
          <w:szCs w:val="24"/>
        </w:rPr>
        <w:t>a f</w:t>
      </w:r>
      <w:r w:rsidRPr="006A5B51">
        <w:rPr>
          <w:spacing w:val="1"/>
          <w:sz w:val="24"/>
          <w:szCs w:val="24"/>
        </w:rPr>
        <w:t>a</w:t>
      </w:r>
      <w:r w:rsidRPr="006A5B51">
        <w:rPr>
          <w:sz w:val="24"/>
          <w:szCs w:val="24"/>
        </w:rPr>
        <w:t>ct</w:t>
      </w:r>
      <w:r w:rsidRPr="006A5B51">
        <w:rPr>
          <w:spacing w:val="1"/>
          <w:sz w:val="24"/>
          <w:szCs w:val="24"/>
        </w:rPr>
        <w:t>o</w:t>
      </w:r>
      <w:r w:rsidRPr="006A5B51">
        <w:rPr>
          <w:sz w:val="24"/>
          <w:szCs w:val="24"/>
        </w:rPr>
        <w:t>r in</w:t>
      </w:r>
      <w:r w:rsidRPr="006A5B51">
        <w:rPr>
          <w:spacing w:val="-1"/>
          <w:sz w:val="24"/>
          <w:szCs w:val="24"/>
        </w:rPr>
        <w:t xml:space="preserve"> </w:t>
      </w:r>
      <w:r w:rsidRPr="006A5B51">
        <w:rPr>
          <w:spacing w:val="1"/>
          <w:sz w:val="24"/>
          <w:szCs w:val="24"/>
        </w:rPr>
        <w:t>de</w:t>
      </w:r>
      <w:r w:rsidRPr="006A5B51">
        <w:rPr>
          <w:spacing w:val="-2"/>
          <w:sz w:val="24"/>
          <w:szCs w:val="24"/>
        </w:rPr>
        <w:t>t</w:t>
      </w:r>
      <w:r w:rsidRPr="006A5B51">
        <w:rPr>
          <w:spacing w:val="1"/>
          <w:sz w:val="24"/>
          <w:szCs w:val="24"/>
        </w:rPr>
        <w:t>e</w:t>
      </w:r>
      <w:r w:rsidRPr="006A5B51">
        <w:rPr>
          <w:sz w:val="24"/>
          <w:szCs w:val="24"/>
        </w:rPr>
        <w:t>r</w:t>
      </w:r>
      <w:r w:rsidRPr="006A5B51">
        <w:rPr>
          <w:spacing w:val="1"/>
          <w:sz w:val="24"/>
          <w:szCs w:val="24"/>
        </w:rPr>
        <w:t>m</w:t>
      </w:r>
      <w:r w:rsidRPr="006A5B51">
        <w:rPr>
          <w:sz w:val="24"/>
          <w:szCs w:val="24"/>
        </w:rPr>
        <w:t>in</w:t>
      </w:r>
      <w:r w:rsidRPr="006A5B51">
        <w:rPr>
          <w:spacing w:val="-2"/>
          <w:sz w:val="24"/>
          <w:szCs w:val="24"/>
        </w:rPr>
        <w:t>i</w:t>
      </w:r>
      <w:r w:rsidRPr="006A5B51">
        <w:rPr>
          <w:spacing w:val="1"/>
          <w:sz w:val="24"/>
          <w:szCs w:val="24"/>
        </w:rPr>
        <w:t>n</w:t>
      </w:r>
      <w:r w:rsidRPr="006A5B51">
        <w:rPr>
          <w:sz w:val="24"/>
          <w:szCs w:val="24"/>
        </w:rPr>
        <w:t>g</w:t>
      </w:r>
      <w:r w:rsidRPr="006A5B51">
        <w:rPr>
          <w:spacing w:val="-1"/>
          <w:sz w:val="24"/>
          <w:szCs w:val="24"/>
        </w:rPr>
        <w:t xml:space="preserve"> </w:t>
      </w:r>
      <w:r w:rsidRPr="006A5B51">
        <w:rPr>
          <w:spacing w:val="1"/>
          <w:sz w:val="24"/>
          <w:szCs w:val="24"/>
        </w:rPr>
        <w:t>t</w:t>
      </w:r>
      <w:r w:rsidRPr="006A5B51">
        <w:rPr>
          <w:spacing w:val="-1"/>
          <w:sz w:val="24"/>
          <w:szCs w:val="24"/>
        </w:rPr>
        <w:t>h</w:t>
      </w:r>
      <w:r w:rsidRPr="006A5B51">
        <w:rPr>
          <w:sz w:val="24"/>
          <w:szCs w:val="24"/>
        </w:rPr>
        <w:t>e</w:t>
      </w:r>
      <w:r w:rsidRPr="006A5B51">
        <w:rPr>
          <w:spacing w:val="1"/>
          <w:sz w:val="24"/>
          <w:szCs w:val="24"/>
        </w:rPr>
        <w:t xml:space="preserve"> </w:t>
      </w:r>
      <w:r w:rsidRPr="006A5B51">
        <w:rPr>
          <w:spacing w:val="-2"/>
          <w:sz w:val="24"/>
          <w:szCs w:val="24"/>
        </w:rPr>
        <w:t>w</w:t>
      </w:r>
      <w:r w:rsidRPr="006A5B51">
        <w:rPr>
          <w:sz w:val="24"/>
          <w:szCs w:val="24"/>
        </w:rPr>
        <w:t>in</w:t>
      </w:r>
      <w:r w:rsidRPr="006A5B51">
        <w:rPr>
          <w:spacing w:val="1"/>
          <w:sz w:val="24"/>
          <w:szCs w:val="24"/>
        </w:rPr>
        <w:t>ne</w:t>
      </w:r>
      <w:r w:rsidRPr="006A5B51">
        <w:rPr>
          <w:sz w:val="24"/>
          <w:szCs w:val="24"/>
        </w:rPr>
        <w:t>r in</w:t>
      </w:r>
      <w:r w:rsidRPr="006A5B51">
        <w:rPr>
          <w:spacing w:val="1"/>
          <w:sz w:val="24"/>
          <w:szCs w:val="24"/>
        </w:rPr>
        <w:t xml:space="preserve"> </w:t>
      </w:r>
      <w:r w:rsidRPr="006A5B51">
        <w:rPr>
          <w:sz w:val="24"/>
          <w:szCs w:val="24"/>
        </w:rPr>
        <w:t>t</w:t>
      </w:r>
      <w:r w:rsidRPr="006A5B51">
        <w:rPr>
          <w:spacing w:val="-1"/>
          <w:sz w:val="24"/>
          <w:szCs w:val="24"/>
        </w:rPr>
        <w:t>h</w:t>
      </w:r>
      <w:r w:rsidRPr="006A5B51">
        <w:rPr>
          <w:sz w:val="24"/>
          <w:szCs w:val="24"/>
        </w:rPr>
        <w:t>e</w:t>
      </w:r>
      <w:r w:rsidRPr="006A5B51">
        <w:rPr>
          <w:spacing w:val="1"/>
          <w:sz w:val="24"/>
          <w:szCs w:val="24"/>
        </w:rPr>
        <w:t xml:space="preserve"> e</w:t>
      </w:r>
      <w:r w:rsidRPr="006A5B51">
        <w:rPr>
          <w:spacing w:val="-2"/>
          <w:sz w:val="24"/>
          <w:szCs w:val="24"/>
        </w:rPr>
        <w:t>v</w:t>
      </w:r>
      <w:r w:rsidRPr="006A5B51">
        <w:rPr>
          <w:spacing w:val="1"/>
          <w:sz w:val="24"/>
          <w:szCs w:val="24"/>
        </w:rPr>
        <w:t>en</w:t>
      </w:r>
      <w:r w:rsidRPr="006A5B51">
        <w:rPr>
          <w:sz w:val="24"/>
          <w:szCs w:val="24"/>
        </w:rPr>
        <w:t>t</w:t>
      </w:r>
      <w:r w:rsidRPr="006A5B51">
        <w:rPr>
          <w:spacing w:val="-1"/>
          <w:sz w:val="24"/>
          <w:szCs w:val="24"/>
        </w:rPr>
        <w:t xml:space="preserve"> o</w:t>
      </w:r>
      <w:r w:rsidRPr="006A5B51">
        <w:rPr>
          <w:sz w:val="24"/>
          <w:szCs w:val="24"/>
        </w:rPr>
        <w:t>f</w:t>
      </w:r>
      <w:r w:rsidRPr="006A5B51">
        <w:rPr>
          <w:spacing w:val="1"/>
          <w:sz w:val="24"/>
          <w:szCs w:val="24"/>
        </w:rPr>
        <w:t xml:space="preserve"> </w:t>
      </w:r>
      <w:r w:rsidRPr="006A5B51">
        <w:rPr>
          <w:sz w:val="24"/>
          <w:szCs w:val="24"/>
        </w:rPr>
        <w:t>a</w:t>
      </w:r>
      <w:r w:rsidRPr="006A5B51">
        <w:rPr>
          <w:spacing w:val="1"/>
          <w:sz w:val="24"/>
          <w:szCs w:val="24"/>
        </w:rPr>
        <w:t xml:space="preserve"> t</w:t>
      </w:r>
      <w:r w:rsidRPr="006A5B51">
        <w:rPr>
          <w:sz w:val="24"/>
          <w:szCs w:val="24"/>
        </w:rPr>
        <w:t>i</w:t>
      </w:r>
      <w:r w:rsidRPr="006A5B51">
        <w:rPr>
          <w:spacing w:val="-2"/>
          <w:sz w:val="24"/>
          <w:szCs w:val="24"/>
        </w:rPr>
        <w:t>e</w:t>
      </w:r>
      <w:r w:rsidRPr="006A5B51">
        <w:rPr>
          <w:sz w:val="24"/>
          <w:szCs w:val="24"/>
        </w:rPr>
        <w:t>.</w:t>
      </w:r>
    </w:p>
    <w:p w14:paraId="5C7094A8" w14:textId="77777777" w:rsidR="006C5BAD" w:rsidRPr="006A5B51" w:rsidRDefault="006C5BAD" w:rsidP="006C5BAD">
      <w:pPr>
        <w:widowControl w:val="0"/>
        <w:autoSpaceDE w:val="0"/>
        <w:autoSpaceDN w:val="0"/>
        <w:adjustRightInd w:val="0"/>
        <w:spacing w:before="16" w:line="260" w:lineRule="exact"/>
        <w:rPr>
          <w:sz w:val="24"/>
          <w:szCs w:val="24"/>
        </w:rPr>
      </w:pPr>
    </w:p>
    <w:p w14:paraId="6603D73B" w14:textId="77777777" w:rsidR="006C5BAD" w:rsidRPr="006A5B51" w:rsidRDefault="006C5BAD" w:rsidP="006C5BAD">
      <w:pPr>
        <w:widowControl w:val="0"/>
        <w:autoSpaceDE w:val="0"/>
        <w:autoSpaceDN w:val="0"/>
        <w:adjustRightInd w:val="0"/>
        <w:ind w:left="460" w:right="397" w:hanging="360"/>
        <w:rPr>
          <w:sz w:val="24"/>
          <w:szCs w:val="24"/>
        </w:rPr>
      </w:pPr>
      <w:r w:rsidRPr="006A5B51">
        <w:rPr>
          <w:spacing w:val="1"/>
          <w:sz w:val="24"/>
          <w:szCs w:val="24"/>
        </w:rPr>
        <w:t>7</w:t>
      </w:r>
      <w:r w:rsidRPr="006A5B51">
        <w:rPr>
          <w:sz w:val="24"/>
          <w:szCs w:val="24"/>
        </w:rPr>
        <w:t xml:space="preserve">. </w:t>
      </w:r>
      <w:r w:rsidRPr="006A5B51">
        <w:rPr>
          <w:spacing w:val="26"/>
          <w:sz w:val="24"/>
          <w:szCs w:val="24"/>
        </w:rPr>
        <w:t xml:space="preserve"> </w:t>
      </w:r>
      <w:r w:rsidRPr="006A5B51">
        <w:rPr>
          <w:spacing w:val="6"/>
          <w:sz w:val="24"/>
          <w:szCs w:val="24"/>
        </w:rPr>
        <w:t>W</w:t>
      </w:r>
      <w:r w:rsidRPr="006A5B51">
        <w:rPr>
          <w:spacing w:val="-1"/>
          <w:sz w:val="24"/>
          <w:szCs w:val="24"/>
        </w:rPr>
        <w:t>he</w:t>
      </w:r>
      <w:r w:rsidRPr="006A5B51">
        <w:rPr>
          <w:sz w:val="24"/>
          <w:szCs w:val="24"/>
        </w:rPr>
        <w:t>n</w:t>
      </w:r>
      <w:r w:rsidRPr="006A5B51">
        <w:rPr>
          <w:spacing w:val="-1"/>
          <w:sz w:val="24"/>
          <w:szCs w:val="24"/>
        </w:rPr>
        <w:t xml:space="preserve"> t</w:t>
      </w:r>
      <w:r w:rsidRPr="006A5B51">
        <w:rPr>
          <w:spacing w:val="1"/>
          <w:sz w:val="24"/>
          <w:szCs w:val="24"/>
        </w:rPr>
        <w:t>u</w:t>
      </w:r>
      <w:r w:rsidRPr="006A5B51">
        <w:rPr>
          <w:sz w:val="24"/>
          <w:szCs w:val="24"/>
        </w:rPr>
        <w:t>r</w:t>
      </w:r>
      <w:r w:rsidRPr="006A5B51">
        <w:rPr>
          <w:spacing w:val="1"/>
          <w:sz w:val="24"/>
          <w:szCs w:val="24"/>
        </w:rPr>
        <w:t>n</w:t>
      </w:r>
      <w:r w:rsidRPr="006A5B51">
        <w:rPr>
          <w:sz w:val="24"/>
          <w:szCs w:val="24"/>
        </w:rPr>
        <w:t>ing</w:t>
      </w:r>
      <w:r w:rsidRPr="006A5B51">
        <w:rPr>
          <w:spacing w:val="-1"/>
          <w:sz w:val="24"/>
          <w:szCs w:val="24"/>
        </w:rPr>
        <w:t xml:space="preserve"> </w:t>
      </w:r>
      <w:r w:rsidRPr="006A5B51">
        <w:rPr>
          <w:sz w:val="24"/>
          <w:szCs w:val="24"/>
        </w:rPr>
        <w:t>in</w:t>
      </w:r>
      <w:r w:rsidRPr="006A5B51">
        <w:rPr>
          <w:spacing w:val="1"/>
          <w:sz w:val="24"/>
          <w:szCs w:val="24"/>
        </w:rPr>
        <w:t xml:space="preserve"> </w:t>
      </w:r>
      <w:r w:rsidRPr="006A5B51">
        <w:rPr>
          <w:spacing w:val="-2"/>
          <w:sz w:val="24"/>
          <w:szCs w:val="24"/>
        </w:rPr>
        <w:t>y</w:t>
      </w:r>
      <w:r w:rsidRPr="006A5B51">
        <w:rPr>
          <w:spacing w:val="1"/>
          <w:sz w:val="24"/>
          <w:szCs w:val="24"/>
        </w:rPr>
        <w:t>ou</w:t>
      </w:r>
      <w:r w:rsidRPr="006A5B51">
        <w:rPr>
          <w:sz w:val="24"/>
          <w:szCs w:val="24"/>
        </w:rPr>
        <w:t>r co</w:t>
      </w:r>
      <w:r w:rsidRPr="006A5B51">
        <w:rPr>
          <w:spacing w:val="1"/>
          <w:sz w:val="24"/>
          <w:szCs w:val="24"/>
        </w:rPr>
        <w:t>n</w:t>
      </w:r>
      <w:r w:rsidRPr="006A5B51">
        <w:rPr>
          <w:sz w:val="24"/>
          <w:szCs w:val="24"/>
        </w:rPr>
        <w:t>t</w:t>
      </w:r>
      <w:r w:rsidRPr="006A5B51">
        <w:rPr>
          <w:spacing w:val="1"/>
          <w:sz w:val="24"/>
          <w:szCs w:val="24"/>
        </w:rPr>
        <w:t>e</w:t>
      </w:r>
      <w:r w:rsidRPr="006A5B51">
        <w:rPr>
          <w:spacing w:val="-2"/>
          <w:sz w:val="24"/>
          <w:szCs w:val="24"/>
        </w:rPr>
        <w:t>s</w:t>
      </w:r>
      <w:r w:rsidRPr="006A5B51">
        <w:rPr>
          <w:sz w:val="24"/>
          <w:szCs w:val="24"/>
        </w:rPr>
        <w:t>t,</w:t>
      </w:r>
      <w:r w:rsidRPr="006A5B51">
        <w:rPr>
          <w:spacing w:val="1"/>
          <w:sz w:val="24"/>
          <w:szCs w:val="24"/>
        </w:rPr>
        <w:t xml:space="preserve"> p</w:t>
      </w:r>
      <w:r w:rsidRPr="006A5B51">
        <w:rPr>
          <w:spacing w:val="-3"/>
          <w:sz w:val="24"/>
          <w:szCs w:val="24"/>
        </w:rPr>
        <w:t>l</w:t>
      </w:r>
      <w:r w:rsidRPr="006A5B51">
        <w:rPr>
          <w:spacing w:val="1"/>
          <w:sz w:val="24"/>
          <w:szCs w:val="24"/>
        </w:rPr>
        <w:t>a</w:t>
      </w:r>
      <w:r w:rsidRPr="006A5B51">
        <w:rPr>
          <w:sz w:val="24"/>
          <w:szCs w:val="24"/>
        </w:rPr>
        <w:t>ce</w:t>
      </w:r>
      <w:r w:rsidRPr="006A5B51">
        <w:rPr>
          <w:spacing w:val="1"/>
          <w:sz w:val="24"/>
          <w:szCs w:val="24"/>
        </w:rPr>
        <w:t xml:space="preserve"> </w:t>
      </w:r>
      <w:r w:rsidRPr="006A5B51">
        <w:rPr>
          <w:spacing w:val="-2"/>
          <w:sz w:val="24"/>
          <w:szCs w:val="24"/>
        </w:rPr>
        <w:t>y</w:t>
      </w:r>
      <w:r w:rsidRPr="006A5B51">
        <w:rPr>
          <w:spacing w:val="1"/>
          <w:sz w:val="24"/>
          <w:szCs w:val="24"/>
        </w:rPr>
        <w:t>ou</w:t>
      </w:r>
      <w:r w:rsidRPr="006A5B51">
        <w:rPr>
          <w:sz w:val="24"/>
          <w:szCs w:val="24"/>
        </w:rPr>
        <w:t>r Sc</w:t>
      </w:r>
      <w:r w:rsidRPr="006A5B51">
        <w:rPr>
          <w:spacing w:val="1"/>
          <w:sz w:val="24"/>
          <w:szCs w:val="24"/>
        </w:rPr>
        <w:t>o</w:t>
      </w:r>
      <w:r w:rsidRPr="006A5B51">
        <w:rPr>
          <w:spacing w:val="-3"/>
          <w:sz w:val="24"/>
          <w:szCs w:val="24"/>
        </w:rPr>
        <w:t>r</w:t>
      </w:r>
      <w:r w:rsidRPr="006A5B51">
        <w:rPr>
          <w:sz w:val="24"/>
          <w:szCs w:val="24"/>
        </w:rPr>
        <w:t>ing</w:t>
      </w:r>
      <w:r w:rsidRPr="006A5B51">
        <w:rPr>
          <w:spacing w:val="-1"/>
          <w:sz w:val="24"/>
          <w:szCs w:val="24"/>
        </w:rPr>
        <w:t xml:space="preserve"> </w:t>
      </w:r>
      <w:r w:rsidRPr="006A5B51">
        <w:rPr>
          <w:spacing w:val="1"/>
          <w:sz w:val="24"/>
          <w:szCs w:val="24"/>
        </w:rPr>
        <w:t>Shee</w:t>
      </w:r>
      <w:r w:rsidRPr="006A5B51">
        <w:rPr>
          <w:sz w:val="24"/>
          <w:szCs w:val="24"/>
        </w:rPr>
        <w:t>t</w:t>
      </w:r>
      <w:r w:rsidRPr="006A5B51">
        <w:rPr>
          <w:spacing w:val="-2"/>
          <w:sz w:val="24"/>
          <w:szCs w:val="24"/>
        </w:rPr>
        <w:t xml:space="preserve"> </w:t>
      </w:r>
      <w:r w:rsidRPr="006A5B51">
        <w:rPr>
          <w:spacing w:val="1"/>
          <w:sz w:val="24"/>
          <w:szCs w:val="24"/>
        </w:rPr>
        <w:t>o</w:t>
      </w:r>
      <w:r w:rsidRPr="006A5B51">
        <w:rPr>
          <w:sz w:val="24"/>
          <w:szCs w:val="24"/>
        </w:rPr>
        <w:t>n</w:t>
      </w:r>
      <w:r w:rsidRPr="006A5B51">
        <w:rPr>
          <w:spacing w:val="-1"/>
          <w:sz w:val="24"/>
          <w:szCs w:val="24"/>
        </w:rPr>
        <w:t xml:space="preserve"> </w:t>
      </w:r>
      <w:r w:rsidRPr="006A5B51">
        <w:rPr>
          <w:spacing w:val="1"/>
          <w:sz w:val="24"/>
          <w:szCs w:val="24"/>
        </w:rPr>
        <w:t>t</w:t>
      </w:r>
      <w:r w:rsidRPr="006A5B51">
        <w:rPr>
          <w:spacing w:val="-1"/>
          <w:sz w:val="24"/>
          <w:szCs w:val="24"/>
        </w:rPr>
        <w:t>o</w:t>
      </w:r>
      <w:r w:rsidRPr="006A5B51">
        <w:rPr>
          <w:sz w:val="24"/>
          <w:szCs w:val="24"/>
        </w:rPr>
        <w:t>p</w:t>
      </w:r>
      <w:r w:rsidRPr="006A5B51">
        <w:rPr>
          <w:spacing w:val="1"/>
          <w:sz w:val="24"/>
          <w:szCs w:val="24"/>
        </w:rPr>
        <w:t xml:space="preserve"> </w:t>
      </w:r>
      <w:r w:rsidRPr="006A5B51">
        <w:rPr>
          <w:spacing w:val="-1"/>
          <w:sz w:val="24"/>
          <w:szCs w:val="24"/>
        </w:rPr>
        <w:t>o</w:t>
      </w:r>
      <w:r w:rsidRPr="006A5B51">
        <w:rPr>
          <w:sz w:val="24"/>
          <w:szCs w:val="24"/>
        </w:rPr>
        <w:t>f</w:t>
      </w:r>
      <w:r w:rsidRPr="006A5B51">
        <w:rPr>
          <w:spacing w:val="1"/>
          <w:sz w:val="24"/>
          <w:szCs w:val="24"/>
        </w:rPr>
        <w:t xml:space="preserve"> </w:t>
      </w:r>
      <w:r w:rsidRPr="006A5B51">
        <w:rPr>
          <w:spacing w:val="-2"/>
          <w:sz w:val="24"/>
          <w:szCs w:val="24"/>
        </w:rPr>
        <w:t>y</w:t>
      </w:r>
      <w:r w:rsidRPr="006A5B51">
        <w:rPr>
          <w:spacing w:val="1"/>
          <w:sz w:val="24"/>
          <w:szCs w:val="24"/>
        </w:rPr>
        <w:t>ou</w:t>
      </w:r>
      <w:r w:rsidRPr="006A5B51">
        <w:rPr>
          <w:sz w:val="24"/>
          <w:szCs w:val="24"/>
        </w:rPr>
        <w:t>r jo</w:t>
      </w:r>
      <w:r w:rsidRPr="006A5B51">
        <w:rPr>
          <w:spacing w:val="1"/>
          <w:sz w:val="24"/>
          <w:szCs w:val="24"/>
        </w:rPr>
        <w:t>b</w:t>
      </w:r>
      <w:r w:rsidRPr="006A5B51">
        <w:rPr>
          <w:sz w:val="24"/>
          <w:szCs w:val="24"/>
        </w:rPr>
        <w:t>s.</w:t>
      </w:r>
      <w:r w:rsidRPr="006A5B51">
        <w:rPr>
          <w:spacing w:val="54"/>
          <w:sz w:val="24"/>
          <w:szCs w:val="24"/>
        </w:rPr>
        <w:t xml:space="preserve"> </w:t>
      </w:r>
      <w:r w:rsidRPr="006A5B51">
        <w:rPr>
          <w:sz w:val="24"/>
          <w:szCs w:val="24"/>
        </w:rPr>
        <w:t>The jo</w:t>
      </w:r>
      <w:r w:rsidRPr="006A5B51">
        <w:rPr>
          <w:spacing w:val="1"/>
          <w:sz w:val="24"/>
          <w:szCs w:val="24"/>
        </w:rPr>
        <w:t>b</w:t>
      </w:r>
      <w:r w:rsidRPr="006A5B51">
        <w:rPr>
          <w:sz w:val="24"/>
          <w:szCs w:val="24"/>
        </w:rPr>
        <w:t>s s</w:t>
      </w:r>
      <w:r w:rsidRPr="006A5B51">
        <w:rPr>
          <w:spacing w:val="-1"/>
          <w:sz w:val="24"/>
          <w:szCs w:val="24"/>
        </w:rPr>
        <w:t>h</w:t>
      </w:r>
      <w:r w:rsidRPr="006A5B51">
        <w:rPr>
          <w:spacing w:val="1"/>
          <w:sz w:val="24"/>
          <w:szCs w:val="24"/>
        </w:rPr>
        <w:t>ou</w:t>
      </w:r>
      <w:r w:rsidRPr="006A5B51">
        <w:rPr>
          <w:sz w:val="24"/>
          <w:szCs w:val="24"/>
        </w:rPr>
        <w:t>ld</w:t>
      </w:r>
      <w:r w:rsidRPr="006A5B51">
        <w:rPr>
          <w:spacing w:val="-1"/>
          <w:sz w:val="24"/>
          <w:szCs w:val="24"/>
        </w:rPr>
        <w:t xml:space="preserve"> </w:t>
      </w:r>
      <w:r w:rsidRPr="006A5B51">
        <w:rPr>
          <w:spacing w:val="1"/>
          <w:sz w:val="24"/>
          <w:szCs w:val="24"/>
        </w:rPr>
        <w:t>b</w:t>
      </w:r>
      <w:r w:rsidRPr="006A5B51">
        <w:rPr>
          <w:sz w:val="24"/>
          <w:szCs w:val="24"/>
        </w:rPr>
        <w:t>e</w:t>
      </w:r>
      <w:r w:rsidRPr="006A5B51">
        <w:rPr>
          <w:spacing w:val="-1"/>
          <w:sz w:val="24"/>
          <w:szCs w:val="24"/>
        </w:rPr>
        <w:t xml:space="preserve"> </w:t>
      </w:r>
      <w:r w:rsidRPr="006A5B51">
        <w:rPr>
          <w:spacing w:val="1"/>
          <w:sz w:val="24"/>
          <w:szCs w:val="24"/>
        </w:rPr>
        <w:t>a</w:t>
      </w:r>
      <w:r w:rsidRPr="006A5B51">
        <w:rPr>
          <w:sz w:val="24"/>
          <w:szCs w:val="24"/>
        </w:rPr>
        <w:t>r</w:t>
      </w:r>
      <w:r w:rsidRPr="006A5B51">
        <w:rPr>
          <w:spacing w:val="-1"/>
          <w:sz w:val="24"/>
          <w:szCs w:val="24"/>
        </w:rPr>
        <w:t>r</w:t>
      </w:r>
      <w:r w:rsidRPr="006A5B51">
        <w:rPr>
          <w:spacing w:val="1"/>
          <w:sz w:val="24"/>
          <w:szCs w:val="24"/>
        </w:rPr>
        <w:t>an</w:t>
      </w:r>
      <w:r w:rsidRPr="006A5B51">
        <w:rPr>
          <w:spacing w:val="-1"/>
          <w:sz w:val="24"/>
          <w:szCs w:val="24"/>
        </w:rPr>
        <w:t>ge</w:t>
      </w:r>
      <w:r w:rsidRPr="006A5B51">
        <w:rPr>
          <w:sz w:val="24"/>
          <w:szCs w:val="24"/>
        </w:rPr>
        <w:t>d</w:t>
      </w:r>
      <w:r w:rsidRPr="006A5B51">
        <w:rPr>
          <w:spacing w:val="1"/>
          <w:sz w:val="24"/>
          <w:szCs w:val="24"/>
        </w:rPr>
        <w:t xml:space="preserve"> </w:t>
      </w:r>
      <w:r w:rsidRPr="006A5B51">
        <w:rPr>
          <w:sz w:val="24"/>
          <w:szCs w:val="24"/>
        </w:rPr>
        <w:t>in</w:t>
      </w:r>
      <w:r w:rsidRPr="006A5B51">
        <w:rPr>
          <w:spacing w:val="1"/>
          <w:sz w:val="24"/>
          <w:szCs w:val="24"/>
        </w:rPr>
        <w:t xml:space="preserve"> </w:t>
      </w:r>
      <w:r w:rsidRPr="006A5B51">
        <w:rPr>
          <w:spacing w:val="-1"/>
          <w:sz w:val="24"/>
          <w:szCs w:val="24"/>
        </w:rPr>
        <w:t>n</w:t>
      </w:r>
      <w:r w:rsidRPr="006A5B51">
        <w:rPr>
          <w:spacing w:val="1"/>
          <w:sz w:val="24"/>
          <w:szCs w:val="24"/>
        </w:rPr>
        <w:t>u</w:t>
      </w:r>
      <w:r w:rsidRPr="006A5B51">
        <w:rPr>
          <w:spacing w:val="-1"/>
          <w:sz w:val="24"/>
          <w:szCs w:val="24"/>
        </w:rPr>
        <w:t>m</w:t>
      </w:r>
      <w:r w:rsidRPr="006A5B51">
        <w:rPr>
          <w:spacing w:val="1"/>
          <w:sz w:val="24"/>
          <w:szCs w:val="24"/>
        </w:rPr>
        <w:t>e</w:t>
      </w:r>
      <w:r w:rsidRPr="006A5B51">
        <w:rPr>
          <w:sz w:val="24"/>
          <w:szCs w:val="24"/>
        </w:rPr>
        <w:t>r</w:t>
      </w:r>
      <w:r w:rsidRPr="006A5B51">
        <w:rPr>
          <w:spacing w:val="-1"/>
          <w:sz w:val="24"/>
          <w:szCs w:val="24"/>
        </w:rPr>
        <w:t>i</w:t>
      </w:r>
      <w:r w:rsidRPr="006A5B51">
        <w:rPr>
          <w:sz w:val="24"/>
          <w:szCs w:val="24"/>
        </w:rPr>
        <w:t xml:space="preserve">c </w:t>
      </w:r>
      <w:r w:rsidRPr="006A5B51">
        <w:rPr>
          <w:spacing w:val="1"/>
          <w:sz w:val="24"/>
          <w:szCs w:val="24"/>
        </w:rPr>
        <w:t>o</w:t>
      </w:r>
      <w:r w:rsidRPr="006A5B51">
        <w:rPr>
          <w:sz w:val="24"/>
          <w:szCs w:val="24"/>
        </w:rPr>
        <w:t>rd</w:t>
      </w:r>
      <w:r w:rsidRPr="006A5B51">
        <w:rPr>
          <w:spacing w:val="1"/>
          <w:sz w:val="24"/>
          <w:szCs w:val="24"/>
        </w:rPr>
        <w:t>e</w:t>
      </w:r>
      <w:r w:rsidRPr="006A5B51">
        <w:rPr>
          <w:sz w:val="24"/>
          <w:szCs w:val="24"/>
        </w:rPr>
        <w:t xml:space="preserve">r. </w:t>
      </w:r>
      <w:r w:rsidRPr="006A5B51">
        <w:rPr>
          <w:spacing w:val="3"/>
          <w:sz w:val="24"/>
          <w:szCs w:val="24"/>
        </w:rPr>
        <w:t>(</w:t>
      </w:r>
      <w:r w:rsidRPr="006A5B51">
        <w:rPr>
          <w:i/>
          <w:iCs/>
          <w:spacing w:val="-2"/>
          <w:sz w:val="24"/>
          <w:szCs w:val="24"/>
        </w:rPr>
        <w:t>Y</w:t>
      </w:r>
      <w:r w:rsidRPr="006A5B51">
        <w:rPr>
          <w:i/>
          <w:iCs/>
          <w:spacing w:val="-1"/>
          <w:sz w:val="24"/>
          <w:szCs w:val="24"/>
        </w:rPr>
        <w:t>o</w:t>
      </w:r>
      <w:r w:rsidRPr="006A5B51">
        <w:rPr>
          <w:i/>
          <w:iCs/>
          <w:spacing w:val="1"/>
          <w:sz w:val="24"/>
          <w:szCs w:val="24"/>
        </w:rPr>
        <w:t>u</w:t>
      </w:r>
      <w:r w:rsidRPr="006A5B51">
        <w:rPr>
          <w:i/>
          <w:iCs/>
          <w:sz w:val="24"/>
          <w:szCs w:val="24"/>
        </w:rPr>
        <w:t>r t</w:t>
      </w:r>
      <w:r w:rsidRPr="006A5B51">
        <w:rPr>
          <w:i/>
          <w:iCs/>
          <w:spacing w:val="1"/>
          <w:sz w:val="24"/>
          <w:szCs w:val="24"/>
        </w:rPr>
        <w:t>e</w:t>
      </w:r>
      <w:r w:rsidRPr="006A5B51">
        <w:rPr>
          <w:i/>
          <w:iCs/>
          <w:sz w:val="24"/>
          <w:szCs w:val="24"/>
        </w:rPr>
        <w:t>st</w:t>
      </w:r>
      <w:r w:rsidRPr="006A5B51">
        <w:rPr>
          <w:i/>
          <w:iCs/>
          <w:spacing w:val="-1"/>
          <w:sz w:val="24"/>
          <w:szCs w:val="24"/>
        </w:rPr>
        <w:t xml:space="preserve"> </w:t>
      </w:r>
      <w:r w:rsidRPr="006A5B51">
        <w:rPr>
          <w:i/>
          <w:iCs/>
          <w:spacing w:val="1"/>
          <w:sz w:val="24"/>
          <w:szCs w:val="24"/>
        </w:rPr>
        <w:t>ad</w:t>
      </w:r>
      <w:r w:rsidRPr="006A5B51">
        <w:rPr>
          <w:i/>
          <w:iCs/>
          <w:spacing w:val="-3"/>
          <w:sz w:val="24"/>
          <w:szCs w:val="24"/>
        </w:rPr>
        <w:t>m</w:t>
      </w:r>
      <w:r w:rsidRPr="006A5B51">
        <w:rPr>
          <w:i/>
          <w:iCs/>
          <w:sz w:val="24"/>
          <w:szCs w:val="24"/>
        </w:rPr>
        <w:t>inistra</w:t>
      </w:r>
      <w:r w:rsidRPr="006A5B51">
        <w:rPr>
          <w:i/>
          <w:iCs/>
          <w:spacing w:val="1"/>
          <w:sz w:val="24"/>
          <w:szCs w:val="24"/>
        </w:rPr>
        <w:t>to</w:t>
      </w:r>
      <w:r w:rsidRPr="006A5B51">
        <w:rPr>
          <w:i/>
          <w:iCs/>
          <w:sz w:val="24"/>
          <w:szCs w:val="24"/>
        </w:rPr>
        <w:t xml:space="preserve">r </w:t>
      </w:r>
      <w:r w:rsidRPr="006A5B51">
        <w:rPr>
          <w:i/>
          <w:iCs/>
          <w:spacing w:val="1"/>
          <w:sz w:val="24"/>
          <w:szCs w:val="24"/>
        </w:rPr>
        <w:t>w</w:t>
      </w:r>
      <w:r w:rsidRPr="006A5B51">
        <w:rPr>
          <w:i/>
          <w:iCs/>
          <w:spacing w:val="-3"/>
          <w:sz w:val="24"/>
          <w:szCs w:val="24"/>
        </w:rPr>
        <w:t>i</w:t>
      </w:r>
      <w:r w:rsidRPr="006A5B51">
        <w:rPr>
          <w:i/>
          <w:iCs/>
          <w:sz w:val="24"/>
          <w:szCs w:val="24"/>
        </w:rPr>
        <w:t>ll</w:t>
      </w:r>
      <w:r w:rsidRPr="006A5B51">
        <w:rPr>
          <w:i/>
          <w:iCs/>
          <w:spacing w:val="-1"/>
          <w:sz w:val="24"/>
          <w:szCs w:val="24"/>
        </w:rPr>
        <w:t xml:space="preserve"> </w:t>
      </w:r>
      <w:r w:rsidRPr="006A5B51">
        <w:rPr>
          <w:i/>
          <w:iCs/>
          <w:spacing w:val="1"/>
          <w:sz w:val="24"/>
          <w:szCs w:val="24"/>
        </w:rPr>
        <w:t>de</w:t>
      </w:r>
      <w:r w:rsidRPr="006A5B51">
        <w:rPr>
          <w:i/>
          <w:iCs/>
          <w:sz w:val="24"/>
          <w:szCs w:val="24"/>
        </w:rPr>
        <w:t xml:space="preserve">cide </w:t>
      </w:r>
      <w:r w:rsidRPr="006A5B51">
        <w:rPr>
          <w:i/>
          <w:iCs/>
          <w:spacing w:val="1"/>
          <w:sz w:val="24"/>
          <w:szCs w:val="24"/>
        </w:rPr>
        <w:t>h</w:t>
      </w:r>
      <w:r w:rsidRPr="006A5B51">
        <w:rPr>
          <w:i/>
          <w:iCs/>
          <w:spacing w:val="-1"/>
          <w:sz w:val="24"/>
          <w:szCs w:val="24"/>
        </w:rPr>
        <w:t>o</w:t>
      </w:r>
      <w:r w:rsidRPr="006A5B51">
        <w:rPr>
          <w:i/>
          <w:iCs/>
          <w:sz w:val="24"/>
          <w:szCs w:val="24"/>
        </w:rPr>
        <w:t xml:space="preserve">w </w:t>
      </w:r>
      <w:r w:rsidRPr="006A5B51">
        <w:rPr>
          <w:i/>
          <w:iCs/>
          <w:spacing w:val="1"/>
          <w:sz w:val="24"/>
          <w:szCs w:val="24"/>
        </w:rPr>
        <w:t>h</w:t>
      </w:r>
      <w:r w:rsidRPr="006A5B51">
        <w:rPr>
          <w:i/>
          <w:iCs/>
          <w:sz w:val="24"/>
          <w:szCs w:val="24"/>
        </w:rPr>
        <w:t>e</w:t>
      </w:r>
      <w:r w:rsidRPr="006A5B51">
        <w:rPr>
          <w:i/>
          <w:iCs/>
          <w:spacing w:val="1"/>
          <w:sz w:val="24"/>
          <w:szCs w:val="24"/>
        </w:rPr>
        <w:t xml:space="preserve"> o</w:t>
      </w:r>
      <w:r w:rsidRPr="006A5B51">
        <w:rPr>
          <w:i/>
          <w:iCs/>
          <w:sz w:val="24"/>
          <w:szCs w:val="24"/>
        </w:rPr>
        <w:t xml:space="preserve">r </w:t>
      </w:r>
      <w:r w:rsidRPr="006A5B51">
        <w:rPr>
          <w:i/>
          <w:iCs/>
          <w:spacing w:val="-3"/>
          <w:sz w:val="24"/>
          <w:szCs w:val="24"/>
        </w:rPr>
        <w:t>s</w:t>
      </w:r>
      <w:r w:rsidRPr="006A5B51">
        <w:rPr>
          <w:i/>
          <w:iCs/>
          <w:spacing w:val="1"/>
          <w:sz w:val="24"/>
          <w:szCs w:val="24"/>
        </w:rPr>
        <w:t>h</w:t>
      </w:r>
      <w:r w:rsidRPr="006A5B51">
        <w:rPr>
          <w:i/>
          <w:iCs/>
          <w:sz w:val="24"/>
          <w:szCs w:val="24"/>
        </w:rPr>
        <w:t>e</w:t>
      </w:r>
      <w:r w:rsidRPr="006A5B51">
        <w:rPr>
          <w:i/>
          <w:iCs/>
          <w:spacing w:val="-1"/>
          <w:sz w:val="24"/>
          <w:szCs w:val="24"/>
        </w:rPr>
        <w:t xml:space="preserve"> </w:t>
      </w:r>
      <w:r w:rsidRPr="006A5B51">
        <w:rPr>
          <w:i/>
          <w:iCs/>
          <w:spacing w:val="2"/>
          <w:sz w:val="24"/>
          <w:szCs w:val="24"/>
        </w:rPr>
        <w:t>w</w:t>
      </w:r>
      <w:r w:rsidRPr="006A5B51">
        <w:rPr>
          <w:i/>
          <w:iCs/>
          <w:spacing w:val="-1"/>
          <w:sz w:val="24"/>
          <w:szCs w:val="24"/>
        </w:rPr>
        <w:t>a</w:t>
      </w:r>
      <w:r w:rsidRPr="006A5B51">
        <w:rPr>
          <w:i/>
          <w:iCs/>
          <w:spacing w:val="1"/>
          <w:sz w:val="24"/>
          <w:szCs w:val="24"/>
        </w:rPr>
        <w:t>n</w:t>
      </w:r>
      <w:r w:rsidRPr="006A5B51">
        <w:rPr>
          <w:i/>
          <w:iCs/>
          <w:sz w:val="24"/>
          <w:szCs w:val="24"/>
        </w:rPr>
        <w:t>ts</w:t>
      </w:r>
      <w:r w:rsidRPr="006A5B51">
        <w:rPr>
          <w:i/>
          <w:iCs/>
          <w:spacing w:val="1"/>
          <w:sz w:val="24"/>
          <w:szCs w:val="24"/>
        </w:rPr>
        <w:t xml:space="preserve"> </w:t>
      </w:r>
      <w:r w:rsidRPr="006A5B51">
        <w:rPr>
          <w:i/>
          <w:iCs/>
          <w:spacing w:val="-2"/>
          <w:sz w:val="24"/>
          <w:szCs w:val="24"/>
        </w:rPr>
        <w:t>t</w:t>
      </w:r>
      <w:r w:rsidRPr="006A5B51">
        <w:rPr>
          <w:i/>
          <w:iCs/>
          <w:sz w:val="24"/>
          <w:szCs w:val="24"/>
        </w:rPr>
        <w:t>o</w:t>
      </w:r>
      <w:r w:rsidRPr="006A5B51">
        <w:rPr>
          <w:i/>
          <w:iCs/>
          <w:spacing w:val="1"/>
          <w:sz w:val="24"/>
          <w:szCs w:val="24"/>
        </w:rPr>
        <w:t xml:space="preserve"> </w:t>
      </w:r>
      <w:r w:rsidRPr="006A5B51">
        <w:rPr>
          <w:i/>
          <w:iCs/>
          <w:spacing w:val="-1"/>
          <w:sz w:val="24"/>
          <w:szCs w:val="24"/>
        </w:rPr>
        <w:t>h</w:t>
      </w:r>
      <w:r w:rsidRPr="006A5B51">
        <w:rPr>
          <w:i/>
          <w:iCs/>
          <w:spacing w:val="1"/>
          <w:sz w:val="24"/>
          <w:szCs w:val="24"/>
        </w:rPr>
        <w:t>a</w:t>
      </w:r>
      <w:r w:rsidRPr="006A5B51">
        <w:rPr>
          <w:i/>
          <w:iCs/>
          <w:spacing w:val="-2"/>
          <w:sz w:val="24"/>
          <w:szCs w:val="24"/>
        </w:rPr>
        <w:t>v</w:t>
      </w:r>
      <w:r w:rsidRPr="006A5B51">
        <w:rPr>
          <w:i/>
          <w:iCs/>
          <w:sz w:val="24"/>
          <w:szCs w:val="24"/>
        </w:rPr>
        <w:t>e</w:t>
      </w:r>
      <w:r w:rsidRPr="006A5B51">
        <w:rPr>
          <w:i/>
          <w:iCs/>
          <w:spacing w:val="1"/>
          <w:sz w:val="24"/>
          <w:szCs w:val="24"/>
        </w:rPr>
        <w:t xml:space="preserve"> t</w:t>
      </w:r>
      <w:r w:rsidRPr="006A5B51">
        <w:rPr>
          <w:i/>
          <w:iCs/>
          <w:spacing w:val="-1"/>
          <w:sz w:val="24"/>
          <w:szCs w:val="24"/>
        </w:rPr>
        <w:t>h</w:t>
      </w:r>
      <w:r w:rsidRPr="006A5B51">
        <w:rPr>
          <w:i/>
          <w:iCs/>
          <w:sz w:val="24"/>
          <w:szCs w:val="24"/>
        </w:rPr>
        <w:t>e</w:t>
      </w:r>
      <w:r w:rsidRPr="006A5B51">
        <w:rPr>
          <w:i/>
          <w:iCs/>
          <w:spacing w:val="1"/>
          <w:sz w:val="24"/>
          <w:szCs w:val="24"/>
        </w:rPr>
        <w:t xml:space="preserve"> S</w:t>
      </w:r>
      <w:r w:rsidRPr="006A5B51">
        <w:rPr>
          <w:i/>
          <w:iCs/>
          <w:sz w:val="24"/>
          <w:szCs w:val="24"/>
        </w:rPr>
        <w:t>c</w:t>
      </w:r>
      <w:r w:rsidRPr="006A5B51">
        <w:rPr>
          <w:i/>
          <w:iCs/>
          <w:spacing w:val="-1"/>
          <w:sz w:val="24"/>
          <w:szCs w:val="24"/>
        </w:rPr>
        <w:t>a</w:t>
      </w:r>
      <w:r w:rsidRPr="006A5B51">
        <w:rPr>
          <w:i/>
          <w:iCs/>
          <w:spacing w:val="1"/>
          <w:sz w:val="24"/>
          <w:szCs w:val="24"/>
        </w:rPr>
        <w:t>n</w:t>
      </w:r>
      <w:r w:rsidRPr="006A5B51">
        <w:rPr>
          <w:i/>
          <w:iCs/>
          <w:sz w:val="24"/>
          <w:szCs w:val="24"/>
        </w:rPr>
        <w:t>tr</w:t>
      </w:r>
      <w:r w:rsidRPr="006A5B51">
        <w:rPr>
          <w:i/>
          <w:iCs/>
          <w:spacing w:val="-2"/>
          <w:sz w:val="24"/>
          <w:szCs w:val="24"/>
        </w:rPr>
        <w:t>o</w:t>
      </w:r>
      <w:r w:rsidRPr="006A5B51">
        <w:rPr>
          <w:i/>
          <w:iCs/>
          <w:sz w:val="24"/>
          <w:szCs w:val="24"/>
        </w:rPr>
        <w:t>n</w:t>
      </w:r>
      <w:r w:rsidRPr="006A5B51">
        <w:rPr>
          <w:i/>
          <w:iCs/>
          <w:spacing w:val="1"/>
          <w:sz w:val="24"/>
          <w:szCs w:val="24"/>
        </w:rPr>
        <w:t xml:space="preserve"> </w:t>
      </w:r>
      <w:r w:rsidRPr="006A5B51">
        <w:rPr>
          <w:i/>
          <w:iCs/>
          <w:sz w:val="24"/>
          <w:szCs w:val="24"/>
        </w:rPr>
        <w:t>sc</w:t>
      </w:r>
      <w:r w:rsidRPr="006A5B51">
        <w:rPr>
          <w:i/>
          <w:iCs/>
          <w:spacing w:val="1"/>
          <w:sz w:val="24"/>
          <w:szCs w:val="24"/>
        </w:rPr>
        <w:t>o</w:t>
      </w:r>
      <w:r w:rsidRPr="006A5B51">
        <w:rPr>
          <w:i/>
          <w:iCs/>
          <w:sz w:val="24"/>
          <w:szCs w:val="24"/>
        </w:rPr>
        <w:t>r</w:t>
      </w:r>
      <w:r w:rsidRPr="006A5B51">
        <w:rPr>
          <w:i/>
          <w:iCs/>
          <w:spacing w:val="-1"/>
          <w:sz w:val="24"/>
          <w:szCs w:val="24"/>
        </w:rPr>
        <w:t>i</w:t>
      </w:r>
      <w:r w:rsidRPr="006A5B51">
        <w:rPr>
          <w:i/>
          <w:iCs/>
          <w:spacing w:val="1"/>
          <w:sz w:val="24"/>
          <w:szCs w:val="24"/>
        </w:rPr>
        <w:t>n</w:t>
      </w:r>
      <w:r w:rsidRPr="006A5B51">
        <w:rPr>
          <w:i/>
          <w:iCs/>
          <w:sz w:val="24"/>
          <w:szCs w:val="24"/>
        </w:rPr>
        <w:t>g</w:t>
      </w:r>
      <w:r w:rsidRPr="006A5B51">
        <w:rPr>
          <w:i/>
          <w:iCs/>
          <w:spacing w:val="-1"/>
          <w:sz w:val="24"/>
          <w:szCs w:val="24"/>
        </w:rPr>
        <w:t xml:space="preserve"> </w:t>
      </w:r>
      <w:r w:rsidRPr="006A5B51">
        <w:rPr>
          <w:i/>
          <w:iCs/>
          <w:sz w:val="24"/>
          <w:szCs w:val="24"/>
        </w:rPr>
        <w:t>s</w:t>
      </w:r>
      <w:r w:rsidRPr="006A5B51">
        <w:rPr>
          <w:i/>
          <w:iCs/>
          <w:spacing w:val="1"/>
          <w:sz w:val="24"/>
          <w:szCs w:val="24"/>
        </w:rPr>
        <w:t>he</w:t>
      </w:r>
      <w:r w:rsidRPr="006A5B51">
        <w:rPr>
          <w:i/>
          <w:iCs/>
          <w:spacing w:val="-1"/>
          <w:sz w:val="24"/>
          <w:szCs w:val="24"/>
        </w:rPr>
        <w:t>e</w:t>
      </w:r>
      <w:r w:rsidRPr="006A5B51">
        <w:rPr>
          <w:i/>
          <w:iCs/>
          <w:sz w:val="24"/>
          <w:szCs w:val="24"/>
        </w:rPr>
        <w:t>t</w:t>
      </w:r>
      <w:r w:rsidRPr="006A5B51">
        <w:rPr>
          <w:i/>
          <w:iCs/>
          <w:spacing w:val="1"/>
          <w:sz w:val="24"/>
          <w:szCs w:val="24"/>
        </w:rPr>
        <w:t xml:space="preserve"> </w:t>
      </w:r>
      <w:r w:rsidRPr="006A5B51">
        <w:rPr>
          <w:i/>
          <w:iCs/>
          <w:sz w:val="24"/>
          <w:szCs w:val="24"/>
        </w:rPr>
        <w:t>t</w:t>
      </w:r>
      <w:r w:rsidRPr="006A5B51">
        <w:rPr>
          <w:i/>
          <w:iCs/>
          <w:spacing w:val="1"/>
          <w:sz w:val="24"/>
          <w:szCs w:val="24"/>
        </w:rPr>
        <w:t>u</w:t>
      </w:r>
      <w:r w:rsidRPr="006A5B51">
        <w:rPr>
          <w:i/>
          <w:iCs/>
          <w:sz w:val="24"/>
          <w:szCs w:val="24"/>
        </w:rPr>
        <w:t>r</w:t>
      </w:r>
      <w:r w:rsidRPr="006A5B51">
        <w:rPr>
          <w:i/>
          <w:iCs/>
          <w:spacing w:val="-2"/>
          <w:sz w:val="24"/>
          <w:szCs w:val="24"/>
        </w:rPr>
        <w:t>n</w:t>
      </w:r>
      <w:r w:rsidRPr="006A5B51">
        <w:rPr>
          <w:i/>
          <w:iCs/>
          <w:spacing w:val="1"/>
          <w:sz w:val="24"/>
          <w:szCs w:val="24"/>
        </w:rPr>
        <w:t>e</w:t>
      </w:r>
      <w:r w:rsidRPr="006A5B51">
        <w:rPr>
          <w:i/>
          <w:iCs/>
          <w:sz w:val="24"/>
          <w:szCs w:val="24"/>
        </w:rPr>
        <w:t>d</w:t>
      </w:r>
      <w:r w:rsidRPr="006A5B51">
        <w:rPr>
          <w:i/>
          <w:iCs/>
          <w:spacing w:val="1"/>
          <w:sz w:val="24"/>
          <w:szCs w:val="24"/>
        </w:rPr>
        <w:t xml:space="preserve"> </w:t>
      </w:r>
      <w:r w:rsidRPr="006A5B51">
        <w:rPr>
          <w:i/>
          <w:iCs/>
          <w:spacing w:val="-2"/>
          <w:sz w:val="24"/>
          <w:szCs w:val="24"/>
        </w:rPr>
        <w:t>i</w:t>
      </w:r>
      <w:r w:rsidRPr="006A5B51">
        <w:rPr>
          <w:i/>
          <w:iCs/>
          <w:spacing w:val="1"/>
          <w:sz w:val="24"/>
          <w:szCs w:val="24"/>
        </w:rPr>
        <w:t>n</w:t>
      </w:r>
      <w:r w:rsidRPr="006A5B51">
        <w:rPr>
          <w:i/>
          <w:iCs/>
          <w:sz w:val="24"/>
          <w:szCs w:val="24"/>
        </w:rPr>
        <w:t xml:space="preserve">.) </w:t>
      </w:r>
      <w:r w:rsidRPr="006A5B51">
        <w:rPr>
          <w:i/>
          <w:iCs/>
          <w:spacing w:val="8"/>
          <w:sz w:val="24"/>
          <w:szCs w:val="24"/>
        </w:rPr>
        <w:t xml:space="preserve"> </w:t>
      </w:r>
      <w:r w:rsidRPr="006A5B51">
        <w:rPr>
          <w:sz w:val="24"/>
          <w:szCs w:val="24"/>
        </w:rPr>
        <w:t>Use</w:t>
      </w:r>
      <w:r w:rsidRPr="006A5B51">
        <w:rPr>
          <w:spacing w:val="-1"/>
          <w:sz w:val="24"/>
          <w:szCs w:val="24"/>
        </w:rPr>
        <w:t xml:space="preserve"> </w:t>
      </w:r>
      <w:r w:rsidRPr="006A5B51">
        <w:rPr>
          <w:spacing w:val="-2"/>
          <w:sz w:val="24"/>
          <w:szCs w:val="24"/>
        </w:rPr>
        <w:t>y</w:t>
      </w:r>
      <w:r w:rsidRPr="006A5B51">
        <w:rPr>
          <w:spacing w:val="1"/>
          <w:sz w:val="24"/>
          <w:szCs w:val="24"/>
        </w:rPr>
        <w:t>ou</w:t>
      </w:r>
      <w:r w:rsidRPr="006A5B51">
        <w:rPr>
          <w:sz w:val="24"/>
          <w:szCs w:val="24"/>
        </w:rPr>
        <w:t>r ti</w:t>
      </w:r>
      <w:r w:rsidRPr="006A5B51">
        <w:rPr>
          <w:spacing w:val="1"/>
          <w:sz w:val="24"/>
          <w:szCs w:val="24"/>
        </w:rPr>
        <w:t>m</w:t>
      </w:r>
      <w:r w:rsidRPr="006A5B51">
        <w:rPr>
          <w:sz w:val="24"/>
          <w:szCs w:val="24"/>
        </w:rPr>
        <w:t xml:space="preserve">e </w:t>
      </w:r>
      <w:r w:rsidRPr="006A5B51">
        <w:rPr>
          <w:spacing w:val="-3"/>
          <w:sz w:val="24"/>
          <w:szCs w:val="24"/>
        </w:rPr>
        <w:t>w</w:t>
      </w:r>
      <w:r w:rsidRPr="006A5B51">
        <w:rPr>
          <w:sz w:val="24"/>
          <w:szCs w:val="24"/>
        </w:rPr>
        <w:t>ise</w:t>
      </w:r>
      <w:r w:rsidRPr="006A5B51">
        <w:rPr>
          <w:spacing w:val="2"/>
          <w:sz w:val="24"/>
          <w:szCs w:val="24"/>
        </w:rPr>
        <w:t>l</w:t>
      </w:r>
      <w:r w:rsidRPr="006A5B51">
        <w:rPr>
          <w:spacing w:val="-2"/>
          <w:sz w:val="24"/>
          <w:szCs w:val="24"/>
        </w:rPr>
        <w:t>y</w:t>
      </w:r>
      <w:r w:rsidRPr="006A5B51">
        <w:rPr>
          <w:sz w:val="24"/>
          <w:szCs w:val="24"/>
        </w:rPr>
        <w:t xml:space="preserve">. </w:t>
      </w:r>
      <w:r w:rsidRPr="006A5B51">
        <w:rPr>
          <w:spacing w:val="1"/>
          <w:sz w:val="24"/>
          <w:szCs w:val="24"/>
        </w:rPr>
        <w:t xml:space="preserve"> </w:t>
      </w:r>
      <w:r w:rsidRPr="006A5B51">
        <w:rPr>
          <w:spacing w:val="-1"/>
          <w:sz w:val="24"/>
          <w:szCs w:val="24"/>
        </w:rPr>
        <w:t>Y</w:t>
      </w:r>
      <w:r w:rsidRPr="006A5B51">
        <w:rPr>
          <w:spacing w:val="1"/>
          <w:sz w:val="24"/>
          <w:szCs w:val="24"/>
        </w:rPr>
        <w:t>o</w:t>
      </w:r>
      <w:r w:rsidRPr="006A5B51">
        <w:rPr>
          <w:sz w:val="24"/>
          <w:szCs w:val="24"/>
        </w:rPr>
        <w:t>u</w:t>
      </w:r>
      <w:r w:rsidRPr="006A5B51">
        <w:rPr>
          <w:spacing w:val="1"/>
          <w:sz w:val="24"/>
          <w:szCs w:val="24"/>
        </w:rPr>
        <w:t xml:space="preserve"> ha</w:t>
      </w:r>
      <w:r w:rsidRPr="006A5B51">
        <w:rPr>
          <w:spacing w:val="-2"/>
          <w:sz w:val="24"/>
          <w:szCs w:val="24"/>
        </w:rPr>
        <w:t>v</w:t>
      </w:r>
      <w:r w:rsidRPr="006A5B51">
        <w:rPr>
          <w:sz w:val="24"/>
          <w:szCs w:val="24"/>
        </w:rPr>
        <w:t>e</w:t>
      </w:r>
      <w:r w:rsidRPr="006A5B51">
        <w:rPr>
          <w:spacing w:val="1"/>
          <w:sz w:val="24"/>
          <w:szCs w:val="24"/>
        </w:rPr>
        <w:t xml:space="preserve"> 9</w:t>
      </w:r>
      <w:r w:rsidRPr="006A5B51">
        <w:rPr>
          <w:sz w:val="24"/>
          <w:szCs w:val="24"/>
        </w:rPr>
        <w:t>0</w:t>
      </w:r>
      <w:r w:rsidRPr="006A5B51">
        <w:rPr>
          <w:spacing w:val="-1"/>
          <w:sz w:val="24"/>
          <w:szCs w:val="24"/>
        </w:rPr>
        <w:t xml:space="preserve"> </w:t>
      </w:r>
      <w:r w:rsidRPr="006A5B51">
        <w:rPr>
          <w:spacing w:val="1"/>
          <w:sz w:val="24"/>
          <w:szCs w:val="24"/>
        </w:rPr>
        <w:t>m</w:t>
      </w:r>
      <w:r w:rsidRPr="006A5B51">
        <w:rPr>
          <w:spacing w:val="2"/>
          <w:sz w:val="24"/>
          <w:szCs w:val="24"/>
        </w:rPr>
        <w:t>i</w:t>
      </w:r>
      <w:r w:rsidRPr="006A5B51">
        <w:rPr>
          <w:spacing w:val="1"/>
          <w:sz w:val="24"/>
          <w:szCs w:val="24"/>
        </w:rPr>
        <w:t>nu</w:t>
      </w:r>
      <w:r w:rsidRPr="006A5B51">
        <w:rPr>
          <w:spacing w:val="-2"/>
          <w:sz w:val="24"/>
          <w:szCs w:val="24"/>
        </w:rPr>
        <w:t>t</w:t>
      </w:r>
      <w:r w:rsidRPr="006A5B51">
        <w:rPr>
          <w:spacing w:val="1"/>
          <w:sz w:val="24"/>
          <w:szCs w:val="24"/>
        </w:rPr>
        <w:t>e</w:t>
      </w:r>
      <w:r w:rsidRPr="006A5B51">
        <w:rPr>
          <w:sz w:val="24"/>
          <w:szCs w:val="24"/>
        </w:rPr>
        <w:t xml:space="preserve">s </w:t>
      </w:r>
      <w:r w:rsidRPr="006A5B51">
        <w:rPr>
          <w:spacing w:val="-1"/>
          <w:sz w:val="24"/>
          <w:szCs w:val="24"/>
        </w:rPr>
        <w:t>t</w:t>
      </w:r>
      <w:r w:rsidRPr="006A5B51">
        <w:rPr>
          <w:sz w:val="24"/>
          <w:szCs w:val="24"/>
        </w:rPr>
        <w:t>o</w:t>
      </w:r>
      <w:r w:rsidRPr="006A5B51">
        <w:rPr>
          <w:spacing w:val="1"/>
          <w:sz w:val="24"/>
          <w:szCs w:val="24"/>
        </w:rPr>
        <w:t xml:space="preserve"> </w:t>
      </w:r>
      <w:r w:rsidRPr="006A5B51">
        <w:rPr>
          <w:sz w:val="24"/>
          <w:szCs w:val="24"/>
        </w:rPr>
        <w:t>c</w:t>
      </w:r>
      <w:r w:rsidRPr="006A5B51">
        <w:rPr>
          <w:spacing w:val="-1"/>
          <w:sz w:val="24"/>
          <w:szCs w:val="24"/>
        </w:rPr>
        <w:t>o</w:t>
      </w:r>
      <w:r w:rsidRPr="006A5B51">
        <w:rPr>
          <w:spacing w:val="1"/>
          <w:sz w:val="24"/>
          <w:szCs w:val="24"/>
        </w:rPr>
        <w:t>mp</w:t>
      </w:r>
      <w:r w:rsidRPr="006A5B51">
        <w:rPr>
          <w:sz w:val="24"/>
          <w:szCs w:val="24"/>
        </w:rPr>
        <w:t>l</w:t>
      </w:r>
      <w:r w:rsidRPr="006A5B51">
        <w:rPr>
          <w:spacing w:val="-2"/>
          <w:sz w:val="24"/>
          <w:szCs w:val="24"/>
        </w:rPr>
        <w:t>e</w:t>
      </w:r>
      <w:r w:rsidRPr="006A5B51">
        <w:rPr>
          <w:sz w:val="24"/>
          <w:szCs w:val="24"/>
        </w:rPr>
        <w:t>te</w:t>
      </w:r>
      <w:r w:rsidRPr="006A5B51">
        <w:rPr>
          <w:spacing w:val="1"/>
          <w:sz w:val="24"/>
          <w:szCs w:val="24"/>
        </w:rPr>
        <w:t xml:space="preserve"> </w:t>
      </w:r>
      <w:r w:rsidRPr="006A5B51">
        <w:rPr>
          <w:spacing w:val="-1"/>
          <w:sz w:val="24"/>
          <w:szCs w:val="24"/>
        </w:rPr>
        <w:t>th</w:t>
      </w:r>
      <w:r w:rsidRPr="006A5B51">
        <w:rPr>
          <w:sz w:val="24"/>
          <w:szCs w:val="24"/>
        </w:rPr>
        <w:t>is t</w:t>
      </w:r>
      <w:r w:rsidRPr="006A5B51">
        <w:rPr>
          <w:spacing w:val="1"/>
          <w:sz w:val="24"/>
          <w:szCs w:val="24"/>
        </w:rPr>
        <w:t>e</w:t>
      </w:r>
      <w:r w:rsidRPr="006A5B51">
        <w:rPr>
          <w:sz w:val="24"/>
          <w:szCs w:val="24"/>
        </w:rPr>
        <w:t>st.</w:t>
      </w:r>
    </w:p>
    <w:p w14:paraId="3C64E958" w14:textId="77777777" w:rsidR="006C5BAD" w:rsidRPr="006A5B51" w:rsidRDefault="006C5BAD" w:rsidP="006C5BAD">
      <w:pPr>
        <w:rPr>
          <w:rFonts w:eastAsiaTheme="minorHAnsi"/>
          <w:sz w:val="24"/>
          <w:szCs w:val="24"/>
        </w:rPr>
      </w:pPr>
      <w:r w:rsidRPr="006A5B51">
        <w:rPr>
          <w:sz w:val="24"/>
          <w:szCs w:val="24"/>
        </w:rPr>
        <w:br w:type="page"/>
      </w:r>
    </w:p>
    <w:p w14:paraId="0B224BF0" w14:textId="77777777" w:rsidR="006C5BAD" w:rsidRPr="006A5B51" w:rsidRDefault="006C5BAD" w:rsidP="006C5BAD">
      <w:pPr>
        <w:widowControl w:val="0"/>
        <w:autoSpaceDE w:val="0"/>
        <w:autoSpaceDN w:val="0"/>
        <w:adjustRightInd w:val="0"/>
        <w:spacing w:before="29"/>
        <w:ind w:left="100" w:right="147"/>
        <w:rPr>
          <w:b/>
          <w:bCs/>
          <w:spacing w:val="-1"/>
          <w:sz w:val="24"/>
          <w:szCs w:val="24"/>
        </w:rPr>
      </w:pPr>
    </w:p>
    <w:p w14:paraId="0658B8ED" w14:textId="77777777" w:rsidR="006C5BAD" w:rsidRPr="006A5B51" w:rsidRDefault="006C5BAD" w:rsidP="006C5BAD">
      <w:pPr>
        <w:widowControl w:val="0"/>
        <w:autoSpaceDE w:val="0"/>
        <w:autoSpaceDN w:val="0"/>
        <w:adjustRightInd w:val="0"/>
        <w:spacing w:before="29"/>
        <w:ind w:left="100" w:right="147"/>
        <w:rPr>
          <w:b/>
          <w:bCs/>
          <w:sz w:val="24"/>
          <w:szCs w:val="24"/>
        </w:rPr>
      </w:pPr>
      <w:r w:rsidRPr="006A5B51">
        <w:rPr>
          <w:b/>
          <w:bCs/>
          <w:spacing w:val="-1"/>
          <w:sz w:val="24"/>
          <w:szCs w:val="24"/>
        </w:rPr>
        <w:t>M</w:t>
      </w:r>
      <w:r w:rsidRPr="006A5B51">
        <w:rPr>
          <w:b/>
          <w:bCs/>
          <w:sz w:val="24"/>
          <w:szCs w:val="24"/>
        </w:rPr>
        <w:t>ultiple</w:t>
      </w:r>
      <w:r w:rsidRPr="006A5B51">
        <w:rPr>
          <w:b/>
          <w:bCs/>
          <w:spacing w:val="1"/>
          <w:sz w:val="24"/>
          <w:szCs w:val="24"/>
        </w:rPr>
        <w:t xml:space="preserve"> </w:t>
      </w:r>
      <w:r w:rsidRPr="006A5B51">
        <w:rPr>
          <w:b/>
          <w:bCs/>
          <w:sz w:val="24"/>
          <w:szCs w:val="24"/>
        </w:rPr>
        <w:t>Choi</w:t>
      </w:r>
      <w:r w:rsidRPr="006A5B51">
        <w:rPr>
          <w:b/>
          <w:bCs/>
          <w:spacing w:val="1"/>
          <w:sz w:val="24"/>
          <w:szCs w:val="24"/>
        </w:rPr>
        <w:t>c</w:t>
      </w:r>
      <w:r w:rsidRPr="006A5B51">
        <w:rPr>
          <w:b/>
          <w:bCs/>
          <w:spacing w:val="-1"/>
          <w:sz w:val="24"/>
          <w:szCs w:val="24"/>
        </w:rPr>
        <w:t>e</w:t>
      </w:r>
      <w:r w:rsidRPr="006A5B51">
        <w:rPr>
          <w:b/>
          <w:bCs/>
          <w:sz w:val="24"/>
          <w:szCs w:val="24"/>
        </w:rPr>
        <w:t xml:space="preserve">: </w:t>
      </w:r>
      <w:r w:rsidRPr="006A5B51">
        <w:rPr>
          <w:b/>
          <w:bCs/>
          <w:spacing w:val="3"/>
          <w:sz w:val="24"/>
          <w:szCs w:val="24"/>
        </w:rPr>
        <w:t xml:space="preserve"> </w:t>
      </w:r>
      <w:r w:rsidRPr="006A5B51">
        <w:rPr>
          <w:b/>
          <w:bCs/>
          <w:sz w:val="24"/>
          <w:szCs w:val="24"/>
        </w:rPr>
        <w:t>I</w:t>
      </w:r>
      <w:r w:rsidRPr="006A5B51">
        <w:rPr>
          <w:b/>
          <w:bCs/>
          <w:spacing w:val="-2"/>
          <w:sz w:val="24"/>
          <w:szCs w:val="24"/>
        </w:rPr>
        <w:t>d</w:t>
      </w:r>
      <w:r w:rsidRPr="006A5B51">
        <w:rPr>
          <w:b/>
          <w:bCs/>
          <w:spacing w:val="-1"/>
          <w:sz w:val="24"/>
          <w:szCs w:val="24"/>
        </w:rPr>
        <w:t>e</w:t>
      </w:r>
      <w:r w:rsidRPr="006A5B51">
        <w:rPr>
          <w:b/>
          <w:bCs/>
          <w:sz w:val="24"/>
          <w:szCs w:val="24"/>
        </w:rPr>
        <w:t>n</w:t>
      </w:r>
      <w:r w:rsidRPr="006A5B51">
        <w:rPr>
          <w:b/>
          <w:bCs/>
          <w:spacing w:val="-1"/>
          <w:sz w:val="24"/>
          <w:szCs w:val="24"/>
        </w:rPr>
        <w:t>t</w:t>
      </w:r>
      <w:r w:rsidRPr="006A5B51">
        <w:rPr>
          <w:b/>
          <w:bCs/>
          <w:sz w:val="24"/>
          <w:szCs w:val="24"/>
        </w:rPr>
        <w:t>i</w:t>
      </w:r>
      <w:r w:rsidRPr="006A5B51">
        <w:rPr>
          <w:b/>
          <w:bCs/>
          <w:spacing w:val="2"/>
          <w:sz w:val="24"/>
          <w:szCs w:val="24"/>
        </w:rPr>
        <w:t>f</w:t>
      </w:r>
      <w:r w:rsidRPr="006A5B51">
        <w:rPr>
          <w:b/>
          <w:bCs/>
          <w:sz w:val="24"/>
          <w:szCs w:val="24"/>
        </w:rPr>
        <w:t>y</w:t>
      </w:r>
      <w:r w:rsidRPr="006A5B51">
        <w:rPr>
          <w:b/>
          <w:bCs/>
          <w:spacing w:val="-4"/>
          <w:sz w:val="24"/>
          <w:szCs w:val="24"/>
        </w:rPr>
        <w:t xml:space="preserve"> </w:t>
      </w:r>
      <w:r w:rsidRPr="006A5B51">
        <w:rPr>
          <w:b/>
          <w:bCs/>
          <w:sz w:val="24"/>
          <w:szCs w:val="24"/>
        </w:rPr>
        <w:t>the</w:t>
      </w:r>
      <w:r w:rsidRPr="006A5B51">
        <w:rPr>
          <w:b/>
          <w:bCs/>
          <w:spacing w:val="1"/>
          <w:sz w:val="24"/>
          <w:szCs w:val="24"/>
        </w:rPr>
        <w:t xml:space="preserve"> </w:t>
      </w:r>
      <w:r w:rsidRPr="006A5B51">
        <w:rPr>
          <w:b/>
          <w:bCs/>
          <w:sz w:val="24"/>
          <w:szCs w:val="24"/>
        </w:rPr>
        <w:t>l</w:t>
      </w:r>
      <w:r w:rsidRPr="006A5B51">
        <w:rPr>
          <w:b/>
          <w:bCs/>
          <w:spacing w:val="1"/>
          <w:sz w:val="24"/>
          <w:szCs w:val="24"/>
        </w:rPr>
        <w:t>e</w:t>
      </w:r>
      <w:r w:rsidRPr="006A5B51">
        <w:rPr>
          <w:b/>
          <w:bCs/>
          <w:sz w:val="24"/>
          <w:szCs w:val="24"/>
        </w:rPr>
        <w:t>t</w:t>
      </w:r>
      <w:r w:rsidRPr="006A5B51">
        <w:rPr>
          <w:b/>
          <w:bCs/>
          <w:spacing w:val="-1"/>
          <w:sz w:val="24"/>
          <w:szCs w:val="24"/>
        </w:rPr>
        <w:t>t</w:t>
      </w:r>
      <w:r w:rsidRPr="006A5B51">
        <w:rPr>
          <w:b/>
          <w:bCs/>
          <w:spacing w:val="1"/>
          <w:sz w:val="24"/>
          <w:szCs w:val="24"/>
        </w:rPr>
        <w:t>e</w:t>
      </w:r>
      <w:r w:rsidRPr="006A5B51">
        <w:rPr>
          <w:b/>
          <w:bCs/>
          <w:sz w:val="24"/>
          <w:szCs w:val="24"/>
        </w:rPr>
        <w:t>r that b</w:t>
      </w:r>
      <w:r w:rsidRPr="006A5B51">
        <w:rPr>
          <w:b/>
          <w:bCs/>
          <w:spacing w:val="1"/>
          <w:sz w:val="24"/>
          <w:szCs w:val="24"/>
        </w:rPr>
        <w:t>es</w:t>
      </w:r>
      <w:r w:rsidRPr="006A5B51">
        <w:rPr>
          <w:b/>
          <w:bCs/>
          <w:sz w:val="24"/>
          <w:szCs w:val="24"/>
        </w:rPr>
        <w:t>t compl</w:t>
      </w:r>
      <w:r w:rsidRPr="006A5B51">
        <w:rPr>
          <w:b/>
          <w:bCs/>
          <w:spacing w:val="1"/>
          <w:sz w:val="24"/>
          <w:szCs w:val="24"/>
        </w:rPr>
        <w:t>e</w:t>
      </w:r>
      <w:r w:rsidRPr="006A5B51">
        <w:rPr>
          <w:b/>
          <w:bCs/>
          <w:sz w:val="24"/>
          <w:szCs w:val="24"/>
        </w:rPr>
        <w:t>t</w:t>
      </w:r>
      <w:r w:rsidRPr="006A5B51">
        <w:rPr>
          <w:b/>
          <w:bCs/>
          <w:spacing w:val="-2"/>
          <w:sz w:val="24"/>
          <w:szCs w:val="24"/>
        </w:rPr>
        <w:t>e</w:t>
      </w:r>
      <w:r w:rsidRPr="006A5B51">
        <w:rPr>
          <w:b/>
          <w:bCs/>
          <w:sz w:val="24"/>
          <w:szCs w:val="24"/>
        </w:rPr>
        <w:t>s</w:t>
      </w:r>
      <w:r w:rsidRPr="006A5B51">
        <w:rPr>
          <w:b/>
          <w:bCs/>
          <w:spacing w:val="1"/>
          <w:sz w:val="24"/>
          <w:szCs w:val="24"/>
        </w:rPr>
        <w:t xml:space="preserve"> </w:t>
      </w:r>
      <w:r w:rsidRPr="006A5B51">
        <w:rPr>
          <w:b/>
          <w:bCs/>
          <w:spacing w:val="-1"/>
          <w:sz w:val="24"/>
          <w:szCs w:val="24"/>
        </w:rPr>
        <w:t>e</w:t>
      </w:r>
      <w:r w:rsidRPr="006A5B51">
        <w:rPr>
          <w:b/>
          <w:bCs/>
          <w:spacing w:val="1"/>
          <w:sz w:val="24"/>
          <w:szCs w:val="24"/>
        </w:rPr>
        <w:t>ac</w:t>
      </w:r>
      <w:r w:rsidRPr="006A5B51">
        <w:rPr>
          <w:b/>
          <w:bCs/>
          <w:sz w:val="24"/>
          <w:szCs w:val="24"/>
        </w:rPr>
        <w:t xml:space="preserve">h </w:t>
      </w:r>
      <w:r w:rsidRPr="006A5B51">
        <w:rPr>
          <w:b/>
          <w:bCs/>
          <w:spacing w:val="-1"/>
          <w:sz w:val="24"/>
          <w:szCs w:val="24"/>
        </w:rPr>
        <w:t>se</w:t>
      </w:r>
      <w:r w:rsidRPr="006A5B51">
        <w:rPr>
          <w:b/>
          <w:bCs/>
          <w:sz w:val="24"/>
          <w:szCs w:val="24"/>
        </w:rPr>
        <w:t>n</w:t>
      </w:r>
      <w:r w:rsidRPr="006A5B51">
        <w:rPr>
          <w:b/>
          <w:bCs/>
          <w:spacing w:val="-1"/>
          <w:sz w:val="24"/>
          <w:szCs w:val="24"/>
        </w:rPr>
        <w:t>t</w:t>
      </w:r>
      <w:r w:rsidRPr="006A5B51">
        <w:rPr>
          <w:b/>
          <w:bCs/>
          <w:spacing w:val="1"/>
          <w:sz w:val="24"/>
          <w:szCs w:val="24"/>
        </w:rPr>
        <w:t>e</w:t>
      </w:r>
      <w:r w:rsidRPr="006A5B51">
        <w:rPr>
          <w:b/>
          <w:bCs/>
          <w:sz w:val="24"/>
          <w:szCs w:val="24"/>
        </w:rPr>
        <w:t>nce</w:t>
      </w:r>
      <w:r w:rsidRPr="006A5B51">
        <w:rPr>
          <w:b/>
          <w:bCs/>
          <w:spacing w:val="2"/>
          <w:sz w:val="24"/>
          <w:szCs w:val="24"/>
        </w:rPr>
        <w:t xml:space="preserve"> </w:t>
      </w:r>
      <w:r w:rsidRPr="006A5B51">
        <w:rPr>
          <w:b/>
          <w:bCs/>
          <w:sz w:val="24"/>
          <w:szCs w:val="24"/>
        </w:rPr>
        <w:t>or</w:t>
      </w:r>
      <w:r w:rsidRPr="006A5B51">
        <w:rPr>
          <w:b/>
          <w:bCs/>
          <w:spacing w:val="1"/>
          <w:sz w:val="24"/>
          <w:szCs w:val="24"/>
        </w:rPr>
        <w:t xml:space="preserve"> a</w:t>
      </w:r>
      <w:r w:rsidRPr="006A5B51">
        <w:rPr>
          <w:b/>
          <w:bCs/>
          <w:spacing w:val="-3"/>
          <w:sz w:val="24"/>
          <w:szCs w:val="24"/>
        </w:rPr>
        <w:t>n</w:t>
      </w:r>
      <w:r w:rsidRPr="006A5B51">
        <w:rPr>
          <w:b/>
          <w:bCs/>
          <w:spacing w:val="-1"/>
          <w:sz w:val="24"/>
          <w:szCs w:val="24"/>
        </w:rPr>
        <w:t>s</w:t>
      </w:r>
      <w:r w:rsidRPr="006A5B51">
        <w:rPr>
          <w:b/>
          <w:bCs/>
          <w:spacing w:val="3"/>
          <w:sz w:val="24"/>
          <w:szCs w:val="24"/>
        </w:rPr>
        <w:t>w</w:t>
      </w:r>
      <w:r w:rsidRPr="006A5B51">
        <w:rPr>
          <w:b/>
          <w:bCs/>
          <w:spacing w:val="1"/>
          <w:sz w:val="24"/>
          <w:szCs w:val="24"/>
        </w:rPr>
        <w:t>e</w:t>
      </w:r>
      <w:r w:rsidRPr="006A5B51">
        <w:rPr>
          <w:b/>
          <w:bCs/>
          <w:spacing w:val="-2"/>
          <w:sz w:val="24"/>
          <w:szCs w:val="24"/>
        </w:rPr>
        <w:t>r</w:t>
      </w:r>
      <w:r w:rsidRPr="006A5B51">
        <w:rPr>
          <w:b/>
          <w:bCs/>
          <w:sz w:val="24"/>
          <w:szCs w:val="24"/>
        </w:rPr>
        <w:t>s t</w:t>
      </w:r>
      <w:r w:rsidRPr="006A5B51">
        <w:rPr>
          <w:b/>
          <w:bCs/>
          <w:spacing w:val="-1"/>
          <w:sz w:val="24"/>
          <w:szCs w:val="24"/>
        </w:rPr>
        <w:t>h</w:t>
      </w:r>
      <w:r w:rsidRPr="006A5B51">
        <w:rPr>
          <w:b/>
          <w:bCs/>
          <w:sz w:val="24"/>
          <w:szCs w:val="24"/>
        </w:rPr>
        <w:t>e</w:t>
      </w:r>
      <w:r w:rsidRPr="006A5B51">
        <w:rPr>
          <w:b/>
          <w:bCs/>
          <w:spacing w:val="1"/>
          <w:sz w:val="24"/>
          <w:szCs w:val="24"/>
        </w:rPr>
        <w:t xml:space="preserve"> </w:t>
      </w:r>
      <w:r w:rsidRPr="006A5B51">
        <w:rPr>
          <w:b/>
          <w:bCs/>
          <w:sz w:val="24"/>
          <w:szCs w:val="24"/>
        </w:rPr>
        <w:t>qu</w:t>
      </w:r>
      <w:r w:rsidRPr="006A5B51">
        <w:rPr>
          <w:b/>
          <w:bCs/>
          <w:spacing w:val="1"/>
          <w:sz w:val="24"/>
          <w:szCs w:val="24"/>
        </w:rPr>
        <w:t>es</w:t>
      </w:r>
      <w:r w:rsidRPr="006A5B51">
        <w:rPr>
          <w:b/>
          <w:bCs/>
          <w:sz w:val="24"/>
          <w:szCs w:val="24"/>
        </w:rPr>
        <w:t xml:space="preserve">tion and </w:t>
      </w:r>
      <w:r w:rsidRPr="006A5B51">
        <w:rPr>
          <w:b/>
          <w:bCs/>
          <w:spacing w:val="-2"/>
          <w:sz w:val="24"/>
          <w:szCs w:val="24"/>
        </w:rPr>
        <w:t>m</w:t>
      </w:r>
      <w:r w:rsidRPr="006A5B51">
        <w:rPr>
          <w:b/>
          <w:bCs/>
          <w:spacing w:val="1"/>
          <w:sz w:val="24"/>
          <w:szCs w:val="24"/>
        </w:rPr>
        <w:t>a</w:t>
      </w:r>
      <w:r w:rsidRPr="006A5B51">
        <w:rPr>
          <w:b/>
          <w:bCs/>
          <w:spacing w:val="-2"/>
          <w:sz w:val="24"/>
          <w:szCs w:val="24"/>
        </w:rPr>
        <w:t>r</w:t>
      </w:r>
      <w:r w:rsidRPr="006A5B51">
        <w:rPr>
          <w:b/>
          <w:bCs/>
          <w:sz w:val="24"/>
          <w:szCs w:val="24"/>
        </w:rPr>
        <w:t>k</w:t>
      </w:r>
      <w:r w:rsidRPr="006A5B51">
        <w:rPr>
          <w:b/>
          <w:bCs/>
          <w:spacing w:val="1"/>
          <w:sz w:val="24"/>
          <w:szCs w:val="24"/>
        </w:rPr>
        <w:t xml:space="preserve"> i</w:t>
      </w:r>
      <w:r w:rsidRPr="006A5B51">
        <w:rPr>
          <w:b/>
          <w:bCs/>
          <w:sz w:val="24"/>
          <w:szCs w:val="24"/>
        </w:rPr>
        <w:t xml:space="preserve">t on </w:t>
      </w:r>
      <w:r w:rsidRPr="006A5B51">
        <w:rPr>
          <w:b/>
          <w:bCs/>
          <w:spacing w:val="-1"/>
          <w:sz w:val="24"/>
          <w:szCs w:val="24"/>
        </w:rPr>
        <w:t>t</w:t>
      </w:r>
      <w:r w:rsidRPr="006A5B51">
        <w:rPr>
          <w:b/>
          <w:bCs/>
          <w:sz w:val="24"/>
          <w:szCs w:val="24"/>
        </w:rPr>
        <w:t>he</w:t>
      </w:r>
      <w:r w:rsidRPr="006A5B51">
        <w:rPr>
          <w:b/>
          <w:bCs/>
          <w:spacing w:val="1"/>
          <w:sz w:val="24"/>
          <w:szCs w:val="24"/>
        </w:rPr>
        <w:t xml:space="preserve"> </w:t>
      </w:r>
      <w:r w:rsidRPr="006A5B51">
        <w:rPr>
          <w:b/>
          <w:bCs/>
          <w:spacing w:val="-2"/>
          <w:sz w:val="24"/>
          <w:szCs w:val="24"/>
        </w:rPr>
        <w:t>S</w:t>
      </w:r>
      <w:r w:rsidRPr="006A5B51">
        <w:rPr>
          <w:b/>
          <w:bCs/>
          <w:spacing w:val="1"/>
          <w:sz w:val="24"/>
          <w:szCs w:val="24"/>
        </w:rPr>
        <w:t>ca</w:t>
      </w:r>
      <w:r w:rsidRPr="006A5B51">
        <w:rPr>
          <w:b/>
          <w:bCs/>
          <w:sz w:val="24"/>
          <w:szCs w:val="24"/>
        </w:rPr>
        <w:t>n</w:t>
      </w:r>
      <w:r w:rsidRPr="006A5B51">
        <w:rPr>
          <w:b/>
          <w:bCs/>
          <w:spacing w:val="-1"/>
          <w:sz w:val="24"/>
          <w:szCs w:val="24"/>
        </w:rPr>
        <w:t>t</w:t>
      </w:r>
      <w:r w:rsidRPr="006A5B51">
        <w:rPr>
          <w:b/>
          <w:bCs/>
          <w:sz w:val="24"/>
          <w:szCs w:val="24"/>
        </w:rPr>
        <w:t>ron f</w:t>
      </w:r>
      <w:r w:rsidRPr="006A5B51">
        <w:rPr>
          <w:b/>
          <w:bCs/>
          <w:spacing w:val="-1"/>
          <w:sz w:val="24"/>
          <w:szCs w:val="24"/>
        </w:rPr>
        <w:t>o</w:t>
      </w:r>
      <w:r w:rsidRPr="006A5B51">
        <w:rPr>
          <w:b/>
          <w:bCs/>
          <w:sz w:val="24"/>
          <w:szCs w:val="24"/>
        </w:rPr>
        <w:t>rm</w:t>
      </w:r>
      <w:r w:rsidRPr="006A5B51">
        <w:rPr>
          <w:b/>
          <w:bCs/>
          <w:spacing w:val="1"/>
          <w:sz w:val="24"/>
          <w:szCs w:val="24"/>
        </w:rPr>
        <w:t xml:space="preserve"> </w:t>
      </w:r>
      <w:r w:rsidRPr="006A5B51">
        <w:rPr>
          <w:b/>
          <w:bCs/>
          <w:sz w:val="24"/>
          <w:szCs w:val="24"/>
        </w:rPr>
        <w:t>pro</w:t>
      </w:r>
      <w:r w:rsidRPr="006A5B51">
        <w:rPr>
          <w:b/>
          <w:bCs/>
          <w:spacing w:val="-4"/>
          <w:sz w:val="24"/>
          <w:szCs w:val="24"/>
        </w:rPr>
        <w:t>v</w:t>
      </w:r>
      <w:r w:rsidRPr="006A5B51">
        <w:rPr>
          <w:b/>
          <w:bCs/>
          <w:sz w:val="24"/>
          <w:szCs w:val="24"/>
        </w:rPr>
        <w:t>id</w:t>
      </w:r>
      <w:r w:rsidRPr="006A5B51">
        <w:rPr>
          <w:b/>
          <w:bCs/>
          <w:spacing w:val="1"/>
          <w:sz w:val="24"/>
          <w:szCs w:val="24"/>
        </w:rPr>
        <w:t>e</w:t>
      </w:r>
      <w:r w:rsidRPr="006A5B51">
        <w:rPr>
          <w:b/>
          <w:bCs/>
          <w:sz w:val="24"/>
          <w:szCs w:val="24"/>
        </w:rPr>
        <w:t>d.</w:t>
      </w:r>
    </w:p>
    <w:p w14:paraId="14BB1B6A" w14:textId="77777777" w:rsidR="006C5BAD" w:rsidRPr="006A5B51" w:rsidRDefault="006C5BAD" w:rsidP="006C5BAD">
      <w:pPr>
        <w:widowControl w:val="0"/>
        <w:autoSpaceDE w:val="0"/>
        <w:autoSpaceDN w:val="0"/>
        <w:adjustRightInd w:val="0"/>
        <w:spacing w:before="29"/>
        <w:ind w:left="100" w:right="147"/>
        <w:rPr>
          <w:sz w:val="24"/>
          <w:szCs w:val="24"/>
        </w:rPr>
      </w:pPr>
    </w:p>
    <w:p w14:paraId="2C225FF7" w14:textId="77777777" w:rsidR="006C5BAD" w:rsidRPr="006A5B51" w:rsidRDefault="006C5BAD" w:rsidP="006C5BAD">
      <w:pPr>
        <w:widowControl w:val="0"/>
        <w:tabs>
          <w:tab w:val="left" w:pos="1880"/>
        </w:tabs>
        <w:autoSpaceDE w:val="0"/>
        <w:autoSpaceDN w:val="0"/>
        <w:adjustRightInd w:val="0"/>
        <w:rPr>
          <w:sz w:val="24"/>
          <w:szCs w:val="24"/>
        </w:rPr>
      </w:pPr>
    </w:p>
    <w:tbl>
      <w:tblPr>
        <w:tblStyle w:val="TableGrid"/>
        <w:tblW w:w="0" w:type="auto"/>
        <w:tblInd w:w="805" w:type="dxa"/>
        <w:tblLook w:val="04A0" w:firstRow="1" w:lastRow="0" w:firstColumn="1" w:lastColumn="0" w:noHBand="0" w:noVBand="1"/>
      </w:tblPr>
      <w:tblGrid>
        <w:gridCol w:w="738"/>
        <w:gridCol w:w="1053"/>
      </w:tblGrid>
      <w:tr w:rsidR="00C42B54" w14:paraId="3BBFE9EF" w14:textId="77777777" w:rsidTr="00C42B54">
        <w:tc>
          <w:tcPr>
            <w:tcW w:w="738" w:type="dxa"/>
          </w:tcPr>
          <w:p w14:paraId="7D0EB366" w14:textId="77777777" w:rsidR="00C42B54" w:rsidRDefault="00C42B54" w:rsidP="002A37F2">
            <w:pPr>
              <w:rPr>
                <w:sz w:val="24"/>
                <w:szCs w:val="24"/>
                <w:lang w:val="en"/>
              </w:rPr>
            </w:pPr>
            <w:r>
              <w:rPr>
                <w:sz w:val="24"/>
                <w:szCs w:val="24"/>
                <w:lang w:val="en"/>
              </w:rPr>
              <w:t>Q #</w:t>
            </w:r>
          </w:p>
        </w:tc>
        <w:tc>
          <w:tcPr>
            <w:tcW w:w="1053" w:type="dxa"/>
          </w:tcPr>
          <w:p w14:paraId="38053B47" w14:textId="77777777" w:rsidR="00C42B54" w:rsidRDefault="00C42B54" w:rsidP="002A37F2">
            <w:pPr>
              <w:rPr>
                <w:sz w:val="24"/>
                <w:szCs w:val="24"/>
                <w:lang w:val="en"/>
              </w:rPr>
            </w:pPr>
            <w:r>
              <w:rPr>
                <w:sz w:val="24"/>
                <w:szCs w:val="24"/>
                <w:lang w:val="en"/>
              </w:rPr>
              <w:t>Answer</w:t>
            </w:r>
          </w:p>
        </w:tc>
      </w:tr>
      <w:tr w:rsidR="00C42B54" w14:paraId="1C962378" w14:textId="77777777" w:rsidTr="00C42B54">
        <w:tc>
          <w:tcPr>
            <w:tcW w:w="738" w:type="dxa"/>
          </w:tcPr>
          <w:p w14:paraId="4C7E592E" w14:textId="77777777" w:rsidR="00C42B54" w:rsidRDefault="00C42B54" w:rsidP="002A37F2">
            <w:pPr>
              <w:rPr>
                <w:sz w:val="24"/>
                <w:szCs w:val="24"/>
                <w:lang w:val="en"/>
              </w:rPr>
            </w:pPr>
            <w:r>
              <w:rPr>
                <w:sz w:val="24"/>
                <w:szCs w:val="24"/>
                <w:lang w:val="en"/>
              </w:rPr>
              <w:t>1</w:t>
            </w:r>
          </w:p>
        </w:tc>
        <w:tc>
          <w:tcPr>
            <w:tcW w:w="1053" w:type="dxa"/>
          </w:tcPr>
          <w:p w14:paraId="26300E02" w14:textId="005692AC" w:rsidR="00C42B54" w:rsidRDefault="00E071CD" w:rsidP="002A37F2">
            <w:pPr>
              <w:rPr>
                <w:sz w:val="24"/>
                <w:szCs w:val="24"/>
                <w:lang w:val="en"/>
              </w:rPr>
            </w:pPr>
            <w:r>
              <w:rPr>
                <w:sz w:val="24"/>
                <w:szCs w:val="24"/>
                <w:lang w:val="en"/>
              </w:rPr>
              <w:t>B</w:t>
            </w:r>
          </w:p>
        </w:tc>
      </w:tr>
      <w:tr w:rsidR="00C42B54" w14:paraId="2B13BE82" w14:textId="77777777" w:rsidTr="00C42B54">
        <w:tc>
          <w:tcPr>
            <w:tcW w:w="738" w:type="dxa"/>
          </w:tcPr>
          <w:p w14:paraId="46DB63AC" w14:textId="77777777" w:rsidR="00C42B54" w:rsidRDefault="00C42B54" w:rsidP="002A37F2">
            <w:pPr>
              <w:rPr>
                <w:sz w:val="24"/>
                <w:szCs w:val="24"/>
                <w:lang w:val="en"/>
              </w:rPr>
            </w:pPr>
            <w:r>
              <w:rPr>
                <w:sz w:val="24"/>
                <w:szCs w:val="24"/>
                <w:lang w:val="en"/>
              </w:rPr>
              <w:t>2</w:t>
            </w:r>
          </w:p>
        </w:tc>
        <w:tc>
          <w:tcPr>
            <w:tcW w:w="1053" w:type="dxa"/>
          </w:tcPr>
          <w:p w14:paraId="698B9659" w14:textId="4797008D" w:rsidR="00C42B54" w:rsidRDefault="00E071CD" w:rsidP="002A37F2">
            <w:pPr>
              <w:rPr>
                <w:sz w:val="24"/>
                <w:szCs w:val="24"/>
                <w:lang w:val="en"/>
              </w:rPr>
            </w:pPr>
            <w:r>
              <w:rPr>
                <w:sz w:val="24"/>
                <w:szCs w:val="24"/>
                <w:lang w:val="en"/>
              </w:rPr>
              <w:t>A</w:t>
            </w:r>
          </w:p>
        </w:tc>
      </w:tr>
      <w:tr w:rsidR="00C42B54" w14:paraId="7AE24EA9" w14:textId="77777777" w:rsidTr="00C42B54">
        <w:tc>
          <w:tcPr>
            <w:tcW w:w="738" w:type="dxa"/>
          </w:tcPr>
          <w:p w14:paraId="2F804377" w14:textId="77777777" w:rsidR="00C42B54" w:rsidRDefault="00C42B54" w:rsidP="002A37F2">
            <w:pPr>
              <w:rPr>
                <w:sz w:val="24"/>
                <w:szCs w:val="24"/>
                <w:lang w:val="en"/>
              </w:rPr>
            </w:pPr>
            <w:r>
              <w:rPr>
                <w:sz w:val="24"/>
                <w:szCs w:val="24"/>
                <w:lang w:val="en"/>
              </w:rPr>
              <w:t>3</w:t>
            </w:r>
          </w:p>
        </w:tc>
        <w:tc>
          <w:tcPr>
            <w:tcW w:w="1053" w:type="dxa"/>
          </w:tcPr>
          <w:p w14:paraId="66A8F595" w14:textId="346DF50F" w:rsidR="00C42B54" w:rsidRDefault="00E071CD" w:rsidP="002A37F2">
            <w:pPr>
              <w:rPr>
                <w:sz w:val="24"/>
                <w:szCs w:val="24"/>
                <w:lang w:val="en"/>
              </w:rPr>
            </w:pPr>
            <w:r>
              <w:rPr>
                <w:sz w:val="24"/>
                <w:szCs w:val="24"/>
                <w:lang w:val="en"/>
              </w:rPr>
              <w:t>B</w:t>
            </w:r>
          </w:p>
        </w:tc>
      </w:tr>
      <w:tr w:rsidR="00C42B54" w14:paraId="3ACD4C16" w14:textId="77777777" w:rsidTr="00C42B54">
        <w:tc>
          <w:tcPr>
            <w:tcW w:w="738" w:type="dxa"/>
          </w:tcPr>
          <w:p w14:paraId="56F09B0F" w14:textId="77777777" w:rsidR="00C42B54" w:rsidRDefault="00C42B54" w:rsidP="002A37F2">
            <w:pPr>
              <w:rPr>
                <w:sz w:val="24"/>
                <w:szCs w:val="24"/>
                <w:lang w:val="en"/>
              </w:rPr>
            </w:pPr>
            <w:r>
              <w:rPr>
                <w:sz w:val="24"/>
                <w:szCs w:val="24"/>
                <w:lang w:val="en"/>
              </w:rPr>
              <w:t>4</w:t>
            </w:r>
          </w:p>
        </w:tc>
        <w:tc>
          <w:tcPr>
            <w:tcW w:w="1053" w:type="dxa"/>
          </w:tcPr>
          <w:p w14:paraId="67797D6A" w14:textId="4FEAE147" w:rsidR="00C42B54" w:rsidRDefault="00E071CD" w:rsidP="002A37F2">
            <w:pPr>
              <w:rPr>
                <w:sz w:val="24"/>
                <w:szCs w:val="24"/>
                <w:lang w:val="en"/>
              </w:rPr>
            </w:pPr>
            <w:r>
              <w:rPr>
                <w:sz w:val="24"/>
                <w:szCs w:val="24"/>
                <w:lang w:val="en"/>
              </w:rPr>
              <w:t>B</w:t>
            </w:r>
          </w:p>
        </w:tc>
      </w:tr>
      <w:tr w:rsidR="00C42B54" w14:paraId="5ED57751" w14:textId="77777777" w:rsidTr="00C42B54">
        <w:tc>
          <w:tcPr>
            <w:tcW w:w="738" w:type="dxa"/>
          </w:tcPr>
          <w:p w14:paraId="70ECB624" w14:textId="77777777" w:rsidR="00C42B54" w:rsidRDefault="00C42B54" w:rsidP="002A37F2">
            <w:pPr>
              <w:rPr>
                <w:sz w:val="24"/>
                <w:szCs w:val="24"/>
                <w:lang w:val="en"/>
              </w:rPr>
            </w:pPr>
            <w:r>
              <w:rPr>
                <w:sz w:val="24"/>
                <w:szCs w:val="24"/>
                <w:lang w:val="en"/>
              </w:rPr>
              <w:t>5</w:t>
            </w:r>
          </w:p>
        </w:tc>
        <w:tc>
          <w:tcPr>
            <w:tcW w:w="1053" w:type="dxa"/>
          </w:tcPr>
          <w:p w14:paraId="44146E3A" w14:textId="7916043D" w:rsidR="00C42B54" w:rsidRDefault="00E071CD" w:rsidP="002A37F2">
            <w:pPr>
              <w:rPr>
                <w:sz w:val="24"/>
                <w:szCs w:val="24"/>
                <w:lang w:val="en"/>
              </w:rPr>
            </w:pPr>
            <w:r>
              <w:rPr>
                <w:sz w:val="24"/>
                <w:szCs w:val="24"/>
                <w:lang w:val="en"/>
              </w:rPr>
              <w:t>C</w:t>
            </w:r>
          </w:p>
        </w:tc>
      </w:tr>
      <w:tr w:rsidR="00C42B54" w14:paraId="02F1AE33" w14:textId="77777777" w:rsidTr="00C42B54">
        <w:tc>
          <w:tcPr>
            <w:tcW w:w="738" w:type="dxa"/>
          </w:tcPr>
          <w:p w14:paraId="3E4F4CDF" w14:textId="77777777" w:rsidR="00C42B54" w:rsidRDefault="00C42B54" w:rsidP="002A37F2">
            <w:pPr>
              <w:rPr>
                <w:sz w:val="24"/>
                <w:szCs w:val="24"/>
                <w:lang w:val="en"/>
              </w:rPr>
            </w:pPr>
            <w:r>
              <w:rPr>
                <w:sz w:val="24"/>
                <w:szCs w:val="24"/>
                <w:lang w:val="en"/>
              </w:rPr>
              <w:t>6</w:t>
            </w:r>
          </w:p>
        </w:tc>
        <w:tc>
          <w:tcPr>
            <w:tcW w:w="1053" w:type="dxa"/>
          </w:tcPr>
          <w:p w14:paraId="0344D6D0" w14:textId="0BD4B867" w:rsidR="00C42B54" w:rsidRDefault="00E071CD" w:rsidP="002A37F2">
            <w:pPr>
              <w:rPr>
                <w:sz w:val="24"/>
                <w:szCs w:val="24"/>
                <w:lang w:val="en"/>
              </w:rPr>
            </w:pPr>
            <w:r>
              <w:rPr>
                <w:sz w:val="24"/>
                <w:szCs w:val="24"/>
                <w:lang w:val="en"/>
              </w:rPr>
              <w:t>C</w:t>
            </w:r>
          </w:p>
        </w:tc>
      </w:tr>
      <w:tr w:rsidR="00C42B54" w14:paraId="0589258B" w14:textId="77777777" w:rsidTr="00C42B54">
        <w:tc>
          <w:tcPr>
            <w:tcW w:w="738" w:type="dxa"/>
          </w:tcPr>
          <w:p w14:paraId="0CB49CB2" w14:textId="77777777" w:rsidR="00C42B54" w:rsidRDefault="00C42B54" w:rsidP="002A37F2">
            <w:pPr>
              <w:rPr>
                <w:sz w:val="24"/>
                <w:szCs w:val="24"/>
                <w:lang w:val="en"/>
              </w:rPr>
            </w:pPr>
            <w:r>
              <w:rPr>
                <w:sz w:val="24"/>
                <w:szCs w:val="24"/>
                <w:lang w:val="en"/>
              </w:rPr>
              <w:t>7</w:t>
            </w:r>
          </w:p>
        </w:tc>
        <w:tc>
          <w:tcPr>
            <w:tcW w:w="1053" w:type="dxa"/>
          </w:tcPr>
          <w:p w14:paraId="07EC0BB0" w14:textId="3D19AE57" w:rsidR="00C42B54" w:rsidRDefault="00E071CD" w:rsidP="002A37F2">
            <w:pPr>
              <w:rPr>
                <w:sz w:val="24"/>
                <w:szCs w:val="24"/>
                <w:lang w:val="en"/>
              </w:rPr>
            </w:pPr>
            <w:r>
              <w:rPr>
                <w:sz w:val="24"/>
                <w:szCs w:val="24"/>
                <w:lang w:val="en"/>
              </w:rPr>
              <w:t>A</w:t>
            </w:r>
          </w:p>
        </w:tc>
      </w:tr>
      <w:tr w:rsidR="00C42B54" w14:paraId="17725F7C" w14:textId="77777777" w:rsidTr="00C42B54">
        <w:tc>
          <w:tcPr>
            <w:tcW w:w="738" w:type="dxa"/>
          </w:tcPr>
          <w:p w14:paraId="7971F52B" w14:textId="77777777" w:rsidR="00C42B54" w:rsidRDefault="00C42B54" w:rsidP="002A37F2">
            <w:pPr>
              <w:rPr>
                <w:sz w:val="24"/>
                <w:szCs w:val="24"/>
                <w:lang w:val="en"/>
              </w:rPr>
            </w:pPr>
            <w:r>
              <w:rPr>
                <w:sz w:val="24"/>
                <w:szCs w:val="24"/>
                <w:lang w:val="en"/>
              </w:rPr>
              <w:t>8</w:t>
            </w:r>
          </w:p>
        </w:tc>
        <w:tc>
          <w:tcPr>
            <w:tcW w:w="1053" w:type="dxa"/>
          </w:tcPr>
          <w:p w14:paraId="23D758B2" w14:textId="0CB73200" w:rsidR="00C42B54" w:rsidRDefault="00E071CD" w:rsidP="002A37F2">
            <w:pPr>
              <w:rPr>
                <w:sz w:val="24"/>
                <w:szCs w:val="24"/>
                <w:lang w:val="en"/>
              </w:rPr>
            </w:pPr>
            <w:r>
              <w:rPr>
                <w:sz w:val="24"/>
                <w:szCs w:val="24"/>
                <w:lang w:val="en"/>
              </w:rPr>
              <w:t>B</w:t>
            </w:r>
          </w:p>
        </w:tc>
      </w:tr>
      <w:tr w:rsidR="00C42B54" w14:paraId="3927C82D" w14:textId="77777777" w:rsidTr="00C42B54">
        <w:tc>
          <w:tcPr>
            <w:tcW w:w="738" w:type="dxa"/>
          </w:tcPr>
          <w:p w14:paraId="19C5E214" w14:textId="77777777" w:rsidR="00C42B54" w:rsidRDefault="00C42B54" w:rsidP="002A37F2">
            <w:pPr>
              <w:rPr>
                <w:sz w:val="24"/>
                <w:szCs w:val="24"/>
                <w:lang w:val="en"/>
              </w:rPr>
            </w:pPr>
            <w:r>
              <w:rPr>
                <w:sz w:val="24"/>
                <w:szCs w:val="24"/>
                <w:lang w:val="en"/>
              </w:rPr>
              <w:t>9</w:t>
            </w:r>
          </w:p>
        </w:tc>
        <w:tc>
          <w:tcPr>
            <w:tcW w:w="1053" w:type="dxa"/>
          </w:tcPr>
          <w:p w14:paraId="577EDE6C" w14:textId="5E8F3AA4" w:rsidR="00C42B54" w:rsidRDefault="00E071CD" w:rsidP="002A37F2">
            <w:pPr>
              <w:rPr>
                <w:sz w:val="24"/>
                <w:szCs w:val="24"/>
                <w:lang w:val="en"/>
              </w:rPr>
            </w:pPr>
            <w:r>
              <w:rPr>
                <w:sz w:val="24"/>
                <w:szCs w:val="24"/>
                <w:lang w:val="en"/>
              </w:rPr>
              <w:t>B</w:t>
            </w:r>
          </w:p>
        </w:tc>
      </w:tr>
      <w:tr w:rsidR="00C42B54" w14:paraId="764072E5" w14:textId="77777777" w:rsidTr="00C42B54">
        <w:tc>
          <w:tcPr>
            <w:tcW w:w="738" w:type="dxa"/>
          </w:tcPr>
          <w:p w14:paraId="46373240" w14:textId="77777777" w:rsidR="00C42B54" w:rsidRDefault="00C42B54" w:rsidP="002A37F2">
            <w:pPr>
              <w:rPr>
                <w:sz w:val="24"/>
                <w:szCs w:val="24"/>
                <w:lang w:val="en"/>
              </w:rPr>
            </w:pPr>
            <w:r>
              <w:rPr>
                <w:sz w:val="24"/>
                <w:szCs w:val="24"/>
                <w:lang w:val="en"/>
              </w:rPr>
              <w:t>10</w:t>
            </w:r>
          </w:p>
        </w:tc>
        <w:tc>
          <w:tcPr>
            <w:tcW w:w="1053" w:type="dxa"/>
          </w:tcPr>
          <w:p w14:paraId="4E8F9B2A" w14:textId="77777777" w:rsidR="00C42B54" w:rsidRDefault="00C42B54" w:rsidP="002A37F2">
            <w:pPr>
              <w:rPr>
                <w:sz w:val="24"/>
                <w:szCs w:val="24"/>
                <w:lang w:val="en"/>
              </w:rPr>
            </w:pPr>
            <w:r>
              <w:rPr>
                <w:sz w:val="24"/>
                <w:szCs w:val="24"/>
                <w:lang w:val="en"/>
              </w:rPr>
              <w:t>B</w:t>
            </w:r>
          </w:p>
        </w:tc>
      </w:tr>
    </w:tbl>
    <w:p w14:paraId="5B38F5EE" w14:textId="6E81FDCA" w:rsidR="00C42B54" w:rsidRDefault="00C42B54" w:rsidP="006C5BAD">
      <w:pPr>
        <w:widowControl w:val="0"/>
        <w:tabs>
          <w:tab w:val="left" w:pos="1880"/>
        </w:tabs>
        <w:autoSpaceDE w:val="0"/>
        <w:autoSpaceDN w:val="0"/>
        <w:adjustRightInd w:val="0"/>
        <w:rPr>
          <w:sz w:val="24"/>
          <w:szCs w:val="24"/>
        </w:rPr>
      </w:pPr>
    </w:p>
    <w:p w14:paraId="0BF22EE3" w14:textId="77777777" w:rsidR="00C42B54" w:rsidRDefault="00C42B54">
      <w:pPr>
        <w:rPr>
          <w:sz w:val="24"/>
          <w:szCs w:val="24"/>
        </w:rPr>
      </w:pPr>
      <w:r>
        <w:rPr>
          <w:sz w:val="24"/>
          <w:szCs w:val="24"/>
        </w:rPr>
        <w:br w:type="page"/>
      </w:r>
    </w:p>
    <w:p w14:paraId="73C88422" w14:textId="77777777" w:rsidR="006C5BAD" w:rsidRPr="006A5B51" w:rsidRDefault="006C5BAD" w:rsidP="006C5BAD">
      <w:pPr>
        <w:widowControl w:val="0"/>
        <w:tabs>
          <w:tab w:val="left" w:pos="1880"/>
        </w:tabs>
        <w:autoSpaceDE w:val="0"/>
        <w:autoSpaceDN w:val="0"/>
        <w:adjustRightInd w:val="0"/>
        <w:rPr>
          <w:sz w:val="24"/>
          <w:szCs w:val="24"/>
        </w:rPr>
      </w:pPr>
    </w:p>
    <w:p w14:paraId="1CACED5B" w14:textId="5897D51E" w:rsidR="006C5BAD" w:rsidRPr="006A5B51" w:rsidRDefault="000D01D6" w:rsidP="006C5BAD">
      <w:pPr>
        <w:widowControl w:val="0"/>
        <w:tabs>
          <w:tab w:val="left" w:pos="1880"/>
        </w:tabs>
        <w:autoSpaceDE w:val="0"/>
        <w:autoSpaceDN w:val="0"/>
        <w:adjustRightInd w:val="0"/>
        <w:rPr>
          <w:b/>
          <w:sz w:val="24"/>
          <w:szCs w:val="24"/>
        </w:rPr>
      </w:pPr>
      <w:r w:rsidRPr="007A57F9">
        <w:rPr>
          <w:noProof/>
          <w:sz w:val="32"/>
          <w:szCs w:val="32"/>
        </w:rPr>
        <mc:AlternateContent>
          <mc:Choice Requires="wps">
            <w:drawing>
              <wp:anchor distT="45720" distB="45720" distL="114300" distR="114300" simplePos="0" relativeHeight="251662336" behindDoc="0" locked="0" layoutInCell="1" allowOverlap="1" wp14:anchorId="306DB98F" wp14:editId="4C2E2B78">
                <wp:simplePos x="0" y="0"/>
                <wp:positionH relativeFrom="column">
                  <wp:posOffset>3467100</wp:posOffset>
                </wp:positionH>
                <wp:positionV relativeFrom="paragraph">
                  <wp:posOffset>5080</wp:posOffset>
                </wp:positionV>
                <wp:extent cx="2781300" cy="1114425"/>
                <wp:effectExtent l="0" t="0" r="19050"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1300" cy="1114425"/>
                        </a:xfrm>
                        <a:prstGeom prst="rect">
                          <a:avLst/>
                        </a:prstGeom>
                        <a:solidFill>
                          <a:srgbClr val="FFFFFF"/>
                        </a:solidFill>
                        <a:ln w="9525">
                          <a:solidFill>
                            <a:srgbClr val="000000"/>
                          </a:solidFill>
                          <a:miter lim="800000"/>
                          <a:headEnd/>
                          <a:tailEnd/>
                        </a:ln>
                      </wps:spPr>
                      <wps:txbx>
                        <w:txbxContent>
                          <w:p w14:paraId="433839B2" w14:textId="77777777" w:rsidR="000D01D6" w:rsidRPr="00206772" w:rsidRDefault="000D01D6" w:rsidP="000D01D6">
                            <w:pPr>
                              <w:jc w:val="right"/>
                              <w:rPr>
                                <w:b/>
                                <w:bCs/>
                                <w:sz w:val="24"/>
                                <w:szCs w:val="24"/>
                              </w:rPr>
                            </w:pPr>
                            <w:r w:rsidRPr="00206772">
                              <w:rPr>
                                <w:b/>
                                <w:bCs/>
                                <w:sz w:val="24"/>
                                <w:szCs w:val="24"/>
                              </w:rPr>
                              <w:t>Letter</w:t>
                            </w:r>
                          </w:p>
                          <w:p w14:paraId="5F0A4C5C" w14:textId="77777777" w:rsidR="000D01D6" w:rsidRPr="007A57F9" w:rsidRDefault="000D01D6" w:rsidP="000D01D6">
                            <w:pPr>
                              <w:jc w:val="right"/>
                              <w:rPr>
                                <w:sz w:val="22"/>
                                <w:szCs w:val="22"/>
                              </w:rPr>
                            </w:pPr>
                            <w:r w:rsidRPr="007A57F9">
                              <w:rPr>
                                <w:sz w:val="22"/>
                                <w:szCs w:val="22"/>
                              </w:rPr>
                              <w:t>First Page Top Margin: 2”</w:t>
                            </w:r>
                          </w:p>
                          <w:p w14:paraId="29205870" w14:textId="77777777" w:rsidR="000D01D6" w:rsidRPr="007A57F9" w:rsidRDefault="000D01D6" w:rsidP="000D01D6">
                            <w:pPr>
                              <w:jc w:val="right"/>
                              <w:rPr>
                                <w:sz w:val="22"/>
                                <w:szCs w:val="22"/>
                              </w:rPr>
                            </w:pPr>
                            <w:r w:rsidRPr="007A57F9">
                              <w:rPr>
                                <w:sz w:val="22"/>
                                <w:szCs w:val="22"/>
                              </w:rPr>
                              <w:t>Second and Subsequent Page Top Margin: 1”</w:t>
                            </w:r>
                          </w:p>
                          <w:p w14:paraId="58ED938F" w14:textId="77777777" w:rsidR="000D01D6" w:rsidRPr="007A57F9" w:rsidRDefault="000D01D6" w:rsidP="000D01D6">
                            <w:pPr>
                              <w:jc w:val="right"/>
                              <w:rPr>
                                <w:sz w:val="22"/>
                                <w:szCs w:val="22"/>
                              </w:rPr>
                            </w:pPr>
                            <w:r w:rsidRPr="007A57F9">
                              <w:rPr>
                                <w:sz w:val="22"/>
                                <w:szCs w:val="22"/>
                              </w:rPr>
                              <w:t>Side Margins: 1”</w:t>
                            </w:r>
                          </w:p>
                          <w:p w14:paraId="2D42AABE" w14:textId="77777777" w:rsidR="000D01D6" w:rsidRDefault="000D01D6" w:rsidP="000D01D6">
                            <w:pPr>
                              <w:jc w:val="right"/>
                              <w:rPr>
                                <w:sz w:val="22"/>
                                <w:szCs w:val="22"/>
                              </w:rPr>
                            </w:pPr>
                            <w:r w:rsidRPr="007A57F9">
                              <w:rPr>
                                <w:sz w:val="22"/>
                                <w:szCs w:val="22"/>
                              </w:rPr>
                              <w:t>Use Open Punctuation</w:t>
                            </w:r>
                          </w:p>
                          <w:p w14:paraId="719D1409" w14:textId="77777777" w:rsidR="000D01D6" w:rsidRPr="007A57F9" w:rsidRDefault="000D01D6" w:rsidP="000D01D6">
                            <w:pPr>
                              <w:jc w:val="right"/>
                              <w:rPr>
                                <w:sz w:val="22"/>
                                <w:szCs w:val="22"/>
                              </w:rPr>
                            </w:pPr>
                            <w:r>
                              <w:rPr>
                                <w:sz w:val="22"/>
                                <w:szCs w:val="22"/>
                              </w:rPr>
                              <w:t>Check for corrections on shaded words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06DB98F" id="Text Box 2" o:spid="_x0000_s1027" type="#_x0000_t202" style="position:absolute;margin-left:273pt;margin-top:.4pt;width:219pt;height:87.7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">
                <v:textbox>
                  <w:txbxContent>
                    <w:p w14:paraId="433839B2" w14:textId="77777777" w:rsidR="000D01D6" w:rsidRPr="00206772" w:rsidRDefault="000D01D6" w:rsidP="000D01D6">
                      <w:pPr>
                        <w:jc w:val="right"/>
                        <w:rPr>
                          <w:b/>
                          <w:bCs/>
                          <w:sz w:val="24"/>
                          <w:szCs w:val="24"/>
                        </w:rPr>
                      </w:pPr>
                      <w:r w:rsidRPr="00206772">
                        <w:rPr>
                          <w:b/>
                          <w:bCs/>
                          <w:sz w:val="24"/>
                          <w:szCs w:val="24"/>
                        </w:rPr>
                        <w:t>Letter</w:t>
                      </w:r>
                    </w:p>
                    <w:p w14:paraId="5F0A4C5C" w14:textId="77777777" w:rsidR="000D01D6" w:rsidRPr="007A57F9" w:rsidRDefault="000D01D6" w:rsidP="000D01D6">
                      <w:pPr>
                        <w:jc w:val="right"/>
                        <w:rPr>
                          <w:sz w:val="22"/>
                          <w:szCs w:val="22"/>
                        </w:rPr>
                      </w:pPr>
                      <w:r w:rsidRPr="007A57F9">
                        <w:rPr>
                          <w:sz w:val="22"/>
                          <w:szCs w:val="22"/>
                        </w:rPr>
                        <w:t>First Page Top Margin: 2”</w:t>
                      </w:r>
                    </w:p>
                    <w:p w14:paraId="29205870" w14:textId="77777777" w:rsidR="000D01D6" w:rsidRPr="007A57F9" w:rsidRDefault="000D01D6" w:rsidP="000D01D6">
                      <w:pPr>
                        <w:jc w:val="right"/>
                        <w:rPr>
                          <w:sz w:val="22"/>
                          <w:szCs w:val="22"/>
                        </w:rPr>
                      </w:pPr>
                      <w:r w:rsidRPr="007A57F9">
                        <w:rPr>
                          <w:sz w:val="22"/>
                          <w:szCs w:val="22"/>
                        </w:rPr>
                        <w:t>Second and Subsequent Page Top Margin: 1”</w:t>
                      </w:r>
                    </w:p>
                    <w:p w14:paraId="58ED938F" w14:textId="77777777" w:rsidR="000D01D6" w:rsidRPr="007A57F9" w:rsidRDefault="000D01D6" w:rsidP="000D01D6">
                      <w:pPr>
                        <w:jc w:val="right"/>
                        <w:rPr>
                          <w:sz w:val="22"/>
                          <w:szCs w:val="22"/>
                        </w:rPr>
                      </w:pPr>
                      <w:r w:rsidRPr="007A57F9">
                        <w:rPr>
                          <w:sz w:val="22"/>
                          <w:szCs w:val="22"/>
                        </w:rPr>
                        <w:t>Side Margins: 1”</w:t>
                      </w:r>
                    </w:p>
                    <w:p w14:paraId="2D42AABE" w14:textId="77777777" w:rsidR="000D01D6" w:rsidRDefault="000D01D6" w:rsidP="000D01D6">
                      <w:pPr>
                        <w:jc w:val="right"/>
                        <w:rPr>
                          <w:sz w:val="22"/>
                          <w:szCs w:val="22"/>
                        </w:rPr>
                      </w:pPr>
                      <w:r w:rsidRPr="007A57F9">
                        <w:rPr>
                          <w:sz w:val="22"/>
                          <w:szCs w:val="22"/>
                        </w:rPr>
                        <w:t>Use Open Punctuation</w:t>
                      </w:r>
                    </w:p>
                    <w:p w14:paraId="719D1409" w14:textId="77777777" w:rsidR="000D01D6" w:rsidRPr="007A57F9" w:rsidRDefault="000D01D6" w:rsidP="000D01D6">
                      <w:pPr>
                        <w:jc w:val="right"/>
                        <w:rPr>
                          <w:sz w:val="22"/>
                          <w:szCs w:val="22"/>
                        </w:rPr>
                      </w:pPr>
                      <w:r>
                        <w:rPr>
                          <w:sz w:val="22"/>
                          <w:szCs w:val="22"/>
                        </w:rPr>
                        <w:t>Check for corrections on shaded words</w:t>
                      </w:r>
                    </w:p>
                  </w:txbxContent>
                </v:textbox>
                <w10:wrap type="square"/>
              </v:shape>
            </w:pict>
          </mc:Fallback>
        </mc:AlternateContent>
      </w:r>
      <w:r w:rsidR="006C5BAD" w:rsidRPr="006A5B51">
        <w:rPr>
          <w:b/>
          <w:sz w:val="24"/>
          <w:szCs w:val="24"/>
        </w:rPr>
        <w:t xml:space="preserve">Job 1 – </w:t>
      </w:r>
      <w:r w:rsidR="00DA3E84" w:rsidRPr="006A5B51">
        <w:rPr>
          <w:b/>
          <w:sz w:val="24"/>
          <w:szCs w:val="24"/>
        </w:rPr>
        <w:t>Letter</w:t>
      </w:r>
    </w:p>
    <w:p w14:paraId="7B935287" w14:textId="77777777" w:rsidR="007E1816" w:rsidRPr="006A5B51" w:rsidRDefault="007E1816" w:rsidP="007E1816">
      <w:pPr>
        <w:rPr>
          <w:sz w:val="24"/>
          <w:szCs w:val="24"/>
        </w:rPr>
      </w:pPr>
    </w:p>
    <w:p w14:paraId="57ADB9EE" w14:textId="74237B61" w:rsidR="006C5BAD" w:rsidRPr="006A5B51" w:rsidRDefault="00281800" w:rsidP="006C5BAD">
      <w:pPr>
        <w:rPr>
          <w:sz w:val="24"/>
          <w:szCs w:val="24"/>
        </w:rPr>
      </w:pPr>
      <w:r>
        <w:rPr>
          <w:sz w:val="24"/>
          <w:szCs w:val="24"/>
        </w:rPr>
        <w:t>Current Date</w:t>
      </w:r>
    </w:p>
    <w:p w14:paraId="4AE75DFD" w14:textId="053159FA" w:rsidR="00E071CD" w:rsidRDefault="00E071CD" w:rsidP="00DA3E84">
      <w:pPr>
        <w:rPr>
          <w:sz w:val="24"/>
          <w:szCs w:val="24"/>
        </w:rPr>
      </w:pPr>
    </w:p>
    <w:p w14:paraId="51556E23" w14:textId="1BA217E2" w:rsidR="00E071CD" w:rsidRPr="000D01D6" w:rsidRDefault="000D01D6" w:rsidP="00DA3E84">
      <w:pPr>
        <w:rPr>
          <w:b/>
          <w:bCs/>
          <w:sz w:val="24"/>
          <w:szCs w:val="24"/>
        </w:rPr>
      </w:pPr>
      <w:r w:rsidRPr="000D01D6">
        <w:rPr>
          <w:b/>
          <w:bCs/>
          <w:sz w:val="24"/>
          <w:szCs w:val="24"/>
        </w:rPr>
        <w:t>(QS)</w:t>
      </w:r>
    </w:p>
    <w:p w14:paraId="21A7E296" w14:textId="40AC59A7" w:rsidR="00E071CD" w:rsidRDefault="00E071CD" w:rsidP="00DA3E84">
      <w:pPr>
        <w:rPr>
          <w:sz w:val="24"/>
          <w:szCs w:val="24"/>
        </w:rPr>
      </w:pPr>
    </w:p>
    <w:p w14:paraId="2EF8283F" w14:textId="3D250DCF" w:rsidR="00E071CD" w:rsidRDefault="00E071CD" w:rsidP="00DA3E84">
      <w:pPr>
        <w:rPr>
          <w:sz w:val="24"/>
          <w:szCs w:val="24"/>
        </w:rPr>
      </w:pPr>
      <w:r>
        <w:rPr>
          <w:sz w:val="24"/>
          <w:szCs w:val="24"/>
        </w:rPr>
        <w:t>Blakely Pate</w:t>
      </w:r>
      <w:r w:rsidR="000D01D6">
        <w:rPr>
          <w:sz w:val="24"/>
          <w:szCs w:val="24"/>
        </w:rPr>
        <w:t>, Member Services Coordinator</w:t>
      </w:r>
    </w:p>
    <w:p w14:paraId="795A3F6F" w14:textId="518FA12E" w:rsidR="00E071CD" w:rsidRDefault="00E071CD" w:rsidP="00DA3E84">
      <w:pPr>
        <w:rPr>
          <w:sz w:val="24"/>
          <w:szCs w:val="24"/>
        </w:rPr>
      </w:pPr>
      <w:r w:rsidRPr="00E071CD">
        <w:rPr>
          <w:bCs/>
          <w:sz w:val="24"/>
          <w:szCs w:val="24"/>
        </w:rPr>
        <w:t>Financial Business and Economic Development Conference</w:t>
      </w:r>
      <w:r w:rsidR="007E1816" w:rsidRPr="006A5B51">
        <w:rPr>
          <w:sz w:val="24"/>
          <w:szCs w:val="24"/>
        </w:rPr>
        <w:t xml:space="preserve"> </w:t>
      </w:r>
    </w:p>
    <w:p w14:paraId="6EB05355" w14:textId="77777777" w:rsidR="00E071CD" w:rsidRDefault="00DA3E84" w:rsidP="00DA3E84">
      <w:pPr>
        <w:rPr>
          <w:sz w:val="24"/>
          <w:szCs w:val="24"/>
          <w:lang w:val="en"/>
        </w:rPr>
      </w:pPr>
      <w:r w:rsidRPr="006A5B51">
        <w:rPr>
          <w:sz w:val="24"/>
          <w:szCs w:val="24"/>
          <w:lang w:val="en"/>
        </w:rPr>
        <w:t xml:space="preserve">1308 </w:t>
      </w:r>
      <w:r w:rsidR="00E071CD">
        <w:rPr>
          <w:sz w:val="24"/>
          <w:szCs w:val="24"/>
          <w:lang w:val="en"/>
        </w:rPr>
        <w:t>O</w:t>
      </w:r>
      <w:r w:rsidRPr="006A5B51">
        <w:rPr>
          <w:sz w:val="24"/>
          <w:szCs w:val="24"/>
          <w:lang w:val="en"/>
        </w:rPr>
        <w:t xml:space="preserve">xford </w:t>
      </w:r>
      <w:r w:rsidR="00E071CD">
        <w:rPr>
          <w:sz w:val="24"/>
          <w:szCs w:val="24"/>
          <w:lang w:val="en"/>
        </w:rPr>
        <w:t>A</w:t>
      </w:r>
      <w:r w:rsidRPr="006A5B51">
        <w:rPr>
          <w:sz w:val="24"/>
          <w:szCs w:val="24"/>
          <w:lang w:val="en"/>
        </w:rPr>
        <w:t>ve</w:t>
      </w:r>
    </w:p>
    <w:p w14:paraId="12D4A501" w14:textId="77777777" w:rsidR="00E071CD" w:rsidRDefault="00E071CD" w:rsidP="00DA3E84">
      <w:pPr>
        <w:rPr>
          <w:sz w:val="24"/>
          <w:szCs w:val="24"/>
          <w:lang w:val="en"/>
        </w:rPr>
      </w:pPr>
      <w:r>
        <w:rPr>
          <w:sz w:val="24"/>
          <w:szCs w:val="24"/>
          <w:lang w:val="en"/>
        </w:rPr>
        <w:t>C</w:t>
      </w:r>
      <w:r w:rsidR="00C6753C" w:rsidRPr="006A5B51">
        <w:rPr>
          <w:sz w:val="24"/>
          <w:szCs w:val="24"/>
          <w:lang w:val="en"/>
        </w:rPr>
        <w:t>olumbus</w:t>
      </w:r>
      <w:r w:rsidR="00DA3E84" w:rsidRPr="006A5B51">
        <w:rPr>
          <w:sz w:val="24"/>
          <w:szCs w:val="24"/>
          <w:lang w:val="en"/>
        </w:rPr>
        <w:t xml:space="preserve">, </w:t>
      </w:r>
      <w:r>
        <w:rPr>
          <w:sz w:val="24"/>
          <w:szCs w:val="24"/>
          <w:lang w:val="en"/>
        </w:rPr>
        <w:t>OH</w:t>
      </w:r>
      <w:r w:rsidR="00DA3E84" w:rsidRPr="006A5B51">
        <w:rPr>
          <w:sz w:val="24"/>
          <w:szCs w:val="24"/>
          <w:lang w:val="en"/>
        </w:rPr>
        <w:t xml:space="preserve"> </w:t>
      </w:r>
      <w:r w:rsidR="00D14AAD" w:rsidRPr="006A5B51">
        <w:rPr>
          <w:sz w:val="24"/>
          <w:szCs w:val="24"/>
          <w:lang w:val="en"/>
        </w:rPr>
        <w:t>43004</w:t>
      </w:r>
    </w:p>
    <w:p w14:paraId="6D919AF7" w14:textId="77777777" w:rsidR="00E071CD" w:rsidRDefault="00E071CD" w:rsidP="00DA3E84">
      <w:pPr>
        <w:rPr>
          <w:sz w:val="24"/>
          <w:szCs w:val="24"/>
          <w:lang w:val="en"/>
        </w:rPr>
      </w:pPr>
    </w:p>
    <w:p w14:paraId="7668F788" w14:textId="347AF0ED" w:rsidR="00E071CD" w:rsidRDefault="00E071CD" w:rsidP="00DA3E84">
      <w:pPr>
        <w:rPr>
          <w:sz w:val="24"/>
          <w:szCs w:val="24"/>
          <w:lang w:val="en"/>
        </w:rPr>
      </w:pPr>
      <w:r>
        <w:rPr>
          <w:sz w:val="24"/>
          <w:szCs w:val="24"/>
          <w:lang w:val="en"/>
        </w:rPr>
        <w:t>Dear Ms. Pate</w:t>
      </w:r>
    </w:p>
    <w:p w14:paraId="27B4DDC6" w14:textId="77777777" w:rsidR="00E071CD" w:rsidRDefault="00E071CD" w:rsidP="00DA3E84">
      <w:pPr>
        <w:rPr>
          <w:sz w:val="24"/>
          <w:szCs w:val="24"/>
          <w:lang w:val="en"/>
        </w:rPr>
      </w:pPr>
    </w:p>
    <w:p w14:paraId="6DF2B908" w14:textId="65D87F29" w:rsidR="00DA3E84" w:rsidRPr="006A5B51" w:rsidRDefault="00E071CD" w:rsidP="00DA3E84">
      <w:pPr>
        <w:rPr>
          <w:sz w:val="24"/>
          <w:szCs w:val="24"/>
          <w:lang w:val="en"/>
        </w:rPr>
      </w:pPr>
      <w:r w:rsidRPr="006A5B51">
        <w:rPr>
          <w:sz w:val="24"/>
          <w:szCs w:val="24"/>
        </w:rPr>
        <w:t>TWEETS TO INCREASE EARLY REGISTRATION SIGNUP</w:t>
      </w:r>
    </w:p>
    <w:p w14:paraId="5FFB94F4" w14:textId="77777777" w:rsidR="006C5BAD" w:rsidRPr="006A5B51" w:rsidRDefault="006C5BAD" w:rsidP="006C5BAD">
      <w:pPr>
        <w:rPr>
          <w:sz w:val="24"/>
          <w:szCs w:val="24"/>
        </w:rPr>
      </w:pPr>
    </w:p>
    <w:p w14:paraId="02802157" w14:textId="1B1B2D0D" w:rsidR="006C5BAD" w:rsidRPr="006A5B51" w:rsidRDefault="00DF3F18" w:rsidP="006C5BAD">
      <w:pPr>
        <w:pStyle w:val="NormalWeb"/>
        <w:spacing w:before="0" w:beforeAutospacing="0" w:after="0" w:afterAutospacing="0"/>
      </w:pPr>
      <w:r w:rsidRPr="006A5B51">
        <w:t xml:space="preserve">As discussed, here are some sample tweets to help increase early registration in the </w:t>
      </w:r>
      <w:r w:rsidR="00874195" w:rsidRPr="00E071CD">
        <w:rPr>
          <w:bCs/>
        </w:rPr>
        <w:t>Financial Business and Economic Development Conference</w:t>
      </w:r>
      <w:r w:rsidRPr="006A5B51">
        <w:t xml:space="preserve"> happening July</w:t>
      </w:r>
      <w:r w:rsidR="0038776D" w:rsidRPr="006A5B51">
        <w:t xml:space="preserve"> 1- </w:t>
      </w:r>
      <w:r w:rsidR="00281800">
        <w:t>4</w:t>
      </w:r>
      <w:r w:rsidRPr="006A5B51">
        <w:t xml:space="preserve">, </w:t>
      </w:r>
      <w:r w:rsidR="00194DD3">
        <w:t>202</w:t>
      </w:r>
      <w:r w:rsidR="000D01D6">
        <w:t>0</w:t>
      </w:r>
      <w:r w:rsidRPr="006A5B51">
        <w:t xml:space="preserve">, </w:t>
      </w:r>
      <w:r w:rsidR="0038776D" w:rsidRPr="006A5B51">
        <w:t xml:space="preserve">in Tampa Bay, Florida. </w:t>
      </w:r>
    </w:p>
    <w:p w14:paraId="088BB810" w14:textId="77777777" w:rsidR="006C5BAD" w:rsidRPr="006A5B51" w:rsidRDefault="006C5BAD" w:rsidP="006C5BAD">
      <w:pPr>
        <w:rPr>
          <w:color w:val="000000"/>
          <w:sz w:val="24"/>
          <w:szCs w:val="24"/>
        </w:rPr>
      </w:pPr>
      <w:r w:rsidRPr="006A5B51">
        <w:rPr>
          <w:color w:val="000000"/>
          <w:sz w:val="24"/>
          <w:szCs w:val="24"/>
        </w:rPr>
        <w:t xml:space="preserve"> </w:t>
      </w:r>
    </w:p>
    <w:p w14:paraId="661D3C96" w14:textId="473BA19B" w:rsidR="00DF3F18" w:rsidRPr="006A5B51" w:rsidRDefault="00DF3F18" w:rsidP="006C5BAD">
      <w:pPr>
        <w:pStyle w:val="BodyText"/>
        <w:spacing w:after="0"/>
        <w:rPr>
          <w:sz w:val="24"/>
          <w:szCs w:val="24"/>
        </w:rPr>
      </w:pPr>
      <w:r w:rsidRPr="006A5B51">
        <w:rPr>
          <w:sz w:val="24"/>
          <w:szCs w:val="24"/>
        </w:rPr>
        <w:t xml:space="preserve">We won’t be late to get to FBEDC #herewego </w:t>
      </w:r>
      <w:r w:rsidR="0058722E" w:rsidRPr="006A5B51">
        <w:rPr>
          <w:sz w:val="24"/>
          <w:szCs w:val="24"/>
        </w:rPr>
        <w:t>#FBEDC202</w:t>
      </w:r>
      <w:r w:rsidR="000D01D6">
        <w:rPr>
          <w:sz w:val="24"/>
          <w:szCs w:val="24"/>
        </w:rPr>
        <w:t>0</w:t>
      </w:r>
    </w:p>
    <w:p w14:paraId="3FAC4041" w14:textId="77777777" w:rsidR="00DF3F18" w:rsidRPr="006A5B51" w:rsidRDefault="00DF3F18" w:rsidP="006C5BAD">
      <w:pPr>
        <w:pStyle w:val="BodyText"/>
        <w:spacing w:after="0"/>
        <w:rPr>
          <w:sz w:val="24"/>
          <w:szCs w:val="24"/>
        </w:rPr>
      </w:pPr>
    </w:p>
    <w:p w14:paraId="4790331B" w14:textId="7DAD3A6B" w:rsidR="00DF3F18" w:rsidRPr="006A5B51" w:rsidRDefault="00DF3F18" w:rsidP="006C5BAD">
      <w:pPr>
        <w:pStyle w:val="BodyText"/>
        <w:spacing w:after="0"/>
        <w:rPr>
          <w:sz w:val="24"/>
          <w:szCs w:val="24"/>
        </w:rPr>
      </w:pPr>
      <w:r w:rsidRPr="006A5B51">
        <w:rPr>
          <w:sz w:val="24"/>
          <w:szCs w:val="24"/>
        </w:rPr>
        <w:t>I just want a good t-shirt this year #</w:t>
      </w:r>
      <w:r w:rsidR="006B5A65">
        <w:rPr>
          <w:sz w:val="24"/>
          <w:szCs w:val="24"/>
        </w:rPr>
        <w:t>herewego</w:t>
      </w:r>
      <w:r w:rsidRPr="006A5B51">
        <w:rPr>
          <w:sz w:val="24"/>
          <w:szCs w:val="24"/>
        </w:rPr>
        <w:t xml:space="preserve"> </w:t>
      </w:r>
      <w:r w:rsidR="0058722E" w:rsidRPr="006A5B51">
        <w:rPr>
          <w:sz w:val="24"/>
          <w:szCs w:val="24"/>
        </w:rPr>
        <w:t>#FBEDC202</w:t>
      </w:r>
      <w:r w:rsidR="000D01D6">
        <w:rPr>
          <w:sz w:val="24"/>
          <w:szCs w:val="24"/>
        </w:rPr>
        <w:t>0</w:t>
      </w:r>
    </w:p>
    <w:p w14:paraId="27705399" w14:textId="77777777" w:rsidR="00DF3F18" w:rsidRPr="006A5B51" w:rsidRDefault="00DF3F18" w:rsidP="006C5BAD">
      <w:pPr>
        <w:pStyle w:val="BodyText"/>
        <w:spacing w:after="0"/>
        <w:rPr>
          <w:sz w:val="24"/>
          <w:szCs w:val="24"/>
        </w:rPr>
      </w:pPr>
    </w:p>
    <w:p w14:paraId="2F994497" w14:textId="570F1ABA" w:rsidR="00DF3F18" w:rsidRPr="006A5B51" w:rsidRDefault="00DF3F18" w:rsidP="006C5BAD">
      <w:pPr>
        <w:pStyle w:val="BodyText"/>
        <w:spacing w:after="0"/>
        <w:rPr>
          <w:sz w:val="24"/>
          <w:szCs w:val="24"/>
        </w:rPr>
      </w:pPr>
      <w:r w:rsidRPr="006A5B51">
        <w:rPr>
          <w:sz w:val="24"/>
          <w:szCs w:val="24"/>
        </w:rPr>
        <w:t xml:space="preserve">Countdown to registration 5 days till costs #herewego </w:t>
      </w:r>
      <w:r w:rsidR="0058722E" w:rsidRPr="006A5B51">
        <w:rPr>
          <w:sz w:val="24"/>
          <w:szCs w:val="24"/>
        </w:rPr>
        <w:t>#FBEDC202</w:t>
      </w:r>
      <w:r w:rsidR="000D01D6">
        <w:rPr>
          <w:sz w:val="24"/>
          <w:szCs w:val="24"/>
        </w:rPr>
        <w:t>0</w:t>
      </w:r>
    </w:p>
    <w:p w14:paraId="2A98CBCA" w14:textId="77777777" w:rsidR="00DF3F18" w:rsidRPr="006A5B51" w:rsidRDefault="00DF3F18" w:rsidP="006C5BAD">
      <w:pPr>
        <w:pStyle w:val="BodyText"/>
        <w:spacing w:after="0"/>
        <w:rPr>
          <w:sz w:val="24"/>
          <w:szCs w:val="24"/>
        </w:rPr>
      </w:pPr>
    </w:p>
    <w:p w14:paraId="05BF38B3" w14:textId="3906DC21" w:rsidR="00DF3F18" w:rsidRPr="006A5B51" w:rsidRDefault="00DF3F18" w:rsidP="006C5BAD">
      <w:pPr>
        <w:pStyle w:val="BodyText"/>
        <w:spacing w:after="0"/>
        <w:rPr>
          <w:sz w:val="24"/>
          <w:szCs w:val="24"/>
        </w:rPr>
      </w:pPr>
      <w:r w:rsidRPr="006A5B51">
        <w:rPr>
          <w:sz w:val="24"/>
          <w:szCs w:val="24"/>
        </w:rPr>
        <w:t>When in doubt</w:t>
      </w:r>
      <w:r w:rsidR="006B5A65">
        <w:rPr>
          <w:sz w:val="24"/>
          <w:szCs w:val="24"/>
        </w:rPr>
        <w:t xml:space="preserve">, get </w:t>
      </w:r>
      <w:r w:rsidRPr="006A5B51">
        <w:rPr>
          <w:sz w:val="24"/>
          <w:szCs w:val="24"/>
        </w:rPr>
        <w:t xml:space="preserve">to all the leadership breakouts you can #herewego </w:t>
      </w:r>
      <w:r w:rsidR="0058722E" w:rsidRPr="006A5B51">
        <w:rPr>
          <w:sz w:val="24"/>
          <w:szCs w:val="24"/>
        </w:rPr>
        <w:t>#FBEDC202</w:t>
      </w:r>
      <w:r w:rsidR="000D01D6">
        <w:rPr>
          <w:sz w:val="24"/>
          <w:szCs w:val="24"/>
        </w:rPr>
        <w:t>0</w:t>
      </w:r>
    </w:p>
    <w:p w14:paraId="4ED4E148" w14:textId="77777777" w:rsidR="00DF3F18" w:rsidRPr="006A5B51" w:rsidRDefault="00DF3F18" w:rsidP="006C5BAD">
      <w:pPr>
        <w:pStyle w:val="BodyText"/>
        <w:spacing w:after="0"/>
        <w:rPr>
          <w:sz w:val="24"/>
          <w:szCs w:val="24"/>
        </w:rPr>
      </w:pPr>
    </w:p>
    <w:p w14:paraId="5DE749D9" w14:textId="21494F4D" w:rsidR="00DF3F18" w:rsidRPr="006A5B51" w:rsidRDefault="00DF3F18" w:rsidP="006C5BAD">
      <w:pPr>
        <w:pStyle w:val="BodyText"/>
        <w:spacing w:after="0"/>
        <w:rPr>
          <w:sz w:val="24"/>
          <w:szCs w:val="24"/>
        </w:rPr>
      </w:pPr>
      <w:r w:rsidRPr="006A5B51">
        <w:rPr>
          <w:sz w:val="24"/>
          <w:szCs w:val="24"/>
        </w:rPr>
        <w:t xml:space="preserve">I’m currently running on caffeine and FBEDC #herewego </w:t>
      </w:r>
      <w:r w:rsidR="0058722E" w:rsidRPr="006A5B51">
        <w:rPr>
          <w:sz w:val="24"/>
          <w:szCs w:val="24"/>
        </w:rPr>
        <w:t>#FBEDC202</w:t>
      </w:r>
      <w:r w:rsidR="006B5A65">
        <w:rPr>
          <w:sz w:val="24"/>
          <w:szCs w:val="24"/>
        </w:rPr>
        <w:t>0</w:t>
      </w:r>
    </w:p>
    <w:p w14:paraId="28AE73AF" w14:textId="77777777" w:rsidR="00DF3F18" w:rsidRPr="006A5B51" w:rsidRDefault="00DF3F18" w:rsidP="006C5BAD">
      <w:pPr>
        <w:pStyle w:val="BodyText"/>
        <w:spacing w:after="0"/>
        <w:rPr>
          <w:sz w:val="24"/>
          <w:szCs w:val="24"/>
        </w:rPr>
      </w:pPr>
    </w:p>
    <w:p w14:paraId="18D326AC" w14:textId="1D9A88C9" w:rsidR="00836B92" w:rsidRPr="006A5B51" w:rsidRDefault="00DF3F18" w:rsidP="006C5BAD">
      <w:pPr>
        <w:pStyle w:val="BodyText"/>
        <w:spacing w:after="0"/>
        <w:rPr>
          <w:sz w:val="24"/>
          <w:szCs w:val="24"/>
        </w:rPr>
      </w:pPr>
      <w:r w:rsidRPr="006A5B51">
        <w:rPr>
          <w:sz w:val="24"/>
          <w:szCs w:val="24"/>
        </w:rPr>
        <w:t>What FBEDC breakouts are y’all doing? #herewego</w:t>
      </w:r>
      <w:r w:rsidR="0058722E" w:rsidRPr="006A5B51">
        <w:rPr>
          <w:sz w:val="24"/>
          <w:szCs w:val="24"/>
        </w:rPr>
        <w:t xml:space="preserve"> #FBEDC202</w:t>
      </w:r>
      <w:r w:rsidR="006B5A65">
        <w:rPr>
          <w:sz w:val="24"/>
          <w:szCs w:val="24"/>
        </w:rPr>
        <w:t>0</w:t>
      </w:r>
    </w:p>
    <w:p w14:paraId="6BE99827" w14:textId="77777777" w:rsidR="00836B92" w:rsidRPr="006A5B51" w:rsidRDefault="00836B92" w:rsidP="006C5BAD">
      <w:pPr>
        <w:pStyle w:val="BodyText"/>
        <w:spacing w:after="0"/>
        <w:rPr>
          <w:sz w:val="24"/>
          <w:szCs w:val="24"/>
        </w:rPr>
      </w:pPr>
    </w:p>
    <w:p w14:paraId="5C465239" w14:textId="620F91A3" w:rsidR="0058722E" w:rsidRPr="006A5B51" w:rsidRDefault="00836B92" w:rsidP="006C5BAD">
      <w:pPr>
        <w:pStyle w:val="BodyText"/>
        <w:spacing w:after="0"/>
        <w:rPr>
          <w:sz w:val="24"/>
          <w:szCs w:val="24"/>
        </w:rPr>
      </w:pPr>
      <w:r w:rsidRPr="006A5B51">
        <w:rPr>
          <w:color w:val="000000"/>
          <w:sz w:val="24"/>
          <w:szCs w:val="24"/>
        </w:rPr>
        <w:t>It’s the most wonderful time of the year, the F</w:t>
      </w:r>
      <w:r w:rsidR="006B5A65">
        <w:rPr>
          <w:color w:val="000000"/>
          <w:sz w:val="24"/>
          <w:szCs w:val="24"/>
        </w:rPr>
        <w:t>B</w:t>
      </w:r>
      <w:r w:rsidRPr="006A5B51">
        <w:rPr>
          <w:color w:val="000000"/>
          <w:sz w:val="24"/>
          <w:szCs w:val="24"/>
        </w:rPr>
        <w:t>EDC! Don’t forget to sign up!</w:t>
      </w:r>
      <w:r w:rsidRPr="006A5B51">
        <w:rPr>
          <w:sz w:val="24"/>
          <w:szCs w:val="24"/>
        </w:rPr>
        <w:t xml:space="preserve"> #herewego </w:t>
      </w:r>
      <w:r w:rsidR="0058722E" w:rsidRPr="006A5B51">
        <w:rPr>
          <w:sz w:val="24"/>
          <w:szCs w:val="24"/>
        </w:rPr>
        <w:t>#FBEDC202</w:t>
      </w:r>
      <w:r w:rsidR="006B5A65">
        <w:rPr>
          <w:sz w:val="24"/>
          <w:szCs w:val="24"/>
        </w:rPr>
        <w:t>0</w:t>
      </w:r>
    </w:p>
    <w:p w14:paraId="2F3F6BD4" w14:textId="77777777" w:rsidR="0058722E" w:rsidRPr="006A5B51" w:rsidRDefault="0058722E" w:rsidP="006C5BAD">
      <w:pPr>
        <w:pStyle w:val="BodyText"/>
        <w:spacing w:after="0"/>
        <w:rPr>
          <w:sz w:val="24"/>
          <w:szCs w:val="24"/>
        </w:rPr>
      </w:pPr>
    </w:p>
    <w:p w14:paraId="33F2D553" w14:textId="42C97AF0" w:rsidR="00E071CD" w:rsidRDefault="0058722E" w:rsidP="006C5BAD">
      <w:pPr>
        <w:pStyle w:val="BodyText"/>
        <w:spacing w:after="0"/>
        <w:rPr>
          <w:sz w:val="24"/>
          <w:szCs w:val="24"/>
        </w:rPr>
      </w:pPr>
      <w:r w:rsidRPr="006A5B51">
        <w:rPr>
          <w:sz w:val="24"/>
          <w:szCs w:val="24"/>
        </w:rPr>
        <w:t xml:space="preserve">We have </w:t>
      </w:r>
      <w:r w:rsidRPr="00194DD3">
        <w:rPr>
          <w:sz w:val="24"/>
          <w:szCs w:val="24"/>
          <w:shd w:val="clear" w:color="auto" w:fill="D9D9D9" w:themeFill="background1" w:themeFillShade="D9"/>
        </w:rPr>
        <w:t>check</w:t>
      </w:r>
      <w:r w:rsidR="00194DD3" w:rsidRPr="00194DD3">
        <w:rPr>
          <w:sz w:val="24"/>
          <w:szCs w:val="24"/>
          <w:shd w:val="clear" w:color="auto" w:fill="D9D9D9" w:themeFill="background1" w:themeFillShade="D9"/>
        </w:rPr>
        <w:t>ed</w:t>
      </w:r>
      <w:r w:rsidRPr="006A5B51">
        <w:rPr>
          <w:sz w:val="24"/>
          <w:szCs w:val="24"/>
        </w:rPr>
        <w:t xml:space="preserve"> that the </w:t>
      </w:r>
      <w:r w:rsidR="00C6753C" w:rsidRPr="006A5B51">
        <w:rPr>
          <w:sz w:val="24"/>
          <w:szCs w:val="24"/>
        </w:rPr>
        <w:t>#</w:t>
      </w:r>
      <w:r w:rsidRPr="006A5B51">
        <w:rPr>
          <w:sz w:val="24"/>
          <w:szCs w:val="24"/>
        </w:rPr>
        <w:t>herewego can be used officially for the conference</w:t>
      </w:r>
      <w:r w:rsidR="00C6753C" w:rsidRPr="006A5B51">
        <w:rPr>
          <w:sz w:val="24"/>
          <w:szCs w:val="24"/>
        </w:rPr>
        <w:t xml:space="preserve"> along with the #FBEDC202</w:t>
      </w:r>
      <w:r w:rsidR="006B5A65">
        <w:rPr>
          <w:sz w:val="24"/>
          <w:szCs w:val="24"/>
        </w:rPr>
        <w:t>0</w:t>
      </w:r>
      <w:r w:rsidR="00C6753C" w:rsidRPr="006A5B51">
        <w:rPr>
          <w:sz w:val="24"/>
          <w:szCs w:val="24"/>
        </w:rPr>
        <w:t xml:space="preserve"> tag. These tweets are </w:t>
      </w:r>
      <w:r w:rsidR="00E071CD" w:rsidRPr="00194DD3">
        <w:rPr>
          <w:sz w:val="24"/>
          <w:szCs w:val="24"/>
          <w:shd w:val="clear" w:color="auto" w:fill="D9D9D9" w:themeFill="background1" w:themeFillShade="D9"/>
        </w:rPr>
        <w:t>suggestions</w:t>
      </w:r>
      <w:r w:rsidR="00C6753C" w:rsidRPr="006A5B51">
        <w:rPr>
          <w:sz w:val="24"/>
          <w:szCs w:val="24"/>
        </w:rPr>
        <w:t xml:space="preserve">, but something needs to be </w:t>
      </w:r>
      <w:r w:rsidR="00E071CD" w:rsidRPr="00194DD3">
        <w:rPr>
          <w:sz w:val="24"/>
          <w:szCs w:val="24"/>
          <w:shd w:val="clear" w:color="auto" w:fill="D9D9D9" w:themeFill="background1" w:themeFillShade="D9"/>
        </w:rPr>
        <w:t>implemented</w:t>
      </w:r>
      <w:r w:rsidR="00C6753C" w:rsidRPr="006A5B51">
        <w:rPr>
          <w:sz w:val="24"/>
          <w:szCs w:val="24"/>
        </w:rPr>
        <w:t xml:space="preserve"> to help generate interests due to lower early registration for the conference this year. It </w:t>
      </w:r>
      <w:r w:rsidR="0077737E" w:rsidRPr="006A5B51">
        <w:rPr>
          <w:sz w:val="24"/>
          <w:szCs w:val="24"/>
        </w:rPr>
        <w:t xml:space="preserve">is hoping that creating a strong social media presence will solve that issue. </w:t>
      </w:r>
    </w:p>
    <w:p w14:paraId="2E3CD9CE" w14:textId="77777777" w:rsidR="00E071CD" w:rsidRDefault="00E071CD" w:rsidP="006C5BAD">
      <w:pPr>
        <w:pStyle w:val="BodyText"/>
        <w:spacing w:after="0"/>
        <w:rPr>
          <w:sz w:val="24"/>
          <w:szCs w:val="24"/>
        </w:rPr>
      </w:pPr>
    </w:p>
    <w:p w14:paraId="7809E69A" w14:textId="77777777" w:rsidR="00E071CD" w:rsidRDefault="00E071CD" w:rsidP="00E071CD">
      <w:pPr>
        <w:rPr>
          <w:sz w:val="24"/>
          <w:szCs w:val="24"/>
          <w:lang w:val="en"/>
        </w:rPr>
      </w:pPr>
      <w:r>
        <w:rPr>
          <w:sz w:val="24"/>
          <w:szCs w:val="24"/>
          <w:lang w:val="en"/>
        </w:rPr>
        <w:t>Sincerely,</w:t>
      </w:r>
    </w:p>
    <w:p w14:paraId="76F948BE" w14:textId="6E5A91FA" w:rsidR="00E071CD" w:rsidRPr="008952B6" w:rsidRDefault="00E071CD" w:rsidP="008952B6">
      <w:pPr>
        <w:pStyle w:val="NoSpacing"/>
        <w:rPr>
          <w:sz w:val="24"/>
          <w:szCs w:val="24"/>
          <w:lang w:val="en"/>
        </w:rPr>
      </w:pPr>
    </w:p>
    <w:p w14:paraId="239F1471" w14:textId="28DFE6D4" w:rsidR="00E071CD" w:rsidRPr="008952B6" w:rsidRDefault="00E071CD" w:rsidP="008952B6">
      <w:pPr>
        <w:pStyle w:val="NoSpacing"/>
        <w:rPr>
          <w:sz w:val="24"/>
          <w:szCs w:val="24"/>
          <w:lang w:val="en"/>
        </w:rPr>
      </w:pPr>
    </w:p>
    <w:p w14:paraId="30A71A33" w14:textId="77777777" w:rsidR="00E071CD" w:rsidRPr="008952B6" w:rsidRDefault="00E071CD" w:rsidP="008952B6">
      <w:pPr>
        <w:pStyle w:val="NoSpacing"/>
        <w:rPr>
          <w:sz w:val="24"/>
          <w:szCs w:val="24"/>
          <w:lang w:val="en"/>
        </w:rPr>
      </w:pPr>
    </w:p>
    <w:p w14:paraId="3A4A8FB0" w14:textId="77777777" w:rsidR="00E071CD" w:rsidRDefault="00E071CD" w:rsidP="00E071CD">
      <w:pPr>
        <w:rPr>
          <w:sz w:val="24"/>
          <w:szCs w:val="24"/>
        </w:rPr>
      </w:pPr>
      <w:r w:rsidRPr="006A5B51">
        <w:rPr>
          <w:sz w:val="24"/>
          <w:szCs w:val="24"/>
        </w:rPr>
        <w:t>Roger Myer</w:t>
      </w:r>
    </w:p>
    <w:p w14:paraId="6F7C6CC7" w14:textId="59771BFE" w:rsidR="00E071CD" w:rsidRDefault="00E071CD" w:rsidP="00E071CD">
      <w:pPr>
        <w:rPr>
          <w:sz w:val="24"/>
          <w:szCs w:val="24"/>
        </w:rPr>
      </w:pPr>
      <w:r>
        <w:rPr>
          <w:sz w:val="24"/>
          <w:szCs w:val="24"/>
        </w:rPr>
        <w:t>Marketing Department</w:t>
      </w:r>
    </w:p>
    <w:p w14:paraId="4979BCEF" w14:textId="4BA17606" w:rsidR="00E071CD" w:rsidRDefault="00E071CD" w:rsidP="00E071CD">
      <w:pPr>
        <w:rPr>
          <w:sz w:val="24"/>
          <w:szCs w:val="24"/>
        </w:rPr>
      </w:pPr>
    </w:p>
    <w:p w14:paraId="09BB6612" w14:textId="667DE440" w:rsidR="00E071CD" w:rsidRDefault="006B5A65" w:rsidP="00E071CD">
      <w:pPr>
        <w:rPr>
          <w:sz w:val="24"/>
          <w:szCs w:val="24"/>
        </w:rPr>
      </w:pPr>
      <w:r>
        <w:rPr>
          <w:sz w:val="24"/>
          <w:szCs w:val="24"/>
        </w:rPr>
        <w:t>Contestant #</w:t>
      </w:r>
    </w:p>
    <w:p w14:paraId="7320ECCB" w14:textId="06AA5DE5" w:rsidR="006C5BAD" w:rsidRPr="006A5B51" w:rsidRDefault="008952B6" w:rsidP="006C5BAD">
      <w:pPr>
        <w:pStyle w:val="BodyText"/>
        <w:spacing w:after="0"/>
        <w:rPr>
          <w:sz w:val="24"/>
          <w:szCs w:val="24"/>
        </w:rPr>
      </w:pPr>
      <w:r w:rsidRPr="007A57F9">
        <w:rPr>
          <w:noProof/>
          <w:sz w:val="24"/>
          <w:szCs w:val="24"/>
        </w:rPr>
        <mc:AlternateContent>
          <mc:Choice Requires="wps">
            <w:drawing>
              <wp:anchor distT="45720" distB="45720" distL="114300" distR="114300" simplePos="0" relativeHeight="251664384" behindDoc="0" locked="0" layoutInCell="1" allowOverlap="1" wp14:anchorId="1FA596B6" wp14:editId="18FE426B">
                <wp:simplePos x="0" y="0"/>
                <wp:positionH relativeFrom="margin">
                  <wp:posOffset>-76200</wp:posOffset>
                </wp:positionH>
                <wp:positionV relativeFrom="paragraph">
                  <wp:posOffset>214630</wp:posOffset>
                </wp:positionV>
                <wp:extent cx="1009650" cy="1404620"/>
                <wp:effectExtent l="0" t="0" r="0" b="635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solidFill>
                          <a:srgbClr val="FFFFFF"/>
                        </a:solidFill>
                        <a:ln w="9525">
                          <a:noFill/>
                          <a:miter lim="800000"/>
                          <a:headEnd/>
                          <a:tailEnd/>
                        </a:ln>
                      </wps:spPr>
                      <wps:txbx>
                        <w:txbxContent>
                          <w:p w14:paraId="081BFDA1" w14:textId="77777777" w:rsidR="008952B6" w:rsidRPr="007A57F9" w:rsidRDefault="008952B6" w:rsidP="008952B6">
                            <w:pPr>
                              <w:rPr>
                                <w:sz w:val="24"/>
                                <w:szCs w:val="24"/>
                              </w:rPr>
                            </w:pPr>
                            <w:r w:rsidRPr="007A57F9">
                              <w:rPr>
                                <w:sz w:val="24"/>
                                <w:szCs w:val="24"/>
                              </w:rPr>
                              <w:t>Contestant #</w:t>
                            </w:r>
                          </w:p>
                          <w:p w14:paraId="34DDCF8C" w14:textId="77777777" w:rsidR="008952B6" w:rsidRPr="007A57F9" w:rsidRDefault="008952B6" w:rsidP="008952B6">
                            <w:pPr>
                              <w:rPr>
                                <w:sz w:val="24"/>
                                <w:szCs w:val="24"/>
                              </w:rPr>
                            </w:pPr>
                            <w:r w:rsidRPr="007A57F9">
                              <w:rPr>
                                <w:sz w:val="24"/>
                                <w:szCs w:val="24"/>
                              </w:rPr>
                              <w:t>Job 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FA596B6" id="_x0000_t202" coordsize="21600,21600" o:spt="202" path="m,l,21600r21600,l21600,xe">
                <v:stroke joinstyle="miter"/>
                <v:path gradientshapeok="t" o:connecttype="rect"/>
              </v:shapetype>
              <v:shape id="_x0000_s1028" type="#_x0000_t202" style="position:absolute;margin-left:-6pt;margin-top:16.9pt;width:79.5pt;height:110.6pt;z-index:25166438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" stroked="f">
                <v:textbox style="mso-fit-shape-to-text:t">
                  <w:txbxContent>
                    <w:p w14:paraId="081BFDA1" w14:textId="77777777" w:rsidR="008952B6" w:rsidRPr="007A57F9" w:rsidRDefault="008952B6" w:rsidP="008952B6">
                      <w:pPr>
                        <w:rPr>
                          <w:sz w:val="24"/>
                          <w:szCs w:val="24"/>
                        </w:rPr>
                      </w:pPr>
                      <w:r w:rsidRPr="007A57F9">
                        <w:rPr>
                          <w:sz w:val="24"/>
                          <w:szCs w:val="24"/>
                        </w:rPr>
                        <w:t>Contestant #</w:t>
                      </w:r>
                    </w:p>
                    <w:p w14:paraId="34DDCF8C" w14:textId="77777777" w:rsidR="008952B6" w:rsidRPr="007A57F9" w:rsidRDefault="008952B6" w:rsidP="008952B6">
                      <w:pPr>
                        <w:rPr>
                          <w:sz w:val="24"/>
                          <w:szCs w:val="24"/>
                        </w:rPr>
                      </w:pPr>
                      <w:r w:rsidRPr="007A57F9">
                        <w:rPr>
                          <w:sz w:val="24"/>
                          <w:szCs w:val="24"/>
                        </w:rPr>
                        <w:t>Job 1</w:t>
                      </w:r>
                    </w:p>
                  </w:txbxContent>
                </v:textbox>
                <w10:wrap anchorx="margin"/>
              </v:shape>
            </w:pict>
          </mc:Fallback>
        </mc:AlternateContent>
      </w:r>
      <w:r w:rsidR="006C5BAD" w:rsidRPr="006A5B51">
        <w:rPr>
          <w:sz w:val="24"/>
          <w:szCs w:val="24"/>
        </w:rPr>
        <w:br w:type="page"/>
      </w:r>
    </w:p>
    <w:p w14:paraId="3669C391" w14:textId="77777777" w:rsidR="006C5BAD" w:rsidRPr="006A5B51" w:rsidRDefault="006C5BAD" w:rsidP="006C5BAD">
      <w:pPr>
        <w:pStyle w:val="BodyText"/>
        <w:spacing w:after="0"/>
        <w:rPr>
          <w:sz w:val="24"/>
          <w:szCs w:val="24"/>
        </w:rPr>
      </w:pPr>
    </w:p>
    <w:p w14:paraId="6027BDDB" w14:textId="50CF154D" w:rsidR="004D3FF7" w:rsidRPr="006A5B51" w:rsidRDefault="00DC48A8" w:rsidP="00DC48A8">
      <w:pPr>
        <w:jc w:val="center"/>
        <w:rPr>
          <w:b/>
          <w:sz w:val="24"/>
          <w:szCs w:val="24"/>
        </w:rPr>
      </w:pPr>
      <w:r>
        <w:rPr>
          <w:b/>
          <w:sz w:val="24"/>
          <w:szCs w:val="24"/>
        </w:rPr>
        <w:t xml:space="preserve">Job 2 - </w:t>
      </w:r>
      <w:r w:rsidR="007E1816" w:rsidRPr="006A5B51">
        <w:rPr>
          <w:b/>
          <w:sz w:val="24"/>
          <w:szCs w:val="24"/>
        </w:rPr>
        <w:t>M</w:t>
      </w:r>
      <w:r w:rsidR="0077737E" w:rsidRPr="006A5B51">
        <w:rPr>
          <w:b/>
          <w:sz w:val="24"/>
          <w:szCs w:val="24"/>
        </w:rPr>
        <w:t>arketing Plan</w:t>
      </w:r>
    </w:p>
    <w:p w14:paraId="36AFEAF8" w14:textId="77777777" w:rsidR="004D3FF7" w:rsidRPr="006A5B51" w:rsidRDefault="004D3FF7" w:rsidP="004D3FF7">
      <w:pPr>
        <w:rPr>
          <w:sz w:val="24"/>
          <w:szCs w:val="24"/>
        </w:rPr>
      </w:pPr>
    </w:p>
    <w:p w14:paraId="0282740A" w14:textId="4D28D34F" w:rsidR="00E071CD" w:rsidRPr="00E071CD" w:rsidRDefault="004D3FF7" w:rsidP="004D3FF7">
      <w:pPr>
        <w:rPr>
          <w:b/>
          <w:bCs/>
          <w:sz w:val="24"/>
          <w:szCs w:val="24"/>
        </w:rPr>
      </w:pPr>
      <w:r w:rsidRPr="00E071CD">
        <w:rPr>
          <w:b/>
          <w:bCs/>
          <w:sz w:val="24"/>
          <w:szCs w:val="24"/>
        </w:rPr>
        <w:t xml:space="preserve">Part </w:t>
      </w:r>
      <w:r w:rsidR="00E071CD">
        <w:rPr>
          <w:b/>
          <w:bCs/>
          <w:sz w:val="24"/>
          <w:szCs w:val="24"/>
        </w:rPr>
        <w:t>I</w:t>
      </w:r>
      <w:r w:rsidR="00755654">
        <w:rPr>
          <w:b/>
          <w:bCs/>
          <w:sz w:val="24"/>
          <w:szCs w:val="24"/>
        </w:rPr>
        <w:t>—</w:t>
      </w:r>
      <w:r w:rsidRPr="00E071CD">
        <w:rPr>
          <w:b/>
          <w:bCs/>
          <w:sz w:val="24"/>
          <w:szCs w:val="24"/>
        </w:rPr>
        <w:t>Synopsis</w:t>
      </w:r>
      <w:r w:rsidR="00755654">
        <w:rPr>
          <w:b/>
          <w:bCs/>
          <w:sz w:val="24"/>
          <w:szCs w:val="24"/>
        </w:rPr>
        <w:t xml:space="preserve"> </w:t>
      </w:r>
    </w:p>
    <w:p w14:paraId="5FF9320B" w14:textId="77777777" w:rsidR="00E071CD" w:rsidRDefault="00E071CD" w:rsidP="004D3FF7">
      <w:pPr>
        <w:rPr>
          <w:bCs/>
          <w:sz w:val="24"/>
          <w:szCs w:val="24"/>
        </w:rPr>
      </w:pPr>
    </w:p>
    <w:p w14:paraId="15D5F394" w14:textId="58AD10CB" w:rsidR="004D3FF7" w:rsidRDefault="004D3FF7" w:rsidP="00E071CD">
      <w:pPr>
        <w:ind w:firstLine="720"/>
        <w:rPr>
          <w:sz w:val="24"/>
          <w:szCs w:val="24"/>
        </w:rPr>
      </w:pPr>
      <w:r w:rsidRPr="006A5B51">
        <w:rPr>
          <w:sz w:val="24"/>
          <w:szCs w:val="24"/>
        </w:rPr>
        <w:t xml:space="preserve">The Southern </w:t>
      </w:r>
      <w:r w:rsidR="00144536" w:rsidRPr="006A5B51">
        <w:rPr>
          <w:sz w:val="24"/>
          <w:szCs w:val="24"/>
        </w:rPr>
        <w:t>ICE</w:t>
      </w:r>
      <w:r w:rsidR="0077737E" w:rsidRPr="006A5B51">
        <w:rPr>
          <w:sz w:val="24"/>
          <w:szCs w:val="24"/>
        </w:rPr>
        <w:t xml:space="preserve"> Hockey Training </w:t>
      </w:r>
      <w:r w:rsidR="00144536" w:rsidRPr="006A5B51">
        <w:rPr>
          <w:sz w:val="24"/>
          <w:szCs w:val="24"/>
        </w:rPr>
        <w:t>Academy</w:t>
      </w:r>
      <w:r w:rsidRPr="006A5B51">
        <w:rPr>
          <w:sz w:val="24"/>
          <w:szCs w:val="24"/>
        </w:rPr>
        <w:t xml:space="preserve"> is a high quality all-in-one indoor sports facility equipped with a</w:t>
      </w:r>
      <w:r w:rsidR="0077737E" w:rsidRPr="006A5B51">
        <w:rPr>
          <w:sz w:val="24"/>
          <w:szCs w:val="24"/>
        </w:rPr>
        <w:t xml:space="preserve"> </w:t>
      </w:r>
      <w:r w:rsidR="00DC48A8" w:rsidRPr="006A5B51">
        <w:rPr>
          <w:sz w:val="24"/>
          <w:szCs w:val="24"/>
        </w:rPr>
        <w:t>full-size</w:t>
      </w:r>
      <w:r w:rsidRPr="006A5B51">
        <w:rPr>
          <w:sz w:val="24"/>
          <w:szCs w:val="24"/>
        </w:rPr>
        <w:t xml:space="preserve"> </w:t>
      </w:r>
      <w:r w:rsidR="0077737E" w:rsidRPr="006A5B51">
        <w:rPr>
          <w:sz w:val="24"/>
          <w:szCs w:val="24"/>
        </w:rPr>
        <w:t>sheet of ice</w:t>
      </w:r>
      <w:r w:rsidRPr="006A5B51">
        <w:rPr>
          <w:sz w:val="24"/>
          <w:szCs w:val="24"/>
        </w:rPr>
        <w:t xml:space="preserve">, </w:t>
      </w:r>
      <w:r w:rsidR="00DD4EEC" w:rsidRPr="00DD4EEC">
        <w:rPr>
          <w:sz w:val="24"/>
          <w:szCs w:val="24"/>
          <w:highlight w:val="lightGray"/>
        </w:rPr>
        <w:t>two</w:t>
      </w:r>
      <w:r w:rsidR="00CE6EF9" w:rsidRPr="006A5B51">
        <w:rPr>
          <w:sz w:val="24"/>
          <w:szCs w:val="24"/>
        </w:rPr>
        <w:t xml:space="preserve"> smaller sheets of ice, puck </w:t>
      </w:r>
      <w:r w:rsidR="0077737E" w:rsidRPr="006A5B51">
        <w:rPr>
          <w:sz w:val="24"/>
          <w:szCs w:val="24"/>
        </w:rPr>
        <w:t>shooting</w:t>
      </w:r>
      <w:r w:rsidRPr="006A5B51">
        <w:rPr>
          <w:sz w:val="24"/>
          <w:szCs w:val="24"/>
        </w:rPr>
        <w:t xml:space="preserve"> cages, </w:t>
      </w:r>
      <w:r w:rsidR="00624C75" w:rsidRPr="006A5B51">
        <w:rPr>
          <w:sz w:val="24"/>
          <w:szCs w:val="24"/>
        </w:rPr>
        <w:t>state-of-the-art-gym</w:t>
      </w:r>
      <w:r w:rsidR="0077737E" w:rsidRPr="006A5B51">
        <w:rPr>
          <w:sz w:val="24"/>
          <w:szCs w:val="24"/>
        </w:rPr>
        <w:t xml:space="preserve">, gym </w:t>
      </w:r>
      <w:r w:rsidR="00144536" w:rsidRPr="006A5B51">
        <w:rPr>
          <w:sz w:val="24"/>
          <w:szCs w:val="24"/>
        </w:rPr>
        <w:t>equipment</w:t>
      </w:r>
      <w:r w:rsidR="0077737E" w:rsidRPr="006A5B51">
        <w:rPr>
          <w:sz w:val="24"/>
          <w:szCs w:val="24"/>
        </w:rPr>
        <w:t xml:space="preserve"> </w:t>
      </w:r>
      <w:r w:rsidR="00144536" w:rsidRPr="006A5B51">
        <w:rPr>
          <w:sz w:val="24"/>
          <w:szCs w:val="24"/>
        </w:rPr>
        <w:t>modified</w:t>
      </w:r>
      <w:r w:rsidR="0077737E" w:rsidRPr="006A5B51">
        <w:rPr>
          <w:sz w:val="24"/>
          <w:szCs w:val="24"/>
        </w:rPr>
        <w:t xml:space="preserve"> to handle </w:t>
      </w:r>
      <w:r w:rsidR="00144536" w:rsidRPr="006A5B51">
        <w:rPr>
          <w:sz w:val="24"/>
          <w:szCs w:val="24"/>
        </w:rPr>
        <w:t>roller blades to practice move</w:t>
      </w:r>
      <w:r w:rsidR="00DD4EEC">
        <w:rPr>
          <w:sz w:val="24"/>
          <w:szCs w:val="24"/>
        </w:rPr>
        <w:t>s</w:t>
      </w:r>
      <w:r w:rsidR="00144536" w:rsidRPr="006A5B51">
        <w:rPr>
          <w:sz w:val="24"/>
          <w:szCs w:val="24"/>
        </w:rPr>
        <w:t xml:space="preserve"> off ice, off ice training rooms</w:t>
      </w:r>
      <w:r w:rsidRPr="006A5B51">
        <w:rPr>
          <w:sz w:val="24"/>
          <w:szCs w:val="24"/>
        </w:rPr>
        <w:t xml:space="preserve">, and store. The academy is devoted to giving young athletes the necessary instruction to progress to the next level of </w:t>
      </w:r>
      <w:r w:rsidR="00144536" w:rsidRPr="006A5B51">
        <w:rPr>
          <w:sz w:val="24"/>
          <w:szCs w:val="24"/>
        </w:rPr>
        <w:t xml:space="preserve">hockey </w:t>
      </w:r>
      <w:r w:rsidRPr="006A5B51">
        <w:rPr>
          <w:sz w:val="24"/>
          <w:szCs w:val="24"/>
        </w:rPr>
        <w:t xml:space="preserve">competition. </w:t>
      </w:r>
      <w:r w:rsidR="00144536" w:rsidRPr="006A5B51">
        <w:rPr>
          <w:sz w:val="24"/>
          <w:szCs w:val="24"/>
        </w:rPr>
        <w:t xml:space="preserve">Southern ICE Hockey Training Academy </w:t>
      </w:r>
      <w:r w:rsidRPr="006A5B51">
        <w:rPr>
          <w:sz w:val="24"/>
          <w:szCs w:val="24"/>
        </w:rPr>
        <w:t xml:space="preserve">is different from other </w:t>
      </w:r>
      <w:r w:rsidR="00144536" w:rsidRPr="006A5B51">
        <w:rPr>
          <w:sz w:val="24"/>
          <w:szCs w:val="24"/>
        </w:rPr>
        <w:t xml:space="preserve">training </w:t>
      </w:r>
      <w:r w:rsidR="00144536" w:rsidRPr="00DD4EEC">
        <w:rPr>
          <w:sz w:val="24"/>
          <w:szCs w:val="24"/>
          <w:highlight w:val="lightGray"/>
        </w:rPr>
        <w:t>fac</w:t>
      </w:r>
      <w:r w:rsidR="00DD4EEC" w:rsidRPr="00DD4EEC">
        <w:rPr>
          <w:sz w:val="24"/>
          <w:szCs w:val="24"/>
          <w:highlight w:val="lightGray"/>
        </w:rPr>
        <w:t>ili</w:t>
      </w:r>
      <w:r w:rsidR="00144536" w:rsidRPr="00DD4EEC">
        <w:rPr>
          <w:sz w:val="24"/>
          <w:szCs w:val="24"/>
          <w:highlight w:val="lightGray"/>
        </w:rPr>
        <w:t>ties</w:t>
      </w:r>
      <w:r w:rsidRPr="006A5B51">
        <w:rPr>
          <w:sz w:val="24"/>
          <w:szCs w:val="24"/>
        </w:rPr>
        <w:t xml:space="preserve"> because it practices individualized, professional techniques from expert players, coaches, and trainers that are proven to show results.</w:t>
      </w:r>
    </w:p>
    <w:p w14:paraId="2524F7A8" w14:textId="77777777" w:rsidR="00E071CD" w:rsidRPr="006A5B51" w:rsidRDefault="00E071CD" w:rsidP="004D3FF7">
      <w:pPr>
        <w:rPr>
          <w:sz w:val="24"/>
          <w:szCs w:val="24"/>
        </w:rPr>
      </w:pPr>
    </w:p>
    <w:p w14:paraId="5815B2C6" w14:textId="33F1B9BA" w:rsidR="00E071CD" w:rsidRPr="00E071CD" w:rsidRDefault="004D3FF7" w:rsidP="004D3FF7">
      <w:pPr>
        <w:rPr>
          <w:b/>
          <w:bCs/>
          <w:sz w:val="24"/>
          <w:szCs w:val="24"/>
        </w:rPr>
      </w:pPr>
      <w:r w:rsidRPr="00E071CD">
        <w:rPr>
          <w:b/>
          <w:bCs/>
          <w:sz w:val="24"/>
          <w:szCs w:val="24"/>
        </w:rPr>
        <w:t xml:space="preserve">Part </w:t>
      </w:r>
      <w:r w:rsidR="00E071CD">
        <w:rPr>
          <w:b/>
          <w:bCs/>
          <w:sz w:val="24"/>
          <w:szCs w:val="24"/>
        </w:rPr>
        <w:t>II</w:t>
      </w:r>
      <w:r w:rsidR="00755654">
        <w:rPr>
          <w:b/>
          <w:bCs/>
          <w:sz w:val="24"/>
          <w:szCs w:val="24"/>
        </w:rPr>
        <w:t>—</w:t>
      </w:r>
      <w:r w:rsidRPr="00E071CD">
        <w:rPr>
          <w:b/>
          <w:bCs/>
          <w:sz w:val="24"/>
          <w:szCs w:val="24"/>
        </w:rPr>
        <w:t>Company</w:t>
      </w:r>
      <w:r w:rsidR="00755654">
        <w:rPr>
          <w:b/>
          <w:bCs/>
          <w:sz w:val="24"/>
          <w:szCs w:val="24"/>
        </w:rPr>
        <w:t xml:space="preserve"> </w:t>
      </w:r>
      <w:r w:rsidRPr="00E071CD">
        <w:rPr>
          <w:b/>
          <w:bCs/>
          <w:sz w:val="24"/>
          <w:szCs w:val="24"/>
        </w:rPr>
        <w:t>Goals</w:t>
      </w:r>
    </w:p>
    <w:p w14:paraId="55FB809A" w14:textId="77777777" w:rsidR="00E071CD" w:rsidRDefault="00E071CD" w:rsidP="004D3FF7">
      <w:pPr>
        <w:rPr>
          <w:bCs/>
          <w:sz w:val="24"/>
          <w:szCs w:val="24"/>
        </w:rPr>
      </w:pPr>
    </w:p>
    <w:p w14:paraId="4BEE332E" w14:textId="2E631168" w:rsidR="004D3FF7" w:rsidRDefault="000C6F0A" w:rsidP="00E071CD">
      <w:pPr>
        <w:ind w:firstLine="720"/>
        <w:rPr>
          <w:bCs/>
          <w:sz w:val="24"/>
          <w:szCs w:val="24"/>
        </w:rPr>
      </w:pPr>
      <w:r w:rsidRPr="006A5B51">
        <w:rPr>
          <w:sz w:val="24"/>
          <w:szCs w:val="24"/>
        </w:rPr>
        <w:t xml:space="preserve">Southern ICE Hockey Training Academy </w:t>
      </w:r>
      <w:r w:rsidR="004D3FF7" w:rsidRPr="006A5B51">
        <w:rPr>
          <w:bCs/>
          <w:sz w:val="24"/>
          <w:szCs w:val="24"/>
        </w:rPr>
        <w:t>would be built on the idea</w:t>
      </w:r>
      <w:r w:rsidRPr="006A5B51">
        <w:rPr>
          <w:bCs/>
          <w:sz w:val="24"/>
          <w:szCs w:val="24"/>
        </w:rPr>
        <w:t xml:space="preserve"> of focused ADM approved training methods to help players improve on the ice with special drills</w:t>
      </w:r>
      <w:r w:rsidR="00CE6EF9" w:rsidRPr="006A5B51">
        <w:rPr>
          <w:bCs/>
          <w:sz w:val="24"/>
          <w:szCs w:val="24"/>
        </w:rPr>
        <w:t xml:space="preserve"> and more puck handling time</w:t>
      </w:r>
      <w:r w:rsidRPr="006A5B51">
        <w:rPr>
          <w:bCs/>
          <w:sz w:val="24"/>
          <w:szCs w:val="24"/>
        </w:rPr>
        <w:t xml:space="preserve">. </w:t>
      </w:r>
      <w:r w:rsidR="004D3FF7" w:rsidRPr="006A5B51">
        <w:rPr>
          <w:bCs/>
          <w:sz w:val="24"/>
          <w:szCs w:val="24"/>
        </w:rPr>
        <w:t xml:space="preserve"> The </w:t>
      </w:r>
      <w:r w:rsidRPr="006A5B51">
        <w:rPr>
          <w:sz w:val="24"/>
          <w:szCs w:val="24"/>
        </w:rPr>
        <w:t xml:space="preserve">Southern </w:t>
      </w:r>
      <w:r w:rsidRPr="00404B92">
        <w:rPr>
          <w:sz w:val="24"/>
          <w:szCs w:val="24"/>
          <w:highlight w:val="lightGray"/>
        </w:rPr>
        <w:t>ICE</w:t>
      </w:r>
      <w:r w:rsidRPr="006A5B51">
        <w:rPr>
          <w:sz w:val="24"/>
          <w:szCs w:val="24"/>
        </w:rPr>
        <w:t xml:space="preserve"> Hockey Training Academy </w:t>
      </w:r>
      <w:r w:rsidR="004D3FF7" w:rsidRPr="006A5B51">
        <w:rPr>
          <w:bCs/>
          <w:sz w:val="24"/>
          <w:szCs w:val="24"/>
        </w:rPr>
        <w:t>looks to solve the issues with competitors to reach a solution to three problems</w:t>
      </w:r>
      <w:r w:rsidR="00404B92">
        <w:rPr>
          <w:bCs/>
          <w:sz w:val="24"/>
          <w:szCs w:val="24"/>
        </w:rPr>
        <w:t>:</w:t>
      </w:r>
      <w:r w:rsidR="004D3FF7" w:rsidRPr="006A5B51">
        <w:rPr>
          <w:bCs/>
          <w:sz w:val="24"/>
          <w:szCs w:val="24"/>
        </w:rPr>
        <w:t xml:space="preserve"> Operation Time, Expertise, and Individualized Instruction.</w:t>
      </w:r>
    </w:p>
    <w:p w14:paraId="4A456228" w14:textId="77777777" w:rsidR="00E071CD" w:rsidRPr="006A5B51" w:rsidRDefault="00E071CD" w:rsidP="00E071CD">
      <w:pPr>
        <w:ind w:firstLine="720"/>
        <w:rPr>
          <w:spacing w:val="-1"/>
          <w:sz w:val="24"/>
          <w:szCs w:val="24"/>
        </w:rPr>
      </w:pPr>
    </w:p>
    <w:p w14:paraId="07A25CD8" w14:textId="55D27348" w:rsidR="00E071CD" w:rsidRPr="00E071CD" w:rsidRDefault="004D3FF7" w:rsidP="004D3FF7">
      <w:pPr>
        <w:rPr>
          <w:b/>
          <w:bCs/>
          <w:sz w:val="24"/>
          <w:szCs w:val="24"/>
        </w:rPr>
      </w:pPr>
      <w:r w:rsidRPr="00E071CD">
        <w:rPr>
          <w:b/>
          <w:bCs/>
          <w:sz w:val="24"/>
          <w:szCs w:val="24"/>
        </w:rPr>
        <w:t xml:space="preserve">Part </w:t>
      </w:r>
      <w:r w:rsidR="00E071CD" w:rsidRPr="00E071CD">
        <w:rPr>
          <w:b/>
          <w:bCs/>
          <w:sz w:val="24"/>
          <w:szCs w:val="24"/>
        </w:rPr>
        <w:t>III</w:t>
      </w:r>
      <w:r w:rsidR="00755654">
        <w:rPr>
          <w:b/>
          <w:bCs/>
          <w:sz w:val="24"/>
          <w:szCs w:val="24"/>
        </w:rPr>
        <w:t>—</w:t>
      </w:r>
      <w:r w:rsidRPr="00E071CD">
        <w:rPr>
          <w:b/>
          <w:bCs/>
          <w:sz w:val="24"/>
          <w:szCs w:val="24"/>
        </w:rPr>
        <w:t>Description</w:t>
      </w:r>
      <w:r w:rsidR="00755654">
        <w:rPr>
          <w:b/>
          <w:bCs/>
          <w:sz w:val="24"/>
          <w:szCs w:val="24"/>
        </w:rPr>
        <w:t xml:space="preserve"> </w:t>
      </w:r>
      <w:r w:rsidRPr="00E071CD">
        <w:rPr>
          <w:b/>
          <w:bCs/>
          <w:sz w:val="24"/>
          <w:szCs w:val="24"/>
        </w:rPr>
        <w:t xml:space="preserve">of Customers and </w:t>
      </w:r>
      <w:r w:rsidR="00404B92">
        <w:rPr>
          <w:b/>
          <w:bCs/>
          <w:sz w:val="24"/>
          <w:szCs w:val="24"/>
        </w:rPr>
        <w:t>T</w:t>
      </w:r>
      <w:r w:rsidRPr="00E071CD">
        <w:rPr>
          <w:b/>
          <w:bCs/>
          <w:sz w:val="24"/>
          <w:szCs w:val="24"/>
        </w:rPr>
        <w:t>heir Needs</w:t>
      </w:r>
    </w:p>
    <w:p w14:paraId="2909DAC8" w14:textId="77777777" w:rsidR="00E071CD" w:rsidRDefault="00E071CD" w:rsidP="004D3FF7">
      <w:pPr>
        <w:rPr>
          <w:bCs/>
          <w:sz w:val="24"/>
          <w:szCs w:val="24"/>
        </w:rPr>
      </w:pPr>
    </w:p>
    <w:p w14:paraId="0C2E5151" w14:textId="130AC387" w:rsidR="004D3FF7" w:rsidRDefault="004D3FF7" w:rsidP="00E071CD">
      <w:pPr>
        <w:ind w:firstLine="720"/>
        <w:rPr>
          <w:bCs/>
          <w:sz w:val="24"/>
          <w:szCs w:val="24"/>
        </w:rPr>
      </w:pPr>
      <w:r w:rsidRPr="006A5B51">
        <w:rPr>
          <w:bCs/>
          <w:sz w:val="24"/>
          <w:szCs w:val="24"/>
        </w:rPr>
        <w:t xml:space="preserve">The target market is </w:t>
      </w:r>
      <w:r w:rsidR="00CE6EF9" w:rsidRPr="006A5B51">
        <w:rPr>
          <w:bCs/>
          <w:sz w:val="24"/>
          <w:szCs w:val="24"/>
        </w:rPr>
        <w:t>North Texas</w:t>
      </w:r>
      <w:r w:rsidRPr="006A5B51">
        <w:rPr>
          <w:bCs/>
          <w:sz w:val="24"/>
          <w:szCs w:val="24"/>
        </w:rPr>
        <w:t xml:space="preserve"> athletes under the age of 18, but more </w:t>
      </w:r>
      <w:r w:rsidR="00404B92">
        <w:rPr>
          <w:bCs/>
          <w:sz w:val="24"/>
          <w:szCs w:val="24"/>
        </w:rPr>
        <w:t xml:space="preserve">specifically, </w:t>
      </w:r>
      <w:r w:rsidRPr="006A5B51">
        <w:rPr>
          <w:bCs/>
          <w:sz w:val="24"/>
          <w:szCs w:val="24"/>
        </w:rPr>
        <w:t xml:space="preserve">the primary customer would be higher income families with </w:t>
      </w:r>
      <w:r w:rsidR="00404B92">
        <w:rPr>
          <w:bCs/>
          <w:sz w:val="24"/>
          <w:szCs w:val="24"/>
        </w:rPr>
        <w:t>children</w:t>
      </w:r>
      <w:r w:rsidRPr="006A5B51">
        <w:rPr>
          <w:bCs/>
          <w:sz w:val="24"/>
          <w:szCs w:val="24"/>
        </w:rPr>
        <w:t xml:space="preserve">. </w:t>
      </w:r>
      <w:r w:rsidR="00CE6EF9" w:rsidRPr="006A5B51">
        <w:rPr>
          <w:sz w:val="24"/>
          <w:szCs w:val="24"/>
        </w:rPr>
        <w:t xml:space="preserve">Southern ICE Hockey Training Academy </w:t>
      </w:r>
      <w:r w:rsidRPr="006A5B51">
        <w:rPr>
          <w:bCs/>
          <w:sz w:val="24"/>
          <w:szCs w:val="24"/>
        </w:rPr>
        <w:t xml:space="preserve">looks to supply families with the investment in their children’s athletic careers to be more than just a hobby. Families in </w:t>
      </w:r>
      <w:r w:rsidR="00CE6EF9" w:rsidRPr="006A5B51">
        <w:rPr>
          <w:bCs/>
          <w:sz w:val="24"/>
          <w:szCs w:val="24"/>
        </w:rPr>
        <w:t>North Texas</w:t>
      </w:r>
      <w:r w:rsidRPr="006A5B51">
        <w:rPr>
          <w:bCs/>
          <w:sz w:val="24"/>
          <w:szCs w:val="24"/>
        </w:rPr>
        <w:t xml:space="preserve">, being highly devoted and determined to their athletics, should be the perfect target market as the families will stop at no expense to purchase the necessary training required for their children to become the best players and open opportunities for them later in life. </w:t>
      </w:r>
    </w:p>
    <w:p w14:paraId="02D0FA01" w14:textId="77777777" w:rsidR="00DC48A8" w:rsidRPr="006A5B51" w:rsidRDefault="00DC48A8" w:rsidP="00E071CD">
      <w:pPr>
        <w:ind w:firstLine="720"/>
        <w:rPr>
          <w:bCs/>
          <w:sz w:val="24"/>
          <w:szCs w:val="24"/>
        </w:rPr>
      </w:pPr>
    </w:p>
    <w:p w14:paraId="4AF1497E" w14:textId="78A94008" w:rsidR="00DC48A8" w:rsidRPr="00DC48A8" w:rsidRDefault="004D3FF7" w:rsidP="004D3FF7">
      <w:pPr>
        <w:rPr>
          <w:b/>
          <w:bCs/>
          <w:sz w:val="24"/>
          <w:szCs w:val="24"/>
        </w:rPr>
      </w:pPr>
      <w:r w:rsidRPr="00DC48A8">
        <w:rPr>
          <w:b/>
          <w:bCs/>
          <w:sz w:val="24"/>
          <w:szCs w:val="24"/>
        </w:rPr>
        <w:t xml:space="preserve">Part </w:t>
      </w:r>
      <w:r w:rsidR="00DC48A8" w:rsidRPr="00DC48A8">
        <w:rPr>
          <w:b/>
          <w:bCs/>
          <w:sz w:val="24"/>
          <w:szCs w:val="24"/>
        </w:rPr>
        <w:t>I</w:t>
      </w:r>
      <w:r w:rsidR="00755654">
        <w:rPr>
          <w:b/>
          <w:bCs/>
          <w:sz w:val="24"/>
          <w:szCs w:val="24"/>
        </w:rPr>
        <w:t>V—</w:t>
      </w:r>
      <w:r w:rsidRPr="00DC48A8">
        <w:rPr>
          <w:b/>
          <w:bCs/>
          <w:sz w:val="24"/>
          <w:szCs w:val="24"/>
        </w:rPr>
        <w:t>Description</w:t>
      </w:r>
      <w:r w:rsidR="00755654">
        <w:rPr>
          <w:b/>
          <w:bCs/>
          <w:sz w:val="24"/>
          <w:szCs w:val="24"/>
        </w:rPr>
        <w:t xml:space="preserve"> o</w:t>
      </w:r>
      <w:r w:rsidRPr="00DC48A8">
        <w:rPr>
          <w:b/>
          <w:bCs/>
          <w:sz w:val="24"/>
          <w:szCs w:val="24"/>
        </w:rPr>
        <w:t>f Pricing Strategy</w:t>
      </w:r>
    </w:p>
    <w:p w14:paraId="1D17F4F6" w14:textId="77777777" w:rsidR="00DC48A8" w:rsidRDefault="00DC48A8" w:rsidP="004D3FF7">
      <w:pPr>
        <w:rPr>
          <w:bCs/>
          <w:sz w:val="24"/>
          <w:szCs w:val="24"/>
        </w:rPr>
      </w:pPr>
    </w:p>
    <w:p w14:paraId="67F24F97" w14:textId="0BB351AE" w:rsidR="004D3FF7" w:rsidRDefault="004D3FF7" w:rsidP="00DC48A8">
      <w:pPr>
        <w:ind w:firstLine="720"/>
        <w:rPr>
          <w:sz w:val="24"/>
          <w:szCs w:val="24"/>
        </w:rPr>
      </w:pPr>
      <w:r w:rsidRPr="006A5B51">
        <w:rPr>
          <w:sz w:val="24"/>
          <w:szCs w:val="24"/>
        </w:rPr>
        <w:t xml:space="preserve">Revenue for the </w:t>
      </w:r>
      <w:r w:rsidR="00CE6EF9" w:rsidRPr="006A5B51">
        <w:rPr>
          <w:sz w:val="24"/>
          <w:szCs w:val="24"/>
        </w:rPr>
        <w:t xml:space="preserve">Southern ICE </w:t>
      </w:r>
      <w:r w:rsidR="00CE6EF9" w:rsidRPr="00404B92">
        <w:rPr>
          <w:sz w:val="24"/>
          <w:szCs w:val="24"/>
          <w:highlight w:val="lightGray"/>
        </w:rPr>
        <w:t>Hockey</w:t>
      </w:r>
      <w:r w:rsidR="00CE6EF9" w:rsidRPr="006A5B51">
        <w:rPr>
          <w:sz w:val="24"/>
          <w:szCs w:val="24"/>
        </w:rPr>
        <w:t xml:space="preserve"> Training Academy </w:t>
      </w:r>
      <w:r w:rsidR="00624C75" w:rsidRPr="006A5B51">
        <w:rPr>
          <w:sz w:val="24"/>
          <w:szCs w:val="24"/>
        </w:rPr>
        <w:t>comes from f</w:t>
      </w:r>
      <w:r w:rsidR="00CE6EF9" w:rsidRPr="006A5B51">
        <w:rPr>
          <w:sz w:val="24"/>
          <w:szCs w:val="24"/>
        </w:rPr>
        <w:t>ive</w:t>
      </w:r>
      <w:r w:rsidR="00624C75" w:rsidRPr="006A5B51">
        <w:rPr>
          <w:sz w:val="24"/>
          <w:szCs w:val="24"/>
        </w:rPr>
        <w:t xml:space="preserve"> main sources</w:t>
      </w:r>
      <w:r w:rsidR="00194DD3">
        <w:rPr>
          <w:sz w:val="24"/>
          <w:szCs w:val="24"/>
        </w:rPr>
        <w:t>:</w:t>
      </w:r>
      <w:r w:rsidRPr="006A5B51">
        <w:rPr>
          <w:sz w:val="24"/>
          <w:szCs w:val="24"/>
        </w:rPr>
        <w:t xml:space="preserve"> </w:t>
      </w:r>
      <w:r w:rsidR="00CE6EF9" w:rsidRPr="006A5B51">
        <w:rPr>
          <w:sz w:val="24"/>
          <w:szCs w:val="24"/>
        </w:rPr>
        <w:t>Hockey Training</w:t>
      </w:r>
      <w:r w:rsidRPr="006A5B51">
        <w:rPr>
          <w:sz w:val="24"/>
          <w:szCs w:val="24"/>
        </w:rPr>
        <w:t xml:space="preserve"> Memberships, Daily Passes, Store Sales, </w:t>
      </w:r>
      <w:r w:rsidR="00CE6EF9" w:rsidRPr="006A5B51">
        <w:rPr>
          <w:sz w:val="24"/>
          <w:szCs w:val="24"/>
        </w:rPr>
        <w:t xml:space="preserve">Small Group Lessons </w:t>
      </w:r>
      <w:r w:rsidRPr="006A5B51">
        <w:rPr>
          <w:sz w:val="24"/>
          <w:szCs w:val="24"/>
        </w:rPr>
        <w:t xml:space="preserve">and Individual Lessons. Points will be added to the account for every purchase and session with trainers </w:t>
      </w:r>
      <w:r w:rsidR="00693961" w:rsidRPr="006A5B51">
        <w:rPr>
          <w:sz w:val="24"/>
          <w:szCs w:val="24"/>
        </w:rPr>
        <w:t>(both with individual lessons and one on one lesson</w:t>
      </w:r>
      <w:r w:rsidR="00404B92">
        <w:rPr>
          <w:sz w:val="24"/>
          <w:szCs w:val="24"/>
        </w:rPr>
        <w:t>s</w:t>
      </w:r>
      <w:r w:rsidR="00693961" w:rsidRPr="006A5B51">
        <w:rPr>
          <w:sz w:val="24"/>
          <w:szCs w:val="24"/>
        </w:rPr>
        <w:t xml:space="preserve">) </w:t>
      </w:r>
      <w:r w:rsidRPr="006A5B51">
        <w:rPr>
          <w:sz w:val="24"/>
          <w:szCs w:val="24"/>
        </w:rPr>
        <w:t xml:space="preserve">and the points will be the amount of money </w:t>
      </w:r>
      <w:r w:rsidR="00404B92">
        <w:rPr>
          <w:sz w:val="24"/>
          <w:szCs w:val="24"/>
        </w:rPr>
        <w:t>discounted from</w:t>
      </w:r>
      <w:r w:rsidRPr="006A5B51">
        <w:rPr>
          <w:sz w:val="24"/>
          <w:szCs w:val="24"/>
        </w:rPr>
        <w:t xml:space="preserve"> the membership dues for the next year with a maximum of 250 points.</w:t>
      </w:r>
    </w:p>
    <w:p w14:paraId="713CED84" w14:textId="77777777" w:rsidR="00DC48A8" w:rsidRPr="006A5B51" w:rsidRDefault="00DC48A8" w:rsidP="00DC48A8">
      <w:pPr>
        <w:ind w:firstLine="720"/>
        <w:rPr>
          <w:sz w:val="24"/>
          <w:szCs w:val="24"/>
        </w:rPr>
      </w:pPr>
    </w:p>
    <w:p w14:paraId="1F309BF7" w14:textId="5A534358" w:rsidR="00DC48A8" w:rsidRPr="00DC48A8" w:rsidRDefault="004D3FF7" w:rsidP="004D3FF7">
      <w:pPr>
        <w:rPr>
          <w:b/>
          <w:bCs/>
          <w:sz w:val="24"/>
          <w:szCs w:val="24"/>
        </w:rPr>
      </w:pPr>
      <w:r w:rsidRPr="00DC48A8">
        <w:rPr>
          <w:b/>
          <w:bCs/>
          <w:sz w:val="24"/>
          <w:szCs w:val="24"/>
        </w:rPr>
        <w:t xml:space="preserve">Part </w:t>
      </w:r>
      <w:r w:rsidR="00DC48A8" w:rsidRPr="00DC48A8">
        <w:rPr>
          <w:b/>
          <w:bCs/>
          <w:sz w:val="24"/>
          <w:szCs w:val="24"/>
        </w:rPr>
        <w:t>V</w:t>
      </w:r>
      <w:r w:rsidR="00755654">
        <w:rPr>
          <w:b/>
          <w:bCs/>
          <w:sz w:val="24"/>
          <w:szCs w:val="24"/>
        </w:rPr>
        <w:t>—</w:t>
      </w:r>
      <w:r w:rsidRPr="00DC48A8">
        <w:rPr>
          <w:b/>
          <w:bCs/>
          <w:sz w:val="24"/>
          <w:szCs w:val="24"/>
        </w:rPr>
        <w:t>Competition</w:t>
      </w:r>
      <w:r w:rsidR="00755654">
        <w:rPr>
          <w:b/>
          <w:bCs/>
          <w:sz w:val="24"/>
          <w:szCs w:val="24"/>
        </w:rPr>
        <w:t xml:space="preserve">  </w:t>
      </w:r>
    </w:p>
    <w:p w14:paraId="66731C8C" w14:textId="77777777" w:rsidR="00DC48A8" w:rsidRDefault="00DC48A8" w:rsidP="004D3FF7">
      <w:pPr>
        <w:rPr>
          <w:bCs/>
          <w:sz w:val="24"/>
          <w:szCs w:val="24"/>
        </w:rPr>
      </w:pPr>
    </w:p>
    <w:p w14:paraId="55E4326A" w14:textId="05E77E7B" w:rsidR="004D3FF7" w:rsidRPr="006A5B51" w:rsidRDefault="00BA01A1" w:rsidP="00DC48A8">
      <w:pPr>
        <w:ind w:firstLine="720"/>
        <w:rPr>
          <w:sz w:val="24"/>
          <w:szCs w:val="24"/>
        </w:rPr>
      </w:pPr>
      <w:r w:rsidRPr="007A57F9">
        <w:rPr>
          <w:noProof/>
          <w:sz w:val="24"/>
          <w:szCs w:val="24"/>
        </w:rPr>
        <mc:AlternateContent>
          <mc:Choice Requires="wps">
            <w:drawing>
              <wp:anchor distT="45720" distB="45720" distL="114300" distR="114300" simplePos="0" relativeHeight="251668480" behindDoc="0" locked="0" layoutInCell="1" allowOverlap="1" wp14:anchorId="1CEBDF78" wp14:editId="6E8CEEB5">
                <wp:simplePos x="0" y="0"/>
                <wp:positionH relativeFrom="margin">
                  <wp:posOffset>-104775</wp:posOffset>
                </wp:positionH>
                <wp:positionV relativeFrom="paragraph">
                  <wp:posOffset>1428750</wp:posOffset>
                </wp:positionV>
                <wp:extent cx="1009650" cy="1404620"/>
                <wp:effectExtent l="0" t="0" r="0" b="635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solidFill>
                          <a:srgbClr val="FFFFFF"/>
                        </a:solidFill>
                        <a:ln w="9525">
                          <a:noFill/>
                          <a:miter lim="800000"/>
                          <a:headEnd/>
                          <a:tailEnd/>
                        </a:ln>
                      </wps:spPr>
                      <wps:txbx>
                        <w:txbxContent>
                          <w:p w14:paraId="39344D0D" w14:textId="77777777" w:rsidR="00BA01A1" w:rsidRPr="007A57F9" w:rsidRDefault="00BA01A1" w:rsidP="00BA01A1">
                            <w:pPr>
                              <w:rPr>
                                <w:sz w:val="24"/>
                                <w:szCs w:val="24"/>
                              </w:rPr>
                            </w:pPr>
                            <w:r w:rsidRPr="007A57F9">
                              <w:rPr>
                                <w:sz w:val="24"/>
                                <w:szCs w:val="24"/>
                              </w:rPr>
                              <w:t>Contestant #</w:t>
                            </w:r>
                          </w:p>
                          <w:p w14:paraId="267CB6CD" w14:textId="54AAED21" w:rsidR="00BA01A1" w:rsidRPr="007A57F9" w:rsidRDefault="00BA01A1" w:rsidP="00BA01A1">
                            <w:pPr>
                              <w:rPr>
                                <w:sz w:val="24"/>
                                <w:szCs w:val="24"/>
                              </w:rPr>
                            </w:pPr>
                            <w:r w:rsidRPr="007A57F9">
                              <w:rPr>
                                <w:sz w:val="24"/>
                                <w:szCs w:val="24"/>
                              </w:rPr>
                              <w:t xml:space="preserve">Job </w:t>
                            </w:r>
                            <w:r>
                              <w:rPr>
                                <w:sz w:val="24"/>
                                <w:szCs w:val="24"/>
                              </w:rPr>
                              <w:t>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CEBDF78" id="_x0000_s1029" type="#_x0000_t202" style="position:absolute;left:0;text-align:left;margin-left:-8.25pt;margin-top:112.5pt;width:79.5pt;height:110.6pt;z-index:25166848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" stroked="f">
                <v:textbox style="mso-fit-shape-to-text:t">
                  <w:txbxContent>
                    <w:p w14:paraId="39344D0D" w14:textId="77777777" w:rsidR="00BA01A1" w:rsidRPr="007A57F9" w:rsidRDefault="00BA01A1" w:rsidP="00BA01A1">
                      <w:pPr>
                        <w:rPr>
                          <w:sz w:val="24"/>
                          <w:szCs w:val="24"/>
                        </w:rPr>
                      </w:pPr>
                      <w:r w:rsidRPr="007A57F9">
                        <w:rPr>
                          <w:sz w:val="24"/>
                          <w:szCs w:val="24"/>
                        </w:rPr>
                        <w:t>Contestant #</w:t>
                      </w:r>
                    </w:p>
                    <w:p w14:paraId="267CB6CD" w14:textId="54AAED21" w:rsidR="00BA01A1" w:rsidRPr="007A57F9" w:rsidRDefault="00BA01A1" w:rsidP="00BA01A1">
                      <w:pPr>
                        <w:rPr>
                          <w:sz w:val="24"/>
                          <w:szCs w:val="24"/>
                        </w:rPr>
                      </w:pPr>
                      <w:r w:rsidRPr="007A57F9">
                        <w:rPr>
                          <w:sz w:val="24"/>
                          <w:szCs w:val="24"/>
                        </w:rPr>
                        <w:t xml:space="preserve">Job </w:t>
                      </w:r>
                      <w:r>
                        <w:rPr>
                          <w:sz w:val="24"/>
                          <w:szCs w:val="24"/>
                        </w:rPr>
                        <w:t>2</w:t>
                      </w:r>
                    </w:p>
                  </w:txbxContent>
                </v:textbox>
                <w10:wrap anchorx="margin"/>
              </v:shape>
            </w:pict>
          </mc:Fallback>
        </mc:AlternateContent>
      </w:r>
      <w:r w:rsidR="00693961" w:rsidRPr="006A5B51">
        <w:rPr>
          <w:sz w:val="24"/>
          <w:szCs w:val="24"/>
        </w:rPr>
        <w:t xml:space="preserve">Southern ICE Hockey Training Academy </w:t>
      </w:r>
      <w:r w:rsidR="004D3FF7" w:rsidRPr="006A5B51">
        <w:rPr>
          <w:sz w:val="24"/>
          <w:szCs w:val="24"/>
        </w:rPr>
        <w:t xml:space="preserve">is more than just a </w:t>
      </w:r>
      <w:r w:rsidR="00693961" w:rsidRPr="006A5B51">
        <w:rPr>
          <w:sz w:val="24"/>
          <w:szCs w:val="24"/>
        </w:rPr>
        <w:t>hockey practice and training facility</w:t>
      </w:r>
      <w:r w:rsidR="004D3FF7" w:rsidRPr="006A5B51">
        <w:rPr>
          <w:sz w:val="24"/>
          <w:szCs w:val="24"/>
        </w:rPr>
        <w:t xml:space="preserve">. </w:t>
      </w:r>
      <w:r w:rsidR="00693961" w:rsidRPr="006A5B51">
        <w:rPr>
          <w:sz w:val="24"/>
          <w:szCs w:val="24"/>
        </w:rPr>
        <w:t xml:space="preserve">Southern ICE Hockey Training Academy </w:t>
      </w:r>
      <w:r w:rsidR="00624C75" w:rsidRPr="006A5B51">
        <w:rPr>
          <w:sz w:val="24"/>
          <w:szCs w:val="24"/>
        </w:rPr>
        <w:t>is one of a kind with a full, indoor-</w:t>
      </w:r>
      <w:r w:rsidR="004D3FF7" w:rsidRPr="006A5B51">
        <w:rPr>
          <w:sz w:val="24"/>
          <w:szCs w:val="24"/>
        </w:rPr>
        <w:t xml:space="preserve">sized </w:t>
      </w:r>
      <w:r w:rsidR="00693961" w:rsidRPr="006A5B51">
        <w:rPr>
          <w:sz w:val="24"/>
          <w:szCs w:val="24"/>
        </w:rPr>
        <w:t>hockey rink, 2 ¾ ADM approved for younger players</w:t>
      </w:r>
      <w:r w:rsidR="00404B92">
        <w:rPr>
          <w:sz w:val="24"/>
          <w:szCs w:val="24"/>
        </w:rPr>
        <w:t>’</w:t>
      </w:r>
      <w:r w:rsidR="00693961" w:rsidRPr="006A5B51">
        <w:rPr>
          <w:sz w:val="24"/>
          <w:szCs w:val="24"/>
        </w:rPr>
        <w:t xml:space="preserve"> hockey rinks</w:t>
      </w:r>
      <w:r w:rsidR="004D3FF7" w:rsidRPr="006A5B51">
        <w:rPr>
          <w:sz w:val="24"/>
          <w:szCs w:val="24"/>
        </w:rPr>
        <w:t xml:space="preserve">, equipped with </w:t>
      </w:r>
      <w:r w:rsidR="00693961" w:rsidRPr="006A5B51">
        <w:rPr>
          <w:sz w:val="24"/>
          <w:szCs w:val="24"/>
        </w:rPr>
        <w:t>puck shooting</w:t>
      </w:r>
      <w:r w:rsidR="004D3FF7" w:rsidRPr="006A5B51">
        <w:rPr>
          <w:sz w:val="24"/>
          <w:szCs w:val="24"/>
        </w:rPr>
        <w:t xml:space="preserve"> cages, </w:t>
      </w:r>
      <w:r w:rsidR="00693961" w:rsidRPr="006A5B51">
        <w:rPr>
          <w:sz w:val="24"/>
          <w:szCs w:val="24"/>
        </w:rPr>
        <w:t>a</w:t>
      </w:r>
      <w:r w:rsidR="004D3FF7" w:rsidRPr="006A5B51">
        <w:rPr>
          <w:sz w:val="24"/>
          <w:szCs w:val="24"/>
        </w:rPr>
        <w:t xml:space="preserve"> </w:t>
      </w:r>
      <w:r w:rsidR="00DC48A8" w:rsidRPr="006A5B51">
        <w:rPr>
          <w:sz w:val="24"/>
          <w:szCs w:val="24"/>
        </w:rPr>
        <w:t>state-of-the-art</w:t>
      </w:r>
      <w:r w:rsidR="004D3FF7" w:rsidRPr="006A5B51">
        <w:rPr>
          <w:sz w:val="24"/>
          <w:szCs w:val="24"/>
        </w:rPr>
        <w:t xml:space="preserve"> gym</w:t>
      </w:r>
      <w:r w:rsidR="00693961" w:rsidRPr="006A5B51">
        <w:rPr>
          <w:sz w:val="24"/>
          <w:szCs w:val="24"/>
        </w:rPr>
        <w:t xml:space="preserve"> able to handle the wearing </w:t>
      </w:r>
      <w:r w:rsidR="00404B92">
        <w:rPr>
          <w:sz w:val="24"/>
          <w:szCs w:val="24"/>
        </w:rPr>
        <w:t xml:space="preserve">of </w:t>
      </w:r>
      <w:r w:rsidR="00693961" w:rsidRPr="006A5B51">
        <w:rPr>
          <w:sz w:val="24"/>
          <w:szCs w:val="24"/>
        </w:rPr>
        <w:t>hockey equipment while training</w:t>
      </w:r>
      <w:r w:rsidR="004D3FF7" w:rsidRPr="006A5B51">
        <w:rPr>
          <w:sz w:val="24"/>
          <w:szCs w:val="24"/>
        </w:rPr>
        <w:t xml:space="preserve">. We are different than our competitors by offering expert coaches and trainers that teach proven </w:t>
      </w:r>
      <w:r w:rsidR="00DC48A8" w:rsidRPr="006A5B51">
        <w:rPr>
          <w:sz w:val="24"/>
          <w:szCs w:val="24"/>
        </w:rPr>
        <w:t>techniques and</w:t>
      </w:r>
      <w:r w:rsidR="00624C75" w:rsidRPr="006A5B51">
        <w:rPr>
          <w:sz w:val="24"/>
          <w:szCs w:val="24"/>
        </w:rPr>
        <w:t xml:space="preserve"> offering an all-in-one state-of-the-</w:t>
      </w:r>
      <w:r w:rsidR="004D3FF7" w:rsidRPr="006A5B51">
        <w:rPr>
          <w:sz w:val="24"/>
          <w:szCs w:val="24"/>
        </w:rPr>
        <w:t xml:space="preserve">art facility that’s open around the clock. </w:t>
      </w:r>
      <w:r w:rsidR="00693961" w:rsidRPr="006A5B51">
        <w:rPr>
          <w:sz w:val="24"/>
          <w:szCs w:val="24"/>
        </w:rPr>
        <w:t>Southern ICE Hockey Training Academy</w:t>
      </w:r>
      <w:r w:rsidR="004D3FF7" w:rsidRPr="006A5B51">
        <w:rPr>
          <w:sz w:val="24"/>
          <w:szCs w:val="24"/>
        </w:rPr>
        <w:t xml:space="preserve"> is closely located to </w:t>
      </w:r>
      <w:r w:rsidR="00693961" w:rsidRPr="006A5B51">
        <w:rPr>
          <w:sz w:val="24"/>
          <w:szCs w:val="24"/>
        </w:rPr>
        <w:t xml:space="preserve">North </w:t>
      </w:r>
      <w:r w:rsidR="00693961" w:rsidRPr="00404B92">
        <w:rPr>
          <w:sz w:val="24"/>
          <w:szCs w:val="24"/>
          <w:highlight w:val="lightGray"/>
        </w:rPr>
        <w:t>Texas</w:t>
      </w:r>
      <w:r w:rsidR="004D3FF7" w:rsidRPr="006A5B51">
        <w:rPr>
          <w:sz w:val="24"/>
          <w:szCs w:val="24"/>
        </w:rPr>
        <w:t xml:space="preserve"> and is in a better location for the target market than the competitive counterparts.</w:t>
      </w:r>
    </w:p>
    <w:p w14:paraId="2757CC4C" w14:textId="4A6DA5A8" w:rsidR="00DC48A8" w:rsidRDefault="00BA01A1" w:rsidP="004D3FF7">
      <w:pPr>
        <w:rPr>
          <w:bCs/>
          <w:sz w:val="24"/>
          <w:szCs w:val="24"/>
        </w:rPr>
      </w:pPr>
      <w:r w:rsidRPr="007A57F9">
        <w:rPr>
          <w:noProof/>
          <w:sz w:val="24"/>
          <w:szCs w:val="24"/>
        </w:rPr>
        <mc:AlternateContent>
          <mc:Choice Requires="wps">
            <w:drawing>
              <wp:anchor distT="45720" distB="45720" distL="114300" distR="114300" simplePos="0" relativeHeight="251657215" behindDoc="0" locked="0" layoutInCell="1" allowOverlap="1" wp14:anchorId="20FA4894" wp14:editId="2B387091">
                <wp:simplePos x="0" y="0"/>
                <wp:positionH relativeFrom="margin">
                  <wp:posOffset>3335655</wp:posOffset>
                </wp:positionH>
                <wp:positionV relativeFrom="paragraph">
                  <wp:posOffset>-168275</wp:posOffset>
                </wp:positionV>
                <wp:extent cx="2676525" cy="1404620"/>
                <wp:effectExtent l="0" t="0" r="9525" b="635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6525" cy="1404620"/>
                        </a:xfrm>
                        <a:prstGeom prst="rect">
                          <a:avLst/>
                        </a:prstGeom>
                        <a:solidFill>
                          <a:srgbClr val="FFFFFF"/>
                        </a:solidFill>
                        <a:ln w="9525">
                          <a:noFill/>
                          <a:miter lim="800000"/>
                          <a:headEnd/>
                          <a:tailEnd/>
                        </a:ln>
                      </wps:spPr>
                      <wps:txbx>
                        <w:txbxContent>
                          <w:p w14:paraId="45661F26" w14:textId="784847C7" w:rsidR="00BA01A1" w:rsidRDefault="00BA01A1" w:rsidP="00BA01A1">
                            <w:pPr>
                              <w:rPr>
                                <w:sz w:val="24"/>
                                <w:szCs w:val="24"/>
                              </w:rPr>
                            </w:pPr>
                            <w:r>
                              <w:rPr>
                                <w:sz w:val="24"/>
                                <w:szCs w:val="24"/>
                              </w:rPr>
                              <w:t>Southern Ice Hockey Training Academy</w:t>
                            </w:r>
                          </w:p>
                          <w:p w14:paraId="07F68D8B" w14:textId="0C9F37F0" w:rsidR="00BA01A1" w:rsidRPr="007A57F9" w:rsidRDefault="00BA01A1" w:rsidP="00BA01A1">
                            <w:pPr>
                              <w:jc w:val="right"/>
                              <w:rPr>
                                <w:sz w:val="24"/>
                                <w:szCs w:val="24"/>
                              </w:rPr>
                            </w:pPr>
                            <w:r>
                              <w:rPr>
                                <w:sz w:val="24"/>
                                <w:szCs w:val="24"/>
                              </w:rPr>
                              <w:t>Page 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0FA4894" id="Text Box 8" o:spid="_x0000_s1030" type="#_x0000_t202" style="position:absolute;margin-left:262.65pt;margin-top:-13.25pt;width:210.75pt;height:110.6pt;z-index:251657215;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" stroked="f">
                <v:textbox style="mso-fit-shape-to-text:t">
                  <w:txbxContent>
                    <w:p w14:paraId="45661F26" w14:textId="784847C7" w:rsidR="00BA01A1" w:rsidRDefault="00BA01A1" w:rsidP="00BA01A1">
                      <w:pPr>
                        <w:rPr>
                          <w:sz w:val="24"/>
                          <w:szCs w:val="24"/>
                        </w:rPr>
                      </w:pPr>
                      <w:r>
                        <w:rPr>
                          <w:sz w:val="24"/>
                          <w:szCs w:val="24"/>
                        </w:rPr>
                        <w:t>Southern Ice Hockey Training Academy</w:t>
                      </w:r>
                    </w:p>
                    <w:p w14:paraId="07F68D8B" w14:textId="0C9F37F0" w:rsidR="00BA01A1" w:rsidRPr="007A57F9" w:rsidRDefault="00BA01A1" w:rsidP="00BA01A1">
                      <w:pPr>
                        <w:jc w:val="right"/>
                        <w:rPr>
                          <w:sz w:val="24"/>
                          <w:szCs w:val="24"/>
                        </w:rPr>
                      </w:pPr>
                      <w:r>
                        <w:rPr>
                          <w:sz w:val="24"/>
                          <w:szCs w:val="24"/>
                        </w:rPr>
                        <w:t>Page 2</w:t>
                      </w:r>
                    </w:p>
                  </w:txbxContent>
                </v:textbox>
                <w10:wrap anchorx="margin"/>
              </v:shape>
            </w:pict>
          </mc:Fallback>
        </mc:AlternateContent>
      </w:r>
    </w:p>
    <w:p w14:paraId="236B29BB" w14:textId="58A49C2E" w:rsidR="00DC48A8" w:rsidRPr="00DC48A8" w:rsidRDefault="004D3FF7" w:rsidP="004D3FF7">
      <w:pPr>
        <w:rPr>
          <w:b/>
          <w:bCs/>
          <w:sz w:val="24"/>
          <w:szCs w:val="24"/>
        </w:rPr>
      </w:pPr>
      <w:r w:rsidRPr="00DC48A8">
        <w:rPr>
          <w:b/>
          <w:bCs/>
          <w:sz w:val="24"/>
          <w:szCs w:val="24"/>
        </w:rPr>
        <w:t xml:space="preserve">Part </w:t>
      </w:r>
      <w:r w:rsidR="00DC48A8" w:rsidRPr="00DC48A8">
        <w:rPr>
          <w:b/>
          <w:bCs/>
          <w:sz w:val="24"/>
          <w:szCs w:val="24"/>
        </w:rPr>
        <w:t>VI</w:t>
      </w:r>
      <w:r w:rsidR="00755654">
        <w:rPr>
          <w:b/>
          <w:bCs/>
          <w:sz w:val="24"/>
          <w:szCs w:val="24"/>
        </w:rPr>
        <w:t>—</w:t>
      </w:r>
      <w:r w:rsidRPr="00DC48A8">
        <w:rPr>
          <w:b/>
          <w:bCs/>
          <w:sz w:val="24"/>
          <w:szCs w:val="24"/>
        </w:rPr>
        <w:t>Marketing</w:t>
      </w:r>
      <w:r w:rsidR="00755654">
        <w:rPr>
          <w:b/>
          <w:bCs/>
          <w:sz w:val="24"/>
          <w:szCs w:val="24"/>
        </w:rPr>
        <w:t xml:space="preserve"> </w:t>
      </w:r>
      <w:r w:rsidRPr="00DC48A8">
        <w:rPr>
          <w:b/>
          <w:bCs/>
          <w:sz w:val="24"/>
          <w:szCs w:val="24"/>
        </w:rPr>
        <w:t>Mix</w:t>
      </w:r>
      <w:r w:rsidR="00194DD3" w:rsidRPr="00194DD3">
        <w:rPr>
          <w:b/>
          <w:bCs/>
          <w:sz w:val="24"/>
          <w:szCs w:val="24"/>
        </w:rPr>
        <w:t xml:space="preserve"> </w:t>
      </w:r>
    </w:p>
    <w:p w14:paraId="0994BF00" w14:textId="68AE0155" w:rsidR="00DC48A8" w:rsidRDefault="00DC48A8" w:rsidP="004D3FF7">
      <w:pPr>
        <w:rPr>
          <w:bCs/>
          <w:sz w:val="24"/>
          <w:szCs w:val="24"/>
        </w:rPr>
      </w:pPr>
    </w:p>
    <w:p w14:paraId="2E6EEF31" w14:textId="37DA3D47" w:rsidR="004D3FF7" w:rsidRPr="006A5B51" w:rsidRDefault="00693961" w:rsidP="00DC48A8">
      <w:pPr>
        <w:ind w:firstLine="720"/>
        <w:rPr>
          <w:bCs/>
          <w:sz w:val="24"/>
          <w:szCs w:val="24"/>
        </w:rPr>
      </w:pPr>
      <w:r w:rsidRPr="006A5B51">
        <w:rPr>
          <w:sz w:val="24"/>
          <w:szCs w:val="24"/>
        </w:rPr>
        <w:t xml:space="preserve">Southern ICE Hockey Training Academy </w:t>
      </w:r>
      <w:r w:rsidR="004D3FF7" w:rsidRPr="006A5B51">
        <w:rPr>
          <w:bCs/>
          <w:sz w:val="24"/>
          <w:szCs w:val="24"/>
        </w:rPr>
        <w:t xml:space="preserve">will be able to attract new customers by supplying interested members with a free day pass given they are accompanied by a parental guardian or have a </w:t>
      </w:r>
      <w:r w:rsidR="004D3FF7" w:rsidRPr="00FE17C3">
        <w:rPr>
          <w:bCs/>
          <w:sz w:val="24"/>
          <w:szCs w:val="24"/>
          <w:highlight w:val="lightGray"/>
        </w:rPr>
        <w:t>waiver</w:t>
      </w:r>
      <w:r w:rsidR="004D3FF7" w:rsidRPr="006A5B51">
        <w:rPr>
          <w:bCs/>
          <w:sz w:val="24"/>
          <w:szCs w:val="24"/>
        </w:rPr>
        <w:t xml:space="preserve"> signed if under the age of 18. </w:t>
      </w:r>
      <w:r w:rsidRPr="006A5B51">
        <w:rPr>
          <w:sz w:val="24"/>
          <w:szCs w:val="24"/>
        </w:rPr>
        <w:t xml:space="preserve">Southern ICE Hockey Training Academy </w:t>
      </w:r>
      <w:r w:rsidR="004D3FF7" w:rsidRPr="006A5B51">
        <w:rPr>
          <w:bCs/>
          <w:sz w:val="24"/>
          <w:szCs w:val="24"/>
        </w:rPr>
        <w:t xml:space="preserve">will be present at all regional tournaments and activities with the travel trailer to </w:t>
      </w:r>
      <w:r w:rsidR="00FE17C3">
        <w:rPr>
          <w:bCs/>
          <w:sz w:val="24"/>
          <w:szCs w:val="24"/>
        </w:rPr>
        <w:t>promote and sell</w:t>
      </w:r>
      <w:r w:rsidR="004D3FF7" w:rsidRPr="006A5B51">
        <w:rPr>
          <w:bCs/>
          <w:sz w:val="24"/>
          <w:szCs w:val="24"/>
        </w:rPr>
        <w:t xml:space="preserve"> products and the membership service</w:t>
      </w:r>
      <w:r w:rsidR="00857AD5" w:rsidRPr="006A5B51">
        <w:rPr>
          <w:bCs/>
          <w:sz w:val="24"/>
          <w:szCs w:val="24"/>
        </w:rPr>
        <w:t>s</w:t>
      </w:r>
      <w:r w:rsidR="004D3FF7" w:rsidRPr="006A5B51">
        <w:rPr>
          <w:bCs/>
          <w:sz w:val="24"/>
          <w:szCs w:val="24"/>
        </w:rPr>
        <w:t xml:space="preserve">. </w:t>
      </w:r>
      <w:r w:rsidRPr="006A5B51">
        <w:rPr>
          <w:sz w:val="24"/>
          <w:szCs w:val="24"/>
        </w:rPr>
        <w:t>Southern ICE Hockey Training Academy</w:t>
      </w:r>
      <w:r w:rsidR="004D3FF7" w:rsidRPr="006A5B51">
        <w:rPr>
          <w:bCs/>
          <w:sz w:val="24"/>
          <w:szCs w:val="24"/>
        </w:rPr>
        <w:t xml:space="preserve"> will also look to attract new customers and sponsors by holding seasonal Showcase Events</w:t>
      </w:r>
      <w:r w:rsidR="00857AD5" w:rsidRPr="006A5B51">
        <w:rPr>
          <w:bCs/>
          <w:sz w:val="24"/>
          <w:szCs w:val="24"/>
        </w:rPr>
        <w:t>,</w:t>
      </w:r>
      <w:r w:rsidR="004D3FF7" w:rsidRPr="006A5B51">
        <w:rPr>
          <w:bCs/>
          <w:sz w:val="24"/>
          <w:szCs w:val="24"/>
        </w:rPr>
        <w:t xml:space="preserve"> as well as Open Facility Weekends to feature the academy and athletes and their abilities.</w:t>
      </w:r>
    </w:p>
    <w:p w14:paraId="55E40E9C" w14:textId="74D075EE" w:rsidR="00DC48A8" w:rsidRDefault="00DC48A8" w:rsidP="004D3FF7">
      <w:pPr>
        <w:rPr>
          <w:bCs/>
          <w:sz w:val="24"/>
          <w:szCs w:val="24"/>
        </w:rPr>
      </w:pPr>
    </w:p>
    <w:p w14:paraId="70DAE6BE" w14:textId="79F57715" w:rsidR="004D3FF7" w:rsidRPr="00DC48A8" w:rsidRDefault="004D3FF7" w:rsidP="004D3FF7">
      <w:pPr>
        <w:rPr>
          <w:b/>
          <w:bCs/>
          <w:sz w:val="24"/>
          <w:szCs w:val="24"/>
        </w:rPr>
      </w:pPr>
      <w:r w:rsidRPr="00DC48A8">
        <w:rPr>
          <w:b/>
          <w:bCs/>
          <w:sz w:val="24"/>
          <w:szCs w:val="24"/>
        </w:rPr>
        <w:t xml:space="preserve">Part </w:t>
      </w:r>
      <w:r w:rsidR="00DC48A8" w:rsidRPr="00DC48A8">
        <w:rPr>
          <w:b/>
          <w:bCs/>
          <w:sz w:val="24"/>
          <w:szCs w:val="24"/>
        </w:rPr>
        <w:t>VII</w:t>
      </w:r>
      <w:r w:rsidR="00DD4EEC">
        <w:rPr>
          <w:b/>
          <w:bCs/>
          <w:sz w:val="24"/>
          <w:szCs w:val="24"/>
        </w:rPr>
        <w:t>—</w:t>
      </w:r>
      <w:r w:rsidRPr="00DC48A8">
        <w:rPr>
          <w:b/>
          <w:bCs/>
          <w:sz w:val="24"/>
          <w:szCs w:val="24"/>
        </w:rPr>
        <w:t>Economic</w:t>
      </w:r>
      <w:r w:rsidR="00DD4EEC">
        <w:rPr>
          <w:b/>
          <w:bCs/>
          <w:sz w:val="24"/>
          <w:szCs w:val="24"/>
        </w:rPr>
        <w:t xml:space="preserve"> </w:t>
      </w:r>
      <w:r w:rsidRPr="00DC48A8">
        <w:rPr>
          <w:b/>
          <w:bCs/>
          <w:sz w:val="24"/>
          <w:szCs w:val="24"/>
        </w:rPr>
        <w:t>and Technological Trends</w:t>
      </w:r>
    </w:p>
    <w:p w14:paraId="5B51E379" w14:textId="77777777" w:rsidR="00194DD3" w:rsidRDefault="00194DD3" w:rsidP="00194DD3">
      <w:pPr>
        <w:rPr>
          <w:bCs/>
          <w:sz w:val="24"/>
          <w:szCs w:val="24"/>
        </w:rPr>
      </w:pPr>
    </w:p>
    <w:p w14:paraId="6F907617" w14:textId="3E66CFBF" w:rsidR="00194DD3" w:rsidRPr="006A5B51" w:rsidRDefault="00194DD3" w:rsidP="00194DD3">
      <w:pPr>
        <w:ind w:firstLine="720"/>
        <w:rPr>
          <w:bCs/>
          <w:sz w:val="24"/>
          <w:szCs w:val="24"/>
        </w:rPr>
      </w:pPr>
      <w:r>
        <w:rPr>
          <w:sz w:val="24"/>
          <w:szCs w:val="24"/>
        </w:rPr>
        <w:t>Content to be included after the staff meeting</w:t>
      </w:r>
      <w:r w:rsidR="00DD4EEC">
        <w:rPr>
          <w:sz w:val="24"/>
          <w:szCs w:val="24"/>
        </w:rPr>
        <w:t>.</w:t>
      </w:r>
    </w:p>
    <w:p w14:paraId="140F4818" w14:textId="77777777" w:rsidR="00194DD3" w:rsidRDefault="00194DD3" w:rsidP="00194DD3">
      <w:pPr>
        <w:rPr>
          <w:bCs/>
          <w:sz w:val="24"/>
          <w:szCs w:val="24"/>
        </w:rPr>
      </w:pPr>
    </w:p>
    <w:p w14:paraId="18D2ECDB" w14:textId="193F199A" w:rsidR="004D3FF7" w:rsidRPr="00DC48A8" w:rsidRDefault="004D3FF7" w:rsidP="004D3FF7">
      <w:pPr>
        <w:rPr>
          <w:b/>
          <w:bCs/>
          <w:sz w:val="24"/>
          <w:szCs w:val="24"/>
        </w:rPr>
      </w:pPr>
      <w:r w:rsidRPr="00DC48A8">
        <w:rPr>
          <w:b/>
          <w:bCs/>
          <w:sz w:val="24"/>
          <w:szCs w:val="24"/>
        </w:rPr>
        <w:t xml:space="preserve">Part </w:t>
      </w:r>
      <w:r w:rsidR="00DC48A8" w:rsidRPr="00DC48A8">
        <w:rPr>
          <w:b/>
          <w:bCs/>
          <w:sz w:val="24"/>
          <w:szCs w:val="24"/>
        </w:rPr>
        <w:t>VII</w:t>
      </w:r>
      <w:r w:rsidR="00DC48A8">
        <w:rPr>
          <w:b/>
          <w:bCs/>
          <w:sz w:val="24"/>
          <w:szCs w:val="24"/>
        </w:rPr>
        <w:t>I</w:t>
      </w:r>
      <w:r w:rsidR="00DD4EEC">
        <w:rPr>
          <w:b/>
          <w:bCs/>
          <w:sz w:val="24"/>
          <w:szCs w:val="24"/>
        </w:rPr>
        <w:t>—</w:t>
      </w:r>
      <w:r w:rsidRPr="00DC48A8">
        <w:rPr>
          <w:b/>
          <w:bCs/>
          <w:sz w:val="24"/>
          <w:szCs w:val="24"/>
        </w:rPr>
        <w:t>Human</w:t>
      </w:r>
      <w:r w:rsidR="00DD4EEC">
        <w:rPr>
          <w:b/>
          <w:bCs/>
          <w:sz w:val="24"/>
          <w:szCs w:val="24"/>
        </w:rPr>
        <w:t xml:space="preserve"> </w:t>
      </w:r>
      <w:r w:rsidRPr="00DC48A8">
        <w:rPr>
          <w:b/>
          <w:bCs/>
          <w:sz w:val="24"/>
          <w:szCs w:val="24"/>
        </w:rPr>
        <w:t>Resource Requirements</w:t>
      </w:r>
    </w:p>
    <w:p w14:paraId="69363BD7" w14:textId="1FB8DC01" w:rsidR="00DC48A8" w:rsidRDefault="00DC48A8" w:rsidP="004D3FF7">
      <w:pPr>
        <w:rPr>
          <w:b/>
          <w:bCs/>
          <w:sz w:val="24"/>
          <w:szCs w:val="24"/>
        </w:rPr>
      </w:pPr>
    </w:p>
    <w:p w14:paraId="5D116CB4" w14:textId="254559B8" w:rsidR="00194DD3" w:rsidRDefault="00194DD3" w:rsidP="004D3FF7">
      <w:pPr>
        <w:rPr>
          <w:bCs/>
          <w:sz w:val="24"/>
          <w:szCs w:val="24"/>
        </w:rPr>
      </w:pPr>
      <w:r>
        <w:rPr>
          <w:b/>
          <w:bCs/>
          <w:sz w:val="24"/>
          <w:szCs w:val="24"/>
        </w:rPr>
        <w:tab/>
      </w:r>
      <w:r>
        <w:rPr>
          <w:bCs/>
          <w:sz w:val="24"/>
          <w:szCs w:val="24"/>
        </w:rPr>
        <w:t>Content to be included after the Human Resources Department meeting.</w:t>
      </w:r>
    </w:p>
    <w:p w14:paraId="6D833148" w14:textId="77777777" w:rsidR="00194DD3" w:rsidRPr="00194DD3" w:rsidRDefault="00194DD3" w:rsidP="004D3FF7">
      <w:pPr>
        <w:rPr>
          <w:bCs/>
          <w:sz w:val="24"/>
          <w:szCs w:val="24"/>
        </w:rPr>
      </w:pPr>
    </w:p>
    <w:p w14:paraId="6ED53B56" w14:textId="12862A59" w:rsidR="004D3FF7" w:rsidRPr="00DC48A8" w:rsidRDefault="004D3FF7" w:rsidP="004D3FF7">
      <w:pPr>
        <w:rPr>
          <w:b/>
          <w:bCs/>
          <w:sz w:val="24"/>
          <w:szCs w:val="24"/>
        </w:rPr>
      </w:pPr>
      <w:r w:rsidRPr="00DC48A8">
        <w:rPr>
          <w:b/>
          <w:bCs/>
          <w:sz w:val="24"/>
          <w:szCs w:val="24"/>
        </w:rPr>
        <w:t xml:space="preserve">Part </w:t>
      </w:r>
      <w:r w:rsidR="00DC48A8" w:rsidRPr="00DC48A8">
        <w:rPr>
          <w:b/>
          <w:bCs/>
          <w:sz w:val="24"/>
          <w:szCs w:val="24"/>
        </w:rPr>
        <w:t>IX</w:t>
      </w:r>
      <w:r w:rsidR="00DD4EEC">
        <w:rPr>
          <w:b/>
          <w:bCs/>
          <w:sz w:val="24"/>
          <w:szCs w:val="24"/>
        </w:rPr>
        <w:t>—</w:t>
      </w:r>
      <w:r w:rsidRPr="00DC48A8">
        <w:rPr>
          <w:b/>
          <w:bCs/>
          <w:sz w:val="24"/>
          <w:szCs w:val="24"/>
        </w:rPr>
        <w:t>Marketing</w:t>
      </w:r>
      <w:r w:rsidR="00DD4EEC">
        <w:rPr>
          <w:b/>
          <w:bCs/>
          <w:sz w:val="24"/>
          <w:szCs w:val="24"/>
        </w:rPr>
        <w:t xml:space="preserve"> </w:t>
      </w:r>
      <w:r w:rsidRPr="00DC48A8">
        <w:rPr>
          <w:b/>
          <w:bCs/>
          <w:sz w:val="24"/>
          <w:szCs w:val="24"/>
        </w:rPr>
        <w:t>Timeline</w:t>
      </w:r>
    </w:p>
    <w:p w14:paraId="745F7E89" w14:textId="4F600787" w:rsidR="00194DD3" w:rsidRDefault="00194DD3" w:rsidP="004D3FF7">
      <w:pPr>
        <w:rPr>
          <w:bCs/>
          <w:sz w:val="24"/>
          <w:szCs w:val="24"/>
        </w:rPr>
      </w:pPr>
    </w:p>
    <w:p w14:paraId="320DAC2C" w14:textId="09253A88" w:rsidR="00194DD3" w:rsidRDefault="00194DD3" w:rsidP="004D3FF7">
      <w:pPr>
        <w:rPr>
          <w:bCs/>
          <w:sz w:val="24"/>
          <w:szCs w:val="24"/>
        </w:rPr>
      </w:pPr>
      <w:r>
        <w:rPr>
          <w:bCs/>
          <w:sz w:val="24"/>
          <w:szCs w:val="24"/>
        </w:rPr>
        <w:tab/>
        <w:t>Content to be included after the Marketing Department meeting.</w:t>
      </w:r>
    </w:p>
    <w:p w14:paraId="3B9CA764" w14:textId="5AD06F2D" w:rsidR="00194DD3" w:rsidRPr="00194DD3" w:rsidRDefault="00194DD3" w:rsidP="004D3FF7">
      <w:pPr>
        <w:rPr>
          <w:bCs/>
          <w:sz w:val="24"/>
          <w:szCs w:val="24"/>
        </w:rPr>
      </w:pPr>
    </w:p>
    <w:p w14:paraId="055251C6" w14:textId="7D9BB986" w:rsidR="004D3FF7" w:rsidRPr="00DC48A8" w:rsidRDefault="004D3FF7" w:rsidP="004D3FF7">
      <w:pPr>
        <w:rPr>
          <w:b/>
          <w:bCs/>
          <w:spacing w:val="1"/>
          <w:sz w:val="24"/>
          <w:szCs w:val="24"/>
        </w:rPr>
      </w:pPr>
      <w:r w:rsidRPr="00DC48A8">
        <w:rPr>
          <w:b/>
          <w:bCs/>
          <w:sz w:val="24"/>
          <w:szCs w:val="24"/>
        </w:rPr>
        <w:t xml:space="preserve">Part </w:t>
      </w:r>
      <w:r w:rsidR="00DC48A8" w:rsidRPr="00DC48A8">
        <w:rPr>
          <w:b/>
          <w:bCs/>
          <w:sz w:val="24"/>
          <w:szCs w:val="24"/>
        </w:rPr>
        <w:t>X</w:t>
      </w:r>
      <w:r w:rsidR="00DD4EEC">
        <w:rPr>
          <w:b/>
          <w:bCs/>
          <w:sz w:val="24"/>
          <w:szCs w:val="24"/>
        </w:rPr>
        <w:t>—</w:t>
      </w:r>
      <w:r w:rsidRPr="00DC48A8">
        <w:rPr>
          <w:b/>
          <w:bCs/>
          <w:sz w:val="24"/>
          <w:szCs w:val="24"/>
        </w:rPr>
        <w:t>Methods</w:t>
      </w:r>
      <w:r w:rsidR="00DD4EEC">
        <w:rPr>
          <w:b/>
          <w:bCs/>
          <w:sz w:val="24"/>
          <w:szCs w:val="24"/>
        </w:rPr>
        <w:t xml:space="preserve"> </w:t>
      </w:r>
      <w:r w:rsidRPr="00DC48A8">
        <w:rPr>
          <w:b/>
          <w:bCs/>
          <w:sz w:val="24"/>
          <w:szCs w:val="24"/>
        </w:rPr>
        <w:t>of Measuring Success</w:t>
      </w:r>
      <w:r w:rsidRPr="00DC48A8">
        <w:rPr>
          <w:b/>
          <w:bCs/>
          <w:spacing w:val="1"/>
          <w:sz w:val="24"/>
          <w:szCs w:val="24"/>
        </w:rPr>
        <w:t xml:space="preserve"> </w:t>
      </w:r>
    </w:p>
    <w:p w14:paraId="4217D240" w14:textId="08F195D6" w:rsidR="004D3FF7" w:rsidRDefault="004D3FF7" w:rsidP="004D3FF7">
      <w:pPr>
        <w:rPr>
          <w:b/>
          <w:sz w:val="24"/>
          <w:szCs w:val="24"/>
        </w:rPr>
      </w:pPr>
    </w:p>
    <w:p w14:paraId="370DEA44" w14:textId="7DA8D6F9" w:rsidR="00194DD3" w:rsidRPr="00194DD3" w:rsidRDefault="00194DD3" w:rsidP="004D3FF7">
      <w:pPr>
        <w:rPr>
          <w:sz w:val="24"/>
          <w:szCs w:val="24"/>
        </w:rPr>
      </w:pPr>
      <w:r>
        <w:rPr>
          <w:sz w:val="24"/>
          <w:szCs w:val="24"/>
        </w:rPr>
        <w:tab/>
        <w:t>Content to be included after the next Board meeting.</w:t>
      </w:r>
    </w:p>
    <w:p w14:paraId="26E9B95E" w14:textId="2E3DC6EB" w:rsidR="004D3FF7" w:rsidRPr="006A5B51" w:rsidRDefault="004D3FF7" w:rsidP="004D3FF7">
      <w:pPr>
        <w:rPr>
          <w:sz w:val="24"/>
          <w:szCs w:val="24"/>
        </w:rPr>
      </w:pPr>
    </w:p>
    <w:p w14:paraId="79C1BABF" w14:textId="298CF7A8" w:rsidR="004A6CD7" w:rsidRPr="006A5B51" w:rsidRDefault="00BA01A1">
      <w:pPr>
        <w:rPr>
          <w:b/>
          <w:sz w:val="24"/>
          <w:szCs w:val="24"/>
        </w:rPr>
      </w:pPr>
      <w:r w:rsidRPr="007A57F9">
        <w:rPr>
          <w:noProof/>
          <w:sz w:val="24"/>
          <w:szCs w:val="24"/>
        </w:rPr>
        <mc:AlternateContent>
          <mc:Choice Requires="wps">
            <w:drawing>
              <wp:anchor distT="45720" distB="45720" distL="114300" distR="114300" simplePos="0" relativeHeight="251670528" behindDoc="0" locked="0" layoutInCell="1" allowOverlap="1" wp14:anchorId="35A501FB" wp14:editId="3597397C">
                <wp:simplePos x="0" y="0"/>
                <wp:positionH relativeFrom="margin">
                  <wp:posOffset>-104775</wp:posOffset>
                </wp:positionH>
                <wp:positionV relativeFrom="paragraph">
                  <wp:posOffset>3712845</wp:posOffset>
                </wp:positionV>
                <wp:extent cx="1009650" cy="1404620"/>
                <wp:effectExtent l="0" t="0" r="0" b="635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solidFill>
                          <a:srgbClr val="FFFFFF"/>
                        </a:solidFill>
                        <a:ln w="9525">
                          <a:noFill/>
                          <a:miter lim="800000"/>
                          <a:headEnd/>
                          <a:tailEnd/>
                        </a:ln>
                      </wps:spPr>
                      <wps:txbx>
                        <w:txbxContent>
                          <w:p w14:paraId="50A4E0F8" w14:textId="77777777" w:rsidR="00BA01A1" w:rsidRPr="007A57F9" w:rsidRDefault="00BA01A1" w:rsidP="00BA01A1">
                            <w:pPr>
                              <w:rPr>
                                <w:sz w:val="24"/>
                                <w:szCs w:val="24"/>
                              </w:rPr>
                            </w:pPr>
                            <w:r w:rsidRPr="007A57F9">
                              <w:rPr>
                                <w:sz w:val="24"/>
                                <w:szCs w:val="24"/>
                              </w:rPr>
                              <w:t>Contestant #</w:t>
                            </w:r>
                          </w:p>
                          <w:p w14:paraId="60575C10" w14:textId="77777777" w:rsidR="00BA01A1" w:rsidRPr="007A57F9" w:rsidRDefault="00BA01A1" w:rsidP="00BA01A1">
                            <w:pPr>
                              <w:rPr>
                                <w:sz w:val="24"/>
                                <w:szCs w:val="24"/>
                              </w:rPr>
                            </w:pPr>
                            <w:r w:rsidRPr="007A57F9">
                              <w:rPr>
                                <w:sz w:val="24"/>
                                <w:szCs w:val="24"/>
                              </w:rPr>
                              <w:t xml:space="preserve">Job </w:t>
                            </w:r>
                            <w:r>
                              <w:rPr>
                                <w:sz w:val="24"/>
                                <w:szCs w:val="24"/>
                              </w:rPr>
                              <w:t>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5A501FB" id="Text Box 7" o:spid="_x0000_s1031" type="#_x0000_t202" style="position:absolute;margin-left:-8.25pt;margin-top:292.35pt;width:79.5pt;height:110.6pt;z-index:25167052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" stroked="f">
                <v:textbox style="mso-fit-shape-to-text:t">
                  <w:txbxContent>
                    <w:p w14:paraId="50A4E0F8" w14:textId="77777777" w:rsidR="00BA01A1" w:rsidRPr="007A57F9" w:rsidRDefault="00BA01A1" w:rsidP="00BA01A1">
                      <w:pPr>
                        <w:rPr>
                          <w:sz w:val="24"/>
                          <w:szCs w:val="24"/>
                        </w:rPr>
                      </w:pPr>
                      <w:r w:rsidRPr="007A57F9">
                        <w:rPr>
                          <w:sz w:val="24"/>
                          <w:szCs w:val="24"/>
                        </w:rPr>
                        <w:t>Contestant #</w:t>
                      </w:r>
                    </w:p>
                    <w:p w14:paraId="60575C10" w14:textId="77777777" w:rsidR="00BA01A1" w:rsidRPr="007A57F9" w:rsidRDefault="00BA01A1" w:rsidP="00BA01A1">
                      <w:pPr>
                        <w:rPr>
                          <w:sz w:val="24"/>
                          <w:szCs w:val="24"/>
                        </w:rPr>
                      </w:pPr>
                      <w:r w:rsidRPr="007A57F9">
                        <w:rPr>
                          <w:sz w:val="24"/>
                          <w:szCs w:val="24"/>
                        </w:rPr>
                        <w:t xml:space="preserve">Job </w:t>
                      </w:r>
                      <w:r>
                        <w:rPr>
                          <w:sz w:val="24"/>
                          <w:szCs w:val="24"/>
                        </w:rPr>
                        <w:t>2</w:t>
                      </w:r>
                    </w:p>
                  </w:txbxContent>
                </v:textbox>
                <w10:wrap anchorx="margin"/>
              </v:shape>
            </w:pict>
          </mc:Fallback>
        </mc:AlternateContent>
      </w:r>
      <w:r w:rsidR="00FE17C3" w:rsidRPr="00FE17C3">
        <w:rPr>
          <w:b/>
          <w:noProof/>
          <w:sz w:val="24"/>
          <w:szCs w:val="24"/>
        </w:rPr>
        <mc:AlternateContent>
          <mc:Choice Requires="wps">
            <w:drawing>
              <wp:anchor distT="45720" distB="45720" distL="114300" distR="114300" simplePos="0" relativeHeight="251666432" behindDoc="0" locked="0" layoutInCell="1" allowOverlap="1" wp14:anchorId="1C20D96D" wp14:editId="6971685D">
                <wp:simplePos x="0" y="0"/>
                <wp:positionH relativeFrom="column">
                  <wp:posOffset>2815590</wp:posOffset>
                </wp:positionH>
                <wp:positionV relativeFrom="paragraph">
                  <wp:posOffset>415290</wp:posOffset>
                </wp:positionV>
                <wp:extent cx="3238500" cy="1404620"/>
                <wp:effectExtent l="0" t="0" r="19050" b="20320"/>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00" cy="1404620"/>
                        </a:xfrm>
                        <a:prstGeom prst="rect">
                          <a:avLst/>
                        </a:prstGeom>
                        <a:solidFill>
                          <a:srgbClr val="FFFFFF"/>
                        </a:solidFill>
                        <a:ln w="9525">
                          <a:solidFill>
                            <a:srgbClr val="000000"/>
                          </a:solidFill>
                          <a:miter lim="800000"/>
                          <a:headEnd/>
                          <a:tailEnd/>
                        </a:ln>
                      </wps:spPr>
                      <wps:txbx>
                        <w:txbxContent>
                          <w:p w14:paraId="775D992F" w14:textId="55BC65B6" w:rsidR="00FE17C3" w:rsidRPr="00AC31A1" w:rsidRDefault="00FE17C3" w:rsidP="00BA01A1">
                            <w:pPr>
                              <w:jc w:val="right"/>
                              <w:rPr>
                                <w:b/>
                                <w:bCs/>
                              </w:rPr>
                            </w:pPr>
                            <w:r w:rsidRPr="00AC31A1">
                              <w:rPr>
                                <w:b/>
                                <w:bCs/>
                              </w:rPr>
                              <w:t>MARKETING PLAN</w:t>
                            </w:r>
                          </w:p>
                          <w:p w14:paraId="3796CB1D" w14:textId="394B94C4" w:rsidR="00FE17C3" w:rsidRDefault="00FE17C3" w:rsidP="00BA01A1">
                            <w:pPr>
                              <w:jc w:val="right"/>
                            </w:pPr>
                            <w:r>
                              <w:t xml:space="preserve">Top Margin: </w:t>
                            </w:r>
                            <w:r w:rsidR="00BA01A1">
                              <w:t>1</w:t>
                            </w:r>
                            <w:r>
                              <w:t>”</w:t>
                            </w:r>
                          </w:p>
                          <w:p w14:paraId="7A36C15E" w14:textId="7111F0B4" w:rsidR="00FE17C3" w:rsidRDefault="00FE17C3" w:rsidP="00BA01A1">
                            <w:pPr>
                              <w:jc w:val="right"/>
                            </w:pPr>
                            <w:r>
                              <w:t xml:space="preserve">Side Margins: </w:t>
                            </w:r>
                            <w:r w:rsidR="00BA01A1">
                              <w:t>1</w:t>
                            </w:r>
                            <w:r>
                              <w:t>”</w:t>
                            </w:r>
                          </w:p>
                          <w:p w14:paraId="09EDC25A" w14:textId="0145B6EA" w:rsidR="00FE17C3" w:rsidRDefault="00FE17C3" w:rsidP="00BA01A1">
                            <w:pPr>
                              <w:jc w:val="right"/>
                            </w:pPr>
                          </w:p>
                          <w:p w14:paraId="6A86D5AB" w14:textId="383A45A9" w:rsidR="00FE17C3" w:rsidRPr="00AC31A1" w:rsidRDefault="00FE17C3" w:rsidP="00BA01A1">
                            <w:pPr>
                              <w:jc w:val="right"/>
                              <w:rPr>
                                <w:b/>
                                <w:bCs/>
                              </w:rPr>
                            </w:pPr>
                            <w:r w:rsidRPr="00AC31A1">
                              <w:rPr>
                                <w:b/>
                                <w:bCs/>
                              </w:rPr>
                              <w:t>Second and Subsequent Pages</w:t>
                            </w:r>
                            <w:r w:rsidR="00AC31A1">
                              <w:rPr>
                                <w:b/>
                                <w:bCs/>
                              </w:rPr>
                              <w:t>:</w:t>
                            </w:r>
                          </w:p>
                          <w:p w14:paraId="60722D1B" w14:textId="2E8F3146" w:rsidR="00FE17C3" w:rsidRDefault="00FE17C3" w:rsidP="00BA01A1">
                            <w:pPr>
                              <w:jc w:val="right"/>
                            </w:pPr>
                            <w:r w:rsidRPr="00AC31A1">
                              <w:rPr>
                                <w:b/>
                                <w:bCs/>
                              </w:rPr>
                              <w:t>Right Header:</w:t>
                            </w:r>
                            <w:r>
                              <w:t xml:space="preserve"> Name of Company</w:t>
                            </w:r>
                          </w:p>
                          <w:p w14:paraId="46620BD8" w14:textId="529025D6" w:rsidR="00AC31A1" w:rsidRDefault="00AC31A1" w:rsidP="00BA01A1">
                            <w:pPr>
                              <w:jc w:val="right"/>
                            </w:pPr>
                            <w:r>
                              <w:t>(Key the word Page followed by the page number) Page 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C20D96D" id="_x0000_s1032" type="#_x0000_t202" style="position:absolute;margin-left:221.7pt;margin-top:32.7pt;width:255pt;height:110.6pt;z-index:2516664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">
                <v:textbox style="mso-fit-shape-to-text:t">
                  <w:txbxContent>
                    <w:p w14:paraId="775D992F" w14:textId="55BC65B6" w:rsidR="00FE17C3" w:rsidRPr="00AC31A1" w:rsidRDefault="00FE17C3" w:rsidP="00BA01A1">
                      <w:pPr>
                        <w:jc w:val="right"/>
                        <w:rPr>
                          <w:b/>
                          <w:bCs/>
                        </w:rPr>
                      </w:pPr>
                      <w:r w:rsidRPr="00AC31A1">
                        <w:rPr>
                          <w:b/>
                          <w:bCs/>
                        </w:rPr>
                        <w:t>MARKETING PLAN</w:t>
                      </w:r>
                    </w:p>
                    <w:p w14:paraId="3796CB1D" w14:textId="394B94C4" w:rsidR="00FE17C3" w:rsidRDefault="00FE17C3" w:rsidP="00BA01A1">
                      <w:pPr>
                        <w:jc w:val="right"/>
                      </w:pPr>
                      <w:r>
                        <w:t xml:space="preserve">Top Margin: </w:t>
                      </w:r>
                      <w:r w:rsidR="00BA01A1">
                        <w:t>1</w:t>
                      </w:r>
                      <w:r>
                        <w:t>”</w:t>
                      </w:r>
                    </w:p>
                    <w:p w14:paraId="7A36C15E" w14:textId="7111F0B4" w:rsidR="00FE17C3" w:rsidRDefault="00FE17C3" w:rsidP="00BA01A1">
                      <w:pPr>
                        <w:jc w:val="right"/>
                      </w:pPr>
                      <w:r>
                        <w:t xml:space="preserve">Side Margins: </w:t>
                      </w:r>
                      <w:r w:rsidR="00BA01A1">
                        <w:t>1</w:t>
                      </w:r>
                      <w:r>
                        <w:t>”</w:t>
                      </w:r>
                    </w:p>
                    <w:p w14:paraId="09EDC25A" w14:textId="0145B6EA" w:rsidR="00FE17C3" w:rsidRDefault="00FE17C3" w:rsidP="00BA01A1">
                      <w:pPr>
                        <w:jc w:val="right"/>
                      </w:pPr>
                    </w:p>
                    <w:p w14:paraId="6A86D5AB" w14:textId="383A45A9" w:rsidR="00FE17C3" w:rsidRPr="00AC31A1" w:rsidRDefault="00FE17C3" w:rsidP="00BA01A1">
                      <w:pPr>
                        <w:jc w:val="right"/>
                        <w:rPr>
                          <w:b/>
                          <w:bCs/>
                        </w:rPr>
                      </w:pPr>
                      <w:r w:rsidRPr="00AC31A1">
                        <w:rPr>
                          <w:b/>
                          <w:bCs/>
                        </w:rPr>
                        <w:t>Second and Subsequent Pages</w:t>
                      </w:r>
                      <w:r w:rsidR="00AC31A1">
                        <w:rPr>
                          <w:b/>
                          <w:bCs/>
                        </w:rPr>
                        <w:t>:</w:t>
                      </w:r>
                    </w:p>
                    <w:p w14:paraId="60722D1B" w14:textId="2E8F3146" w:rsidR="00FE17C3" w:rsidRDefault="00FE17C3" w:rsidP="00BA01A1">
                      <w:pPr>
                        <w:jc w:val="right"/>
                      </w:pPr>
                      <w:r w:rsidRPr="00AC31A1">
                        <w:rPr>
                          <w:b/>
                          <w:bCs/>
                        </w:rPr>
                        <w:t>Right Header:</w:t>
                      </w:r>
                      <w:r>
                        <w:t xml:space="preserve"> Name of Company</w:t>
                      </w:r>
                    </w:p>
                    <w:p w14:paraId="46620BD8" w14:textId="529025D6" w:rsidR="00AC31A1" w:rsidRDefault="00AC31A1" w:rsidP="00BA01A1">
                      <w:pPr>
                        <w:jc w:val="right"/>
                      </w:pPr>
                      <w:r>
                        <w:t>(Key the word Page followed by the page number) Page 2</w:t>
                      </w:r>
                    </w:p>
                  </w:txbxContent>
                </v:textbox>
                <w10:wrap type="square"/>
              </v:shape>
            </w:pict>
          </mc:Fallback>
        </mc:AlternateContent>
      </w:r>
      <w:r w:rsidR="004A6CD7" w:rsidRPr="006A5B51">
        <w:rPr>
          <w:b/>
          <w:sz w:val="24"/>
          <w:szCs w:val="24"/>
        </w:rPr>
        <w:br w:type="page"/>
      </w:r>
    </w:p>
    <w:p w14:paraId="6F791600" w14:textId="196CFF5F" w:rsidR="004D3FF7" w:rsidRPr="006A5B51" w:rsidRDefault="004D3FF7" w:rsidP="004D3FF7">
      <w:pPr>
        <w:rPr>
          <w:b/>
          <w:sz w:val="24"/>
          <w:szCs w:val="24"/>
        </w:rPr>
      </w:pPr>
      <w:r w:rsidRPr="006A5B51">
        <w:rPr>
          <w:b/>
          <w:sz w:val="24"/>
          <w:szCs w:val="24"/>
        </w:rPr>
        <w:t>Job 3 –</w:t>
      </w:r>
      <w:r w:rsidR="00857AD5" w:rsidRPr="006A5B51">
        <w:rPr>
          <w:b/>
          <w:sz w:val="24"/>
          <w:szCs w:val="24"/>
        </w:rPr>
        <w:t xml:space="preserve"> </w:t>
      </w:r>
      <w:r w:rsidR="004A6CD7" w:rsidRPr="006A5B51">
        <w:rPr>
          <w:b/>
          <w:sz w:val="24"/>
          <w:szCs w:val="24"/>
        </w:rPr>
        <w:t>News Release</w:t>
      </w:r>
    </w:p>
    <w:p w14:paraId="058DA9D8" w14:textId="77580CCE" w:rsidR="004A6CD7" w:rsidRPr="006A5B51" w:rsidRDefault="00942D02" w:rsidP="004D3FF7">
      <w:pPr>
        <w:rPr>
          <w:b/>
          <w:sz w:val="24"/>
          <w:szCs w:val="24"/>
        </w:rPr>
      </w:pPr>
      <w:r w:rsidRPr="00942D02">
        <w:rPr>
          <w:b/>
          <w:bCs/>
          <w:noProof/>
          <w:sz w:val="24"/>
          <w:szCs w:val="24"/>
        </w:rPr>
        <mc:AlternateContent>
          <mc:Choice Requires="wps">
            <w:drawing>
              <wp:anchor distT="45720" distB="45720" distL="114300" distR="114300" simplePos="0" relativeHeight="251674624" behindDoc="0" locked="0" layoutInCell="1" allowOverlap="1" wp14:anchorId="0D8BAB33" wp14:editId="601A303D">
                <wp:simplePos x="0" y="0"/>
                <wp:positionH relativeFrom="column">
                  <wp:posOffset>4034790</wp:posOffset>
                </wp:positionH>
                <wp:positionV relativeFrom="paragraph">
                  <wp:posOffset>8890</wp:posOffset>
                </wp:positionV>
                <wp:extent cx="1732280" cy="1404620"/>
                <wp:effectExtent l="0" t="0" r="20320" b="20320"/>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2280" cy="1404620"/>
                        </a:xfrm>
                        <a:prstGeom prst="rect">
                          <a:avLst/>
                        </a:prstGeom>
                        <a:solidFill>
                          <a:srgbClr val="FFFFFF"/>
                        </a:solidFill>
                        <a:ln w="9525">
                          <a:solidFill>
                            <a:srgbClr val="000000"/>
                          </a:solidFill>
                          <a:miter lim="800000"/>
                          <a:headEnd/>
                          <a:tailEnd/>
                        </a:ln>
                      </wps:spPr>
                      <wps:txbx>
                        <w:txbxContent>
                          <w:p w14:paraId="031C1C02" w14:textId="5831F400" w:rsidR="00942D02" w:rsidRPr="00942D02" w:rsidRDefault="00942D02" w:rsidP="00942D02">
                            <w:pPr>
                              <w:jc w:val="right"/>
                              <w:rPr>
                                <w:b/>
                                <w:bCs/>
                              </w:rPr>
                            </w:pPr>
                            <w:r w:rsidRPr="00942D02">
                              <w:rPr>
                                <w:b/>
                                <w:bCs/>
                              </w:rPr>
                              <w:t>NEWS RELEASE</w:t>
                            </w:r>
                          </w:p>
                          <w:p w14:paraId="0F6A8496" w14:textId="11005818" w:rsidR="00942D02" w:rsidRDefault="00942D02" w:rsidP="00942D02">
                            <w:pPr>
                              <w:jc w:val="right"/>
                            </w:pPr>
                            <w:r>
                              <w:t>Top Margin:  1”</w:t>
                            </w:r>
                          </w:p>
                          <w:p w14:paraId="55404AA3" w14:textId="73C9886A" w:rsidR="00942D02" w:rsidRDefault="00942D02" w:rsidP="00942D02">
                            <w:pPr>
                              <w:jc w:val="right"/>
                            </w:pPr>
                            <w:r>
                              <w:t>Side Margins:  1”</w:t>
                            </w:r>
                          </w:p>
                          <w:p w14:paraId="15832E2A" w14:textId="6C5523ED" w:rsidR="00942D02" w:rsidRDefault="00942D02" w:rsidP="00942D02">
                            <w:pPr>
                              <w:jc w:val="right"/>
                            </w:pPr>
                            <w:r>
                              <w:t>Spacing of Body Text:  DS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D8BAB33" id="_x0000_s1033" type="#_x0000_t202" style="position:absolute;margin-left:317.7pt;margin-top:.7pt;width:136.4pt;height:110.6pt;z-index:25167462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">
                <v:textbox style="mso-fit-shape-to-text:t">
                  <w:txbxContent>
                    <w:p w14:paraId="031C1C02" w14:textId="5831F400" w:rsidR="00942D02" w:rsidRPr="00942D02" w:rsidRDefault="00942D02" w:rsidP="00942D02">
                      <w:pPr>
                        <w:jc w:val="right"/>
                        <w:rPr>
                          <w:b/>
                          <w:bCs/>
                        </w:rPr>
                      </w:pPr>
                      <w:r w:rsidRPr="00942D02">
                        <w:rPr>
                          <w:b/>
                          <w:bCs/>
                        </w:rPr>
                        <w:t>NEWS RELEASE</w:t>
                      </w:r>
                    </w:p>
                    <w:p w14:paraId="0F6A8496" w14:textId="11005818" w:rsidR="00942D02" w:rsidRDefault="00942D02" w:rsidP="00942D02">
                      <w:pPr>
                        <w:jc w:val="right"/>
                      </w:pPr>
                      <w:r>
                        <w:t>Top Margin:  1”</w:t>
                      </w:r>
                    </w:p>
                    <w:p w14:paraId="55404AA3" w14:textId="73C9886A" w:rsidR="00942D02" w:rsidRDefault="00942D02" w:rsidP="00942D02">
                      <w:pPr>
                        <w:jc w:val="right"/>
                      </w:pPr>
                      <w:r>
                        <w:t>Side Margins:  1”</w:t>
                      </w:r>
                    </w:p>
                    <w:p w14:paraId="15832E2A" w14:textId="6C5523ED" w:rsidR="00942D02" w:rsidRDefault="00942D02" w:rsidP="00942D02">
                      <w:pPr>
                        <w:jc w:val="right"/>
                      </w:pPr>
                      <w:r>
                        <w:t>Spacing of Body Text:  DS</w:t>
                      </w:r>
                    </w:p>
                  </w:txbxContent>
                </v:textbox>
                <w10:wrap type="square"/>
              </v:shape>
            </w:pict>
          </mc:Fallback>
        </mc:AlternateContent>
      </w:r>
    </w:p>
    <w:p w14:paraId="0DC4220F" w14:textId="7AAEFD1F" w:rsidR="00194DD3" w:rsidRPr="00194DD3" w:rsidRDefault="00194DD3">
      <w:pPr>
        <w:rPr>
          <w:b/>
          <w:sz w:val="24"/>
          <w:szCs w:val="24"/>
        </w:rPr>
      </w:pPr>
      <w:r w:rsidRPr="00194DD3">
        <w:rPr>
          <w:b/>
          <w:sz w:val="24"/>
          <w:szCs w:val="24"/>
        </w:rPr>
        <w:t>NEWS RELEASE</w:t>
      </w:r>
    </w:p>
    <w:p w14:paraId="38C4C5CA" w14:textId="3151E607" w:rsidR="00194DD3" w:rsidRDefault="00194DD3">
      <w:pPr>
        <w:rPr>
          <w:sz w:val="24"/>
          <w:szCs w:val="24"/>
        </w:rPr>
      </w:pPr>
    </w:p>
    <w:p w14:paraId="4D78FE8F" w14:textId="220A53A2" w:rsidR="00874195" w:rsidRDefault="00874195">
      <w:pPr>
        <w:rPr>
          <w:sz w:val="24"/>
          <w:szCs w:val="24"/>
        </w:rPr>
      </w:pPr>
      <w:r>
        <w:rPr>
          <w:sz w:val="24"/>
          <w:szCs w:val="24"/>
        </w:rPr>
        <w:t xml:space="preserve">From </w:t>
      </w:r>
      <w:r w:rsidR="00C77A53" w:rsidRPr="006A5B51">
        <w:rPr>
          <w:sz w:val="24"/>
          <w:szCs w:val="24"/>
        </w:rPr>
        <w:t>Blakely Pate</w:t>
      </w:r>
    </w:p>
    <w:p w14:paraId="0137277A" w14:textId="49D60F57" w:rsidR="0044165D" w:rsidRDefault="0044165D">
      <w:pPr>
        <w:rPr>
          <w:sz w:val="24"/>
          <w:szCs w:val="24"/>
        </w:rPr>
      </w:pPr>
      <w:r>
        <w:rPr>
          <w:sz w:val="24"/>
          <w:szCs w:val="24"/>
        </w:rPr>
        <w:t>Member Services Coordinator</w:t>
      </w:r>
    </w:p>
    <w:p w14:paraId="153FDB09" w14:textId="15D02DD5" w:rsidR="00874195" w:rsidRPr="00874195" w:rsidRDefault="00874195">
      <w:pPr>
        <w:rPr>
          <w:b/>
          <w:bCs/>
          <w:sz w:val="24"/>
          <w:szCs w:val="24"/>
        </w:rPr>
      </w:pPr>
      <w:r w:rsidRPr="006A5B51">
        <w:rPr>
          <w:bCs/>
          <w:sz w:val="24"/>
          <w:szCs w:val="24"/>
        </w:rPr>
        <w:t>Financial Business and Economic Development Conference</w:t>
      </w:r>
      <w:r w:rsidR="00C77A53" w:rsidRPr="006A5B51">
        <w:rPr>
          <w:sz w:val="24"/>
          <w:szCs w:val="24"/>
        </w:rPr>
        <w:t xml:space="preserve"> </w:t>
      </w:r>
    </w:p>
    <w:p w14:paraId="41673752" w14:textId="552992D7" w:rsidR="00874195" w:rsidRDefault="00874195">
      <w:pPr>
        <w:rPr>
          <w:sz w:val="24"/>
          <w:szCs w:val="24"/>
        </w:rPr>
      </w:pPr>
    </w:p>
    <w:p w14:paraId="36F32CF4" w14:textId="0F7EDA5F" w:rsidR="00874195" w:rsidRDefault="00874195">
      <w:pPr>
        <w:rPr>
          <w:sz w:val="24"/>
          <w:szCs w:val="24"/>
        </w:rPr>
      </w:pPr>
      <w:r>
        <w:rPr>
          <w:sz w:val="24"/>
          <w:szCs w:val="24"/>
        </w:rPr>
        <w:t xml:space="preserve">Release </w:t>
      </w:r>
      <w:r w:rsidR="00C0658C">
        <w:rPr>
          <w:sz w:val="24"/>
          <w:szCs w:val="24"/>
        </w:rPr>
        <w:t>May 15</w:t>
      </w:r>
      <w:r>
        <w:rPr>
          <w:sz w:val="24"/>
          <w:szCs w:val="24"/>
        </w:rPr>
        <w:t>, 20</w:t>
      </w:r>
      <w:r w:rsidR="00194DD3">
        <w:rPr>
          <w:sz w:val="24"/>
          <w:szCs w:val="24"/>
        </w:rPr>
        <w:t>20</w:t>
      </w:r>
    </w:p>
    <w:p w14:paraId="38B22A59" w14:textId="5D80EA13" w:rsidR="00C77A53" w:rsidRDefault="00C77A53">
      <w:pPr>
        <w:rPr>
          <w:b/>
          <w:bCs/>
          <w:sz w:val="24"/>
          <w:szCs w:val="24"/>
        </w:rPr>
      </w:pPr>
    </w:p>
    <w:p w14:paraId="35A0BB09" w14:textId="308D3DF9" w:rsidR="00874195" w:rsidRDefault="0044165D" w:rsidP="0044165D">
      <w:pPr>
        <w:jc w:val="center"/>
        <w:rPr>
          <w:b/>
          <w:bCs/>
          <w:sz w:val="24"/>
          <w:szCs w:val="24"/>
        </w:rPr>
      </w:pPr>
      <w:del w:id="3" w:author="Hewes Angie" w:date="2020-02-14T08:58:00Z">
        <w:r w:rsidDel="00922A36">
          <w:rPr>
            <w:b/>
            <w:bCs/>
            <w:sz w:val="24"/>
            <w:szCs w:val="24"/>
          </w:rPr>
          <w:delText>(QS)</w:delText>
        </w:r>
      </w:del>
    </w:p>
    <w:p w14:paraId="554F7ADE" w14:textId="77777777" w:rsidR="00874195" w:rsidRPr="006A5B51" w:rsidRDefault="00874195">
      <w:pPr>
        <w:rPr>
          <w:b/>
          <w:bCs/>
          <w:sz w:val="24"/>
          <w:szCs w:val="24"/>
        </w:rPr>
      </w:pPr>
    </w:p>
    <w:p w14:paraId="3A5F4ADD" w14:textId="2CFD4864" w:rsidR="00C77A53" w:rsidRPr="00874195" w:rsidRDefault="00C77A53" w:rsidP="00874195">
      <w:pPr>
        <w:jc w:val="center"/>
        <w:rPr>
          <w:b/>
          <w:bCs/>
          <w:sz w:val="24"/>
          <w:szCs w:val="24"/>
        </w:rPr>
      </w:pPr>
      <w:r w:rsidRPr="00874195">
        <w:rPr>
          <w:b/>
          <w:bCs/>
          <w:sz w:val="24"/>
          <w:szCs w:val="24"/>
        </w:rPr>
        <w:t>Financial Business and Economic Development Conference Happening in July 202</w:t>
      </w:r>
      <w:r w:rsidR="00281800">
        <w:rPr>
          <w:b/>
          <w:bCs/>
          <w:sz w:val="24"/>
          <w:szCs w:val="24"/>
        </w:rPr>
        <w:t>0</w:t>
      </w:r>
    </w:p>
    <w:p w14:paraId="48BA6D28" w14:textId="716629A1" w:rsidR="00217602" w:rsidRDefault="00217602">
      <w:pPr>
        <w:rPr>
          <w:bCs/>
          <w:sz w:val="24"/>
          <w:szCs w:val="24"/>
        </w:rPr>
      </w:pPr>
    </w:p>
    <w:p w14:paraId="04C9DAAF" w14:textId="099E0394" w:rsidR="00874195" w:rsidRPr="0044165D" w:rsidRDefault="0044165D" w:rsidP="0044165D">
      <w:pPr>
        <w:jc w:val="center"/>
        <w:rPr>
          <w:b/>
          <w:sz w:val="24"/>
          <w:szCs w:val="24"/>
        </w:rPr>
      </w:pPr>
      <w:del w:id="4" w:author="Hewes Angie" w:date="2020-02-14T08:58:00Z">
        <w:r w:rsidRPr="0044165D" w:rsidDel="00922A36">
          <w:rPr>
            <w:b/>
            <w:sz w:val="24"/>
            <w:szCs w:val="24"/>
          </w:rPr>
          <w:delText>(QS)</w:delText>
        </w:r>
      </w:del>
    </w:p>
    <w:p w14:paraId="30306BFB" w14:textId="77777777" w:rsidR="00874195" w:rsidRPr="006A5B51" w:rsidRDefault="00874195">
      <w:pPr>
        <w:rPr>
          <w:bCs/>
          <w:sz w:val="24"/>
          <w:szCs w:val="24"/>
        </w:rPr>
      </w:pPr>
    </w:p>
    <w:p w14:paraId="5230B720" w14:textId="7810F0E9" w:rsidR="00942D02" w:rsidRDefault="0012246F" w:rsidP="00874195">
      <w:pPr>
        <w:spacing w:line="480" w:lineRule="auto"/>
        <w:ind w:firstLine="720"/>
        <w:rPr>
          <w:bCs/>
          <w:sz w:val="24"/>
          <w:szCs w:val="24"/>
        </w:rPr>
      </w:pPr>
      <w:r w:rsidRPr="006A5B51">
        <w:rPr>
          <w:bCs/>
          <w:sz w:val="24"/>
          <w:szCs w:val="24"/>
        </w:rPr>
        <w:t xml:space="preserve">The </w:t>
      </w:r>
      <w:r w:rsidR="00874195" w:rsidRPr="006A5B51">
        <w:rPr>
          <w:bCs/>
          <w:sz w:val="24"/>
          <w:szCs w:val="24"/>
        </w:rPr>
        <w:t>Financial Business and Economic Development</w:t>
      </w:r>
      <w:r w:rsidRPr="006A5B51">
        <w:rPr>
          <w:bCs/>
          <w:sz w:val="24"/>
          <w:szCs w:val="24"/>
        </w:rPr>
        <w:t xml:space="preserve"> Conference will be held </w:t>
      </w:r>
      <w:r w:rsidR="00281800">
        <w:rPr>
          <w:bCs/>
          <w:sz w:val="24"/>
          <w:szCs w:val="24"/>
        </w:rPr>
        <w:t>July 1</w:t>
      </w:r>
      <w:r w:rsidRPr="006A5B51">
        <w:rPr>
          <w:bCs/>
          <w:sz w:val="24"/>
          <w:szCs w:val="24"/>
        </w:rPr>
        <w:t xml:space="preserve"> through </w:t>
      </w:r>
      <w:r w:rsidR="00281800">
        <w:rPr>
          <w:bCs/>
          <w:sz w:val="24"/>
          <w:szCs w:val="24"/>
        </w:rPr>
        <w:t xml:space="preserve">July </w:t>
      </w:r>
      <w:r w:rsidR="00F50B33">
        <w:rPr>
          <w:bCs/>
          <w:sz w:val="24"/>
          <w:szCs w:val="24"/>
        </w:rPr>
        <w:t>4</w:t>
      </w:r>
      <w:r w:rsidRPr="006A5B51">
        <w:rPr>
          <w:bCs/>
          <w:sz w:val="24"/>
          <w:szCs w:val="24"/>
        </w:rPr>
        <w:t xml:space="preserve"> in </w:t>
      </w:r>
      <w:r w:rsidR="00281800">
        <w:rPr>
          <w:bCs/>
          <w:sz w:val="24"/>
          <w:szCs w:val="24"/>
          <w:shd w:val="clear" w:color="auto" w:fill="D9D9D9" w:themeFill="background1" w:themeFillShade="D9"/>
        </w:rPr>
        <w:t>Tampa Bay, FL</w:t>
      </w:r>
      <w:r w:rsidRPr="006A5B51">
        <w:rPr>
          <w:bCs/>
          <w:sz w:val="24"/>
          <w:szCs w:val="24"/>
        </w:rPr>
        <w:t xml:space="preserve"> There will be many presentations covering the 4 P's of Marketing at a high level (Product, Pricing, Placement and Promotion) that will be great beneficial to all our leadership conference attendees</w:t>
      </w:r>
      <w:r w:rsidR="00C45C10" w:rsidRPr="006A5B51">
        <w:rPr>
          <w:bCs/>
          <w:sz w:val="24"/>
          <w:szCs w:val="24"/>
        </w:rPr>
        <w:t xml:space="preserve"> over the course of the </w:t>
      </w:r>
      <w:r w:rsidR="00874195" w:rsidRPr="006A5B51">
        <w:rPr>
          <w:bCs/>
          <w:sz w:val="24"/>
          <w:szCs w:val="24"/>
        </w:rPr>
        <w:t>4-day</w:t>
      </w:r>
      <w:r w:rsidR="00C45C10" w:rsidRPr="006A5B51">
        <w:rPr>
          <w:bCs/>
          <w:sz w:val="24"/>
          <w:szCs w:val="24"/>
        </w:rPr>
        <w:t xml:space="preserve"> conference</w:t>
      </w:r>
      <w:r w:rsidRPr="006A5B51">
        <w:rPr>
          <w:bCs/>
          <w:sz w:val="24"/>
          <w:szCs w:val="24"/>
        </w:rPr>
        <w:t>.</w:t>
      </w:r>
      <w:r w:rsidR="00D961E9" w:rsidRPr="006A5B51">
        <w:rPr>
          <w:bCs/>
          <w:sz w:val="24"/>
          <w:szCs w:val="24"/>
        </w:rPr>
        <w:t xml:space="preserve"> A few of the sessions that our </w:t>
      </w:r>
      <w:r w:rsidR="00D961E9" w:rsidRPr="00194DD3">
        <w:rPr>
          <w:bCs/>
          <w:sz w:val="24"/>
          <w:szCs w:val="24"/>
          <w:shd w:val="clear" w:color="auto" w:fill="D9D9D9" w:themeFill="background1" w:themeFillShade="D9"/>
        </w:rPr>
        <w:t>attend</w:t>
      </w:r>
      <w:r w:rsidR="00194DD3" w:rsidRPr="00194DD3">
        <w:rPr>
          <w:bCs/>
          <w:sz w:val="24"/>
          <w:szCs w:val="24"/>
          <w:shd w:val="clear" w:color="auto" w:fill="D9D9D9" w:themeFill="background1" w:themeFillShade="D9"/>
        </w:rPr>
        <w:t>ees</w:t>
      </w:r>
      <w:r w:rsidR="00D961E9" w:rsidRPr="006A5B51">
        <w:rPr>
          <w:bCs/>
          <w:sz w:val="24"/>
          <w:szCs w:val="24"/>
        </w:rPr>
        <w:t xml:space="preserve"> can attend are New Product Development - Professional Stage Gate Process, Gathering Customer Requirements - Interviewing - Gathering and Validating Requirements, Pricing a Product, Promotion - Creating Marketing and Sales Materials, </w:t>
      </w:r>
      <w:r w:rsidR="00194DD3" w:rsidRPr="00194DD3">
        <w:rPr>
          <w:bCs/>
          <w:sz w:val="24"/>
          <w:szCs w:val="24"/>
          <w:shd w:val="clear" w:color="auto" w:fill="D9D9D9" w:themeFill="background1" w:themeFillShade="D9"/>
        </w:rPr>
        <w:t>H</w:t>
      </w:r>
      <w:r w:rsidR="00D961E9" w:rsidRPr="00194DD3">
        <w:rPr>
          <w:bCs/>
          <w:sz w:val="24"/>
          <w:szCs w:val="24"/>
          <w:shd w:val="clear" w:color="auto" w:fill="D9D9D9" w:themeFill="background1" w:themeFillShade="D9"/>
        </w:rPr>
        <w:t xml:space="preserve">ow </w:t>
      </w:r>
      <w:r w:rsidR="00194DD3">
        <w:rPr>
          <w:bCs/>
          <w:sz w:val="24"/>
          <w:szCs w:val="24"/>
          <w:shd w:val="clear" w:color="auto" w:fill="D9D9D9" w:themeFill="background1" w:themeFillShade="D9"/>
        </w:rPr>
        <w:t>t</w:t>
      </w:r>
      <w:r w:rsidR="00194DD3" w:rsidRPr="00194DD3">
        <w:rPr>
          <w:bCs/>
          <w:sz w:val="24"/>
          <w:szCs w:val="24"/>
          <w:shd w:val="clear" w:color="auto" w:fill="D9D9D9" w:themeFill="background1" w:themeFillShade="D9"/>
        </w:rPr>
        <w:t>o Market Your Product</w:t>
      </w:r>
      <w:r w:rsidR="00874195" w:rsidRPr="006A5B51">
        <w:rPr>
          <w:bCs/>
          <w:sz w:val="24"/>
          <w:szCs w:val="24"/>
        </w:rPr>
        <w:t>, or</w:t>
      </w:r>
      <w:r w:rsidR="00D961E9" w:rsidRPr="006A5B51">
        <w:rPr>
          <w:bCs/>
          <w:sz w:val="24"/>
          <w:szCs w:val="24"/>
        </w:rPr>
        <w:t xml:space="preserve"> Placement - Where to </w:t>
      </w:r>
      <w:r w:rsidR="0044165D">
        <w:rPr>
          <w:bCs/>
          <w:sz w:val="24"/>
          <w:szCs w:val="24"/>
        </w:rPr>
        <w:t>S</w:t>
      </w:r>
      <w:r w:rsidR="00D961E9" w:rsidRPr="006A5B51">
        <w:rPr>
          <w:bCs/>
          <w:sz w:val="24"/>
          <w:szCs w:val="24"/>
        </w:rPr>
        <w:t xml:space="preserve">ell </w:t>
      </w:r>
      <w:r w:rsidR="00281800" w:rsidRPr="006A5B51">
        <w:rPr>
          <w:bCs/>
          <w:sz w:val="24"/>
          <w:szCs w:val="24"/>
        </w:rPr>
        <w:t xml:space="preserve">Your Products </w:t>
      </w:r>
      <w:r w:rsidR="00281800">
        <w:rPr>
          <w:bCs/>
          <w:sz w:val="24"/>
          <w:szCs w:val="24"/>
        </w:rPr>
        <w:t>t</w:t>
      </w:r>
      <w:r w:rsidR="00281800" w:rsidRPr="006A5B51">
        <w:rPr>
          <w:bCs/>
          <w:sz w:val="24"/>
          <w:szCs w:val="24"/>
        </w:rPr>
        <w:t xml:space="preserve">o Drive </w:t>
      </w:r>
      <w:r w:rsidR="00281800">
        <w:rPr>
          <w:bCs/>
          <w:sz w:val="24"/>
          <w:szCs w:val="24"/>
        </w:rPr>
        <w:t>t</w:t>
      </w:r>
      <w:r w:rsidR="00281800" w:rsidRPr="006A5B51">
        <w:rPr>
          <w:bCs/>
          <w:sz w:val="24"/>
          <w:szCs w:val="24"/>
        </w:rPr>
        <w:t>he Best Results</w:t>
      </w:r>
      <w:r w:rsidR="00D961E9" w:rsidRPr="006A5B51">
        <w:rPr>
          <w:bCs/>
          <w:sz w:val="24"/>
          <w:szCs w:val="24"/>
        </w:rPr>
        <w:t xml:space="preserve">. </w:t>
      </w:r>
      <w:r w:rsidR="00217602" w:rsidRPr="006A5B51">
        <w:rPr>
          <w:bCs/>
          <w:sz w:val="24"/>
          <w:szCs w:val="24"/>
        </w:rPr>
        <w:t xml:space="preserve">Early Registration is going on, so sign up now to </w:t>
      </w:r>
      <w:r w:rsidR="00874195" w:rsidRPr="00194DD3">
        <w:rPr>
          <w:bCs/>
          <w:sz w:val="24"/>
          <w:szCs w:val="24"/>
          <w:shd w:val="clear" w:color="auto" w:fill="D9D9D9" w:themeFill="background1" w:themeFillShade="D9"/>
        </w:rPr>
        <w:t>guarantee</w:t>
      </w:r>
      <w:r w:rsidR="00217602" w:rsidRPr="006A5B51">
        <w:rPr>
          <w:bCs/>
          <w:sz w:val="24"/>
          <w:szCs w:val="24"/>
        </w:rPr>
        <w:t xml:space="preserve"> your spot in this 4</w:t>
      </w:r>
      <w:r w:rsidR="00874195">
        <w:rPr>
          <w:bCs/>
          <w:sz w:val="24"/>
          <w:szCs w:val="24"/>
        </w:rPr>
        <w:t>-</w:t>
      </w:r>
      <w:r w:rsidR="00217602" w:rsidRPr="006A5B51">
        <w:rPr>
          <w:bCs/>
          <w:sz w:val="24"/>
          <w:szCs w:val="24"/>
        </w:rPr>
        <w:t xml:space="preserve">day conference. </w:t>
      </w:r>
    </w:p>
    <w:p w14:paraId="3CF709C4" w14:textId="066F4063" w:rsidR="00C0658C" w:rsidRDefault="00C0658C" w:rsidP="00C0658C">
      <w:pPr>
        <w:spacing w:line="480" w:lineRule="auto"/>
        <w:jc w:val="center"/>
        <w:rPr>
          <w:bCs/>
          <w:sz w:val="24"/>
          <w:szCs w:val="24"/>
        </w:rPr>
      </w:pPr>
      <w:r>
        <w:rPr>
          <w:bCs/>
          <w:sz w:val="24"/>
          <w:szCs w:val="24"/>
        </w:rPr>
        <w:t># # #</w:t>
      </w:r>
    </w:p>
    <w:p w14:paraId="18715A9E" w14:textId="5C401831" w:rsidR="00942D02" w:rsidRDefault="00942D02" w:rsidP="00874195">
      <w:pPr>
        <w:spacing w:line="480" w:lineRule="auto"/>
        <w:ind w:firstLine="720"/>
        <w:rPr>
          <w:bCs/>
          <w:sz w:val="24"/>
          <w:szCs w:val="24"/>
        </w:rPr>
      </w:pPr>
    </w:p>
    <w:p w14:paraId="4C4D66AC" w14:textId="21ECFFBF" w:rsidR="00C77A53" w:rsidRPr="00874195" w:rsidRDefault="00942D02" w:rsidP="00874195">
      <w:pPr>
        <w:spacing w:line="480" w:lineRule="auto"/>
        <w:ind w:firstLine="720"/>
        <w:rPr>
          <w:b/>
          <w:bCs/>
          <w:sz w:val="24"/>
          <w:szCs w:val="24"/>
        </w:rPr>
      </w:pPr>
      <w:r w:rsidRPr="007A57F9">
        <w:rPr>
          <w:noProof/>
          <w:sz w:val="24"/>
          <w:szCs w:val="24"/>
        </w:rPr>
        <mc:AlternateContent>
          <mc:Choice Requires="wps">
            <w:drawing>
              <wp:anchor distT="45720" distB="45720" distL="114300" distR="114300" simplePos="0" relativeHeight="251676672" behindDoc="0" locked="0" layoutInCell="1" allowOverlap="1" wp14:anchorId="64FB328A" wp14:editId="427516DA">
                <wp:simplePos x="0" y="0"/>
                <wp:positionH relativeFrom="margin">
                  <wp:posOffset>-190500</wp:posOffset>
                </wp:positionH>
                <wp:positionV relativeFrom="paragraph">
                  <wp:posOffset>2045970</wp:posOffset>
                </wp:positionV>
                <wp:extent cx="1009650" cy="1404620"/>
                <wp:effectExtent l="0" t="0" r="0" b="635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solidFill>
                          <a:srgbClr val="FFFFFF"/>
                        </a:solidFill>
                        <a:ln w="9525">
                          <a:noFill/>
                          <a:miter lim="800000"/>
                          <a:headEnd/>
                          <a:tailEnd/>
                        </a:ln>
                      </wps:spPr>
                      <wps:txbx>
                        <w:txbxContent>
                          <w:p w14:paraId="4FAE30EB" w14:textId="77777777" w:rsidR="00942D02" w:rsidRPr="007A57F9" w:rsidRDefault="00942D02" w:rsidP="00942D02">
                            <w:pPr>
                              <w:rPr>
                                <w:sz w:val="24"/>
                                <w:szCs w:val="24"/>
                              </w:rPr>
                            </w:pPr>
                            <w:r w:rsidRPr="007A57F9">
                              <w:rPr>
                                <w:sz w:val="24"/>
                                <w:szCs w:val="24"/>
                              </w:rPr>
                              <w:t>Contestant #</w:t>
                            </w:r>
                          </w:p>
                          <w:p w14:paraId="6897992F" w14:textId="7440B6A2" w:rsidR="00942D02" w:rsidRPr="007A57F9" w:rsidRDefault="00942D02" w:rsidP="00942D02">
                            <w:pPr>
                              <w:rPr>
                                <w:sz w:val="24"/>
                                <w:szCs w:val="24"/>
                              </w:rPr>
                            </w:pPr>
                            <w:r w:rsidRPr="007A57F9">
                              <w:rPr>
                                <w:sz w:val="24"/>
                                <w:szCs w:val="24"/>
                              </w:rPr>
                              <w:t xml:space="preserve">Job </w:t>
                            </w:r>
                            <w:r>
                              <w:rPr>
                                <w:sz w:val="24"/>
                                <w:szCs w:val="24"/>
                              </w:rPr>
                              <w:t>3</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4FB328A" id="Text Box 11" o:spid="_x0000_s1034" type="#_x0000_t202" style="position:absolute;left:0;text-align:left;margin-left:-15pt;margin-top:161.1pt;width:79.5pt;height:110.6pt;z-index:25167667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" stroked="f">
                <v:textbox style="mso-fit-shape-to-text:t">
                  <w:txbxContent>
                    <w:p w14:paraId="4FAE30EB" w14:textId="77777777" w:rsidR="00942D02" w:rsidRPr="007A57F9" w:rsidRDefault="00942D02" w:rsidP="00942D02">
                      <w:pPr>
                        <w:rPr>
                          <w:sz w:val="24"/>
                          <w:szCs w:val="24"/>
                        </w:rPr>
                      </w:pPr>
                      <w:r w:rsidRPr="007A57F9">
                        <w:rPr>
                          <w:sz w:val="24"/>
                          <w:szCs w:val="24"/>
                        </w:rPr>
                        <w:t>Contestant #</w:t>
                      </w:r>
                    </w:p>
                    <w:p w14:paraId="6897992F" w14:textId="7440B6A2" w:rsidR="00942D02" w:rsidRPr="007A57F9" w:rsidRDefault="00942D02" w:rsidP="00942D02">
                      <w:pPr>
                        <w:rPr>
                          <w:sz w:val="24"/>
                          <w:szCs w:val="24"/>
                        </w:rPr>
                      </w:pPr>
                      <w:r w:rsidRPr="007A57F9">
                        <w:rPr>
                          <w:sz w:val="24"/>
                          <w:szCs w:val="24"/>
                        </w:rPr>
                        <w:t xml:space="preserve">Job </w:t>
                      </w:r>
                      <w:r>
                        <w:rPr>
                          <w:sz w:val="24"/>
                          <w:szCs w:val="24"/>
                        </w:rPr>
                        <w:t>3</w:t>
                      </w:r>
                    </w:p>
                  </w:txbxContent>
                </v:textbox>
                <w10:wrap anchorx="margin"/>
              </v:shape>
            </w:pict>
          </mc:Fallback>
        </mc:AlternateContent>
      </w:r>
      <w:r w:rsidR="00C77A53" w:rsidRPr="006A5B51">
        <w:rPr>
          <w:b/>
          <w:bCs/>
          <w:sz w:val="24"/>
          <w:szCs w:val="24"/>
        </w:rPr>
        <w:br w:type="page"/>
      </w:r>
    </w:p>
    <w:p w14:paraId="5BDD4D59" w14:textId="011AE3F1" w:rsidR="00C77A53" w:rsidRPr="006A5B51" w:rsidRDefault="00C77A53">
      <w:pPr>
        <w:rPr>
          <w:b/>
          <w:sz w:val="24"/>
          <w:szCs w:val="24"/>
        </w:rPr>
      </w:pPr>
    </w:p>
    <w:p w14:paraId="1A8B0A61" w14:textId="07CE8CF0" w:rsidR="00217602" w:rsidRPr="006A5B51" w:rsidRDefault="00942D02" w:rsidP="00217602">
      <w:pPr>
        <w:rPr>
          <w:b/>
          <w:sz w:val="24"/>
          <w:szCs w:val="24"/>
        </w:rPr>
      </w:pPr>
      <w:r>
        <w:rPr>
          <w:rFonts w:eastAsia="Calibri"/>
          <w:noProof/>
          <w:sz w:val="24"/>
          <w:szCs w:val="24"/>
        </w:rPr>
        <mc:AlternateContent>
          <mc:Choice Requires="wps">
            <w:drawing>
              <wp:anchor distT="45720" distB="45720" distL="114300" distR="114300" simplePos="0" relativeHeight="251672576" behindDoc="1" locked="0" layoutInCell="1" allowOverlap="1" wp14:anchorId="16D3F7EA" wp14:editId="6329B8B5">
                <wp:simplePos x="0" y="0"/>
                <wp:positionH relativeFrom="margin">
                  <wp:posOffset>4381500</wp:posOffset>
                </wp:positionH>
                <wp:positionV relativeFrom="paragraph">
                  <wp:posOffset>264160</wp:posOffset>
                </wp:positionV>
                <wp:extent cx="2152650" cy="1967230"/>
                <wp:effectExtent l="0" t="0" r="19050" b="2286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2650" cy="1967230"/>
                        </a:xfrm>
                        <a:prstGeom prst="rect">
                          <a:avLst/>
                        </a:prstGeom>
                        <a:solidFill>
                          <a:srgbClr val="FFFFFF"/>
                        </a:solidFill>
                        <a:ln w="9525">
                          <a:solidFill>
                            <a:srgbClr val="000000"/>
                          </a:solidFill>
                          <a:miter lim="800000"/>
                          <a:headEnd/>
                          <a:tailEnd/>
                        </a:ln>
                      </wps:spPr>
                      <wps:txbx>
                        <w:txbxContent>
                          <w:p w14:paraId="5CDA99DB" w14:textId="77777777" w:rsidR="00942D02" w:rsidRDefault="00942D02" w:rsidP="00942D02">
                            <w:pPr>
                              <w:jc w:val="right"/>
                              <w:rPr>
                                <w:b/>
                                <w:bCs/>
                                <w:sz w:val="24"/>
                                <w:szCs w:val="24"/>
                              </w:rPr>
                            </w:pPr>
                            <w:r>
                              <w:rPr>
                                <w:b/>
                                <w:bCs/>
                                <w:sz w:val="24"/>
                                <w:szCs w:val="24"/>
                              </w:rPr>
                              <w:t>Itinerary</w:t>
                            </w:r>
                          </w:p>
                          <w:p w14:paraId="494D5C32" w14:textId="77777777" w:rsidR="00942D02" w:rsidRDefault="00942D02" w:rsidP="00942D02">
                            <w:pPr>
                              <w:jc w:val="right"/>
                            </w:pPr>
                            <w:r>
                              <w:t>Top Margin:  1”</w:t>
                            </w:r>
                          </w:p>
                          <w:p w14:paraId="37D6CABF" w14:textId="77777777" w:rsidR="00942D02" w:rsidRDefault="00942D02" w:rsidP="00942D02">
                            <w:pPr>
                              <w:jc w:val="right"/>
                            </w:pPr>
                            <w:r>
                              <w:t>Side Margins:  1”</w:t>
                            </w:r>
                          </w:p>
                          <w:p w14:paraId="462CE065" w14:textId="77777777" w:rsidR="00942D02" w:rsidRDefault="00942D02" w:rsidP="00942D02">
                            <w:pPr>
                              <w:jc w:val="right"/>
                            </w:pPr>
                          </w:p>
                          <w:p w14:paraId="42A968D2" w14:textId="77777777" w:rsidR="00942D02" w:rsidRDefault="00942D02" w:rsidP="00942D02">
                            <w:pPr>
                              <w:jc w:val="right"/>
                              <w:rPr>
                                <w:b/>
                                <w:bCs/>
                              </w:rPr>
                            </w:pPr>
                            <w:r>
                              <w:rPr>
                                <w:b/>
                                <w:bCs/>
                              </w:rPr>
                              <w:t>Notes:</w:t>
                            </w:r>
                          </w:p>
                          <w:p w14:paraId="782709DE" w14:textId="77777777" w:rsidR="00942D02" w:rsidRDefault="00942D02" w:rsidP="00942D02">
                            <w:pPr>
                              <w:jc w:val="right"/>
                            </w:pPr>
                            <w:r>
                              <w:t>Times can be aligned at colon or left aligned.</w:t>
                            </w:r>
                          </w:p>
                          <w:p w14:paraId="0CB271BA" w14:textId="77777777" w:rsidR="00942D02" w:rsidRDefault="00942D02" w:rsidP="00942D02">
                            <w:pPr>
                              <w:jc w:val="right"/>
                            </w:pPr>
                            <w:r>
                              <w:t>Indents are ½” from left margin.</w:t>
                            </w:r>
                          </w:p>
                          <w:p w14:paraId="34C1AB96" w14:textId="77777777" w:rsidR="00942D02" w:rsidRDefault="00942D02" w:rsidP="00942D02">
                            <w:pPr>
                              <w:jc w:val="right"/>
                            </w:pPr>
                            <w:r>
                              <w:t>Details begin at 1.5” from left margin.</w:t>
                            </w:r>
                          </w:p>
                          <w:p w14:paraId="04E06A1E" w14:textId="77777777" w:rsidR="00942D02" w:rsidRDefault="00942D02" w:rsidP="00942D02">
                            <w:pPr>
                              <w:jc w:val="right"/>
                            </w:pPr>
                            <w:r>
                              <w:t>Each entry is single spaced.</w:t>
                            </w:r>
                          </w:p>
                          <w:p w14:paraId="3053C576" w14:textId="77777777" w:rsidR="00942D02" w:rsidRDefault="00942D02" w:rsidP="00942D02">
                            <w:pPr>
                              <w:jc w:val="right"/>
                            </w:pPr>
                            <w:r>
                              <w:t>Wording may vary slightly as long as meaning is not changed.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6D3F7EA" id="Text Box 9" o:spid="_x0000_s1035" type="#_x0000_t202" style="position:absolute;margin-left:345pt;margin-top:20.8pt;width:169.5pt;height:154.9pt;z-index:-25164390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">
                <v:textbox style="mso-fit-shape-to-text:t">
                  <w:txbxContent>
                    <w:p w14:paraId="5CDA99DB" w14:textId="77777777" w:rsidR="00942D02" w:rsidRDefault="00942D02" w:rsidP="00942D02">
                      <w:pPr>
                        <w:jc w:val="right"/>
                        <w:rPr>
                          <w:b/>
                          <w:bCs/>
                          <w:sz w:val="24"/>
                          <w:szCs w:val="24"/>
                        </w:rPr>
                      </w:pPr>
                      <w:r>
                        <w:rPr>
                          <w:b/>
                          <w:bCs/>
                          <w:sz w:val="24"/>
                          <w:szCs w:val="24"/>
                        </w:rPr>
                        <w:t>Itinerary</w:t>
                      </w:r>
                    </w:p>
                    <w:p w14:paraId="494D5C32" w14:textId="77777777" w:rsidR="00942D02" w:rsidRDefault="00942D02" w:rsidP="00942D02">
                      <w:pPr>
                        <w:jc w:val="right"/>
                      </w:pPr>
                      <w:r>
                        <w:t>Top Margin:  1”</w:t>
                      </w:r>
                    </w:p>
                    <w:p w14:paraId="37D6CABF" w14:textId="77777777" w:rsidR="00942D02" w:rsidRDefault="00942D02" w:rsidP="00942D02">
                      <w:pPr>
                        <w:jc w:val="right"/>
                      </w:pPr>
                      <w:r>
                        <w:t>Side Margins:  1”</w:t>
                      </w:r>
                    </w:p>
                    <w:p w14:paraId="462CE065" w14:textId="77777777" w:rsidR="00942D02" w:rsidRDefault="00942D02" w:rsidP="00942D02">
                      <w:pPr>
                        <w:jc w:val="right"/>
                      </w:pPr>
                    </w:p>
                    <w:p w14:paraId="42A968D2" w14:textId="77777777" w:rsidR="00942D02" w:rsidRDefault="00942D02" w:rsidP="00942D02">
                      <w:pPr>
                        <w:jc w:val="right"/>
                        <w:rPr>
                          <w:b/>
                          <w:bCs/>
                        </w:rPr>
                      </w:pPr>
                      <w:r>
                        <w:rPr>
                          <w:b/>
                          <w:bCs/>
                        </w:rPr>
                        <w:t>Notes:</w:t>
                      </w:r>
                    </w:p>
                    <w:p w14:paraId="782709DE" w14:textId="77777777" w:rsidR="00942D02" w:rsidRDefault="00942D02" w:rsidP="00942D02">
                      <w:pPr>
                        <w:jc w:val="right"/>
                      </w:pPr>
                      <w:r>
                        <w:t>Times can be aligned at colon or left aligned.</w:t>
                      </w:r>
                    </w:p>
                    <w:p w14:paraId="0CB271BA" w14:textId="77777777" w:rsidR="00942D02" w:rsidRDefault="00942D02" w:rsidP="00942D02">
                      <w:pPr>
                        <w:jc w:val="right"/>
                      </w:pPr>
                      <w:r>
                        <w:t>Indents are ½” from left margin.</w:t>
                      </w:r>
                    </w:p>
                    <w:p w14:paraId="34C1AB96" w14:textId="77777777" w:rsidR="00942D02" w:rsidRDefault="00942D02" w:rsidP="00942D02">
                      <w:pPr>
                        <w:jc w:val="right"/>
                      </w:pPr>
                      <w:r>
                        <w:t>Details begin at 1.5” from left margin.</w:t>
                      </w:r>
                    </w:p>
                    <w:p w14:paraId="04E06A1E" w14:textId="77777777" w:rsidR="00942D02" w:rsidRDefault="00942D02" w:rsidP="00942D02">
                      <w:pPr>
                        <w:jc w:val="right"/>
                      </w:pPr>
                      <w:r>
                        <w:t>Each entry is single spaced.</w:t>
                      </w:r>
                    </w:p>
                    <w:p w14:paraId="3053C576" w14:textId="77777777" w:rsidR="00942D02" w:rsidRDefault="00942D02" w:rsidP="00942D02">
                      <w:pPr>
                        <w:jc w:val="right"/>
                      </w:pPr>
                      <w:r>
                        <w:t xml:space="preserve">Wording may vary slightly </w:t>
                      </w:r>
                      <w:proofErr w:type="gramStart"/>
                      <w:r>
                        <w:t>as long as</w:t>
                      </w:r>
                      <w:proofErr w:type="gramEnd"/>
                      <w:r>
                        <w:t xml:space="preserve"> meaning is not changed.</w:t>
                      </w:r>
                    </w:p>
                  </w:txbxContent>
                </v:textbox>
                <w10:wrap anchorx="margin"/>
              </v:shape>
            </w:pict>
          </mc:Fallback>
        </mc:AlternateContent>
      </w:r>
      <w:r w:rsidR="00217602" w:rsidRPr="006A5B51">
        <w:rPr>
          <w:b/>
          <w:sz w:val="24"/>
          <w:szCs w:val="24"/>
        </w:rPr>
        <w:t xml:space="preserve">Job 4 – Itinerary for </w:t>
      </w:r>
      <w:r w:rsidR="00217602" w:rsidRPr="006A5B51">
        <w:rPr>
          <w:b/>
          <w:bCs/>
          <w:sz w:val="24"/>
          <w:szCs w:val="24"/>
        </w:rPr>
        <w:t>Financial Business and Economic Development Conference</w:t>
      </w:r>
      <w:r w:rsidR="00217602" w:rsidRPr="006A5B51">
        <w:rPr>
          <w:b/>
          <w:sz w:val="24"/>
          <w:szCs w:val="24"/>
        </w:rPr>
        <w:t xml:space="preserve"> Participants</w:t>
      </w:r>
    </w:p>
    <w:p w14:paraId="6319D98B" w14:textId="6083AB66" w:rsidR="00217602" w:rsidRPr="00194DD3" w:rsidRDefault="00C42EA7" w:rsidP="00C42EA7">
      <w:pPr>
        <w:jc w:val="center"/>
        <w:rPr>
          <w:b/>
          <w:sz w:val="24"/>
          <w:szCs w:val="24"/>
        </w:rPr>
      </w:pPr>
      <w:r w:rsidRPr="00194DD3">
        <w:rPr>
          <w:b/>
          <w:sz w:val="24"/>
          <w:szCs w:val="24"/>
        </w:rPr>
        <w:t>ITINERARY</w:t>
      </w:r>
    </w:p>
    <w:p w14:paraId="7DF3650F" w14:textId="7DF44697" w:rsidR="00C42EA7" w:rsidRPr="00194DD3" w:rsidRDefault="00C42EA7" w:rsidP="00C42EA7">
      <w:pPr>
        <w:jc w:val="center"/>
        <w:rPr>
          <w:b/>
          <w:sz w:val="24"/>
          <w:szCs w:val="24"/>
        </w:rPr>
      </w:pPr>
    </w:p>
    <w:p w14:paraId="206DAE2E" w14:textId="7E3B34E9" w:rsidR="00C42EA7" w:rsidRPr="00194DD3" w:rsidRDefault="00C42EA7" w:rsidP="00C42EA7">
      <w:pPr>
        <w:jc w:val="center"/>
        <w:rPr>
          <w:b/>
          <w:sz w:val="24"/>
          <w:szCs w:val="24"/>
        </w:rPr>
      </w:pPr>
      <w:r w:rsidRPr="00194DD3">
        <w:rPr>
          <w:b/>
          <w:sz w:val="24"/>
          <w:szCs w:val="24"/>
        </w:rPr>
        <w:t>Joint Student Leadership Participant</w:t>
      </w:r>
    </w:p>
    <w:p w14:paraId="364925BB" w14:textId="4BB8B397" w:rsidR="00C42EA7" w:rsidRPr="00194DD3" w:rsidRDefault="00C42EA7" w:rsidP="00C42EA7">
      <w:pPr>
        <w:jc w:val="center"/>
        <w:rPr>
          <w:b/>
          <w:sz w:val="24"/>
          <w:szCs w:val="24"/>
        </w:rPr>
      </w:pPr>
    </w:p>
    <w:p w14:paraId="41645590" w14:textId="524683CF" w:rsidR="00C42EA7" w:rsidRPr="00194DD3" w:rsidRDefault="00F50B33" w:rsidP="00C42EA7">
      <w:pPr>
        <w:jc w:val="center"/>
        <w:rPr>
          <w:b/>
          <w:sz w:val="24"/>
          <w:szCs w:val="24"/>
        </w:rPr>
      </w:pPr>
      <w:r>
        <w:rPr>
          <w:b/>
          <w:bCs/>
          <w:sz w:val="24"/>
          <w:szCs w:val="24"/>
        </w:rPr>
        <w:t>June 1-4, 2020</w:t>
      </w:r>
    </w:p>
    <w:p w14:paraId="592B8A1E" w14:textId="763B8BB1" w:rsidR="00217602" w:rsidRPr="00F50B33" w:rsidRDefault="00217602" w:rsidP="00F50B33">
      <w:pPr>
        <w:pStyle w:val="NoSpacing"/>
        <w:rPr>
          <w:sz w:val="24"/>
          <w:szCs w:val="24"/>
          <w:vertAlign w:val="subscript"/>
        </w:rPr>
      </w:pPr>
    </w:p>
    <w:p w14:paraId="656AE9ED" w14:textId="68EB62F3" w:rsidR="00F50B33" w:rsidRPr="00F50B33" w:rsidDel="00922A36" w:rsidRDefault="00F50B33" w:rsidP="00F50B33">
      <w:pPr>
        <w:pStyle w:val="NoSpacing"/>
        <w:jc w:val="center"/>
        <w:rPr>
          <w:del w:id="5" w:author="Hewes Angie" w:date="2020-02-14T08:58:00Z"/>
          <w:b/>
          <w:bCs/>
          <w:sz w:val="24"/>
          <w:szCs w:val="24"/>
        </w:rPr>
      </w:pPr>
      <w:del w:id="6" w:author="Hewes Angie" w:date="2020-02-14T08:58:00Z">
        <w:r w:rsidRPr="00F50B33" w:rsidDel="00922A36">
          <w:rPr>
            <w:b/>
            <w:bCs/>
            <w:sz w:val="24"/>
            <w:szCs w:val="24"/>
          </w:rPr>
          <w:delText>(QS)</w:delText>
        </w:r>
      </w:del>
    </w:p>
    <w:p w14:paraId="14F5C445" w14:textId="1695A21B" w:rsidR="00F50B33" w:rsidRDefault="00F50B33" w:rsidP="00F50B33">
      <w:pPr>
        <w:pStyle w:val="NoSpacing"/>
        <w:rPr>
          <w:ins w:id="7" w:author="Hewes Angie" w:date="2020-02-14T08:58:00Z"/>
          <w:sz w:val="24"/>
          <w:szCs w:val="24"/>
          <w:vertAlign w:val="subscript"/>
        </w:rPr>
      </w:pPr>
    </w:p>
    <w:p w14:paraId="0578929F" w14:textId="77777777" w:rsidR="00922A36" w:rsidRPr="00F50B33" w:rsidRDefault="00922A36" w:rsidP="00F50B33">
      <w:pPr>
        <w:pStyle w:val="NoSpacing"/>
        <w:rPr>
          <w:sz w:val="24"/>
          <w:szCs w:val="24"/>
          <w:vertAlign w:val="subscript"/>
        </w:rPr>
      </w:pPr>
    </w:p>
    <w:p w14:paraId="3CF0EF2F" w14:textId="68FBD3C9" w:rsidR="00217602" w:rsidRDefault="0097304B" w:rsidP="00217602">
      <w:pPr>
        <w:pStyle w:val="Default"/>
        <w:rPr>
          <w:b/>
          <w:bCs/>
        </w:rPr>
      </w:pPr>
      <w:r>
        <w:rPr>
          <w:b/>
          <w:bCs/>
        </w:rPr>
        <w:t xml:space="preserve">Wednesday, </w:t>
      </w:r>
      <w:r w:rsidR="00F50B33">
        <w:rPr>
          <w:b/>
          <w:bCs/>
        </w:rPr>
        <w:t>June 1</w:t>
      </w:r>
    </w:p>
    <w:p w14:paraId="70F1BA84" w14:textId="77777777" w:rsidR="00747C93" w:rsidRPr="00747C93" w:rsidRDefault="00747C93" w:rsidP="00217602">
      <w:pPr>
        <w:pStyle w:val="Default"/>
        <w:rPr>
          <w:b/>
          <w:bCs/>
        </w:rPr>
      </w:pPr>
    </w:p>
    <w:p w14:paraId="0214B6A5" w14:textId="68467DB6" w:rsidR="00217602" w:rsidRDefault="00217602" w:rsidP="00194DD3">
      <w:pPr>
        <w:pStyle w:val="Default"/>
        <w:ind w:left="2160" w:hanging="1440"/>
      </w:pPr>
      <w:r w:rsidRPr="006A5B51">
        <w:t xml:space="preserve">2:30 p.m. </w:t>
      </w:r>
      <w:r w:rsidR="00747C93">
        <w:tab/>
      </w:r>
      <w:r w:rsidR="00194DD3">
        <w:t>Registration pick up</w:t>
      </w:r>
    </w:p>
    <w:p w14:paraId="09943566" w14:textId="77777777" w:rsidR="00747C93" w:rsidRPr="006A5B51" w:rsidRDefault="00747C93" w:rsidP="00194DD3">
      <w:pPr>
        <w:pStyle w:val="Default"/>
        <w:ind w:left="2160" w:hanging="1440"/>
      </w:pPr>
    </w:p>
    <w:p w14:paraId="6FAF7FE0" w14:textId="0F7A80D1" w:rsidR="00217602" w:rsidRDefault="00217602" w:rsidP="00194DD3">
      <w:pPr>
        <w:pStyle w:val="Default"/>
        <w:ind w:left="2160" w:hanging="1440"/>
      </w:pPr>
      <w:r w:rsidRPr="006A5B51">
        <w:t xml:space="preserve">5:30 p.m. </w:t>
      </w:r>
      <w:r w:rsidR="00747C93">
        <w:tab/>
      </w:r>
      <w:r w:rsidRPr="006A5B51">
        <w:t>Opening Session, Simplot Ballroom. Official attire is r</w:t>
      </w:r>
      <w:r w:rsidR="00194DD3">
        <w:t>equired for entrance to session.</w:t>
      </w:r>
    </w:p>
    <w:p w14:paraId="18323092" w14:textId="77777777" w:rsidR="00747C93" w:rsidRPr="006A5B51" w:rsidRDefault="00747C93" w:rsidP="00194DD3">
      <w:pPr>
        <w:pStyle w:val="Default"/>
        <w:ind w:left="2160" w:hanging="1440"/>
      </w:pPr>
    </w:p>
    <w:p w14:paraId="3AC9AD76" w14:textId="55D172CF" w:rsidR="00217602" w:rsidRPr="006A5B51" w:rsidRDefault="00217602" w:rsidP="00194DD3">
      <w:pPr>
        <w:pStyle w:val="Default"/>
        <w:ind w:left="2160" w:hanging="1440"/>
      </w:pPr>
      <w:r w:rsidRPr="006A5B51">
        <w:t xml:space="preserve">7:30 p.m. </w:t>
      </w:r>
      <w:r w:rsidR="00747C93">
        <w:tab/>
      </w:r>
      <w:r w:rsidRPr="006A5B51">
        <w:t>Formal dinner will be served in the Borah Ballroom. Seating has been pre-assigned; please check the seating chart at the entrance of the ballroom.  Each table has a designated host. Please listen for further instructions about your role during dinner.</w:t>
      </w:r>
    </w:p>
    <w:p w14:paraId="661066CD" w14:textId="77777777" w:rsidR="00217602" w:rsidRPr="006A5B51" w:rsidRDefault="00217602" w:rsidP="00217602">
      <w:pPr>
        <w:pStyle w:val="Default"/>
        <w:tabs>
          <w:tab w:val="left" w:pos="720"/>
          <w:tab w:val="left" w:pos="2160"/>
        </w:tabs>
        <w:ind w:left="2160" w:hanging="2160"/>
      </w:pPr>
      <w:r w:rsidRPr="006A5B51">
        <w:tab/>
      </w:r>
    </w:p>
    <w:p w14:paraId="1E44A5A2" w14:textId="55D0A734" w:rsidR="00217602" w:rsidRPr="00C42EA7" w:rsidRDefault="0097304B" w:rsidP="00217602">
      <w:pPr>
        <w:pStyle w:val="Default"/>
        <w:rPr>
          <w:b/>
          <w:bCs/>
        </w:rPr>
      </w:pPr>
      <w:r>
        <w:rPr>
          <w:b/>
          <w:bCs/>
        </w:rPr>
        <w:t xml:space="preserve">Thursday, </w:t>
      </w:r>
      <w:r w:rsidR="00F50B33">
        <w:rPr>
          <w:b/>
          <w:bCs/>
        </w:rPr>
        <w:t>June 2</w:t>
      </w:r>
    </w:p>
    <w:p w14:paraId="4ED5E38D" w14:textId="77777777" w:rsidR="00C42EA7" w:rsidRDefault="00C42EA7" w:rsidP="00C42EA7">
      <w:pPr>
        <w:pStyle w:val="Default"/>
        <w:ind w:left="1530" w:hanging="1530"/>
      </w:pPr>
    </w:p>
    <w:p w14:paraId="4A93058D" w14:textId="3B17942D" w:rsidR="00217602" w:rsidRDefault="00217602" w:rsidP="00194DD3">
      <w:pPr>
        <w:pStyle w:val="Default"/>
        <w:ind w:left="2160" w:hanging="1440"/>
      </w:pPr>
      <w:r w:rsidRPr="006A5B51">
        <w:t xml:space="preserve">8:00 a.m. </w:t>
      </w:r>
      <w:r w:rsidR="00C42EA7">
        <w:tab/>
      </w:r>
      <w:r w:rsidR="00C42EA7" w:rsidRPr="00194DD3">
        <w:t>Financial Business and Economic Development Conference</w:t>
      </w:r>
      <w:r w:rsidRPr="006A5B51">
        <w:t xml:space="preserve"> workshops begin. Presentation by workshop coordinator from </w:t>
      </w:r>
      <w:r w:rsidR="00C42EA7" w:rsidRPr="00194DD3">
        <w:t>Financial Business and Economic Development Conference</w:t>
      </w:r>
      <w:r w:rsidRPr="006A5B51">
        <w:t xml:space="preserve">’s new </w:t>
      </w:r>
      <w:r w:rsidR="00194DD3" w:rsidRPr="00194DD3">
        <w:rPr>
          <w:shd w:val="clear" w:color="auto" w:fill="D9D9D9" w:themeFill="background1" w:themeFillShade="D9"/>
        </w:rPr>
        <w:t>D</w:t>
      </w:r>
      <w:r w:rsidRPr="00194DD3">
        <w:rPr>
          <w:shd w:val="clear" w:color="auto" w:fill="D9D9D9" w:themeFill="background1" w:themeFillShade="D9"/>
        </w:rPr>
        <w:t xml:space="preserve">ivision of </w:t>
      </w:r>
      <w:r w:rsidR="00194DD3" w:rsidRPr="00194DD3">
        <w:rPr>
          <w:shd w:val="clear" w:color="auto" w:fill="D9D9D9" w:themeFill="background1" w:themeFillShade="D9"/>
        </w:rPr>
        <w:t>L</w:t>
      </w:r>
      <w:r w:rsidRPr="00194DD3">
        <w:rPr>
          <w:shd w:val="clear" w:color="auto" w:fill="D9D9D9" w:themeFill="background1" w:themeFillShade="D9"/>
        </w:rPr>
        <w:t xml:space="preserve">eadership and </w:t>
      </w:r>
      <w:r w:rsidR="00194DD3" w:rsidRPr="00194DD3">
        <w:rPr>
          <w:shd w:val="clear" w:color="auto" w:fill="D9D9D9" w:themeFill="background1" w:themeFillShade="D9"/>
        </w:rPr>
        <w:t>I</w:t>
      </w:r>
      <w:r w:rsidRPr="00194DD3">
        <w:rPr>
          <w:shd w:val="clear" w:color="auto" w:fill="D9D9D9" w:themeFill="background1" w:themeFillShade="D9"/>
        </w:rPr>
        <w:t>nternships</w:t>
      </w:r>
      <w:r w:rsidRPr="006A5B51">
        <w:t xml:space="preserve">, Mr. </w:t>
      </w:r>
      <w:r w:rsidR="006A5B51" w:rsidRPr="006A5B51">
        <w:t>Anish Patel</w:t>
      </w:r>
      <w:r w:rsidRPr="006A5B51">
        <w:t>.</w:t>
      </w:r>
    </w:p>
    <w:p w14:paraId="5D4F209C" w14:textId="77777777" w:rsidR="00C42EA7" w:rsidRPr="006A5B51" w:rsidRDefault="00C42EA7" w:rsidP="00194DD3">
      <w:pPr>
        <w:pStyle w:val="Default"/>
        <w:ind w:left="2160" w:hanging="1440"/>
      </w:pPr>
    </w:p>
    <w:p w14:paraId="0548D9ED" w14:textId="59284C28" w:rsidR="00217602" w:rsidRDefault="00217602" w:rsidP="00194DD3">
      <w:pPr>
        <w:pStyle w:val="Default"/>
        <w:ind w:left="2160" w:hanging="1440"/>
      </w:pPr>
      <w:r w:rsidRPr="006A5B51">
        <w:t xml:space="preserve">12:30 p.m. </w:t>
      </w:r>
      <w:r w:rsidR="00C42EA7">
        <w:tab/>
      </w:r>
      <w:r w:rsidRPr="006A5B51">
        <w:t>Buffet style lunch will be served in the Borah Ballroom.</w:t>
      </w:r>
    </w:p>
    <w:p w14:paraId="680CC995" w14:textId="3D38DD90" w:rsidR="00C42EA7" w:rsidRPr="006A5B51" w:rsidRDefault="00C42EA7" w:rsidP="00194DD3">
      <w:pPr>
        <w:pStyle w:val="Default"/>
        <w:ind w:left="2160" w:hanging="1440"/>
      </w:pPr>
    </w:p>
    <w:p w14:paraId="56DD1B8F" w14:textId="7446C549" w:rsidR="00217602" w:rsidRPr="006A5B51" w:rsidRDefault="00217602" w:rsidP="00194DD3">
      <w:pPr>
        <w:pStyle w:val="Default"/>
        <w:ind w:left="2160" w:hanging="1440"/>
      </w:pPr>
      <w:r w:rsidRPr="006A5B51">
        <w:t xml:space="preserve">2:00 p.m. </w:t>
      </w:r>
      <w:r w:rsidR="00C42EA7">
        <w:tab/>
      </w:r>
      <w:r w:rsidR="00C42EA7" w:rsidRPr="00194DD3">
        <w:t>Financial Business and Economic Development Conference</w:t>
      </w:r>
      <w:r w:rsidR="00194DD3">
        <w:t xml:space="preserve"> workshops resume</w:t>
      </w:r>
      <w:r w:rsidR="0097304B">
        <w:t>.</w:t>
      </w:r>
    </w:p>
    <w:p w14:paraId="7B771B35" w14:textId="09A67C32" w:rsidR="00217602" w:rsidRPr="006A5B51" w:rsidRDefault="00217602" w:rsidP="00217602">
      <w:pPr>
        <w:pStyle w:val="Default"/>
        <w:tabs>
          <w:tab w:val="left" w:pos="720"/>
          <w:tab w:val="left" w:pos="2160"/>
        </w:tabs>
        <w:ind w:left="720"/>
      </w:pPr>
    </w:p>
    <w:p w14:paraId="235BAD6D" w14:textId="1532FA4B" w:rsidR="00217602" w:rsidRPr="00C42EA7" w:rsidRDefault="0097304B" w:rsidP="00217602">
      <w:pPr>
        <w:pStyle w:val="Default"/>
        <w:rPr>
          <w:b/>
          <w:bCs/>
        </w:rPr>
      </w:pPr>
      <w:r>
        <w:rPr>
          <w:b/>
          <w:bCs/>
        </w:rPr>
        <w:t xml:space="preserve">Friday, </w:t>
      </w:r>
      <w:r w:rsidR="00F50B33">
        <w:rPr>
          <w:b/>
          <w:bCs/>
        </w:rPr>
        <w:t>June 3</w:t>
      </w:r>
    </w:p>
    <w:p w14:paraId="2D1E6243" w14:textId="77777777" w:rsidR="00C42EA7" w:rsidRDefault="00C42EA7" w:rsidP="00C42EA7">
      <w:pPr>
        <w:pStyle w:val="Default"/>
        <w:ind w:left="1530" w:hanging="1530"/>
      </w:pPr>
    </w:p>
    <w:p w14:paraId="0F18FB1A" w14:textId="4ADCAB1A" w:rsidR="00217602" w:rsidRPr="006A5B51" w:rsidRDefault="00217602" w:rsidP="00194DD3">
      <w:pPr>
        <w:pStyle w:val="Default"/>
        <w:ind w:left="2160" w:hanging="1440"/>
      </w:pPr>
      <w:r w:rsidRPr="006A5B51">
        <w:t xml:space="preserve">9:00 a.m. </w:t>
      </w:r>
      <w:r w:rsidR="00C42EA7">
        <w:tab/>
      </w:r>
      <w:r w:rsidR="00C42EA7" w:rsidRPr="00194DD3">
        <w:t>Financial Business and Economic Development Conference</w:t>
      </w:r>
      <w:r w:rsidR="006A5B51" w:rsidRPr="006A5B51">
        <w:t xml:space="preserve"> workshops continue</w:t>
      </w:r>
      <w:r w:rsidRPr="006A5B51">
        <w:t>. Check your handbook for room designations and complete daily schedule.</w:t>
      </w:r>
    </w:p>
    <w:p w14:paraId="4C65D961" w14:textId="38C45C36" w:rsidR="00217602" w:rsidRPr="006A5B51" w:rsidRDefault="00827D13" w:rsidP="00C42EA7">
      <w:pPr>
        <w:pStyle w:val="Default"/>
        <w:ind w:left="1530" w:hanging="1530"/>
      </w:pPr>
      <w:r>
        <w:t>`</w:t>
      </w:r>
    </w:p>
    <w:p w14:paraId="7A513C45" w14:textId="19874934" w:rsidR="00217602" w:rsidRPr="00C42EA7" w:rsidRDefault="0097304B" w:rsidP="00217602">
      <w:pPr>
        <w:pStyle w:val="Default"/>
        <w:rPr>
          <w:b/>
          <w:bCs/>
        </w:rPr>
      </w:pPr>
      <w:r>
        <w:rPr>
          <w:b/>
          <w:bCs/>
        </w:rPr>
        <w:t xml:space="preserve">Saturday, </w:t>
      </w:r>
      <w:r w:rsidR="00F50B33">
        <w:rPr>
          <w:b/>
          <w:bCs/>
        </w:rPr>
        <w:t>June 4</w:t>
      </w:r>
    </w:p>
    <w:p w14:paraId="4F5514B2" w14:textId="7548172C" w:rsidR="00C42EA7" w:rsidRDefault="00C42EA7" w:rsidP="00C42EA7">
      <w:pPr>
        <w:pStyle w:val="Default"/>
        <w:ind w:left="1530" w:hanging="1530"/>
      </w:pPr>
    </w:p>
    <w:p w14:paraId="198221B3" w14:textId="027D15FF" w:rsidR="00217602" w:rsidRDefault="00217602" w:rsidP="00194DD3">
      <w:pPr>
        <w:pStyle w:val="Default"/>
        <w:ind w:left="2160" w:hanging="1440"/>
      </w:pPr>
      <w:r w:rsidRPr="006A5B51">
        <w:t xml:space="preserve">9:00 </w:t>
      </w:r>
      <w:r w:rsidR="00C42EA7">
        <w:t>a.m.</w:t>
      </w:r>
      <w:r w:rsidR="00C42EA7">
        <w:tab/>
      </w:r>
      <w:r w:rsidRPr="006A5B51">
        <w:t xml:space="preserve">Meet and greet with </w:t>
      </w:r>
      <w:r w:rsidR="00194DD3" w:rsidRPr="00194DD3">
        <w:rPr>
          <w:shd w:val="clear" w:color="auto" w:fill="D9D9D9" w:themeFill="background1" w:themeFillShade="D9"/>
        </w:rPr>
        <w:t>G</w:t>
      </w:r>
      <w:r w:rsidRPr="00194DD3">
        <w:rPr>
          <w:shd w:val="clear" w:color="auto" w:fill="D9D9D9" w:themeFill="background1" w:themeFillShade="D9"/>
        </w:rPr>
        <w:t>overnor</w:t>
      </w:r>
      <w:r w:rsidRPr="006A5B51">
        <w:t xml:space="preserve"> </w:t>
      </w:r>
      <w:r w:rsidR="006A5B51" w:rsidRPr="006A5B51">
        <w:t>Zach Jones</w:t>
      </w:r>
      <w:r w:rsidRPr="006A5B51">
        <w:t xml:space="preserve"> in the Kempthorpe Board Room</w:t>
      </w:r>
      <w:r w:rsidR="0097304B">
        <w:t>.</w:t>
      </w:r>
      <w:r w:rsidRPr="006A5B51">
        <w:t xml:space="preserve"> </w:t>
      </w:r>
    </w:p>
    <w:p w14:paraId="006601EC" w14:textId="04AC55BA" w:rsidR="00C42EA7" w:rsidRPr="006A5B51" w:rsidRDefault="00C42EA7" w:rsidP="00194DD3">
      <w:pPr>
        <w:pStyle w:val="Default"/>
        <w:ind w:left="2160" w:hanging="1440"/>
      </w:pPr>
    </w:p>
    <w:p w14:paraId="3053829B" w14:textId="167F9954" w:rsidR="00217602" w:rsidRPr="006A5B51" w:rsidRDefault="00217602" w:rsidP="00194DD3">
      <w:pPr>
        <w:pStyle w:val="Default"/>
        <w:ind w:left="2160" w:hanging="1440"/>
      </w:pPr>
      <w:r w:rsidRPr="006A5B51">
        <w:t xml:space="preserve">11:00 a.m. </w:t>
      </w:r>
      <w:r w:rsidR="00C42EA7">
        <w:tab/>
      </w:r>
      <w:r w:rsidR="00194DD3">
        <w:t>Closing session</w:t>
      </w:r>
    </w:p>
    <w:p w14:paraId="6A995FF2" w14:textId="2ABAB646" w:rsidR="00FD578C" w:rsidRPr="006A5B51" w:rsidRDefault="00FD578C" w:rsidP="00AB09B7">
      <w:pPr>
        <w:tabs>
          <w:tab w:val="left" w:pos="3060"/>
          <w:tab w:val="left" w:pos="6300"/>
        </w:tabs>
        <w:rPr>
          <w:b/>
          <w:bCs/>
          <w:sz w:val="24"/>
          <w:szCs w:val="24"/>
        </w:rPr>
      </w:pPr>
    </w:p>
    <w:p w14:paraId="1902BA4E" w14:textId="55652A02" w:rsidR="00FD578C" w:rsidRPr="006A5B51" w:rsidRDefault="00FD578C" w:rsidP="00AB09B7">
      <w:pPr>
        <w:tabs>
          <w:tab w:val="left" w:pos="3060"/>
          <w:tab w:val="left" w:pos="6300"/>
        </w:tabs>
        <w:rPr>
          <w:b/>
          <w:bCs/>
          <w:sz w:val="24"/>
          <w:szCs w:val="24"/>
        </w:rPr>
      </w:pPr>
    </w:p>
    <w:p w14:paraId="18B211B0" w14:textId="25097D19" w:rsidR="00FD578C" w:rsidRPr="006A5B51" w:rsidRDefault="00C0658C" w:rsidP="00A6458B">
      <w:pPr>
        <w:tabs>
          <w:tab w:val="left" w:pos="3060"/>
          <w:tab w:val="left" w:pos="6300"/>
        </w:tabs>
        <w:spacing w:line="480" w:lineRule="auto"/>
        <w:rPr>
          <w:b/>
          <w:bCs/>
          <w:sz w:val="24"/>
          <w:szCs w:val="24"/>
        </w:rPr>
      </w:pPr>
      <w:r w:rsidRPr="007A57F9">
        <w:rPr>
          <w:noProof/>
          <w:sz w:val="24"/>
          <w:szCs w:val="24"/>
        </w:rPr>
        <mc:AlternateContent>
          <mc:Choice Requires="wps">
            <w:drawing>
              <wp:anchor distT="45720" distB="45720" distL="114300" distR="114300" simplePos="0" relativeHeight="251678720" behindDoc="0" locked="0" layoutInCell="1" allowOverlap="1" wp14:anchorId="64898E5F" wp14:editId="27747577">
                <wp:simplePos x="0" y="0"/>
                <wp:positionH relativeFrom="margin">
                  <wp:posOffset>-133350</wp:posOffset>
                </wp:positionH>
                <wp:positionV relativeFrom="paragraph">
                  <wp:posOffset>374650</wp:posOffset>
                </wp:positionV>
                <wp:extent cx="1009650" cy="1404620"/>
                <wp:effectExtent l="0" t="0" r="0" b="6350"/>
                <wp:wrapNone/>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solidFill>
                          <a:srgbClr val="FFFFFF"/>
                        </a:solidFill>
                        <a:ln w="9525">
                          <a:noFill/>
                          <a:miter lim="800000"/>
                          <a:headEnd/>
                          <a:tailEnd/>
                        </a:ln>
                      </wps:spPr>
                      <wps:txbx>
                        <w:txbxContent>
                          <w:p w14:paraId="70DBDB95" w14:textId="77777777" w:rsidR="00C0658C" w:rsidRPr="007A57F9" w:rsidRDefault="00C0658C" w:rsidP="00C0658C">
                            <w:pPr>
                              <w:rPr>
                                <w:sz w:val="24"/>
                                <w:szCs w:val="24"/>
                              </w:rPr>
                            </w:pPr>
                            <w:r w:rsidRPr="007A57F9">
                              <w:rPr>
                                <w:sz w:val="24"/>
                                <w:szCs w:val="24"/>
                              </w:rPr>
                              <w:t>Contestant #</w:t>
                            </w:r>
                          </w:p>
                          <w:p w14:paraId="3D83E953" w14:textId="2170F1B5" w:rsidR="00C0658C" w:rsidRPr="007A57F9" w:rsidRDefault="00C0658C" w:rsidP="00C0658C">
                            <w:pPr>
                              <w:rPr>
                                <w:sz w:val="24"/>
                                <w:szCs w:val="24"/>
                              </w:rPr>
                            </w:pPr>
                            <w:r w:rsidRPr="007A57F9">
                              <w:rPr>
                                <w:sz w:val="24"/>
                                <w:szCs w:val="24"/>
                              </w:rPr>
                              <w:t xml:space="preserve">Job </w:t>
                            </w:r>
                            <w:r>
                              <w:rPr>
                                <w:sz w:val="24"/>
                                <w:szCs w:val="24"/>
                              </w:rPr>
                              <w:t>4</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4898E5F" id="Text Box 12" o:spid="_x0000_s1036" type="#_x0000_t202" style="position:absolute;margin-left:-10.5pt;margin-top:29.5pt;width:79.5pt;height:110.6pt;z-index:25167872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" stroked="f">
                <v:textbox style="mso-fit-shape-to-text:t">
                  <w:txbxContent>
                    <w:p w14:paraId="70DBDB95" w14:textId="77777777" w:rsidR="00C0658C" w:rsidRPr="007A57F9" w:rsidRDefault="00C0658C" w:rsidP="00C0658C">
                      <w:pPr>
                        <w:rPr>
                          <w:sz w:val="24"/>
                          <w:szCs w:val="24"/>
                        </w:rPr>
                      </w:pPr>
                      <w:r w:rsidRPr="007A57F9">
                        <w:rPr>
                          <w:sz w:val="24"/>
                          <w:szCs w:val="24"/>
                        </w:rPr>
                        <w:t>Contestant #</w:t>
                      </w:r>
                    </w:p>
                    <w:p w14:paraId="3D83E953" w14:textId="2170F1B5" w:rsidR="00C0658C" w:rsidRPr="007A57F9" w:rsidRDefault="00C0658C" w:rsidP="00C0658C">
                      <w:pPr>
                        <w:rPr>
                          <w:sz w:val="24"/>
                          <w:szCs w:val="24"/>
                        </w:rPr>
                      </w:pPr>
                      <w:r w:rsidRPr="007A57F9">
                        <w:rPr>
                          <w:sz w:val="24"/>
                          <w:szCs w:val="24"/>
                        </w:rPr>
                        <w:t xml:space="preserve">Job </w:t>
                      </w:r>
                      <w:r>
                        <w:rPr>
                          <w:sz w:val="24"/>
                          <w:szCs w:val="24"/>
                        </w:rPr>
                        <w:t>4</w:t>
                      </w:r>
                    </w:p>
                  </w:txbxContent>
                </v:textbox>
                <w10:wrap anchorx="margin"/>
              </v:shape>
            </w:pict>
          </mc:Fallback>
        </mc:AlternateContent>
      </w:r>
    </w:p>
    <w:sectPr w:rsidR="00FD578C" w:rsidRPr="006A5B51" w:rsidSect="003E468F">
      <w:headerReference w:type="default" r:id="rId10"/>
      <w:pgSz w:w="12240" w:h="15840"/>
      <w:pgMar w:top="1170" w:right="1296" w:bottom="1080" w:left="1296"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D545F0D" w14:textId="77777777" w:rsidR="00D24E59" w:rsidRDefault="00D24E59" w:rsidP="00F1245D">
      <w:r>
        <w:separator/>
      </w:r>
    </w:p>
  </w:endnote>
  <w:endnote w:type="continuationSeparator" w:id="0">
    <w:p w14:paraId="0490B476" w14:textId="77777777" w:rsidR="00D24E59" w:rsidRDefault="00D24E59" w:rsidP="00F124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haucer">
    <w:altName w:val="Times New Roman"/>
    <w:charset w:val="00"/>
    <w:family w:val="auto"/>
    <w:pitch w:val="variable"/>
    <w:sig w:usb0="00000083" w:usb1="00000000" w:usb2="00000000" w:usb3="00000000" w:csb0="00000009"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FD0C657" w14:textId="77777777" w:rsidR="00D24E59" w:rsidRDefault="00D24E59" w:rsidP="00F1245D">
      <w:r>
        <w:separator/>
      </w:r>
    </w:p>
  </w:footnote>
  <w:footnote w:type="continuationSeparator" w:id="0">
    <w:p w14:paraId="784CEF27" w14:textId="77777777" w:rsidR="00D24E59" w:rsidRDefault="00D24E59" w:rsidP="00F124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8C370A" w14:textId="008BBA9D" w:rsidR="00D30854" w:rsidRPr="001962B9" w:rsidRDefault="0099490A" w:rsidP="00F1245D">
    <w:pPr>
      <w:pStyle w:val="Header"/>
      <w:rPr>
        <w:b/>
        <w:bCs/>
      </w:rPr>
    </w:pPr>
    <w:r>
      <w:rPr>
        <w:b/>
        <w:bCs/>
      </w:rPr>
      <w:t>ADVANCED OFFICE SYSTEMS &amp; PROCEDURES</w:t>
    </w:r>
    <w:r w:rsidR="00682B04" w:rsidRPr="001962B9">
      <w:rPr>
        <w:b/>
        <w:bCs/>
      </w:rPr>
      <w:t xml:space="preserve"> - </w:t>
    </w:r>
    <w:r w:rsidR="00994240">
      <w:rPr>
        <w:b/>
        <w:bCs/>
      </w:rPr>
      <w:t>NATIONAL</w:t>
    </w:r>
    <w:r w:rsidR="00D30854" w:rsidRPr="001962B9">
      <w:rPr>
        <w:b/>
        <w:bCs/>
      </w:rPr>
      <w:t xml:space="preserve"> </w:t>
    </w:r>
    <w:r w:rsidR="00293782">
      <w:rPr>
        <w:b/>
        <w:bCs/>
      </w:rPr>
      <w:t>20</w:t>
    </w:r>
    <w:r w:rsidR="007E1816">
      <w:rPr>
        <w:b/>
        <w:bCs/>
      </w:rPr>
      <w:t>20</w:t>
    </w:r>
    <w:r w:rsidR="00DC48A8">
      <w:rPr>
        <w:b/>
        <w:bCs/>
      </w:rPr>
      <w:t xml:space="preserve"> KEY</w:t>
    </w:r>
    <w:r w:rsidR="00D30854" w:rsidRPr="001962B9">
      <w:rPr>
        <w:b/>
        <w:bCs/>
      </w:rPr>
      <w:tab/>
    </w:r>
  </w:p>
  <w:p w14:paraId="49284CFB" w14:textId="11AAB197" w:rsidR="00D30854" w:rsidRPr="001962B9" w:rsidRDefault="001962B9" w:rsidP="0099490A">
    <w:pPr>
      <w:tabs>
        <w:tab w:val="left" w:pos="1770"/>
      </w:tabs>
      <w:rPr>
        <w:b/>
      </w:rPr>
    </w:pPr>
    <w:r w:rsidRPr="001962B9">
      <w:rPr>
        <w:b/>
        <w:bCs/>
      </w:rPr>
      <w:t>Page</w:t>
    </w:r>
    <w:r w:rsidR="00D30854" w:rsidRPr="001962B9">
      <w:rPr>
        <w:b/>
        <w:bCs/>
      </w:rPr>
      <w:t xml:space="preserve"> </w:t>
    </w:r>
    <w:r w:rsidR="00D30854" w:rsidRPr="001962B9">
      <w:rPr>
        <w:b/>
        <w:bCs/>
      </w:rPr>
      <w:fldChar w:fldCharType="begin"/>
    </w:r>
    <w:r w:rsidR="00D30854" w:rsidRPr="001962B9">
      <w:rPr>
        <w:b/>
        <w:bCs/>
      </w:rPr>
      <w:instrText xml:space="preserve"> PAGE   \* MERGEFORMAT </w:instrText>
    </w:r>
    <w:r w:rsidR="00D30854" w:rsidRPr="001962B9">
      <w:rPr>
        <w:b/>
        <w:bCs/>
      </w:rPr>
      <w:fldChar w:fldCharType="separate"/>
    </w:r>
    <w:r w:rsidR="00D31CD1">
      <w:rPr>
        <w:b/>
        <w:bCs/>
        <w:noProof/>
      </w:rPr>
      <w:t>8</w:t>
    </w:r>
    <w:r w:rsidR="00D30854" w:rsidRPr="001962B9">
      <w:rPr>
        <w:b/>
        <w:bCs/>
      </w:rPr>
      <w:fldChar w:fldCharType="end"/>
    </w:r>
    <w:r w:rsidR="00D30854" w:rsidRPr="001962B9">
      <w:rPr>
        <w:b/>
        <w:bCs/>
      </w:rPr>
      <w:t xml:space="preserve"> of </w:t>
    </w:r>
    <w:r w:rsidR="00D30854" w:rsidRPr="001962B9">
      <w:rPr>
        <w:b/>
      </w:rPr>
      <w:fldChar w:fldCharType="begin"/>
    </w:r>
    <w:r w:rsidR="00D30854" w:rsidRPr="001962B9">
      <w:rPr>
        <w:b/>
      </w:rPr>
      <w:instrText xml:space="preserve"> NUMPAGES  </w:instrText>
    </w:r>
    <w:r w:rsidR="00D30854" w:rsidRPr="001962B9">
      <w:rPr>
        <w:b/>
      </w:rPr>
      <w:fldChar w:fldCharType="separate"/>
    </w:r>
    <w:r w:rsidR="00D31CD1">
      <w:rPr>
        <w:b/>
        <w:noProof/>
      </w:rPr>
      <w:t>8</w:t>
    </w:r>
    <w:r w:rsidR="00D30854" w:rsidRPr="001962B9">
      <w:rPr>
        <w:b/>
      </w:rPr>
      <w:fldChar w:fldCharType="end"/>
    </w:r>
    <w:r w:rsidR="0099490A">
      <w:rPr>
        <w:b/>
      </w:rP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5F38A6"/>
    <w:multiLevelType w:val="hybridMultilevel"/>
    <w:tmpl w:val="C2BAEF48"/>
    <w:lvl w:ilvl="0" w:tplc="0409000F">
      <w:start w:val="9"/>
      <w:numFmt w:val="decimal"/>
      <w:lvlText w:val="%1."/>
      <w:lvlJc w:val="left"/>
      <w:pPr>
        <w:tabs>
          <w:tab w:val="num" w:pos="900"/>
        </w:tabs>
        <w:ind w:left="900" w:hanging="360"/>
      </w:pPr>
      <w:rPr>
        <w:rFonts w:hint="default"/>
      </w:rPr>
    </w:lvl>
    <w:lvl w:ilvl="1" w:tplc="04090019">
      <w:start w:val="1"/>
      <w:numFmt w:val="lowerLetter"/>
      <w:lvlText w:val="%2."/>
      <w:lvlJc w:val="left"/>
      <w:pPr>
        <w:tabs>
          <w:tab w:val="num" w:pos="1620"/>
        </w:tabs>
        <w:ind w:left="1620" w:hanging="360"/>
      </w:pPr>
    </w:lvl>
    <w:lvl w:ilvl="2" w:tplc="0409001B">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04090019">
      <w:start w:val="1"/>
      <w:numFmt w:val="lowerLetter"/>
      <w:lvlText w:val="%5."/>
      <w:lvlJc w:val="left"/>
      <w:pPr>
        <w:tabs>
          <w:tab w:val="num" w:pos="3780"/>
        </w:tabs>
        <w:ind w:left="3780" w:hanging="360"/>
      </w:pPr>
    </w:lvl>
    <w:lvl w:ilvl="5" w:tplc="0409001B">
      <w:start w:val="1"/>
      <w:numFmt w:val="lowerRoman"/>
      <w:lvlText w:val="%6."/>
      <w:lvlJc w:val="right"/>
      <w:pPr>
        <w:tabs>
          <w:tab w:val="num" w:pos="4500"/>
        </w:tabs>
        <w:ind w:left="4500" w:hanging="180"/>
      </w:pPr>
    </w:lvl>
    <w:lvl w:ilvl="6" w:tplc="0409000F">
      <w:start w:val="1"/>
      <w:numFmt w:val="decimal"/>
      <w:lvlText w:val="%7."/>
      <w:lvlJc w:val="left"/>
      <w:pPr>
        <w:tabs>
          <w:tab w:val="num" w:pos="5220"/>
        </w:tabs>
        <w:ind w:left="5220" w:hanging="360"/>
      </w:pPr>
    </w:lvl>
    <w:lvl w:ilvl="7" w:tplc="04090019">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 w15:restartNumberingAfterBreak="0">
    <w:nsid w:val="07F27E2C"/>
    <w:multiLevelType w:val="hybridMultilevel"/>
    <w:tmpl w:val="59FC92D8"/>
    <w:lvl w:ilvl="0" w:tplc="0409000F">
      <w:start w:val="1"/>
      <w:numFmt w:val="decimal"/>
      <w:lvlText w:val="%1."/>
      <w:lvlJc w:val="left"/>
      <w:pPr>
        <w:ind w:left="1092" w:hanging="360"/>
      </w:pPr>
    </w:lvl>
    <w:lvl w:ilvl="1" w:tplc="04090019">
      <w:start w:val="1"/>
      <w:numFmt w:val="lowerLetter"/>
      <w:lvlText w:val="%2."/>
      <w:lvlJc w:val="left"/>
      <w:pPr>
        <w:ind w:left="1812" w:hanging="360"/>
      </w:pPr>
    </w:lvl>
    <w:lvl w:ilvl="2" w:tplc="0409001B">
      <w:start w:val="1"/>
      <w:numFmt w:val="lowerRoman"/>
      <w:lvlText w:val="%3."/>
      <w:lvlJc w:val="right"/>
      <w:pPr>
        <w:ind w:left="2532" w:hanging="180"/>
      </w:pPr>
    </w:lvl>
    <w:lvl w:ilvl="3" w:tplc="0409000F" w:tentative="1">
      <w:start w:val="1"/>
      <w:numFmt w:val="decimal"/>
      <w:lvlText w:val="%4."/>
      <w:lvlJc w:val="left"/>
      <w:pPr>
        <w:ind w:left="3252" w:hanging="360"/>
      </w:pPr>
    </w:lvl>
    <w:lvl w:ilvl="4" w:tplc="04090019" w:tentative="1">
      <w:start w:val="1"/>
      <w:numFmt w:val="lowerLetter"/>
      <w:lvlText w:val="%5."/>
      <w:lvlJc w:val="left"/>
      <w:pPr>
        <w:ind w:left="3972" w:hanging="360"/>
      </w:pPr>
    </w:lvl>
    <w:lvl w:ilvl="5" w:tplc="0409001B" w:tentative="1">
      <w:start w:val="1"/>
      <w:numFmt w:val="lowerRoman"/>
      <w:lvlText w:val="%6."/>
      <w:lvlJc w:val="right"/>
      <w:pPr>
        <w:ind w:left="4692" w:hanging="180"/>
      </w:pPr>
    </w:lvl>
    <w:lvl w:ilvl="6" w:tplc="0409000F" w:tentative="1">
      <w:start w:val="1"/>
      <w:numFmt w:val="decimal"/>
      <w:lvlText w:val="%7."/>
      <w:lvlJc w:val="left"/>
      <w:pPr>
        <w:ind w:left="5412" w:hanging="360"/>
      </w:pPr>
    </w:lvl>
    <w:lvl w:ilvl="7" w:tplc="04090019" w:tentative="1">
      <w:start w:val="1"/>
      <w:numFmt w:val="lowerLetter"/>
      <w:lvlText w:val="%8."/>
      <w:lvlJc w:val="left"/>
      <w:pPr>
        <w:ind w:left="6132" w:hanging="360"/>
      </w:pPr>
    </w:lvl>
    <w:lvl w:ilvl="8" w:tplc="0409001B" w:tentative="1">
      <w:start w:val="1"/>
      <w:numFmt w:val="lowerRoman"/>
      <w:lvlText w:val="%9."/>
      <w:lvlJc w:val="right"/>
      <w:pPr>
        <w:ind w:left="6852" w:hanging="180"/>
      </w:pPr>
    </w:lvl>
  </w:abstractNum>
  <w:abstractNum w:abstractNumId="2" w15:restartNumberingAfterBreak="0">
    <w:nsid w:val="083D41B3"/>
    <w:multiLevelType w:val="hybridMultilevel"/>
    <w:tmpl w:val="613EE01A"/>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08863877"/>
    <w:multiLevelType w:val="hybridMultilevel"/>
    <w:tmpl w:val="2FD0B3F8"/>
    <w:lvl w:ilvl="0" w:tplc="3AB46AEA">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92923A4"/>
    <w:multiLevelType w:val="hybridMultilevel"/>
    <w:tmpl w:val="6764C65E"/>
    <w:lvl w:ilvl="0" w:tplc="04090019">
      <w:start w:val="1"/>
      <w:numFmt w:val="lowerLetter"/>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5" w15:restartNumberingAfterBreak="0">
    <w:nsid w:val="0C4551FA"/>
    <w:multiLevelType w:val="hybridMultilevel"/>
    <w:tmpl w:val="35043D84"/>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0F073143"/>
    <w:multiLevelType w:val="hybridMultilevel"/>
    <w:tmpl w:val="1364654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0F282B68"/>
    <w:multiLevelType w:val="hybridMultilevel"/>
    <w:tmpl w:val="64DA9136"/>
    <w:lvl w:ilvl="0" w:tplc="0409000F">
      <w:start w:val="1"/>
      <w:numFmt w:val="decimal"/>
      <w:lvlText w:val="%1."/>
      <w:lvlJc w:val="left"/>
      <w:pPr>
        <w:ind w:left="1092" w:hanging="360"/>
      </w:pPr>
    </w:lvl>
    <w:lvl w:ilvl="1" w:tplc="04090019">
      <w:start w:val="1"/>
      <w:numFmt w:val="lowerLetter"/>
      <w:lvlText w:val="%2."/>
      <w:lvlJc w:val="left"/>
      <w:pPr>
        <w:ind w:left="1812" w:hanging="360"/>
      </w:pPr>
    </w:lvl>
    <w:lvl w:ilvl="2" w:tplc="0409001B">
      <w:start w:val="1"/>
      <w:numFmt w:val="lowerRoman"/>
      <w:lvlText w:val="%3."/>
      <w:lvlJc w:val="right"/>
      <w:pPr>
        <w:ind w:left="2532" w:hanging="180"/>
      </w:pPr>
    </w:lvl>
    <w:lvl w:ilvl="3" w:tplc="0409000F" w:tentative="1">
      <w:start w:val="1"/>
      <w:numFmt w:val="decimal"/>
      <w:lvlText w:val="%4."/>
      <w:lvlJc w:val="left"/>
      <w:pPr>
        <w:ind w:left="3252" w:hanging="360"/>
      </w:pPr>
    </w:lvl>
    <w:lvl w:ilvl="4" w:tplc="04090019" w:tentative="1">
      <w:start w:val="1"/>
      <w:numFmt w:val="lowerLetter"/>
      <w:lvlText w:val="%5."/>
      <w:lvlJc w:val="left"/>
      <w:pPr>
        <w:ind w:left="3972" w:hanging="360"/>
      </w:pPr>
    </w:lvl>
    <w:lvl w:ilvl="5" w:tplc="0409001B" w:tentative="1">
      <w:start w:val="1"/>
      <w:numFmt w:val="lowerRoman"/>
      <w:lvlText w:val="%6."/>
      <w:lvlJc w:val="right"/>
      <w:pPr>
        <w:ind w:left="4692" w:hanging="180"/>
      </w:pPr>
    </w:lvl>
    <w:lvl w:ilvl="6" w:tplc="0409000F" w:tentative="1">
      <w:start w:val="1"/>
      <w:numFmt w:val="decimal"/>
      <w:lvlText w:val="%7."/>
      <w:lvlJc w:val="left"/>
      <w:pPr>
        <w:ind w:left="5412" w:hanging="360"/>
      </w:pPr>
    </w:lvl>
    <w:lvl w:ilvl="7" w:tplc="04090019" w:tentative="1">
      <w:start w:val="1"/>
      <w:numFmt w:val="lowerLetter"/>
      <w:lvlText w:val="%8."/>
      <w:lvlJc w:val="left"/>
      <w:pPr>
        <w:ind w:left="6132" w:hanging="360"/>
      </w:pPr>
    </w:lvl>
    <w:lvl w:ilvl="8" w:tplc="0409001B" w:tentative="1">
      <w:start w:val="1"/>
      <w:numFmt w:val="lowerRoman"/>
      <w:lvlText w:val="%9."/>
      <w:lvlJc w:val="right"/>
      <w:pPr>
        <w:ind w:left="6852" w:hanging="180"/>
      </w:pPr>
    </w:lvl>
  </w:abstractNum>
  <w:abstractNum w:abstractNumId="8" w15:restartNumberingAfterBreak="0">
    <w:nsid w:val="10391851"/>
    <w:multiLevelType w:val="hybridMultilevel"/>
    <w:tmpl w:val="353A39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1EC360A"/>
    <w:multiLevelType w:val="hybridMultilevel"/>
    <w:tmpl w:val="CB8EC070"/>
    <w:lvl w:ilvl="0" w:tplc="04090019">
      <w:start w:val="1"/>
      <w:numFmt w:val="lowerLetter"/>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14A532CF"/>
    <w:multiLevelType w:val="hybridMultilevel"/>
    <w:tmpl w:val="F7B45622"/>
    <w:lvl w:ilvl="0" w:tplc="D528EEF4">
      <w:start w:val="1"/>
      <w:numFmt w:val="bullet"/>
      <w:lvlText w:val=""/>
      <w:lvlJc w:val="left"/>
      <w:pPr>
        <w:tabs>
          <w:tab w:val="num" w:pos="360"/>
        </w:tabs>
        <w:ind w:left="36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6450E3B"/>
    <w:multiLevelType w:val="hybridMultilevel"/>
    <w:tmpl w:val="3FF0443C"/>
    <w:lvl w:ilvl="0" w:tplc="0409000F">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1BA7791E"/>
    <w:multiLevelType w:val="hybridMultilevel"/>
    <w:tmpl w:val="41802ABA"/>
    <w:lvl w:ilvl="0" w:tplc="0409000F">
      <w:start w:val="1"/>
      <w:numFmt w:val="decimal"/>
      <w:lvlText w:val="%1."/>
      <w:lvlJc w:val="left"/>
      <w:pPr>
        <w:ind w:left="1092" w:hanging="360"/>
      </w:pPr>
    </w:lvl>
    <w:lvl w:ilvl="1" w:tplc="04090019">
      <w:start w:val="1"/>
      <w:numFmt w:val="lowerLetter"/>
      <w:lvlText w:val="%2."/>
      <w:lvlJc w:val="left"/>
      <w:pPr>
        <w:ind w:left="1812" w:hanging="360"/>
      </w:pPr>
    </w:lvl>
    <w:lvl w:ilvl="2" w:tplc="0409001B">
      <w:start w:val="1"/>
      <w:numFmt w:val="lowerRoman"/>
      <w:lvlText w:val="%3."/>
      <w:lvlJc w:val="right"/>
      <w:pPr>
        <w:ind w:left="2532" w:hanging="180"/>
      </w:pPr>
    </w:lvl>
    <w:lvl w:ilvl="3" w:tplc="0409000F" w:tentative="1">
      <w:start w:val="1"/>
      <w:numFmt w:val="decimal"/>
      <w:lvlText w:val="%4."/>
      <w:lvlJc w:val="left"/>
      <w:pPr>
        <w:ind w:left="3252" w:hanging="360"/>
      </w:pPr>
    </w:lvl>
    <w:lvl w:ilvl="4" w:tplc="04090019" w:tentative="1">
      <w:start w:val="1"/>
      <w:numFmt w:val="lowerLetter"/>
      <w:lvlText w:val="%5."/>
      <w:lvlJc w:val="left"/>
      <w:pPr>
        <w:ind w:left="3972" w:hanging="360"/>
      </w:pPr>
    </w:lvl>
    <w:lvl w:ilvl="5" w:tplc="0409001B" w:tentative="1">
      <w:start w:val="1"/>
      <w:numFmt w:val="lowerRoman"/>
      <w:lvlText w:val="%6."/>
      <w:lvlJc w:val="right"/>
      <w:pPr>
        <w:ind w:left="4692" w:hanging="180"/>
      </w:pPr>
    </w:lvl>
    <w:lvl w:ilvl="6" w:tplc="0409000F" w:tentative="1">
      <w:start w:val="1"/>
      <w:numFmt w:val="decimal"/>
      <w:lvlText w:val="%7."/>
      <w:lvlJc w:val="left"/>
      <w:pPr>
        <w:ind w:left="5412" w:hanging="360"/>
      </w:pPr>
    </w:lvl>
    <w:lvl w:ilvl="7" w:tplc="04090019" w:tentative="1">
      <w:start w:val="1"/>
      <w:numFmt w:val="lowerLetter"/>
      <w:lvlText w:val="%8."/>
      <w:lvlJc w:val="left"/>
      <w:pPr>
        <w:ind w:left="6132" w:hanging="360"/>
      </w:pPr>
    </w:lvl>
    <w:lvl w:ilvl="8" w:tplc="0409001B" w:tentative="1">
      <w:start w:val="1"/>
      <w:numFmt w:val="lowerRoman"/>
      <w:lvlText w:val="%9."/>
      <w:lvlJc w:val="right"/>
      <w:pPr>
        <w:ind w:left="6852" w:hanging="180"/>
      </w:pPr>
    </w:lvl>
  </w:abstractNum>
  <w:abstractNum w:abstractNumId="13" w15:restartNumberingAfterBreak="0">
    <w:nsid w:val="1D8F3691"/>
    <w:multiLevelType w:val="hybridMultilevel"/>
    <w:tmpl w:val="433A6500"/>
    <w:lvl w:ilvl="0" w:tplc="0409000F">
      <w:start w:val="1"/>
      <w:numFmt w:val="decimal"/>
      <w:lvlText w:val="%1."/>
      <w:lvlJc w:val="left"/>
      <w:pPr>
        <w:ind w:left="1092" w:hanging="360"/>
      </w:pPr>
    </w:lvl>
    <w:lvl w:ilvl="1" w:tplc="04090019">
      <w:start w:val="1"/>
      <w:numFmt w:val="lowerLetter"/>
      <w:lvlText w:val="%2."/>
      <w:lvlJc w:val="left"/>
      <w:pPr>
        <w:ind w:left="1812" w:hanging="360"/>
      </w:pPr>
    </w:lvl>
    <w:lvl w:ilvl="2" w:tplc="0409001B">
      <w:start w:val="1"/>
      <w:numFmt w:val="lowerRoman"/>
      <w:lvlText w:val="%3."/>
      <w:lvlJc w:val="right"/>
      <w:pPr>
        <w:ind w:left="2532" w:hanging="180"/>
      </w:pPr>
    </w:lvl>
    <w:lvl w:ilvl="3" w:tplc="0409000F" w:tentative="1">
      <w:start w:val="1"/>
      <w:numFmt w:val="decimal"/>
      <w:lvlText w:val="%4."/>
      <w:lvlJc w:val="left"/>
      <w:pPr>
        <w:ind w:left="3252" w:hanging="360"/>
      </w:pPr>
    </w:lvl>
    <w:lvl w:ilvl="4" w:tplc="04090019" w:tentative="1">
      <w:start w:val="1"/>
      <w:numFmt w:val="lowerLetter"/>
      <w:lvlText w:val="%5."/>
      <w:lvlJc w:val="left"/>
      <w:pPr>
        <w:ind w:left="3972" w:hanging="360"/>
      </w:pPr>
    </w:lvl>
    <w:lvl w:ilvl="5" w:tplc="0409001B" w:tentative="1">
      <w:start w:val="1"/>
      <w:numFmt w:val="lowerRoman"/>
      <w:lvlText w:val="%6."/>
      <w:lvlJc w:val="right"/>
      <w:pPr>
        <w:ind w:left="4692" w:hanging="180"/>
      </w:pPr>
    </w:lvl>
    <w:lvl w:ilvl="6" w:tplc="0409000F" w:tentative="1">
      <w:start w:val="1"/>
      <w:numFmt w:val="decimal"/>
      <w:lvlText w:val="%7."/>
      <w:lvlJc w:val="left"/>
      <w:pPr>
        <w:ind w:left="5412" w:hanging="360"/>
      </w:pPr>
    </w:lvl>
    <w:lvl w:ilvl="7" w:tplc="04090019" w:tentative="1">
      <w:start w:val="1"/>
      <w:numFmt w:val="lowerLetter"/>
      <w:lvlText w:val="%8."/>
      <w:lvlJc w:val="left"/>
      <w:pPr>
        <w:ind w:left="6132" w:hanging="360"/>
      </w:pPr>
    </w:lvl>
    <w:lvl w:ilvl="8" w:tplc="0409001B" w:tentative="1">
      <w:start w:val="1"/>
      <w:numFmt w:val="lowerRoman"/>
      <w:lvlText w:val="%9."/>
      <w:lvlJc w:val="right"/>
      <w:pPr>
        <w:ind w:left="6852" w:hanging="180"/>
      </w:pPr>
    </w:lvl>
  </w:abstractNum>
  <w:abstractNum w:abstractNumId="14" w15:restartNumberingAfterBreak="0">
    <w:nsid w:val="2AA82724"/>
    <w:multiLevelType w:val="hybridMultilevel"/>
    <w:tmpl w:val="4976C29C"/>
    <w:lvl w:ilvl="0" w:tplc="04090019">
      <w:start w:val="1"/>
      <w:numFmt w:val="lowerLetter"/>
      <w:lvlText w:val="%1."/>
      <w:lvlJc w:val="left"/>
      <w:pPr>
        <w:ind w:left="1812" w:hanging="360"/>
      </w:pPr>
    </w:lvl>
    <w:lvl w:ilvl="1" w:tplc="04090019" w:tentative="1">
      <w:start w:val="1"/>
      <w:numFmt w:val="lowerLetter"/>
      <w:lvlText w:val="%2."/>
      <w:lvlJc w:val="left"/>
      <w:pPr>
        <w:ind w:left="2532" w:hanging="360"/>
      </w:pPr>
    </w:lvl>
    <w:lvl w:ilvl="2" w:tplc="0409001B" w:tentative="1">
      <w:start w:val="1"/>
      <w:numFmt w:val="lowerRoman"/>
      <w:lvlText w:val="%3."/>
      <w:lvlJc w:val="right"/>
      <w:pPr>
        <w:ind w:left="3252" w:hanging="180"/>
      </w:pPr>
    </w:lvl>
    <w:lvl w:ilvl="3" w:tplc="0409000F" w:tentative="1">
      <w:start w:val="1"/>
      <w:numFmt w:val="decimal"/>
      <w:lvlText w:val="%4."/>
      <w:lvlJc w:val="left"/>
      <w:pPr>
        <w:ind w:left="3972" w:hanging="360"/>
      </w:pPr>
    </w:lvl>
    <w:lvl w:ilvl="4" w:tplc="04090019" w:tentative="1">
      <w:start w:val="1"/>
      <w:numFmt w:val="lowerLetter"/>
      <w:lvlText w:val="%5."/>
      <w:lvlJc w:val="left"/>
      <w:pPr>
        <w:ind w:left="4692" w:hanging="360"/>
      </w:pPr>
    </w:lvl>
    <w:lvl w:ilvl="5" w:tplc="0409001B" w:tentative="1">
      <w:start w:val="1"/>
      <w:numFmt w:val="lowerRoman"/>
      <w:lvlText w:val="%6."/>
      <w:lvlJc w:val="right"/>
      <w:pPr>
        <w:ind w:left="5412" w:hanging="180"/>
      </w:pPr>
    </w:lvl>
    <w:lvl w:ilvl="6" w:tplc="0409000F" w:tentative="1">
      <w:start w:val="1"/>
      <w:numFmt w:val="decimal"/>
      <w:lvlText w:val="%7."/>
      <w:lvlJc w:val="left"/>
      <w:pPr>
        <w:ind w:left="6132" w:hanging="360"/>
      </w:pPr>
    </w:lvl>
    <w:lvl w:ilvl="7" w:tplc="04090019" w:tentative="1">
      <w:start w:val="1"/>
      <w:numFmt w:val="lowerLetter"/>
      <w:lvlText w:val="%8."/>
      <w:lvlJc w:val="left"/>
      <w:pPr>
        <w:ind w:left="6852" w:hanging="360"/>
      </w:pPr>
    </w:lvl>
    <w:lvl w:ilvl="8" w:tplc="0409001B" w:tentative="1">
      <w:start w:val="1"/>
      <w:numFmt w:val="lowerRoman"/>
      <w:lvlText w:val="%9."/>
      <w:lvlJc w:val="right"/>
      <w:pPr>
        <w:ind w:left="7572" w:hanging="180"/>
      </w:pPr>
    </w:lvl>
  </w:abstractNum>
  <w:abstractNum w:abstractNumId="15" w15:restartNumberingAfterBreak="0">
    <w:nsid w:val="3ABF61C6"/>
    <w:multiLevelType w:val="hybridMultilevel"/>
    <w:tmpl w:val="7EA640A2"/>
    <w:lvl w:ilvl="0" w:tplc="0409000F">
      <w:start w:val="1"/>
      <w:numFmt w:val="decimal"/>
      <w:lvlText w:val="%1."/>
      <w:lvlJc w:val="left"/>
      <w:pPr>
        <w:ind w:left="1092" w:hanging="360"/>
      </w:pPr>
    </w:lvl>
    <w:lvl w:ilvl="1" w:tplc="04090019">
      <w:start w:val="1"/>
      <w:numFmt w:val="lowerLetter"/>
      <w:lvlText w:val="%2."/>
      <w:lvlJc w:val="left"/>
      <w:pPr>
        <w:ind w:left="1812" w:hanging="360"/>
      </w:pPr>
    </w:lvl>
    <w:lvl w:ilvl="2" w:tplc="0409001B">
      <w:start w:val="1"/>
      <w:numFmt w:val="lowerRoman"/>
      <w:lvlText w:val="%3."/>
      <w:lvlJc w:val="right"/>
      <w:pPr>
        <w:ind w:left="2532" w:hanging="180"/>
      </w:pPr>
    </w:lvl>
    <w:lvl w:ilvl="3" w:tplc="0409000F" w:tentative="1">
      <w:start w:val="1"/>
      <w:numFmt w:val="decimal"/>
      <w:lvlText w:val="%4."/>
      <w:lvlJc w:val="left"/>
      <w:pPr>
        <w:ind w:left="3252" w:hanging="360"/>
      </w:pPr>
    </w:lvl>
    <w:lvl w:ilvl="4" w:tplc="04090019" w:tentative="1">
      <w:start w:val="1"/>
      <w:numFmt w:val="lowerLetter"/>
      <w:lvlText w:val="%5."/>
      <w:lvlJc w:val="left"/>
      <w:pPr>
        <w:ind w:left="3972" w:hanging="360"/>
      </w:pPr>
    </w:lvl>
    <w:lvl w:ilvl="5" w:tplc="0409001B" w:tentative="1">
      <w:start w:val="1"/>
      <w:numFmt w:val="lowerRoman"/>
      <w:lvlText w:val="%6."/>
      <w:lvlJc w:val="right"/>
      <w:pPr>
        <w:ind w:left="4692" w:hanging="180"/>
      </w:pPr>
    </w:lvl>
    <w:lvl w:ilvl="6" w:tplc="0409000F" w:tentative="1">
      <w:start w:val="1"/>
      <w:numFmt w:val="decimal"/>
      <w:lvlText w:val="%7."/>
      <w:lvlJc w:val="left"/>
      <w:pPr>
        <w:ind w:left="5412" w:hanging="360"/>
      </w:pPr>
    </w:lvl>
    <w:lvl w:ilvl="7" w:tplc="04090019" w:tentative="1">
      <w:start w:val="1"/>
      <w:numFmt w:val="lowerLetter"/>
      <w:lvlText w:val="%8."/>
      <w:lvlJc w:val="left"/>
      <w:pPr>
        <w:ind w:left="6132" w:hanging="360"/>
      </w:pPr>
    </w:lvl>
    <w:lvl w:ilvl="8" w:tplc="0409001B" w:tentative="1">
      <w:start w:val="1"/>
      <w:numFmt w:val="lowerRoman"/>
      <w:lvlText w:val="%9."/>
      <w:lvlJc w:val="right"/>
      <w:pPr>
        <w:ind w:left="6852" w:hanging="180"/>
      </w:pPr>
    </w:lvl>
  </w:abstractNum>
  <w:abstractNum w:abstractNumId="16" w15:restartNumberingAfterBreak="0">
    <w:nsid w:val="3BE626F6"/>
    <w:multiLevelType w:val="hybridMultilevel"/>
    <w:tmpl w:val="15AE35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482AA5"/>
    <w:multiLevelType w:val="hybridMultilevel"/>
    <w:tmpl w:val="85BC1612"/>
    <w:lvl w:ilvl="0" w:tplc="0409000F">
      <w:start w:val="1"/>
      <w:numFmt w:val="decimal"/>
      <w:lvlText w:val="%1."/>
      <w:lvlJc w:val="left"/>
      <w:pPr>
        <w:ind w:left="460" w:hanging="360"/>
      </w:p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18" w15:restartNumberingAfterBreak="0">
    <w:nsid w:val="3DBD2AF5"/>
    <w:multiLevelType w:val="hybridMultilevel"/>
    <w:tmpl w:val="29A863D6"/>
    <w:lvl w:ilvl="0" w:tplc="04090019">
      <w:start w:val="1"/>
      <w:numFmt w:val="lowerLetter"/>
      <w:lvlText w:val="%1."/>
      <w:lvlJc w:val="left"/>
      <w:pPr>
        <w:ind w:left="1812" w:hanging="360"/>
      </w:pPr>
    </w:lvl>
    <w:lvl w:ilvl="1" w:tplc="04090019" w:tentative="1">
      <w:start w:val="1"/>
      <w:numFmt w:val="lowerLetter"/>
      <w:lvlText w:val="%2."/>
      <w:lvlJc w:val="left"/>
      <w:pPr>
        <w:ind w:left="2532" w:hanging="360"/>
      </w:pPr>
    </w:lvl>
    <w:lvl w:ilvl="2" w:tplc="0409001B" w:tentative="1">
      <w:start w:val="1"/>
      <w:numFmt w:val="lowerRoman"/>
      <w:lvlText w:val="%3."/>
      <w:lvlJc w:val="right"/>
      <w:pPr>
        <w:ind w:left="3252" w:hanging="180"/>
      </w:pPr>
    </w:lvl>
    <w:lvl w:ilvl="3" w:tplc="0409000F" w:tentative="1">
      <w:start w:val="1"/>
      <w:numFmt w:val="decimal"/>
      <w:lvlText w:val="%4."/>
      <w:lvlJc w:val="left"/>
      <w:pPr>
        <w:ind w:left="3972" w:hanging="360"/>
      </w:pPr>
    </w:lvl>
    <w:lvl w:ilvl="4" w:tplc="04090019" w:tentative="1">
      <w:start w:val="1"/>
      <w:numFmt w:val="lowerLetter"/>
      <w:lvlText w:val="%5."/>
      <w:lvlJc w:val="left"/>
      <w:pPr>
        <w:ind w:left="4692" w:hanging="360"/>
      </w:pPr>
    </w:lvl>
    <w:lvl w:ilvl="5" w:tplc="0409001B" w:tentative="1">
      <w:start w:val="1"/>
      <w:numFmt w:val="lowerRoman"/>
      <w:lvlText w:val="%6."/>
      <w:lvlJc w:val="right"/>
      <w:pPr>
        <w:ind w:left="5412" w:hanging="180"/>
      </w:pPr>
    </w:lvl>
    <w:lvl w:ilvl="6" w:tplc="0409000F" w:tentative="1">
      <w:start w:val="1"/>
      <w:numFmt w:val="decimal"/>
      <w:lvlText w:val="%7."/>
      <w:lvlJc w:val="left"/>
      <w:pPr>
        <w:ind w:left="6132" w:hanging="360"/>
      </w:pPr>
    </w:lvl>
    <w:lvl w:ilvl="7" w:tplc="04090019" w:tentative="1">
      <w:start w:val="1"/>
      <w:numFmt w:val="lowerLetter"/>
      <w:lvlText w:val="%8."/>
      <w:lvlJc w:val="left"/>
      <w:pPr>
        <w:ind w:left="6852" w:hanging="360"/>
      </w:pPr>
    </w:lvl>
    <w:lvl w:ilvl="8" w:tplc="0409001B" w:tentative="1">
      <w:start w:val="1"/>
      <w:numFmt w:val="lowerRoman"/>
      <w:lvlText w:val="%9."/>
      <w:lvlJc w:val="right"/>
      <w:pPr>
        <w:ind w:left="7572" w:hanging="180"/>
      </w:pPr>
    </w:lvl>
  </w:abstractNum>
  <w:abstractNum w:abstractNumId="19" w15:restartNumberingAfterBreak="0">
    <w:nsid w:val="3FFD0A31"/>
    <w:multiLevelType w:val="hybridMultilevel"/>
    <w:tmpl w:val="29A863D6"/>
    <w:lvl w:ilvl="0" w:tplc="04090019">
      <w:start w:val="1"/>
      <w:numFmt w:val="lowerLetter"/>
      <w:lvlText w:val="%1."/>
      <w:lvlJc w:val="left"/>
      <w:pPr>
        <w:ind w:left="1812" w:hanging="360"/>
      </w:pPr>
    </w:lvl>
    <w:lvl w:ilvl="1" w:tplc="04090019" w:tentative="1">
      <w:start w:val="1"/>
      <w:numFmt w:val="lowerLetter"/>
      <w:lvlText w:val="%2."/>
      <w:lvlJc w:val="left"/>
      <w:pPr>
        <w:ind w:left="2532" w:hanging="360"/>
      </w:pPr>
    </w:lvl>
    <w:lvl w:ilvl="2" w:tplc="0409001B" w:tentative="1">
      <w:start w:val="1"/>
      <w:numFmt w:val="lowerRoman"/>
      <w:lvlText w:val="%3."/>
      <w:lvlJc w:val="right"/>
      <w:pPr>
        <w:ind w:left="3252" w:hanging="180"/>
      </w:pPr>
    </w:lvl>
    <w:lvl w:ilvl="3" w:tplc="0409000F" w:tentative="1">
      <w:start w:val="1"/>
      <w:numFmt w:val="decimal"/>
      <w:lvlText w:val="%4."/>
      <w:lvlJc w:val="left"/>
      <w:pPr>
        <w:ind w:left="3972" w:hanging="360"/>
      </w:pPr>
    </w:lvl>
    <w:lvl w:ilvl="4" w:tplc="04090019" w:tentative="1">
      <w:start w:val="1"/>
      <w:numFmt w:val="lowerLetter"/>
      <w:lvlText w:val="%5."/>
      <w:lvlJc w:val="left"/>
      <w:pPr>
        <w:ind w:left="4692" w:hanging="360"/>
      </w:pPr>
    </w:lvl>
    <w:lvl w:ilvl="5" w:tplc="0409001B" w:tentative="1">
      <w:start w:val="1"/>
      <w:numFmt w:val="lowerRoman"/>
      <w:lvlText w:val="%6."/>
      <w:lvlJc w:val="right"/>
      <w:pPr>
        <w:ind w:left="5412" w:hanging="180"/>
      </w:pPr>
    </w:lvl>
    <w:lvl w:ilvl="6" w:tplc="0409000F" w:tentative="1">
      <w:start w:val="1"/>
      <w:numFmt w:val="decimal"/>
      <w:lvlText w:val="%7."/>
      <w:lvlJc w:val="left"/>
      <w:pPr>
        <w:ind w:left="6132" w:hanging="360"/>
      </w:pPr>
    </w:lvl>
    <w:lvl w:ilvl="7" w:tplc="04090019" w:tentative="1">
      <w:start w:val="1"/>
      <w:numFmt w:val="lowerLetter"/>
      <w:lvlText w:val="%8."/>
      <w:lvlJc w:val="left"/>
      <w:pPr>
        <w:ind w:left="6852" w:hanging="360"/>
      </w:pPr>
    </w:lvl>
    <w:lvl w:ilvl="8" w:tplc="0409001B" w:tentative="1">
      <w:start w:val="1"/>
      <w:numFmt w:val="lowerRoman"/>
      <w:lvlText w:val="%9."/>
      <w:lvlJc w:val="right"/>
      <w:pPr>
        <w:ind w:left="7572" w:hanging="180"/>
      </w:pPr>
    </w:lvl>
  </w:abstractNum>
  <w:abstractNum w:abstractNumId="20" w15:restartNumberingAfterBreak="0">
    <w:nsid w:val="442757CB"/>
    <w:multiLevelType w:val="hybridMultilevel"/>
    <w:tmpl w:val="A9D2480C"/>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455D4326"/>
    <w:multiLevelType w:val="hybridMultilevel"/>
    <w:tmpl w:val="8F6CC82A"/>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15:restartNumberingAfterBreak="0">
    <w:nsid w:val="467F30D9"/>
    <w:multiLevelType w:val="hybridMultilevel"/>
    <w:tmpl w:val="ADE8527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47A966C7"/>
    <w:multiLevelType w:val="hybridMultilevel"/>
    <w:tmpl w:val="F6BE6804"/>
    <w:lvl w:ilvl="0" w:tplc="0409000F">
      <w:start w:val="1"/>
      <w:numFmt w:val="decimal"/>
      <w:lvlText w:val="%1."/>
      <w:lvlJc w:val="left"/>
      <w:pPr>
        <w:ind w:left="1092" w:hanging="360"/>
      </w:pPr>
    </w:lvl>
    <w:lvl w:ilvl="1" w:tplc="04090019">
      <w:start w:val="1"/>
      <w:numFmt w:val="lowerLetter"/>
      <w:lvlText w:val="%2."/>
      <w:lvlJc w:val="left"/>
      <w:pPr>
        <w:ind w:left="1812" w:hanging="360"/>
      </w:pPr>
    </w:lvl>
    <w:lvl w:ilvl="2" w:tplc="0409001B">
      <w:start w:val="1"/>
      <w:numFmt w:val="lowerRoman"/>
      <w:lvlText w:val="%3."/>
      <w:lvlJc w:val="right"/>
      <w:pPr>
        <w:ind w:left="2532" w:hanging="180"/>
      </w:pPr>
    </w:lvl>
    <w:lvl w:ilvl="3" w:tplc="0409000F" w:tentative="1">
      <w:start w:val="1"/>
      <w:numFmt w:val="decimal"/>
      <w:lvlText w:val="%4."/>
      <w:lvlJc w:val="left"/>
      <w:pPr>
        <w:ind w:left="3252" w:hanging="360"/>
      </w:pPr>
    </w:lvl>
    <w:lvl w:ilvl="4" w:tplc="04090019" w:tentative="1">
      <w:start w:val="1"/>
      <w:numFmt w:val="lowerLetter"/>
      <w:lvlText w:val="%5."/>
      <w:lvlJc w:val="left"/>
      <w:pPr>
        <w:ind w:left="3972" w:hanging="360"/>
      </w:pPr>
    </w:lvl>
    <w:lvl w:ilvl="5" w:tplc="0409001B" w:tentative="1">
      <w:start w:val="1"/>
      <w:numFmt w:val="lowerRoman"/>
      <w:lvlText w:val="%6."/>
      <w:lvlJc w:val="right"/>
      <w:pPr>
        <w:ind w:left="4692" w:hanging="180"/>
      </w:pPr>
    </w:lvl>
    <w:lvl w:ilvl="6" w:tplc="0409000F" w:tentative="1">
      <w:start w:val="1"/>
      <w:numFmt w:val="decimal"/>
      <w:lvlText w:val="%7."/>
      <w:lvlJc w:val="left"/>
      <w:pPr>
        <w:ind w:left="5412" w:hanging="360"/>
      </w:pPr>
    </w:lvl>
    <w:lvl w:ilvl="7" w:tplc="04090019" w:tentative="1">
      <w:start w:val="1"/>
      <w:numFmt w:val="lowerLetter"/>
      <w:lvlText w:val="%8."/>
      <w:lvlJc w:val="left"/>
      <w:pPr>
        <w:ind w:left="6132" w:hanging="360"/>
      </w:pPr>
    </w:lvl>
    <w:lvl w:ilvl="8" w:tplc="0409001B" w:tentative="1">
      <w:start w:val="1"/>
      <w:numFmt w:val="lowerRoman"/>
      <w:lvlText w:val="%9."/>
      <w:lvlJc w:val="right"/>
      <w:pPr>
        <w:ind w:left="6852" w:hanging="180"/>
      </w:pPr>
    </w:lvl>
  </w:abstractNum>
  <w:abstractNum w:abstractNumId="24" w15:restartNumberingAfterBreak="0">
    <w:nsid w:val="54FC17E6"/>
    <w:multiLevelType w:val="hybridMultilevel"/>
    <w:tmpl w:val="997E13B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565119F7"/>
    <w:multiLevelType w:val="hybridMultilevel"/>
    <w:tmpl w:val="78A6E0A2"/>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402AEE04">
      <w:start w:val="1"/>
      <w:numFmt w:val="upperLetter"/>
      <w:lvlText w:val="%4."/>
      <w:lvlJc w:val="left"/>
      <w:pPr>
        <w:tabs>
          <w:tab w:val="num" w:pos="3240"/>
        </w:tabs>
        <w:ind w:left="3240" w:hanging="72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58237E02"/>
    <w:multiLevelType w:val="hybridMultilevel"/>
    <w:tmpl w:val="29A863D6"/>
    <w:lvl w:ilvl="0" w:tplc="04090019">
      <w:start w:val="1"/>
      <w:numFmt w:val="lowerLetter"/>
      <w:lvlText w:val="%1."/>
      <w:lvlJc w:val="left"/>
      <w:pPr>
        <w:ind w:left="1812" w:hanging="360"/>
      </w:pPr>
    </w:lvl>
    <w:lvl w:ilvl="1" w:tplc="04090019" w:tentative="1">
      <w:start w:val="1"/>
      <w:numFmt w:val="lowerLetter"/>
      <w:lvlText w:val="%2."/>
      <w:lvlJc w:val="left"/>
      <w:pPr>
        <w:ind w:left="2532" w:hanging="360"/>
      </w:pPr>
    </w:lvl>
    <w:lvl w:ilvl="2" w:tplc="0409001B" w:tentative="1">
      <w:start w:val="1"/>
      <w:numFmt w:val="lowerRoman"/>
      <w:lvlText w:val="%3."/>
      <w:lvlJc w:val="right"/>
      <w:pPr>
        <w:ind w:left="3252" w:hanging="180"/>
      </w:pPr>
    </w:lvl>
    <w:lvl w:ilvl="3" w:tplc="0409000F" w:tentative="1">
      <w:start w:val="1"/>
      <w:numFmt w:val="decimal"/>
      <w:lvlText w:val="%4."/>
      <w:lvlJc w:val="left"/>
      <w:pPr>
        <w:ind w:left="3972" w:hanging="360"/>
      </w:pPr>
    </w:lvl>
    <w:lvl w:ilvl="4" w:tplc="04090019" w:tentative="1">
      <w:start w:val="1"/>
      <w:numFmt w:val="lowerLetter"/>
      <w:lvlText w:val="%5."/>
      <w:lvlJc w:val="left"/>
      <w:pPr>
        <w:ind w:left="4692" w:hanging="360"/>
      </w:pPr>
    </w:lvl>
    <w:lvl w:ilvl="5" w:tplc="0409001B" w:tentative="1">
      <w:start w:val="1"/>
      <w:numFmt w:val="lowerRoman"/>
      <w:lvlText w:val="%6."/>
      <w:lvlJc w:val="right"/>
      <w:pPr>
        <w:ind w:left="5412" w:hanging="180"/>
      </w:pPr>
    </w:lvl>
    <w:lvl w:ilvl="6" w:tplc="0409000F" w:tentative="1">
      <w:start w:val="1"/>
      <w:numFmt w:val="decimal"/>
      <w:lvlText w:val="%7."/>
      <w:lvlJc w:val="left"/>
      <w:pPr>
        <w:ind w:left="6132" w:hanging="360"/>
      </w:pPr>
    </w:lvl>
    <w:lvl w:ilvl="7" w:tplc="04090019" w:tentative="1">
      <w:start w:val="1"/>
      <w:numFmt w:val="lowerLetter"/>
      <w:lvlText w:val="%8."/>
      <w:lvlJc w:val="left"/>
      <w:pPr>
        <w:ind w:left="6852" w:hanging="360"/>
      </w:pPr>
    </w:lvl>
    <w:lvl w:ilvl="8" w:tplc="0409001B" w:tentative="1">
      <w:start w:val="1"/>
      <w:numFmt w:val="lowerRoman"/>
      <w:lvlText w:val="%9."/>
      <w:lvlJc w:val="right"/>
      <w:pPr>
        <w:ind w:left="7572" w:hanging="180"/>
      </w:pPr>
    </w:lvl>
  </w:abstractNum>
  <w:abstractNum w:abstractNumId="27" w15:restartNumberingAfterBreak="0">
    <w:nsid w:val="5833727A"/>
    <w:multiLevelType w:val="hybridMultilevel"/>
    <w:tmpl w:val="29A863D6"/>
    <w:lvl w:ilvl="0" w:tplc="04090019">
      <w:start w:val="1"/>
      <w:numFmt w:val="lowerLetter"/>
      <w:lvlText w:val="%1."/>
      <w:lvlJc w:val="left"/>
      <w:pPr>
        <w:ind w:left="1812" w:hanging="360"/>
      </w:pPr>
    </w:lvl>
    <w:lvl w:ilvl="1" w:tplc="04090019" w:tentative="1">
      <w:start w:val="1"/>
      <w:numFmt w:val="lowerLetter"/>
      <w:lvlText w:val="%2."/>
      <w:lvlJc w:val="left"/>
      <w:pPr>
        <w:ind w:left="2532" w:hanging="360"/>
      </w:pPr>
    </w:lvl>
    <w:lvl w:ilvl="2" w:tplc="0409001B" w:tentative="1">
      <w:start w:val="1"/>
      <w:numFmt w:val="lowerRoman"/>
      <w:lvlText w:val="%3."/>
      <w:lvlJc w:val="right"/>
      <w:pPr>
        <w:ind w:left="3252" w:hanging="180"/>
      </w:pPr>
    </w:lvl>
    <w:lvl w:ilvl="3" w:tplc="0409000F" w:tentative="1">
      <w:start w:val="1"/>
      <w:numFmt w:val="decimal"/>
      <w:lvlText w:val="%4."/>
      <w:lvlJc w:val="left"/>
      <w:pPr>
        <w:ind w:left="3972" w:hanging="360"/>
      </w:pPr>
    </w:lvl>
    <w:lvl w:ilvl="4" w:tplc="04090019" w:tentative="1">
      <w:start w:val="1"/>
      <w:numFmt w:val="lowerLetter"/>
      <w:lvlText w:val="%5."/>
      <w:lvlJc w:val="left"/>
      <w:pPr>
        <w:ind w:left="4692" w:hanging="360"/>
      </w:pPr>
    </w:lvl>
    <w:lvl w:ilvl="5" w:tplc="0409001B" w:tentative="1">
      <w:start w:val="1"/>
      <w:numFmt w:val="lowerRoman"/>
      <w:lvlText w:val="%6."/>
      <w:lvlJc w:val="right"/>
      <w:pPr>
        <w:ind w:left="5412" w:hanging="180"/>
      </w:pPr>
    </w:lvl>
    <w:lvl w:ilvl="6" w:tplc="0409000F" w:tentative="1">
      <w:start w:val="1"/>
      <w:numFmt w:val="decimal"/>
      <w:lvlText w:val="%7."/>
      <w:lvlJc w:val="left"/>
      <w:pPr>
        <w:ind w:left="6132" w:hanging="360"/>
      </w:pPr>
    </w:lvl>
    <w:lvl w:ilvl="7" w:tplc="04090019" w:tentative="1">
      <w:start w:val="1"/>
      <w:numFmt w:val="lowerLetter"/>
      <w:lvlText w:val="%8."/>
      <w:lvlJc w:val="left"/>
      <w:pPr>
        <w:ind w:left="6852" w:hanging="360"/>
      </w:pPr>
    </w:lvl>
    <w:lvl w:ilvl="8" w:tplc="0409001B" w:tentative="1">
      <w:start w:val="1"/>
      <w:numFmt w:val="lowerRoman"/>
      <w:lvlText w:val="%9."/>
      <w:lvlJc w:val="right"/>
      <w:pPr>
        <w:ind w:left="7572" w:hanging="180"/>
      </w:pPr>
    </w:lvl>
  </w:abstractNum>
  <w:abstractNum w:abstractNumId="28" w15:restartNumberingAfterBreak="0">
    <w:nsid w:val="5D1B1068"/>
    <w:multiLevelType w:val="hybridMultilevel"/>
    <w:tmpl w:val="29A863D6"/>
    <w:lvl w:ilvl="0" w:tplc="04090019">
      <w:start w:val="1"/>
      <w:numFmt w:val="lowerLetter"/>
      <w:lvlText w:val="%1."/>
      <w:lvlJc w:val="left"/>
      <w:pPr>
        <w:ind w:left="1812" w:hanging="360"/>
      </w:pPr>
    </w:lvl>
    <w:lvl w:ilvl="1" w:tplc="04090019" w:tentative="1">
      <w:start w:val="1"/>
      <w:numFmt w:val="lowerLetter"/>
      <w:lvlText w:val="%2."/>
      <w:lvlJc w:val="left"/>
      <w:pPr>
        <w:ind w:left="2532" w:hanging="360"/>
      </w:pPr>
    </w:lvl>
    <w:lvl w:ilvl="2" w:tplc="0409001B" w:tentative="1">
      <w:start w:val="1"/>
      <w:numFmt w:val="lowerRoman"/>
      <w:lvlText w:val="%3."/>
      <w:lvlJc w:val="right"/>
      <w:pPr>
        <w:ind w:left="3252" w:hanging="180"/>
      </w:pPr>
    </w:lvl>
    <w:lvl w:ilvl="3" w:tplc="0409000F" w:tentative="1">
      <w:start w:val="1"/>
      <w:numFmt w:val="decimal"/>
      <w:lvlText w:val="%4."/>
      <w:lvlJc w:val="left"/>
      <w:pPr>
        <w:ind w:left="3972" w:hanging="360"/>
      </w:pPr>
    </w:lvl>
    <w:lvl w:ilvl="4" w:tplc="04090019" w:tentative="1">
      <w:start w:val="1"/>
      <w:numFmt w:val="lowerLetter"/>
      <w:lvlText w:val="%5."/>
      <w:lvlJc w:val="left"/>
      <w:pPr>
        <w:ind w:left="4692" w:hanging="360"/>
      </w:pPr>
    </w:lvl>
    <w:lvl w:ilvl="5" w:tplc="0409001B" w:tentative="1">
      <w:start w:val="1"/>
      <w:numFmt w:val="lowerRoman"/>
      <w:lvlText w:val="%6."/>
      <w:lvlJc w:val="right"/>
      <w:pPr>
        <w:ind w:left="5412" w:hanging="180"/>
      </w:pPr>
    </w:lvl>
    <w:lvl w:ilvl="6" w:tplc="0409000F" w:tentative="1">
      <w:start w:val="1"/>
      <w:numFmt w:val="decimal"/>
      <w:lvlText w:val="%7."/>
      <w:lvlJc w:val="left"/>
      <w:pPr>
        <w:ind w:left="6132" w:hanging="360"/>
      </w:pPr>
    </w:lvl>
    <w:lvl w:ilvl="7" w:tplc="04090019" w:tentative="1">
      <w:start w:val="1"/>
      <w:numFmt w:val="lowerLetter"/>
      <w:lvlText w:val="%8."/>
      <w:lvlJc w:val="left"/>
      <w:pPr>
        <w:ind w:left="6852" w:hanging="360"/>
      </w:pPr>
    </w:lvl>
    <w:lvl w:ilvl="8" w:tplc="0409001B" w:tentative="1">
      <w:start w:val="1"/>
      <w:numFmt w:val="lowerRoman"/>
      <w:lvlText w:val="%9."/>
      <w:lvlJc w:val="right"/>
      <w:pPr>
        <w:ind w:left="7572" w:hanging="180"/>
      </w:pPr>
    </w:lvl>
  </w:abstractNum>
  <w:abstractNum w:abstractNumId="29" w15:restartNumberingAfterBreak="0">
    <w:nsid w:val="5D497DE0"/>
    <w:multiLevelType w:val="hybridMultilevel"/>
    <w:tmpl w:val="AC02447A"/>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15:restartNumberingAfterBreak="0">
    <w:nsid w:val="5F6B4E1B"/>
    <w:multiLevelType w:val="hybridMultilevel"/>
    <w:tmpl w:val="526EA1B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632425CC"/>
    <w:multiLevelType w:val="hybridMultilevel"/>
    <w:tmpl w:val="61EAC190"/>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2" w15:restartNumberingAfterBreak="0">
    <w:nsid w:val="64933273"/>
    <w:multiLevelType w:val="hybridMultilevel"/>
    <w:tmpl w:val="3DECF86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6790547D"/>
    <w:multiLevelType w:val="hybridMultilevel"/>
    <w:tmpl w:val="41466AE2"/>
    <w:lvl w:ilvl="0" w:tplc="D528EEF4">
      <w:start w:val="1"/>
      <w:numFmt w:val="bullet"/>
      <w:lvlText w:val=""/>
      <w:lvlJc w:val="left"/>
      <w:pPr>
        <w:tabs>
          <w:tab w:val="num" w:pos="360"/>
        </w:tabs>
        <w:ind w:left="36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83C0E68"/>
    <w:multiLevelType w:val="hybridMultilevel"/>
    <w:tmpl w:val="A79485B2"/>
    <w:lvl w:ilvl="0" w:tplc="8BB66568">
      <w:start w:val="4"/>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5" w15:restartNumberingAfterBreak="0">
    <w:nsid w:val="69053EFF"/>
    <w:multiLevelType w:val="hybridMultilevel"/>
    <w:tmpl w:val="1E785ECA"/>
    <w:lvl w:ilvl="0" w:tplc="A3B839A0">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6A591EBE"/>
    <w:multiLevelType w:val="hybridMultilevel"/>
    <w:tmpl w:val="29A863D6"/>
    <w:lvl w:ilvl="0" w:tplc="04090019">
      <w:start w:val="1"/>
      <w:numFmt w:val="lowerLetter"/>
      <w:lvlText w:val="%1."/>
      <w:lvlJc w:val="left"/>
      <w:pPr>
        <w:ind w:left="1812" w:hanging="360"/>
      </w:pPr>
    </w:lvl>
    <w:lvl w:ilvl="1" w:tplc="04090019" w:tentative="1">
      <w:start w:val="1"/>
      <w:numFmt w:val="lowerLetter"/>
      <w:lvlText w:val="%2."/>
      <w:lvlJc w:val="left"/>
      <w:pPr>
        <w:ind w:left="2532" w:hanging="360"/>
      </w:pPr>
    </w:lvl>
    <w:lvl w:ilvl="2" w:tplc="0409001B" w:tentative="1">
      <w:start w:val="1"/>
      <w:numFmt w:val="lowerRoman"/>
      <w:lvlText w:val="%3."/>
      <w:lvlJc w:val="right"/>
      <w:pPr>
        <w:ind w:left="3252" w:hanging="180"/>
      </w:pPr>
    </w:lvl>
    <w:lvl w:ilvl="3" w:tplc="0409000F" w:tentative="1">
      <w:start w:val="1"/>
      <w:numFmt w:val="decimal"/>
      <w:lvlText w:val="%4."/>
      <w:lvlJc w:val="left"/>
      <w:pPr>
        <w:ind w:left="3972" w:hanging="360"/>
      </w:pPr>
    </w:lvl>
    <w:lvl w:ilvl="4" w:tplc="04090019" w:tentative="1">
      <w:start w:val="1"/>
      <w:numFmt w:val="lowerLetter"/>
      <w:lvlText w:val="%5."/>
      <w:lvlJc w:val="left"/>
      <w:pPr>
        <w:ind w:left="4692" w:hanging="360"/>
      </w:pPr>
    </w:lvl>
    <w:lvl w:ilvl="5" w:tplc="0409001B" w:tentative="1">
      <w:start w:val="1"/>
      <w:numFmt w:val="lowerRoman"/>
      <w:lvlText w:val="%6."/>
      <w:lvlJc w:val="right"/>
      <w:pPr>
        <w:ind w:left="5412" w:hanging="180"/>
      </w:pPr>
    </w:lvl>
    <w:lvl w:ilvl="6" w:tplc="0409000F" w:tentative="1">
      <w:start w:val="1"/>
      <w:numFmt w:val="decimal"/>
      <w:lvlText w:val="%7."/>
      <w:lvlJc w:val="left"/>
      <w:pPr>
        <w:ind w:left="6132" w:hanging="360"/>
      </w:pPr>
    </w:lvl>
    <w:lvl w:ilvl="7" w:tplc="04090019" w:tentative="1">
      <w:start w:val="1"/>
      <w:numFmt w:val="lowerLetter"/>
      <w:lvlText w:val="%8."/>
      <w:lvlJc w:val="left"/>
      <w:pPr>
        <w:ind w:left="6852" w:hanging="360"/>
      </w:pPr>
    </w:lvl>
    <w:lvl w:ilvl="8" w:tplc="0409001B" w:tentative="1">
      <w:start w:val="1"/>
      <w:numFmt w:val="lowerRoman"/>
      <w:lvlText w:val="%9."/>
      <w:lvlJc w:val="right"/>
      <w:pPr>
        <w:ind w:left="7572" w:hanging="180"/>
      </w:pPr>
    </w:lvl>
  </w:abstractNum>
  <w:abstractNum w:abstractNumId="37" w15:restartNumberingAfterBreak="0">
    <w:nsid w:val="6E5041F5"/>
    <w:multiLevelType w:val="hybridMultilevel"/>
    <w:tmpl w:val="2F9E42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39F73A1"/>
    <w:multiLevelType w:val="multilevel"/>
    <w:tmpl w:val="9342F66C"/>
    <w:lvl w:ilvl="0">
      <w:start w:val="1"/>
      <w:numFmt w:val="decimal"/>
      <w:lvlText w:val="%1."/>
      <w:lvlJc w:val="left"/>
      <w:pPr>
        <w:tabs>
          <w:tab w:val="num" w:pos="5760"/>
        </w:tabs>
        <w:ind w:left="5760" w:hanging="720"/>
      </w:pPr>
      <w:rPr>
        <w:rFonts w:hint="default"/>
        <w:b/>
      </w:rPr>
    </w:lvl>
    <w:lvl w:ilvl="1" w:tentative="1">
      <w:start w:val="1"/>
      <w:numFmt w:val="lowerLetter"/>
      <w:lvlText w:val="%2."/>
      <w:lvlJc w:val="left"/>
      <w:pPr>
        <w:tabs>
          <w:tab w:val="num" w:pos="6120"/>
        </w:tabs>
        <w:ind w:left="6120" w:hanging="360"/>
      </w:pPr>
    </w:lvl>
    <w:lvl w:ilvl="2" w:tentative="1">
      <w:start w:val="1"/>
      <w:numFmt w:val="lowerRoman"/>
      <w:lvlText w:val="%3."/>
      <w:lvlJc w:val="right"/>
      <w:pPr>
        <w:tabs>
          <w:tab w:val="num" w:pos="6840"/>
        </w:tabs>
        <w:ind w:left="6840" w:hanging="180"/>
      </w:pPr>
    </w:lvl>
    <w:lvl w:ilvl="3" w:tentative="1">
      <w:start w:val="1"/>
      <w:numFmt w:val="decimal"/>
      <w:lvlText w:val="%4."/>
      <w:lvlJc w:val="left"/>
      <w:pPr>
        <w:tabs>
          <w:tab w:val="num" w:pos="7560"/>
        </w:tabs>
        <w:ind w:left="7560" w:hanging="360"/>
      </w:pPr>
    </w:lvl>
    <w:lvl w:ilvl="4" w:tentative="1">
      <w:start w:val="1"/>
      <w:numFmt w:val="lowerLetter"/>
      <w:lvlText w:val="%5."/>
      <w:lvlJc w:val="left"/>
      <w:pPr>
        <w:tabs>
          <w:tab w:val="num" w:pos="8280"/>
        </w:tabs>
        <w:ind w:left="8280" w:hanging="360"/>
      </w:pPr>
    </w:lvl>
    <w:lvl w:ilvl="5" w:tentative="1">
      <w:start w:val="1"/>
      <w:numFmt w:val="lowerRoman"/>
      <w:lvlText w:val="%6."/>
      <w:lvlJc w:val="right"/>
      <w:pPr>
        <w:tabs>
          <w:tab w:val="num" w:pos="9000"/>
        </w:tabs>
        <w:ind w:left="9000" w:hanging="180"/>
      </w:pPr>
    </w:lvl>
    <w:lvl w:ilvl="6" w:tentative="1">
      <w:start w:val="1"/>
      <w:numFmt w:val="decimal"/>
      <w:lvlText w:val="%7."/>
      <w:lvlJc w:val="left"/>
      <w:pPr>
        <w:tabs>
          <w:tab w:val="num" w:pos="9720"/>
        </w:tabs>
        <w:ind w:left="9720" w:hanging="360"/>
      </w:pPr>
    </w:lvl>
    <w:lvl w:ilvl="7" w:tentative="1">
      <w:start w:val="1"/>
      <w:numFmt w:val="lowerLetter"/>
      <w:lvlText w:val="%8."/>
      <w:lvlJc w:val="left"/>
      <w:pPr>
        <w:tabs>
          <w:tab w:val="num" w:pos="10440"/>
        </w:tabs>
        <w:ind w:left="10440" w:hanging="360"/>
      </w:pPr>
    </w:lvl>
    <w:lvl w:ilvl="8" w:tentative="1">
      <w:start w:val="1"/>
      <w:numFmt w:val="lowerRoman"/>
      <w:lvlText w:val="%9."/>
      <w:lvlJc w:val="right"/>
      <w:pPr>
        <w:tabs>
          <w:tab w:val="num" w:pos="11160"/>
        </w:tabs>
        <w:ind w:left="11160" w:hanging="180"/>
      </w:pPr>
    </w:lvl>
  </w:abstractNum>
  <w:abstractNum w:abstractNumId="39" w15:restartNumberingAfterBreak="0">
    <w:nsid w:val="787F7804"/>
    <w:multiLevelType w:val="hybridMultilevel"/>
    <w:tmpl w:val="E32CC164"/>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0" w15:restartNumberingAfterBreak="0">
    <w:nsid w:val="7AFD7C1A"/>
    <w:multiLevelType w:val="hybridMultilevel"/>
    <w:tmpl w:val="B1A237B6"/>
    <w:lvl w:ilvl="0" w:tplc="04090019">
      <w:start w:val="1"/>
      <w:numFmt w:val="lowerLetter"/>
      <w:lvlText w:val="%1."/>
      <w:lvlJc w:val="left"/>
      <w:pPr>
        <w:ind w:left="1812" w:hanging="360"/>
      </w:pPr>
    </w:lvl>
    <w:lvl w:ilvl="1" w:tplc="04090019" w:tentative="1">
      <w:start w:val="1"/>
      <w:numFmt w:val="lowerLetter"/>
      <w:lvlText w:val="%2."/>
      <w:lvlJc w:val="left"/>
      <w:pPr>
        <w:ind w:left="2532" w:hanging="360"/>
      </w:pPr>
    </w:lvl>
    <w:lvl w:ilvl="2" w:tplc="0409001B" w:tentative="1">
      <w:start w:val="1"/>
      <w:numFmt w:val="lowerRoman"/>
      <w:lvlText w:val="%3."/>
      <w:lvlJc w:val="right"/>
      <w:pPr>
        <w:ind w:left="3252" w:hanging="180"/>
      </w:pPr>
    </w:lvl>
    <w:lvl w:ilvl="3" w:tplc="0409000F" w:tentative="1">
      <w:start w:val="1"/>
      <w:numFmt w:val="decimal"/>
      <w:lvlText w:val="%4."/>
      <w:lvlJc w:val="left"/>
      <w:pPr>
        <w:ind w:left="3972" w:hanging="360"/>
      </w:pPr>
    </w:lvl>
    <w:lvl w:ilvl="4" w:tplc="04090019" w:tentative="1">
      <w:start w:val="1"/>
      <w:numFmt w:val="lowerLetter"/>
      <w:lvlText w:val="%5."/>
      <w:lvlJc w:val="left"/>
      <w:pPr>
        <w:ind w:left="4692" w:hanging="360"/>
      </w:pPr>
    </w:lvl>
    <w:lvl w:ilvl="5" w:tplc="0409001B" w:tentative="1">
      <w:start w:val="1"/>
      <w:numFmt w:val="lowerRoman"/>
      <w:lvlText w:val="%6."/>
      <w:lvlJc w:val="right"/>
      <w:pPr>
        <w:ind w:left="5412" w:hanging="180"/>
      </w:pPr>
    </w:lvl>
    <w:lvl w:ilvl="6" w:tplc="0409000F" w:tentative="1">
      <w:start w:val="1"/>
      <w:numFmt w:val="decimal"/>
      <w:lvlText w:val="%7."/>
      <w:lvlJc w:val="left"/>
      <w:pPr>
        <w:ind w:left="6132" w:hanging="360"/>
      </w:pPr>
    </w:lvl>
    <w:lvl w:ilvl="7" w:tplc="04090019" w:tentative="1">
      <w:start w:val="1"/>
      <w:numFmt w:val="lowerLetter"/>
      <w:lvlText w:val="%8."/>
      <w:lvlJc w:val="left"/>
      <w:pPr>
        <w:ind w:left="6852" w:hanging="360"/>
      </w:pPr>
    </w:lvl>
    <w:lvl w:ilvl="8" w:tplc="0409001B" w:tentative="1">
      <w:start w:val="1"/>
      <w:numFmt w:val="lowerRoman"/>
      <w:lvlText w:val="%9."/>
      <w:lvlJc w:val="right"/>
      <w:pPr>
        <w:ind w:left="7572" w:hanging="180"/>
      </w:pPr>
    </w:lvl>
  </w:abstractNum>
  <w:num w:numId="1">
    <w:abstractNumId w:val="38"/>
  </w:num>
  <w:num w:numId="2">
    <w:abstractNumId w:val="25"/>
  </w:num>
  <w:num w:numId="3">
    <w:abstractNumId w:val="24"/>
  </w:num>
  <w:num w:numId="4">
    <w:abstractNumId w:val="33"/>
  </w:num>
  <w:num w:numId="5">
    <w:abstractNumId w:val="10"/>
  </w:num>
  <w:num w:numId="6">
    <w:abstractNumId w:val="3"/>
  </w:num>
  <w:num w:numId="7">
    <w:abstractNumId w:val="11"/>
  </w:num>
  <w:num w:numId="8">
    <w:abstractNumId w:val="0"/>
  </w:num>
  <w:num w:numId="9">
    <w:abstractNumId w:val="22"/>
  </w:num>
  <w:num w:numId="10">
    <w:abstractNumId w:val="34"/>
  </w:num>
  <w:num w:numId="11">
    <w:abstractNumId w:val="35"/>
  </w:num>
  <w:num w:numId="12">
    <w:abstractNumId w:val="6"/>
  </w:num>
  <w:num w:numId="13">
    <w:abstractNumId w:val="37"/>
  </w:num>
  <w:num w:numId="14">
    <w:abstractNumId w:val="32"/>
  </w:num>
  <w:num w:numId="15">
    <w:abstractNumId w:val="30"/>
  </w:num>
  <w:num w:numId="16">
    <w:abstractNumId w:val="17"/>
  </w:num>
  <w:num w:numId="17">
    <w:abstractNumId w:val="23"/>
  </w:num>
  <w:num w:numId="18">
    <w:abstractNumId w:val="39"/>
  </w:num>
  <w:num w:numId="19">
    <w:abstractNumId w:val="31"/>
  </w:num>
  <w:num w:numId="20">
    <w:abstractNumId w:val="5"/>
  </w:num>
  <w:num w:numId="21">
    <w:abstractNumId w:val="20"/>
  </w:num>
  <w:num w:numId="22">
    <w:abstractNumId w:val="2"/>
  </w:num>
  <w:num w:numId="23">
    <w:abstractNumId w:val="1"/>
  </w:num>
  <w:num w:numId="24">
    <w:abstractNumId w:val="15"/>
  </w:num>
  <w:num w:numId="25">
    <w:abstractNumId w:val="13"/>
  </w:num>
  <w:num w:numId="26">
    <w:abstractNumId w:val="12"/>
  </w:num>
  <w:num w:numId="27">
    <w:abstractNumId w:val="21"/>
  </w:num>
  <w:num w:numId="28">
    <w:abstractNumId w:val="29"/>
  </w:num>
  <w:num w:numId="29">
    <w:abstractNumId w:val="40"/>
  </w:num>
  <w:num w:numId="30">
    <w:abstractNumId w:val="7"/>
  </w:num>
  <w:num w:numId="31">
    <w:abstractNumId w:val="36"/>
  </w:num>
  <w:num w:numId="32">
    <w:abstractNumId w:val="19"/>
  </w:num>
  <w:num w:numId="33">
    <w:abstractNumId w:val="9"/>
  </w:num>
  <w:num w:numId="34">
    <w:abstractNumId w:val="28"/>
  </w:num>
  <w:num w:numId="35">
    <w:abstractNumId w:val="14"/>
  </w:num>
  <w:num w:numId="36">
    <w:abstractNumId w:val="18"/>
  </w:num>
  <w:num w:numId="37">
    <w:abstractNumId w:val="26"/>
  </w:num>
  <w:num w:numId="38">
    <w:abstractNumId w:val="27"/>
  </w:num>
  <w:num w:numId="3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3"/>
  </w:num>
  <w:num w:numId="4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8"/>
  </w:num>
  <w:num w:numId="43">
    <w:abstractNumId w:val="16"/>
  </w:num>
  <w:num w:numId="4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Hewes Angie">
    <w15:presenceInfo w15:providerId="AD" w15:userId="S-1-5-21-739180723-1232289346-1601665820-165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visionView w:markup="0"/>
  <w:trackRevisions/>
  <w:defaultTabStop w:val="720"/>
  <w:drawingGridHorizontalSpacing w:val="100"/>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245D"/>
    <w:rsid w:val="00001961"/>
    <w:rsid w:val="0000531A"/>
    <w:rsid w:val="00010397"/>
    <w:rsid w:val="0001536A"/>
    <w:rsid w:val="00025D29"/>
    <w:rsid w:val="000276D1"/>
    <w:rsid w:val="0004087C"/>
    <w:rsid w:val="0005099D"/>
    <w:rsid w:val="00091841"/>
    <w:rsid w:val="0009681C"/>
    <w:rsid w:val="00096C05"/>
    <w:rsid w:val="000C6F0A"/>
    <w:rsid w:val="000D01D6"/>
    <w:rsid w:val="000D56FC"/>
    <w:rsid w:val="000D6FD0"/>
    <w:rsid w:val="000E1BD5"/>
    <w:rsid w:val="00100E4A"/>
    <w:rsid w:val="00103DB8"/>
    <w:rsid w:val="0010665F"/>
    <w:rsid w:val="0011738B"/>
    <w:rsid w:val="0012246F"/>
    <w:rsid w:val="001233AE"/>
    <w:rsid w:val="00124B64"/>
    <w:rsid w:val="001333B5"/>
    <w:rsid w:val="00135207"/>
    <w:rsid w:val="00143A1C"/>
    <w:rsid w:val="00144536"/>
    <w:rsid w:val="00146D32"/>
    <w:rsid w:val="00155172"/>
    <w:rsid w:val="00157E09"/>
    <w:rsid w:val="00171E17"/>
    <w:rsid w:val="0018488C"/>
    <w:rsid w:val="00194DD3"/>
    <w:rsid w:val="00195022"/>
    <w:rsid w:val="00195DD1"/>
    <w:rsid w:val="001962B9"/>
    <w:rsid w:val="001A6172"/>
    <w:rsid w:val="001B30A1"/>
    <w:rsid w:val="001B3D7F"/>
    <w:rsid w:val="001B5FD2"/>
    <w:rsid w:val="001C4797"/>
    <w:rsid w:val="001C78AB"/>
    <w:rsid w:val="001C7EEC"/>
    <w:rsid w:val="001E1578"/>
    <w:rsid w:val="001E746C"/>
    <w:rsid w:val="001E7B05"/>
    <w:rsid w:val="001F1C43"/>
    <w:rsid w:val="00203734"/>
    <w:rsid w:val="00204DBB"/>
    <w:rsid w:val="00217602"/>
    <w:rsid w:val="00244804"/>
    <w:rsid w:val="00246A9F"/>
    <w:rsid w:val="00251877"/>
    <w:rsid w:val="00255AD1"/>
    <w:rsid w:val="00263A8D"/>
    <w:rsid w:val="002658BD"/>
    <w:rsid w:val="00270C01"/>
    <w:rsid w:val="00271D98"/>
    <w:rsid w:val="00281800"/>
    <w:rsid w:val="00284D39"/>
    <w:rsid w:val="00293782"/>
    <w:rsid w:val="002A0D6A"/>
    <w:rsid w:val="002A5E9B"/>
    <w:rsid w:val="002B032E"/>
    <w:rsid w:val="002B0596"/>
    <w:rsid w:val="002C0006"/>
    <w:rsid w:val="002C4BF3"/>
    <w:rsid w:val="002C6CEC"/>
    <w:rsid w:val="002D221C"/>
    <w:rsid w:val="002F46CB"/>
    <w:rsid w:val="003003AB"/>
    <w:rsid w:val="003012E1"/>
    <w:rsid w:val="00317425"/>
    <w:rsid w:val="00322433"/>
    <w:rsid w:val="0032609B"/>
    <w:rsid w:val="00330557"/>
    <w:rsid w:val="00352666"/>
    <w:rsid w:val="00352A11"/>
    <w:rsid w:val="00367B08"/>
    <w:rsid w:val="00376011"/>
    <w:rsid w:val="00376B09"/>
    <w:rsid w:val="00377276"/>
    <w:rsid w:val="003834D4"/>
    <w:rsid w:val="0038776D"/>
    <w:rsid w:val="003B26F2"/>
    <w:rsid w:val="003B48EA"/>
    <w:rsid w:val="003C62B5"/>
    <w:rsid w:val="003D55AA"/>
    <w:rsid w:val="003E468F"/>
    <w:rsid w:val="00401D33"/>
    <w:rsid w:val="00403D3C"/>
    <w:rsid w:val="00404B92"/>
    <w:rsid w:val="00412C27"/>
    <w:rsid w:val="00420CB8"/>
    <w:rsid w:val="00431F3D"/>
    <w:rsid w:val="0043409A"/>
    <w:rsid w:val="004341A5"/>
    <w:rsid w:val="00436929"/>
    <w:rsid w:val="0044165D"/>
    <w:rsid w:val="0044476B"/>
    <w:rsid w:val="00450503"/>
    <w:rsid w:val="00451020"/>
    <w:rsid w:val="004510FE"/>
    <w:rsid w:val="00453986"/>
    <w:rsid w:val="00477AC3"/>
    <w:rsid w:val="00481371"/>
    <w:rsid w:val="00490FDB"/>
    <w:rsid w:val="00494DD1"/>
    <w:rsid w:val="00495A40"/>
    <w:rsid w:val="004A6CD7"/>
    <w:rsid w:val="004B0E9D"/>
    <w:rsid w:val="004C3102"/>
    <w:rsid w:val="004C65BC"/>
    <w:rsid w:val="004C6A24"/>
    <w:rsid w:val="004D22C7"/>
    <w:rsid w:val="004D3FF7"/>
    <w:rsid w:val="004D7528"/>
    <w:rsid w:val="004E5846"/>
    <w:rsid w:val="00505F8C"/>
    <w:rsid w:val="0051264C"/>
    <w:rsid w:val="00515CE6"/>
    <w:rsid w:val="00520B21"/>
    <w:rsid w:val="0052244F"/>
    <w:rsid w:val="00532F7E"/>
    <w:rsid w:val="00536671"/>
    <w:rsid w:val="00536F84"/>
    <w:rsid w:val="005816EA"/>
    <w:rsid w:val="00582255"/>
    <w:rsid w:val="00584902"/>
    <w:rsid w:val="0058722E"/>
    <w:rsid w:val="00596E45"/>
    <w:rsid w:val="005A0EA4"/>
    <w:rsid w:val="005A39FB"/>
    <w:rsid w:val="005B368D"/>
    <w:rsid w:val="005D5DD9"/>
    <w:rsid w:val="005E1E5E"/>
    <w:rsid w:val="005F51E4"/>
    <w:rsid w:val="005F7924"/>
    <w:rsid w:val="00611968"/>
    <w:rsid w:val="00613D4B"/>
    <w:rsid w:val="00615146"/>
    <w:rsid w:val="00624C75"/>
    <w:rsid w:val="006459CE"/>
    <w:rsid w:val="00651186"/>
    <w:rsid w:val="00656AE0"/>
    <w:rsid w:val="0066323A"/>
    <w:rsid w:val="0067063A"/>
    <w:rsid w:val="00670E74"/>
    <w:rsid w:val="0067681E"/>
    <w:rsid w:val="00682B04"/>
    <w:rsid w:val="00683334"/>
    <w:rsid w:val="006838D7"/>
    <w:rsid w:val="0068463D"/>
    <w:rsid w:val="00693961"/>
    <w:rsid w:val="00693ACA"/>
    <w:rsid w:val="006940BA"/>
    <w:rsid w:val="00697645"/>
    <w:rsid w:val="006A5B51"/>
    <w:rsid w:val="006B046F"/>
    <w:rsid w:val="006B3C67"/>
    <w:rsid w:val="006B5A65"/>
    <w:rsid w:val="006C5BAD"/>
    <w:rsid w:val="006D53F5"/>
    <w:rsid w:val="006D6443"/>
    <w:rsid w:val="006E3FA0"/>
    <w:rsid w:val="00701431"/>
    <w:rsid w:val="00703BB5"/>
    <w:rsid w:val="0072015B"/>
    <w:rsid w:val="00724536"/>
    <w:rsid w:val="00725674"/>
    <w:rsid w:val="007405F1"/>
    <w:rsid w:val="00747C93"/>
    <w:rsid w:val="00753230"/>
    <w:rsid w:val="007541F5"/>
    <w:rsid w:val="00754710"/>
    <w:rsid w:val="00755654"/>
    <w:rsid w:val="007557D5"/>
    <w:rsid w:val="0076620B"/>
    <w:rsid w:val="00766A90"/>
    <w:rsid w:val="00772077"/>
    <w:rsid w:val="00773C66"/>
    <w:rsid w:val="0077466C"/>
    <w:rsid w:val="00776C47"/>
    <w:rsid w:val="0077737E"/>
    <w:rsid w:val="00787588"/>
    <w:rsid w:val="00797294"/>
    <w:rsid w:val="007A12B7"/>
    <w:rsid w:val="007C17EF"/>
    <w:rsid w:val="007C7462"/>
    <w:rsid w:val="007D6037"/>
    <w:rsid w:val="007E1816"/>
    <w:rsid w:val="0080645B"/>
    <w:rsid w:val="00811A93"/>
    <w:rsid w:val="0081454A"/>
    <w:rsid w:val="00827D13"/>
    <w:rsid w:val="00836B92"/>
    <w:rsid w:val="008404A3"/>
    <w:rsid w:val="0085188B"/>
    <w:rsid w:val="00857AD5"/>
    <w:rsid w:val="008662B2"/>
    <w:rsid w:val="0087046C"/>
    <w:rsid w:val="00874195"/>
    <w:rsid w:val="00877D2D"/>
    <w:rsid w:val="0088192E"/>
    <w:rsid w:val="008846D6"/>
    <w:rsid w:val="008952B6"/>
    <w:rsid w:val="008A1FCB"/>
    <w:rsid w:val="008B0488"/>
    <w:rsid w:val="008B0BC3"/>
    <w:rsid w:val="008C013C"/>
    <w:rsid w:val="008C3EFC"/>
    <w:rsid w:val="008C5289"/>
    <w:rsid w:val="008C7B6A"/>
    <w:rsid w:val="008C7E00"/>
    <w:rsid w:val="008D4E1C"/>
    <w:rsid w:val="008F0383"/>
    <w:rsid w:val="008F07A0"/>
    <w:rsid w:val="00903B27"/>
    <w:rsid w:val="00905809"/>
    <w:rsid w:val="00911900"/>
    <w:rsid w:val="00912596"/>
    <w:rsid w:val="0092206F"/>
    <w:rsid w:val="00922A36"/>
    <w:rsid w:val="00940BED"/>
    <w:rsid w:val="00942D02"/>
    <w:rsid w:val="009507EC"/>
    <w:rsid w:val="0095694D"/>
    <w:rsid w:val="0096549E"/>
    <w:rsid w:val="00966451"/>
    <w:rsid w:val="00967121"/>
    <w:rsid w:val="0097304B"/>
    <w:rsid w:val="00994240"/>
    <w:rsid w:val="0099490A"/>
    <w:rsid w:val="009B17FB"/>
    <w:rsid w:val="009B3A4F"/>
    <w:rsid w:val="009B7588"/>
    <w:rsid w:val="009C030D"/>
    <w:rsid w:val="009D45B7"/>
    <w:rsid w:val="009F3B30"/>
    <w:rsid w:val="009F6AB1"/>
    <w:rsid w:val="00A0059C"/>
    <w:rsid w:val="00A03819"/>
    <w:rsid w:val="00A2222D"/>
    <w:rsid w:val="00A253BE"/>
    <w:rsid w:val="00A31992"/>
    <w:rsid w:val="00A47A70"/>
    <w:rsid w:val="00A51EF1"/>
    <w:rsid w:val="00A6458B"/>
    <w:rsid w:val="00A761F4"/>
    <w:rsid w:val="00AA075B"/>
    <w:rsid w:val="00AA273D"/>
    <w:rsid w:val="00AB09B7"/>
    <w:rsid w:val="00AB2DF4"/>
    <w:rsid w:val="00AB4113"/>
    <w:rsid w:val="00AC31A1"/>
    <w:rsid w:val="00AC6559"/>
    <w:rsid w:val="00AE5DD4"/>
    <w:rsid w:val="00AF1788"/>
    <w:rsid w:val="00B0108C"/>
    <w:rsid w:val="00B07639"/>
    <w:rsid w:val="00B12A84"/>
    <w:rsid w:val="00B21752"/>
    <w:rsid w:val="00B21B79"/>
    <w:rsid w:val="00B22DD2"/>
    <w:rsid w:val="00B2455E"/>
    <w:rsid w:val="00B24B81"/>
    <w:rsid w:val="00B3024E"/>
    <w:rsid w:val="00B6046D"/>
    <w:rsid w:val="00B96AB4"/>
    <w:rsid w:val="00BA01A1"/>
    <w:rsid w:val="00BA525A"/>
    <w:rsid w:val="00BC46A8"/>
    <w:rsid w:val="00BD0945"/>
    <w:rsid w:val="00BE0424"/>
    <w:rsid w:val="00BE79F6"/>
    <w:rsid w:val="00BF612A"/>
    <w:rsid w:val="00C03DB8"/>
    <w:rsid w:val="00C0658C"/>
    <w:rsid w:val="00C06B40"/>
    <w:rsid w:val="00C10884"/>
    <w:rsid w:val="00C12A28"/>
    <w:rsid w:val="00C20A3B"/>
    <w:rsid w:val="00C25F93"/>
    <w:rsid w:val="00C32E00"/>
    <w:rsid w:val="00C42B54"/>
    <w:rsid w:val="00C42EA7"/>
    <w:rsid w:val="00C45C10"/>
    <w:rsid w:val="00C5029D"/>
    <w:rsid w:val="00C55CAE"/>
    <w:rsid w:val="00C5665F"/>
    <w:rsid w:val="00C5746D"/>
    <w:rsid w:val="00C61B47"/>
    <w:rsid w:val="00C6753C"/>
    <w:rsid w:val="00C77A53"/>
    <w:rsid w:val="00C872C2"/>
    <w:rsid w:val="00C92A93"/>
    <w:rsid w:val="00CA4673"/>
    <w:rsid w:val="00CA6A94"/>
    <w:rsid w:val="00CB12A5"/>
    <w:rsid w:val="00CB67D6"/>
    <w:rsid w:val="00CC0E64"/>
    <w:rsid w:val="00CC279C"/>
    <w:rsid w:val="00CC2C7D"/>
    <w:rsid w:val="00CC68B4"/>
    <w:rsid w:val="00CD6C67"/>
    <w:rsid w:val="00CE6EF9"/>
    <w:rsid w:val="00CF4F4C"/>
    <w:rsid w:val="00CF7A4C"/>
    <w:rsid w:val="00D03757"/>
    <w:rsid w:val="00D100F2"/>
    <w:rsid w:val="00D14AAD"/>
    <w:rsid w:val="00D17C28"/>
    <w:rsid w:val="00D24718"/>
    <w:rsid w:val="00D24E59"/>
    <w:rsid w:val="00D26648"/>
    <w:rsid w:val="00D269FD"/>
    <w:rsid w:val="00D30854"/>
    <w:rsid w:val="00D31CD1"/>
    <w:rsid w:val="00D371AC"/>
    <w:rsid w:val="00D50AAC"/>
    <w:rsid w:val="00D55A03"/>
    <w:rsid w:val="00D56E9F"/>
    <w:rsid w:val="00D61261"/>
    <w:rsid w:val="00D65CE5"/>
    <w:rsid w:val="00D74CCC"/>
    <w:rsid w:val="00D75666"/>
    <w:rsid w:val="00D81C07"/>
    <w:rsid w:val="00D85737"/>
    <w:rsid w:val="00D86359"/>
    <w:rsid w:val="00D934EC"/>
    <w:rsid w:val="00D961E9"/>
    <w:rsid w:val="00DA1E61"/>
    <w:rsid w:val="00DA3CD1"/>
    <w:rsid w:val="00DA3E84"/>
    <w:rsid w:val="00DB62CA"/>
    <w:rsid w:val="00DC01DA"/>
    <w:rsid w:val="00DC3815"/>
    <w:rsid w:val="00DC48A8"/>
    <w:rsid w:val="00DC6170"/>
    <w:rsid w:val="00DD4EEC"/>
    <w:rsid w:val="00DE0B2B"/>
    <w:rsid w:val="00DE2327"/>
    <w:rsid w:val="00DE2D7E"/>
    <w:rsid w:val="00DE3B04"/>
    <w:rsid w:val="00DE5ECB"/>
    <w:rsid w:val="00DF1D50"/>
    <w:rsid w:val="00DF3F18"/>
    <w:rsid w:val="00E071CD"/>
    <w:rsid w:val="00E2408D"/>
    <w:rsid w:val="00E25414"/>
    <w:rsid w:val="00E27CC7"/>
    <w:rsid w:val="00E315D4"/>
    <w:rsid w:val="00E41CA4"/>
    <w:rsid w:val="00E5567F"/>
    <w:rsid w:val="00E65046"/>
    <w:rsid w:val="00E72025"/>
    <w:rsid w:val="00E817AF"/>
    <w:rsid w:val="00EA03F2"/>
    <w:rsid w:val="00EA5D62"/>
    <w:rsid w:val="00EC2F33"/>
    <w:rsid w:val="00EC7ED2"/>
    <w:rsid w:val="00ED0161"/>
    <w:rsid w:val="00ED2B56"/>
    <w:rsid w:val="00EE7960"/>
    <w:rsid w:val="00EF543D"/>
    <w:rsid w:val="00F011CE"/>
    <w:rsid w:val="00F1245D"/>
    <w:rsid w:val="00F2101F"/>
    <w:rsid w:val="00F249C9"/>
    <w:rsid w:val="00F3666E"/>
    <w:rsid w:val="00F42C43"/>
    <w:rsid w:val="00F50B33"/>
    <w:rsid w:val="00F52F9B"/>
    <w:rsid w:val="00F55ED1"/>
    <w:rsid w:val="00F635A7"/>
    <w:rsid w:val="00F71962"/>
    <w:rsid w:val="00F74F30"/>
    <w:rsid w:val="00F93AB9"/>
    <w:rsid w:val="00FA1F2C"/>
    <w:rsid w:val="00FC7C51"/>
    <w:rsid w:val="00FD578C"/>
    <w:rsid w:val="00FD7F61"/>
    <w:rsid w:val="00FE17C3"/>
    <w:rsid w:val="00FE44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BE4E08"/>
  <w15:docId w15:val="{5C8B1BC7-39DB-47E0-83EC-31B8071A2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1245D"/>
    <w:rPr>
      <w:rFonts w:ascii="Times New Roman" w:eastAsia="Times New Roman" w:hAnsi="Times New Roman"/>
    </w:rPr>
  </w:style>
  <w:style w:type="paragraph" w:styleId="Heading1">
    <w:name w:val="heading 1"/>
    <w:basedOn w:val="Normal"/>
    <w:next w:val="Normal"/>
    <w:link w:val="Heading1Char"/>
    <w:uiPriority w:val="9"/>
    <w:qFormat/>
    <w:rsid w:val="00F1245D"/>
    <w:pPr>
      <w:keepNext/>
      <w:keepLines/>
      <w:spacing w:before="480"/>
      <w:outlineLvl w:val="0"/>
    </w:pPr>
    <w:rPr>
      <w:rFonts w:ascii="Cambria" w:hAnsi="Cambria"/>
      <w:b/>
      <w:bCs/>
      <w:color w:val="365F91"/>
      <w:sz w:val="28"/>
      <w:szCs w:val="28"/>
    </w:rPr>
  </w:style>
  <w:style w:type="paragraph" w:styleId="Heading2">
    <w:name w:val="heading 2"/>
    <w:basedOn w:val="Normal"/>
    <w:next w:val="Normal"/>
    <w:link w:val="Heading2Char"/>
    <w:uiPriority w:val="9"/>
    <w:qFormat/>
    <w:rsid w:val="00F1245D"/>
    <w:pPr>
      <w:keepNext/>
      <w:keepLines/>
      <w:spacing w:before="200"/>
      <w:outlineLvl w:val="1"/>
    </w:pPr>
    <w:rPr>
      <w:rFonts w:ascii="Cambria" w:hAnsi="Cambria"/>
      <w:b/>
      <w:bCs/>
      <w:color w:val="4F81BD"/>
      <w:sz w:val="26"/>
      <w:szCs w:val="26"/>
    </w:rPr>
  </w:style>
  <w:style w:type="paragraph" w:styleId="Heading3">
    <w:name w:val="heading 3"/>
    <w:basedOn w:val="Normal"/>
    <w:next w:val="Normal"/>
    <w:link w:val="Heading3Char"/>
    <w:uiPriority w:val="9"/>
    <w:qFormat/>
    <w:rsid w:val="00F1245D"/>
    <w:pPr>
      <w:keepNext/>
      <w:keepLines/>
      <w:spacing w:before="200"/>
      <w:outlineLvl w:val="2"/>
    </w:pPr>
    <w:rPr>
      <w:rFonts w:ascii="Cambria" w:hAnsi="Cambria"/>
      <w:b/>
      <w:bCs/>
      <w:color w:val="4F81BD"/>
    </w:rPr>
  </w:style>
  <w:style w:type="paragraph" w:styleId="Heading4">
    <w:name w:val="heading 4"/>
    <w:basedOn w:val="Normal"/>
    <w:next w:val="Normal"/>
    <w:link w:val="Heading4Char"/>
    <w:uiPriority w:val="9"/>
    <w:qFormat/>
    <w:rsid w:val="00877D2D"/>
    <w:pPr>
      <w:keepNext/>
      <w:spacing w:before="240" w:after="60"/>
      <w:outlineLvl w:val="3"/>
    </w:pPr>
    <w:rPr>
      <w:rFonts w:ascii="Calibri" w:hAnsi="Calibri"/>
      <w:b/>
      <w:bCs/>
      <w:sz w:val="28"/>
      <w:szCs w:val="28"/>
    </w:rPr>
  </w:style>
  <w:style w:type="paragraph" w:styleId="Heading5">
    <w:name w:val="heading 5"/>
    <w:basedOn w:val="Normal"/>
    <w:next w:val="Normal"/>
    <w:link w:val="Heading5Char"/>
    <w:qFormat/>
    <w:rsid w:val="00F1245D"/>
    <w:pPr>
      <w:keepNext/>
      <w:tabs>
        <w:tab w:val="right" w:pos="9450"/>
      </w:tabs>
      <w:spacing w:before="120" w:after="120"/>
      <w:outlineLvl w:val="4"/>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rsid w:val="00F1245D"/>
    <w:pPr>
      <w:widowControl w:val="0"/>
      <w:tabs>
        <w:tab w:val="center" w:pos="4725"/>
      </w:tabs>
      <w:jc w:val="center"/>
    </w:pPr>
    <w:rPr>
      <w:b/>
      <w:snapToGrid w:val="0"/>
      <w:sz w:val="56"/>
    </w:rPr>
  </w:style>
  <w:style w:type="character" w:customStyle="1" w:styleId="BodyText2Char">
    <w:name w:val="Body Text 2 Char"/>
    <w:link w:val="BodyText2"/>
    <w:rsid w:val="00F1245D"/>
    <w:rPr>
      <w:rFonts w:ascii="Times New Roman" w:eastAsia="Times New Roman" w:hAnsi="Times New Roman" w:cs="Times New Roman"/>
      <w:b/>
      <w:snapToGrid w:val="0"/>
      <w:sz w:val="56"/>
      <w:szCs w:val="20"/>
    </w:rPr>
  </w:style>
  <w:style w:type="paragraph" w:styleId="Header">
    <w:name w:val="header"/>
    <w:basedOn w:val="Normal"/>
    <w:link w:val="HeaderChar"/>
    <w:uiPriority w:val="99"/>
    <w:rsid w:val="00F1245D"/>
    <w:pPr>
      <w:tabs>
        <w:tab w:val="center" w:pos="4320"/>
        <w:tab w:val="right" w:pos="8640"/>
      </w:tabs>
    </w:pPr>
  </w:style>
  <w:style w:type="character" w:customStyle="1" w:styleId="HeaderChar">
    <w:name w:val="Header Char"/>
    <w:link w:val="Header"/>
    <w:uiPriority w:val="99"/>
    <w:rsid w:val="00F1245D"/>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F1245D"/>
    <w:pPr>
      <w:tabs>
        <w:tab w:val="center" w:pos="4680"/>
        <w:tab w:val="right" w:pos="9360"/>
      </w:tabs>
    </w:pPr>
  </w:style>
  <w:style w:type="character" w:customStyle="1" w:styleId="FooterChar">
    <w:name w:val="Footer Char"/>
    <w:link w:val="Footer"/>
    <w:uiPriority w:val="99"/>
    <w:rsid w:val="00F1245D"/>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F1245D"/>
    <w:rPr>
      <w:rFonts w:ascii="Tahoma" w:hAnsi="Tahoma" w:cs="Tahoma"/>
      <w:sz w:val="16"/>
      <w:szCs w:val="16"/>
    </w:rPr>
  </w:style>
  <w:style w:type="character" w:customStyle="1" w:styleId="BalloonTextChar">
    <w:name w:val="Balloon Text Char"/>
    <w:link w:val="BalloonText"/>
    <w:uiPriority w:val="99"/>
    <w:semiHidden/>
    <w:rsid w:val="00F1245D"/>
    <w:rPr>
      <w:rFonts w:ascii="Tahoma" w:eastAsia="Times New Roman" w:hAnsi="Tahoma" w:cs="Tahoma"/>
      <w:sz w:val="16"/>
      <w:szCs w:val="16"/>
    </w:rPr>
  </w:style>
  <w:style w:type="character" w:customStyle="1" w:styleId="Heading5Char">
    <w:name w:val="Heading 5 Char"/>
    <w:link w:val="Heading5"/>
    <w:rsid w:val="00F1245D"/>
    <w:rPr>
      <w:rFonts w:ascii="Times New Roman" w:eastAsia="Times New Roman" w:hAnsi="Times New Roman" w:cs="Times New Roman"/>
      <w:sz w:val="24"/>
      <w:szCs w:val="20"/>
    </w:rPr>
  </w:style>
  <w:style w:type="character" w:customStyle="1" w:styleId="Heading1Char">
    <w:name w:val="Heading 1 Char"/>
    <w:link w:val="Heading1"/>
    <w:uiPriority w:val="9"/>
    <w:rsid w:val="00F1245D"/>
    <w:rPr>
      <w:rFonts w:ascii="Cambria" w:eastAsia="Times New Roman" w:hAnsi="Cambria" w:cs="Times New Roman"/>
      <w:b/>
      <w:bCs/>
      <w:color w:val="365F91"/>
      <w:sz w:val="28"/>
      <w:szCs w:val="28"/>
    </w:rPr>
  </w:style>
  <w:style w:type="character" w:customStyle="1" w:styleId="Heading2Char">
    <w:name w:val="Heading 2 Char"/>
    <w:link w:val="Heading2"/>
    <w:uiPriority w:val="9"/>
    <w:semiHidden/>
    <w:rsid w:val="00F1245D"/>
    <w:rPr>
      <w:rFonts w:ascii="Cambria" w:eastAsia="Times New Roman" w:hAnsi="Cambria" w:cs="Times New Roman"/>
      <w:b/>
      <w:bCs/>
      <w:color w:val="4F81BD"/>
      <w:sz w:val="26"/>
      <w:szCs w:val="26"/>
    </w:rPr>
  </w:style>
  <w:style w:type="character" w:customStyle="1" w:styleId="Heading3Char">
    <w:name w:val="Heading 3 Char"/>
    <w:link w:val="Heading3"/>
    <w:uiPriority w:val="9"/>
    <w:semiHidden/>
    <w:rsid w:val="00F1245D"/>
    <w:rPr>
      <w:rFonts w:ascii="Cambria" w:eastAsia="Times New Roman" w:hAnsi="Cambria" w:cs="Times New Roman"/>
      <w:b/>
      <w:bCs/>
      <w:color w:val="4F81BD"/>
      <w:sz w:val="20"/>
      <w:szCs w:val="20"/>
    </w:rPr>
  </w:style>
  <w:style w:type="table" w:styleId="TableGrid">
    <w:name w:val="Table Grid"/>
    <w:basedOn w:val="TableNormal"/>
    <w:uiPriority w:val="59"/>
    <w:rsid w:val="00F1245D"/>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link w:val="Heading4"/>
    <w:uiPriority w:val="9"/>
    <w:semiHidden/>
    <w:rsid w:val="00877D2D"/>
    <w:rPr>
      <w:rFonts w:ascii="Calibri" w:eastAsia="Times New Roman" w:hAnsi="Calibri" w:cs="Times New Roman"/>
      <w:b/>
      <w:bCs/>
      <w:sz w:val="28"/>
      <w:szCs w:val="28"/>
    </w:rPr>
  </w:style>
  <w:style w:type="paragraph" w:customStyle="1" w:styleId="CompanyAddress">
    <w:name w:val="Company &amp; Address"/>
    <w:basedOn w:val="Normal"/>
    <w:rsid w:val="00EA03F2"/>
    <w:pPr>
      <w:jc w:val="both"/>
    </w:pPr>
    <w:rPr>
      <w:rFonts w:ascii="Courier New" w:hAnsi="Courier New"/>
      <w:b/>
      <w:i/>
      <w:sz w:val="24"/>
    </w:rPr>
  </w:style>
  <w:style w:type="paragraph" w:customStyle="1" w:styleId="Text9">
    <w:name w:val="Text 9"/>
    <w:basedOn w:val="Normal"/>
    <w:link w:val="Text9Char"/>
    <w:rsid w:val="00EA03F2"/>
    <w:pPr>
      <w:tabs>
        <w:tab w:val="right" w:leader="dot" w:pos="6822"/>
        <w:tab w:val="left" w:pos="9072"/>
      </w:tabs>
    </w:pPr>
    <w:rPr>
      <w:rFonts w:ascii="Arial Narrow" w:hAnsi="Arial Narrow"/>
      <w:sz w:val="18"/>
    </w:rPr>
  </w:style>
  <w:style w:type="paragraph" w:customStyle="1" w:styleId="Text10">
    <w:name w:val="Text 10"/>
    <w:basedOn w:val="Normal"/>
    <w:rsid w:val="00EA03F2"/>
    <w:rPr>
      <w:rFonts w:ascii="Arial" w:hAnsi="Arial"/>
    </w:rPr>
  </w:style>
  <w:style w:type="paragraph" w:customStyle="1" w:styleId="Text28REG">
    <w:name w:val="Text 28 REG"/>
    <w:basedOn w:val="Normal"/>
    <w:rsid w:val="00EA03F2"/>
    <w:rPr>
      <w:rFonts w:ascii="Arial" w:hAnsi="Arial"/>
      <w:b/>
      <w:sz w:val="56"/>
    </w:rPr>
  </w:style>
  <w:style w:type="paragraph" w:customStyle="1" w:styleId="Text8">
    <w:name w:val="Text 8"/>
    <w:basedOn w:val="Normal"/>
    <w:rsid w:val="00EA03F2"/>
    <w:rPr>
      <w:rFonts w:ascii="Arial Narrow" w:hAnsi="Arial Narrow"/>
      <w:sz w:val="16"/>
    </w:rPr>
  </w:style>
  <w:style w:type="paragraph" w:customStyle="1" w:styleId="Text9NAR">
    <w:name w:val="Text 9 NAR"/>
    <w:basedOn w:val="Normal"/>
    <w:rsid w:val="00EA03F2"/>
    <w:pPr>
      <w:tabs>
        <w:tab w:val="right" w:leader="dot" w:pos="6822"/>
        <w:tab w:val="left" w:pos="9072"/>
      </w:tabs>
    </w:pPr>
    <w:rPr>
      <w:rFonts w:ascii="Arial Narrow" w:hAnsi="Arial Narrow"/>
      <w:sz w:val="18"/>
    </w:rPr>
  </w:style>
  <w:style w:type="paragraph" w:customStyle="1" w:styleId="Text8REG">
    <w:name w:val="Text 8 REG"/>
    <w:basedOn w:val="Text8"/>
    <w:rsid w:val="00EA03F2"/>
    <w:rPr>
      <w:rFonts w:ascii="Arial" w:hAnsi="Arial"/>
    </w:rPr>
  </w:style>
  <w:style w:type="paragraph" w:customStyle="1" w:styleId="Text9REG">
    <w:name w:val="Text 9 REG"/>
    <w:basedOn w:val="Text9"/>
    <w:rsid w:val="00EA03F2"/>
    <w:rPr>
      <w:rFonts w:ascii="Arial" w:hAnsi="Arial"/>
    </w:rPr>
  </w:style>
  <w:style w:type="paragraph" w:customStyle="1" w:styleId="FillInBlank10">
    <w:name w:val="Fill In Blank 10"/>
    <w:basedOn w:val="Normal"/>
    <w:rsid w:val="00EA03F2"/>
    <w:pPr>
      <w:tabs>
        <w:tab w:val="left" w:pos="396"/>
        <w:tab w:val="left" w:pos="3276"/>
      </w:tabs>
    </w:pPr>
    <w:rPr>
      <w:b/>
      <w:bCs/>
      <w:caps/>
    </w:rPr>
  </w:style>
  <w:style w:type="paragraph" w:customStyle="1" w:styleId="6pt">
    <w:name w:val="6 pt"/>
    <w:basedOn w:val="Normal"/>
    <w:rsid w:val="00EA03F2"/>
    <w:pPr>
      <w:spacing w:line="120" w:lineRule="exact"/>
    </w:pPr>
    <w:rPr>
      <w:rFonts w:ascii="Arial" w:hAnsi="Arial"/>
      <w:sz w:val="12"/>
    </w:rPr>
  </w:style>
  <w:style w:type="paragraph" w:customStyle="1" w:styleId="Text16">
    <w:name w:val="Text 16"/>
    <w:basedOn w:val="Normal"/>
    <w:rsid w:val="00EA03F2"/>
    <w:pPr>
      <w:tabs>
        <w:tab w:val="left" w:pos="2880"/>
        <w:tab w:val="left" w:pos="9072"/>
      </w:tabs>
    </w:pPr>
    <w:rPr>
      <w:rFonts w:ascii="Arial Narrow" w:hAnsi="Arial Narrow"/>
      <w:b/>
      <w:sz w:val="32"/>
    </w:rPr>
  </w:style>
  <w:style w:type="paragraph" w:customStyle="1" w:styleId="FillInBlank-ArialBlack8">
    <w:name w:val="Fill In Blank-Arial Black 8"/>
    <w:basedOn w:val="Normal"/>
    <w:rsid w:val="00EA03F2"/>
    <w:pPr>
      <w:jc w:val="center"/>
    </w:pPr>
    <w:rPr>
      <w:rFonts w:ascii="Arial Black" w:hAnsi="Arial Black"/>
      <w:sz w:val="16"/>
    </w:rPr>
  </w:style>
  <w:style w:type="paragraph" w:customStyle="1" w:styleId="CompanyAddress10">
    <w:name w:val="Company &amp; Address 10"/>
    <w:basedOn w:val="CompanyAddress"/>
    <w:rsid w:val="00EA03F2"/>
    <w:rPr>
      <w:caps/>
      <w:sz w:val="20"/>
    </w:rPr>
  </w:style>
  <w:style w:type="paragraph" w:customStyle="1" w:styleId="Signature7">
    <w:name w:val="Signature 7"/>
    <w:basedOn w:val="Normal"/>
    <w:rsid w:val="00EA03F2"/>
    <w:rPr>
      <w:rFonts w:ascii="Chaucer" w:hAnsi="Chaucer"/>
      <w:b/>
      <w:sz w:val="14"/>
    </w:rPr>
  </w:style>
  <w:style w:type="paragraph" w:customStyle="1" w:styleId="Text16REG">
    <w:name w:val="Text 16 REG"/>
    <w:basedOn w:val="Text16"/>
    <w:rsid w:val="00EA03F2"/>
    <w:pPr>
      <w:jc w:val="center"/>
    </w:pPr>
    <w:rPr>
      <w:rFonts w:ascii="Arial" w:hAnsi="Arial"/>
    </w:rPr>
  </w:style>
  <w:style w:type="character" w:styleId="Hyperlink">
    <w:name w:val="Hyperlink"/>
    <w:uiPriority w:val="99"/>
    <w:unhideWhenUsed/>
    <w:rsid w:val="00ED0161"/>
    <w:rPr>
      <w:color w:val="0000FF"/>
      <w:u w:val="single"/>
    </w:rPr>
  </w:style>
  <w:style w:type="paragraph" w:customStyle="1" w:styleId="2pt">
    <w:name w:val="2 pt"/>
    <w:basedOn w:val="Normal"/>
    <w:rsid w:val="00D74CCC"/>
    <w:pPr>
      <w:spacing w:line="40" w:lineRule="exact"/>
    </w:pPr>
    <w:rPr>
      <w:rFonts w:ascii="Arial" w:hAnsi="Arial"/>
      <w:sz w:val="4"/>
    </w:rPr>
  </w:style>
  <w:style w:type="paragraph" w:customStyle="1" w:styleId="Numbers">
    <w:name w:val="Numbers"/>
    <w:basedOn w:val="Normal"/>
    <w:rsid w:val="00D74CCC"/>
    <w:pPr>
      <w:tabs>
        <w:tab w:val="right" w:pos="202"/>
      </w:tabs>
    </w:pPr>
    <w:rPr>
      <w:rFonts w:ascii="Arial Narrow" w:hAnsi="Arial Narrow"/>
      <w:b/>
      <w:sz w:val="18"/>
    </w:rPr>
  </w:style>
  <w:style w:type="paragraph" w:customStyle="1" w:styleId="Text115">
    <w:name w:val="Text 11.5"/>
    <w:basedOn w:val="Normal"/>
    <w:rsid w:val="00D74CCC"/>
    <w:rPr>
      <w:rFonts w:ascii="Arial" w:hAnsi="Arial"/>
      <w:sz w:val="23"/>
    </w:rPr>
  </w:style>
  <w:style w:type="paragraph" w:customStyle="1" w:styleId="Text12">
    <w:name w:val="Text 12"/>
    <w:basedOn w:val="Normal"/>
    <w:rsid w:val="00D74CCC"/>
    <w:pPr>
      <w:spacing w:line="240" w:lineRule="exact"/>
      <w:jc w:val="right"/>
    </w:pPr>
    <w:rPr>
      <w:rFonts w:ascii="Arial Narrow" w:hAnsi="Arial Narrow"/>
      <w:sz w:val="24"/>
    </w:rPr>
  </w:style>
  <w:style w:type="paragraph" w:customStyle="1" w:styleId="Text15">
    <w:name w:val="Text 15"/>
    <w:basedOn w:val="Normal"/>
    <w:rsid w:val="00D74CCC"/>
    <w:pPr>
      <w:spacing w:before="120"/>
    </w:pPr>
    <w:rPr>
      <w:rFonts w:ascii="Arial" w:hAnsi="Arial"/>
      <w:b/>
      <w:sz w:val="30"/>
    </w:rPr>
  </w:style>
  <w:style w:type="paragraph" w:customStyle="1" w:styleId="Text6">
    <w:name w:val="Text 6"/>
    <w:basedOn w:val="Normal"/>
    <w:rsid w:val="00D74CCC"/>
    <w:pPr>
      <w:tabs>
        <w:tab w:val="left" w:pos="2830"/>
      </w:tabs>
    </w:pPr>
    <w:rPr>
      <w:rFonts w:ascii="Arial" w:hAnsi="Arial"/>
      <w:sz w:val="12"/>
    </w:rPr>
  </w:style>
  <w:style w:type="paragraph" w:customStyle="1" w:styleId="Text65">
    <w:name w:val="Text 6.5"/>
    <w:basedOn w:val="Normal"/>
    <w:rsid w:val="00D74CCC"/>
    <w:pPr>
      <w:tabs>
        <w:tab w:val="left" w:pos="480"/>
        <w:tab w:val="left" w:pos="1440"/>
        <w:tab w:val="right" w:pos="6480"/>
      </w:tabs>
      <w:ind w:left="475" w:hanging="475"/>
      <w:jc w:val="both"/>
    </w:pPr>
    <w:rPr>
      <w:rFonts w:ascii="Arial" w:hAnsi="Arial"/>
      <w:noProof/>
      <w:sz w:val="13"/>
    </w:rPr>
  </w:style>
  <w:style w:type="paragraph" w:customStyle="1" w:styleId="Text7">
    <w:name w:val="Text 7"/>
    <w:basedOn w:val="Normal"/>
    <w:rsid w:val="00D74CCC"/>
    <w:pPr>
      <w:tabs>
        <w:tab w:val="left" w:pos="2880"/>
        <w:tab w:val="left" w:pos="9072"/>
      </w:tabs>
    </w:pPr>
    <w:rPr>
      <w:rFonts w:ascii="Arial" w:hAnsi="Arial"/>
      <w:sz w:val="14"/>
    </w:rPr>
  </w:style>
  <w:style w:type="paragraph" w:customStyle="1" w:styleId="Text6Arial">
    <w:name w:val="Text 6 Arial"/>
    <w:basedOn w:val="Text6"/>
    <w:rsid w:val="00D74CCC"/>
  </w:style>
  <w:style w:type="paragraph" w:customStyle="1" w:styleId="3pt">
    <w:name w:val="3 pt"/>
    <w:basedOn w:val="6pt"/>
    <w:rsid w:val="00D74CCC"/>
    <w:pPr>
      <w:spacing w:line="60" w:lineRule="exact"/>
    </w:pPr>
    <w:rPr>
      <w:sz w:val="6"/>
      <w:szCs w:val="6"/>
    </w:rPr>
  </w:style>
  <w:style w:type="paragraph" w:customStyle="1" w:styleId="Answersnumeric">
    <w:name w:val="Answers numeric"/>
    <w:basedOn w:val="Text10"/>
    <w:rsid w:val="00D74CCC"/>
    <w:pPr>
      <w:spacing w:before="60"/>
      <w:jc w:val="center"/>
    </w:pPr>
    <w:rPr>
      <w:spacing w:val="30"/>
    </w:rPr>
  </w:style>
  <w:style w:type="paragraph" w:customStyle="1" w:styleId="Decimalpoint">
    <w:name w:val="Decimal point"/>
    <w:basedOn w:val="Text6"/>
    <w:rsid w:val="00D74CCC"/>
    <w:pPr>
      <w:spacing w:before="120"/>
      <w:jc w:val="center"/>
    </w:pPr>
    <w:rPr>
      <w:rFonts w:ascii="Arial Narrow" w:hAnsi="Arial Narrow"/>
    </w:rPr>
  </w:style>
  <w:style w:type="paragraph" w:customStyle="1" w:styleId="StyleNumbersArial85pt">
    <w:name w:val="Style Numbers + Arial 8.5 pt"/>
    <w:basedOn w:val="Numbers"/>
    <w:rsid w:val="00D74CCC"/>
    <w:rPr>
      <w:rFonts w:ascii="Arial" w:hAnsi="Arial"/>
      <w:bCs/>
      <w:sz w:val="16"/>
      <w:szCs w:val="16"/>
    </w:rPr>
  </w:style>
  <w:style w:type="character" w:customStyle="1" w:styleId="Text9Char">
    <w:name w:val="Text 9 Char"/>
    <w:link w:val="Text9"/>
    <w:rsid w:val="00D74CCC"/>
    <w:rPr>
      <w:rFonts w:ascii="Arial Narrow" w:eastAsia="Times New Roman" w:hAnsi="Arial Narrow"/>
      <w:sz w:val="18"/>
    </w:rPr>
  </w:style>
  <w:style w:type="paragraph" w:styleId="BodyText">
    <w:name w:val="Body Text"/>
    <w:basedOn w:val="Normal"/>
    <w:link w:val="BodyTextChar"/>
    <w:uiPriority w:val="99"/>
    <w:semiHidden/>
    <w:unhideWhenUsed/>
    <w:rsid w:val="00377276"/>
    <w:pPr>
      <w:spacing w:after="120"/>
    </w:pPr>
  </w:style>
  <w:style w:type="character" w:customStyle="1" w:styleId="BodyTextChar">
    <w:name w:val="Body Text Char"/>
    <w:link w:val="BodyText"/>
    <w:uiPriority w:val="99"/>
    <w:semiHidden/>
    <w:rsid w:val="00377276"/>
    <w:rPr>
      <w:rFonts w:ascii="Times New Roman" w:eastAsia="Times New Roman" w:hAnsi="Times New Roman"/>
    </w:rPr>
  </w:style>
  <w:style w:type="paragraph" w:styleId="ListParagraph">
    <w:name w:val="List Paragraph"/>
    <w:basedOn w:val="Normal"/>
    <w:uiPriority w:val="34"/>
    <w:qFormat/>
    <w:rsid w:val="00377276"/>
    <w:pPr>
      <w:spacing w:after="200" w:line="276" w:lineRule="auto"/>
      <w:ind w:left="720"/>
      <w:contextualSpacing/>
    </w:pPr>
    <w:rPr>
      <w:rFonts w:ascii="Calibri" w:hAnsi="Calibri"/>
      <w:sz w:val="22"/>
      <w:szCs w:val="22"/>
    </w:rPr>
  </w:style>
  <w:style w:type="paragraph" w:styleId="NormalWeb">
    <w:name w:val="Normal (Web)"/>
    <w:basedOn w:val="Normal"/>
    <w:uiPriority w:val="99"/>
    <w:semiHidden/>
    <w:unhideWhenUsed/>
    <w:rsid w:val="00377276"/>
    <w:pPr>
      <w:spacing w:before="100" w:beforeAutospacing="1" w:after="100" w:afterAutospacing="1"/>
    </w:pPr>
    <w:rPr>
      <w:sz w:val="24"/>
      <w:szCs w:val="24"/>
    </w:rPr>
  </w:style>
  <w:style w:type="paragraph" w:customStyle="1" w:styleId="Default">
    <w:name w:val="Default"/>
    <w:rsid w:val="00377276"/>
    <w:pPr>
      <w:autoSpaceDE w:val="0"/>
      <w:autoSpaceDN w:val="0"/>
      <w:adjustRightInd w:val="0"/>
    </w:pPr>
    <w:rPr>
      <w:rFonts w:ascii="Times New Roman" w:hAnsi="Times New Roman"/>
      <w:color w:val="000000"/>
      <w:sz w:val="24"/>
      <w:szCs w:val="24"/>
    </w:rPr>
  </w:style>
  <w:style w:type="character" w:styleId="CommentReference">
    <w:name w:val="annotation reference"/>
    <w:basedOn w:val="DefaultParagraphFont"/>
    <w:uiPriority w:val="99"/>
    <w:semiHidden/>
    <w:unhideWhenUsed/>
    <w:rsid w:val="00352666"/>
    <w:rPr>
      <w:sz w:val="16"/>
      <w:szCs w:val="16"/>
    </w:rPr>
  </w:style>
  <w:style w:type="paragraph" w:styleId="CommentText">
    <w:name w:val="annotation text"/>
    <w:basedOn w:val="Normal"/>
    <w:link w:val="CommentTextChar"/>
    <w:uiPriority w:val="99"/>
    <w:semiHidden/>
    <w:unhideWhenUsed/>
    <w:rsid w:val="00352666"/>
  </w:style>
  <w:style w:type="character" w:customStyle="1" w:styleId="CommentTextChar">
    <w:name w:val="Comment Text Char"/>
    <w:basedOn w:val="DefaultParagraphFont"/>
    <w:link w:val="CommentText"/>
    <w:uiPriority w:val="99"/>
    <w:semiHidden/>
    <w:rsid w:val="00352666"/>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352666"/>
    <w:rPr>
      <w:b/>
      <w:bCs/>
    </w:rPr>
  </w:style>
  <w:style w:type="character" w:customStyle="1" w:styleId="CommentSubjectChar">
    <w:name w:val="Comment Subject Char"/>
    <w:basedOn w:val="CommentTextChar"/>
    <w:link w:val="CommentSubject"/>
    <w:uiPriority w:val="99"/>
    <w:semiHidden/>
    <w:rsid w:val="00352666"/>
    <w:rPr>
      <w:rFonts w:ascii="Times New Roman" w:eastAsia="Times New Roman" w:hAnsi="Times New Roman"/>
      <w:b/>
      <w:bCs/>
    </w:rPr>
  </w:style>
  <w:style w:type="character" w:customStyle="1" w:styleId="field">
    <w:name w:val="field"/>
    <w:basedOn w:val="DefaultParagraphFont"/>
    <w:rsid w:val="00DE2327"/>
  </w:style>
  <w:style w:type="paragraph" w:customStyle="1" w:styleId="BT">
    <w:name w:val="BT"/>
    <w:basedOn w:val="Normal"/>
    <w:rsid w:val="00401D33"/>
    <w:pPr>
      <w:spacing w:after="120"/>
    </w:pPr>
    <w:rPr>
      <w:sz w:val="21"/>
    </w:rPr>
  </w:style>
  <w:style w:type="paragraph" w:styleId="NoSpacing">
    <w:name w:val="No Spacing"/>
    <w:uiPriority w:val="1"/>
    <w:qFormat/>
    <w:rsid w:val="008952B6"/>
    <w:rPr>
      <w:rFonts w:ascii="Times New Roman" w:eastAsia="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9465681">
      <w:bodyDiv w:val="1"/>
      <w:marLeft w:val="0"/>
      <w:marRight w:val="0"/>
      <w:marTop w:val="0"/>
      <w:marBottom w:val="0"/>
      <w:divBdr>
        <w:top w:val="none" w:sz="0" w:space="0" w:color="auto"/>
        <w:left w:val="none" w:sz="0" w:space="0" w:color="auto"/>
        <w:bottom w:val="none" w:sz="0" w:space="0" w:color="auto"/>
        <w:right w:val="none" w:sz="0" w:space="0" w:color="auto"/>
      </w:divBdr>
    </w:div>
    <w:div w:id="272438473">
      <w:bodyDiv w:val="1"/>
      <w:marLeft w:val="0"/>
      <w:marRight w:val="0"/>
      <w:marTop w:val="0"/>
      <w:marBottom w:val="0"/>
      <w:divBdr>
        <w:top w:val="none" w:sz="0" w:space="0" w:color="auto"/>
        <w:left w:val="none" w:sz="0" w:space="0" w:color="auto"/>
        <w:bottom w:val="none" w:sz="0" w:space="0" w:color="auto"/>
        <w:right w:val="none" w:sz="0" w:space="0" w:color="auto"/>
      </w:divBdr>
    </w:div>
    <w:div w:id="487092787">
      <w:bodyDiv w:val="1"/>
      <w:marLeft w:val="0"/>
      <w:marRight w:val="0"/>
      <w:marTop w:val="0"/>
      <w:marBottom w:val="0"/>
      <w:divBdr>
        <w:top w:val="none" w:sz="0" w:space="0" w:color="auto"/>
        <w:left w:val="none" w:sz="0" w:space="0" w:color="auto"/>
        <w:bottom w:val="none" w:sz="0" w:space="0" w:color="auto"/>
        <w:right w:val="none" w:sz="0" w:space="0" w:color="auto"/>
      </w:divBdr>
    </w:div>
    <w:div w:id="650406991">
      <w:bodyDiv w:val="1"/>
      <w:marLeft w:val="0"/>
      <w:marRight w:val="0"/>
      <w:marTop w:val="0"/>
      <w:marBottom w:val="0"/>
      <w:divBdr>
        <w:top w:val="none" w:sz="0" w:space="0" w:color="auto"/>
        <w:left w:val="none" w:sz="0" w:space="0" w:color="auto"/>
        <w:bottom w:val="none" w:sz="0" w:space="0" w:color="auto"/>
        <w:right w:val="none" w:sz="0" w:space="0" w:color="auto"/>
      </w:divBdr>
    </w:div>
    <w:div w:id="722216737">
      <w:bodyDiv w:val="1"/>
      <w:marLeft w:val="0"/>
      <w:marRight w:val="0"/>
      <w:marTop w:val="0"/>
      <w:marBottom w:val="0"/>
      <w:divBdr>
        <w:top w:val="none" w:sz="0" w:space="0" w:color="auto"/>
        <w:left w:val="none" w:sz="0" w:space="0" w:color="auto"/>
        <w:bottom w:val="none" w:sz="0" w:space="0" w:color="auto"/>
        <w:right w:val="none" w:sz="0" w:space="0" w:color="auto"/>
      </w:divBdr>
    </w:div>
    <w:div w:id="753819659">
      <w:bodyDiv w:val="1"/>
      <w:marLeft w:val="0"/>
      <w:marRight w:val="0"/>
      <w:marTop w:val="0"/>
      <w:marBottom w:val="0"/>
      <w:divBdr>
        <w:top w:val="none" w:sz="0" w:space="0" w:color="auto"/>
        <w:left w:val="none" w:sz="0" w:space="0" w:color="auto"/>
        <w:bottom w:val="none" w:sz="0" w:space="0" w:color="auto"/>
        <w:right w:val="none" w:sz="0" w:space="0" w:color="auto"/>
      </w:divBdr>
    </w:div>
    <w:div w:id="782378492">
      <w:bodyDiv w:val="1"/>
      <w:marLeft w:val="0"/>
      <w:marRight w:val="0"/>
      <w:marTop w:val="0"/>
      <w:marBottom w:val="0"/>
      <w:divBdr>
        <w:top w:val="none" w:sz="0" w:space="0" w:color="auto"/>
        <w:left w:val="none" w:sz="0" w:space="0" w:color="auto"/>
        <w:bottom w:val="none" w:sz="0" w:space="0" w:color="auto"/>
        <w:right w:val="none" w:sz="0" w:space="0" w:color="auto"/>
      </w:divBdr>
    </w:div>
    <w:div w:id="918293948">
      <w:bodyDiv w:val="1"/>
      <w:marLeft w:val="0"/>
      <w:marRight w:val="0"/>
      <w:marTop w:val="0"/>
      <w:marBottom w:val="0"/>
      <w:divBdr>
        <w:top w:val="none" w:sz="0" w:space="0" w:color="auto"/>
        <w:left w:val="none" w:sz="0" w:space="0" w:color="auto"/>
        <w:bottom w:val="none" w:sz="0" w:space="0" w:color="auto"/>
        <w:right w:val="none" w:sz="0" w:space="0" w:color="auto"/>
      </w:divBdr>
    </w:div>
    <w:div w:id="1050807604">
      <w:bodyDiv w:val="1"/>
      <w:marLeft w:val="0"/>
      <w:marRight w:val="0"/>
      <w:marTop w:val="0"/>
      <w:marBottom w:val="0"/>
      <w:divBdr>
        <w:top w:val="none" w:sz="0" w:space="0" w:color="auto"/>
        <w:left w:val="none" w:sz="0" w:space="0" w:color="auto"/>
        <w:bottom w:val="none" w:sz="0" w:space="0" w:color="auto"/>
        <w:right w:val="none" w:sz="0" w:space="0" w:color="auto"/>
      </w:divBdr>
    </w:div>
    <w:div w:id="1138645954">
      <w:bodyDiv w:val="1"/>
      <w:marLeft w:val="0"/>
      <w:marRight w:val="0"/>
      <w:marTop w:val="0"/>
      <w:marBottom w:val="0"/>
      <w:divBdr>
        <w:top w:val="none" w:sz="0" w:space="0" w:color="auto"/>
        <w:left w:val="none" w:sz="0" w:space="0" w:color="auto"/>
        <w:bottom w:val="none" w:sz="0" w:space="0" w:color="auto"/>
        <w:right w:val="none" w:sz="0" w:space="0" w:color="auto"/>
      </w:divBdr>
    </w:div>
    <w:div w:id="1158497432">
      <w:bodyDiv w:val="1"/>
      <w:marLeft w:val="0"/>
      <w:marRight w:val="0"/>
      <w:marTop w:val="0"/>
      <w:marBottom w:val="0"/>
      <w:divBdr>
        <w:top w:val="none" w:sz="0" w:space="0" w:color="auto"/>
        <w:left w:val="none" w:sz="0" w:space="0" w:color="auto"/>
        <w:bottom w:val="none" w:sz="0" w:space="0" w:color="auto"/>
        <w:right w:val="none" w:sz="0" w:space="0" w:color="auto"/>
      </w:divBdr>
    </w:div>
    <w:div w:id="1420829236">
      <w:bodyDiv w:val="1"/>
      <w:marLeft w:val="0"/>
      <w:marRight w:val="0"/>
      <w:marTop w:val="0"/>
      <w:marBottom w:val="0"/>
      <w:divBdr>
        <w:top w:val="none" w:sz="0" w:space="0" w:color="auto"/>
        <w:left w:val="none" w:sz="0" w:space="0" w:color="auto"/>
        <w:bottom w:val="none" w:sz="0" w:space="0" w:color="auto"/>
        <w:right w:val="none" w:sz="0" w:space="0" w:color="auto"/>
      </w:divBdr>
    </w:div>
    <w:div w:id="1444155851">
      <w:bodyDiv w:val="1"/>
      <w:marLeft w:val="0"/>
      <w:marRight w:val="0"/>
      <w:marTop w:val="0"/>
      <w:marBottom w:val="0"/>
      <w:divBdr>
        <w:top w:val="none" w:sz="0" w:space="0" w:color="auto"/>
        <w:left w:val="none" w:sz="0" w:space="0" w:color="auto"/>
        <w:bottom w:val="none" w:sz="0" w:space="0" w:color="auto"/>
        <w:right w:val="none" w:sz="0" w:space="0" w:color="auto"/>
      </w:divBdr>
    </w:div>
    <w:div w:id="1446578214">
      <w:bodyDiv w:val="1"/>
      <w:marLeft w:val="0"/>
      <w:marRight w:val="0"/>
      <w:marTop w:val="0"/>
      <w:marBottom w:val="0"/>
      <w:divBdr>
        <w:top w:val="none" w:sz="0" w:space="0" w:color="auto"/>
        <w:left w:val="none" w:sz="0" w:space="0" w:color="auto"/>
        <w:bottom w:val="none" w:sz="0" w:space="0" w:color="auto"/>
        <w:right w:val="none" w:sz="0" w:space="0" w:color="auto"/>
      </w:divBdr>
    </w:div>
    <w:div w:id="1704208802">
      <w:bodyDiv w:val="1"/>
      <w:marLeft w:val="0"/>
      <w:marRight w:val="0"/>
      <w:marTop w:val="0"/>
      <w:marBottom w:val="0"/>
      <w:divBdr>
        <w:top w:val="none" w:sz="0" w:space="0" w:color="auto"/>
        <w:left w:val="none" w:sz="0" w:space="0" w:color="auto"/>
        <w:bottom w:val="none" w:sz="0" w:space="0" w:color="auto"/>
        <w:right w:val="none" w:sz="0" w:space="0" w:color="auto"/>
      </w:divBdr>
    </w:div>
    <w:div w:id="1879392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A5F2EF-69C9-4F3E-A41C-AFC0D818EF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1542</Words>
  <Characters>8792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PAYROLL ACCOUNTING (04)</vt:lpstr>
    </vt:vector>
  </TitlesOfParts>
  <Company>Frisco ISD</Company>
  <LinksUpToDate>false</LinksUpToDate>
  <CharactersWithSpaces>10314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PAYROLL ACCOUNTING (04)</dc:title>
  <dc:creator>Test</dc:creator>
  <cp:lastModifiedBy>McNew, Amber</cp:lastModifiedBy>
  <cp:revision>2</cp:revision>
  <cp:lastPrinted>2013-08-30T16:41:00Z</cp:lastPrinted>
  <dcterms:created xsi:type="dcterms:W3CDTF">2020-03-04T15:58:00Z</dcterms:created>
  <dcterms:modified xsi:type="dcterms:W3CDTF">2020-03-04T15:58:00Z</dcterms:modified>
</cp:coreProperties>
</file>