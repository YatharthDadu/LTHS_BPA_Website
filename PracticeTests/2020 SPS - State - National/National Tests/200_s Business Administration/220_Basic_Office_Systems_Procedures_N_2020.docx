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FCD667" w14:textId="5A301266" w:rsidR="00F1245D" w:rsidRPr="004510FE" w:rsidRDefault="00097508" w:rsidP="00F1245D">
      <w:pPr>
        <w:pStyle w:val="BodyText2"/>
      </w:pPr>
      <w:bookmarkStart w:id="0" w:name="_GoBack"/>
      <w:bookmarkEnd w:id="0"/>
      <w:r w:rsidRPr="000B1B6A">
        <w:rPr>
          <w:noProof/>
        </w:rPr>
        <w:drawing>
          <wp:anchor distT="0" distB="0" distL="114300" distR="114300" simplePos="0" relativeHeight="251662336" behindDoc="1" locked="0" layoutInCell="1" allowOverlap="1" wp14:anchorId="40C3D9E5" wp14:editId="1B67D8A6">
            <wp:simplePos x="0" y="0"/>
            <wp:positionH relativeFrom="margin">
              <wp:posOffset>1704975</wp:posOffset>
            </wp:positionH>
            <wp:positionV relativeFrom="paragraph">
              <wp:posOffset>94615</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r>
        <w:rPr>
          <w:noProof/>
          <w:snapToGrid/>
        </w:rPr>
        <mc:AlternateContent>
          <mc:Choice Requires="wps">
            <w:drawing>
              <wp:anchor distT="0" distB="0" distL="114300" distR="114300" simplePos="0" relativeHeight="251657216" behindDoc="1" locked="0" layoutInCell="1" allowOverlap="1" wp14:anchorId="2FDCACA6" wp14:editId="759903F2">
                <wp:simplePos x="0" y="0"/>
                <wp:positionH relativeFrom="column">
                  <wp:posOffset>4053840</wp:posOffset>
                </wp:positionH>
                <wp:positionV relativeFrom="paragraph">
                  <wp:posOffset>-571500</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BC369" w14:textId="77777777" w:rsidR="005F1F03" w:rsidRPr="00097508" w:rsidRDefault="005F1F03" w:rsidP="00682B04">
                            <w:pPr>
                              <w:tabs>
                                <w:tab w:val="right" w:leader="underscore" w:pos="3960"/>
                              </w:tabs>
                              <w:spacing w:line="360" w:lineRule="auto"/>
                              <w:rPr>
                                <w:b/>
                                <w:sz w:val="24"/>
                                <w:szCs w:val="24"/>
                              </w:rPr>
                            </w:pPr>
                            <w:r w:rsidRPr="00097508">
                              <w:rPr>
                                <w:b/>
                                <w:sz w:val="24"/>
                                <w:szCs w:val="24"/>
                              </w:rPr>
                              <w:t xml:space="preserve">Contestant Number: </w:t>
                            </w:r>
                            <w:r w:rsidRPr="00097508">
                              <w:rPr>
                                <w:b/>
                                <w:sz w:val="24"/>
                                <w:szCs w:val="24"/>
                              </w:rPr>
                              <w:tab/>
                            </w:r>
                          </w:p>
                          <w:p w14:paraId="22145C47" w14:textId="77777777" w:rsidR="005F1F03" w:rsidRPr="00097508" w:rsidRDefault="005F1F03" w:rsidP="00682B04">
                            <w:pPr>
                              <w:tabs>
                                <w:tab w:val="left" w:pos="2160"/>
                                <w:tab w:val="right" w:leader="underscore" w:pos="3960"/>
                              </w:tabs>
                              <w:spacing w:line="360" w:lineRule="auto"/>
                              <w:rPr>
                                <w:b/>
                                <w:sz w:val="24"/>
                                <w:szCs w:val="24"/>
                              </w:rPr>
                            </w:pPr>
                            <w:r w:rsidRPr="00097508">
                              <w:rPr>
                                <w:b/>
                                <w:sz w:val="24"/>
                                <w:szCs w:val="24"/>
                              </w:rPr>
                              <w:tab/>
                              <w:t xml:space="preserve">Time: </w:t>
                            </w:r>
                            <w:r w:rsidRPr="00097508">
                              <w:rPr>
                                <w:b/>
                                <w:sz w:val="24"/>
                                <w:szCs w:val="24"/>
                              </w:rPr>
                              <w:tab/>
                            </w:r>
                          </w:p>
                          <w:p w14:paraId="0224CE10" w14:textId="77777777" w:rsidR="005F1F03" w:rsidRPr="00097508" w:rsidRDefault="005F1F03" w:rsidP="00682B04">
                            <w:pPr>
                              <w:tabs>
                                <w:tab w:val="left" w:pos="2160"/>
                                <w:tab w:val="right" w:leader="underscore" w:pos="3960"/>
                              </w:tabs>
                              <w:spacing w:line="360" w:lineRule="auto"/>
                              <w:rPr>
                                <w:b/>
                                <w:sz w:val="24"/>
                                <w:szCs w:val="24"/>
                              </w:rPr>
                            </w:pPr>
                            <w:r w:rsidRPr="00097508">
                              <w:rPr>
                                <w:b/>
                                <w:sz w:val="24"/>
                                <w:szCs w:val="24"/>
                              </w:rPr>
                              <w:tab/>
                              <w:t xml:space="preserve">Rank: </w:t>
                            </w:r>
                            <w:r w:rsidRPr="00097508">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CACA6" id="_x0000_t202" coordsize="21600,21600" o:spt="202" path="m,l,21600r21600,l21600,xe">
                <v:stroke joinstyle="miter"/>
                <v:path gradientshapeok="t" o:connecttype="rect"/>
              </v:shapetype>
              <v:shape id="Text Box 2" o:spid="_x0000_s1026" type="#_x0000_t202" style="position:absolute;left:0;text-align:left;margin-left:319.2pt;margin-top:-45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" stroked="f">
                <v:textbox>
                  <w:txbxContent>
                    <w:p w14:paraId="16CBC369" w14:textId="77777777" w:rsidR="005F1F03" w:rsidRPr="00097508" w:rsidRDefault="005F1F03" w:rsidP="00682B04">
                      <w:pPr>
                        <w:tabs>
                          <w:tab w:val="right" w:leader="underscore" w:pos="3960"/>
                        </w:tabs>
                        <w:spacing w:line="360" w:lineRule="auto"/>
                        <w:rPr>
                          <w:b/>
                          <w:sz w:val="24"/>
                          <w:szCs w:val="24"/>
                        </w:rPr>
                      </w:pPr>
                      <w:r w:rsidRPr="00097508">
                        <w:rPr>
                          <w:b/>
                          <w:sz w:val="24"/>
                          <w:szCs w:val="24"/>
                        </w:rPr>
                        <w:t xml:space="preserve">Contestant Number: </w:t>
                      </w:r>
                      <w:r w:rsidRPr="00097508">
                        <w:rPr>
                          <w:b/>
                          <w:sz w:val="24"/>
                          <w:szCs w:val="24"/>
                        </w:rPr>
                        <w:tab/>
                      </w:r>
                    </w:p>
                    <w:p w14:paraId="22145C47" w14:textId="77777777" w:rsidR="005F1F03" w:rsidRPr="00097508" w:rsidRDefault="005F1F03" w:rsidP="00682B04">
                      <w:pPr>
                        <w:tabs>
                          <w:tab w:val="left" w:pos="2160"/>
                          <w:tab w:val="right" w:leader="underscore" w:pos="3960"/>
                        </w:tabs>
                        <w:spacing w:line="360" w:lineRule="auto"/>
                        <w:rPr>
                          <w:b/>
                          <w:sz w:val="24"/>
                          <w:szCs w:val="24"/>
                        </w:rPr>
                      </w:pPr>
                      <w:r w:rsidRPr="00097508">
                        <w:rPr>
                          <w:b/>
                          <w:sz w:val="24"/>
                          <w:szCs w:val="24"/>
                        </w:rPr>
                        <w:tab/>
                        <w:t xml:space="preserve">Time: </w:t>
                      </w:r>
                      <w:r w:rsidRPr="00097508">
                        <w:rPr>
                          <w:b/>
                          <w:sz w:val="24"/>
                          <w:szCs w:val="24"/>
                        </w:rPr>
                        <w:tab/>
                      </w:r>
                    </w:p>
                    <w:p w14:paraId="0224CE10" w14:textId="77777777" w:rsidR="005F1F03" w:rsidRPr="00097508" w:rsidRDefault="005F1F03" w:rsidP="00682B04">
                      <w:pPr>
                        <w:tabs>
                          <w:tab w:val="left" w:pos="2160"/>
                          <w:tab w:val="right" w:leader="underscore" w:pos="3960"/>
                        </w:tabs>
                        <w:spacing w:line="360" w:lineRule="auto"/>
                        <w:rPr>
                          <w:b/>
                          <w:sz w:val="24"/>
                          <w:szCs w:val="24"/>
                        </w:rPr>
                      </w:pPr>
                      <w:r w:rsidRPr="00097508">
                        <w:rPr>
                          <w:b/>
                          <w:sz w:val="24"/>
                          <w:szCs w:val="24"/>
                        </w:rPr>
                        <w:tab/>
                        <w:t xml:space="preserve">Rank: </w:t>
                      </w:r>
                      <w:r w:rsidRPr="00097508">
                        <w:rPr>
                          <w:b/>
                          <w:sz w:val="24"/>
                          <w:szCs w:val="24"/>
                        </w:rPr>
                        <w:tab/>
                      </w:r>
                    </w:p>
                  </w:txbxContent>
                </v:textbox>
              </v:shape>
            </w:pict>
          </mc:Fallback>
        </mc:AlternateContent>
      </w:r>
      <w:r w:rsidR="00772077" w:rsidRPr="004510FE">
        <w:tab/>
      </w:r>
    </w:p>
    <w:p w14:paraId="07B11C3C" w14:textId="77777777" w:rsidR="00097508" w:rsidRDefault="00097508" w:rsidP="001C466E">
      <w:pPr>
        <w:pStyle w:val="TestTitle"/>
      </w:pPr>
    </w:p>
    <w:p w14:paraId="11BA09F5" w14:textId="5CAD8416" w:rsidR="001C466E" w:rsidRPr="00097508" w:rsidRDefault="00E35EFC" w:rsidP="001C466E">
      <w:pPr>
        <w:pStyle w:val="TestTitle"/>
        <w:rPr>
          <w:sz w:val="72"/>
          <w:szCs w:val="72"/>
        </w:rPr>
      </w:pPr>
      <w:r w:rsidRPr="00097508">
        <w:rPr>
          <w:sz w:val="72"/>
          <w:szCs w:val="72"/>
        </w:rPr>
        <w:t xml:space="preserve">Basic Office Systems &amp; Procedure </w:t>
      </w:r>
    </w:p>
    <w:p w14:paraId="291CBBFF" w14:textId="77777777" w:rsidR="00F1245D" w:rsidRPr="00097508" w:rsidRDefault="00F1245D" w:rsidP="001C466E">
      <w:pPr>
        <w:pStyle w:val="TestTitle"/>
        <w:rPr>
          <w:sz w:val="72"/>
          <w:szCs w:val="72"/>
        </w:rPr>
      </w:pPr>
      <w:r w:rsidRPr="00097508">
        <w:rPr>
          <w:sz w:val="72"/>
          <w:szCs w:val="72"/>
        </w:rPr>
        <w:t>(</w:t>
      </w:r>
      <w:r w:rsidR="00E35EFC" w:rsidRPr="00097508">
        <w:rPr>
          <w:sz w:val="72"/>
          <w:szCs w:val="72"/>
        </w:rPr>
        <w:t>220</w:t>
      </w:r>
      <w:r w:rsidRPr="00097508">
        <w:rPr>
          <w:sz w:val="72"/>
          <w:szCs w:val="72"/>
        </w:rPr>
        <w:t>)</w:t>
      </w:r>
    </w:p>
    <w:p w14:paraId="4E64DDC2" w14:textId="77777777" w:rsidR="00F1245D" w:rsidRPr="00097508" w:rsidRDefault="00F1245D" w:rsidP="001C466E">
      <w:pPr>
        <w:pStyle w:val="TestTitle"/>
        <w:rPr>
          <w:bCs/>
          <w:sz w:val="10"/>
        </w:rPr>
      </w:pPr>
    </w:p>
    <w:p w14:paraId="0E9C3731" w14:textId="3454FFE3" w:rsidR="00F1245D" w:rsidRPr="00097508" w:rsidRDefault="00FC26BE" w:rsidP="00097508">
      <w:pPr>
        <w:pStyle w:val="LevelYear"/>
      </w:pPr>
      <w:del w:id="1" w:author="Hewes Angie" w:date="2020-02-14T08:07:00Z">
        <w:r w:rsidRPr="00097508" w:rsidDel="0051418A">
          <w:delText>NATIONAL</w:delText>
        </w:r>
        <w:r w:rsidR="00682B04" w:rsidRPr="00097508" w:rsidDel="0051418A">
          <w:delText xml:space="preserve"> </w:delText>
        </w:r>
        <w:r w:rsidR="00F1245D" w:rsidRPr="00097508" w:rsidDel="0051418A">
          <w:delText xml:space="preserve"> </w:delText>
        </w:r>
        <w:r w:rsidR="00DF3A79" w:rsidRPr="00097508" w:rsidDel="0051418A">
          <w:delText>20</w:delText>
        </w:r>
        <w:r w:rsidR="00510AF6" w:rsidRPr="00097508" w:rsidDel="0051418A">
          <w:delText>20</w:delText>
        </w:r>
      </w:del>
      <w:ins w:id="2" w:author="Hewes Angie" w:date="2020-02-14T08:07:00Z">
        <w:r w:rsidR="0051418A" w:rsidRPr="00097508">
          <w:t>NATIONAL 2020</w:t>
        </w:r>
      </w:ins>
    </w:p>
    <w:p w14:paraId="19FE12DE" w14:textId="77777777" w:rsidR="00F1245D" w:rsidRPr="00097508" w:rsidRDefault="00F1245D" w:rsidP="00F1245D">
      <w:pPr>
        <w:pStyle w:val="BodyText2"/>
        <w:rPr>
          <w:b w:val="0"/>
          <w:sz w:val="20"/>
        </w:rPr>
      </w:pPr>
    </w:p>
    <w:p w14:paraId="43268DBD" w14:textId="77777777" w:rsidR="00F1245D" w:rsidRPr="004510FE" w:rsidRDefault="00F55ED1" w:rsidP="00F1245D">
      <w:pPr>
        <w:jc w:val="both"/>
        <w:rPr>
          <w:b/>
          <w:sz w:val="24"/>
        </w:rPr>
      </w:pPr>
      <w:r w:rsidRPr="004510FE">
        <w:tab/>
        <w:t xml:space="preserve">   </w:t>
      </w:r>
      <w:r w:rsidR="00275403">
        <w:rPr>
          <w:b/>
          <w:sz w:val="24"/>
        </w:rPr>
        <w:t>Objective Questions</w:t>
      </w:r>
      <w:r w:rsidRPr="004510FE">
        <w:rPr>
          <w:b/>
          <w:sz w:val="24"/>
        </w:rPr>
        <w:t>:</w:t>
      </w:r>
    </w:p>
    <w:p w14:paraId="39186341" w14:textId="77777777" w:rsidR="00F55ED1" w:rsidRPr="004510FE" w:rsidRDefault="00F55ED1" w:rsidP="00F1245D">
      <w:pPr>
        <w:jc w:val="both"/>
        <w:rPr>
          <w:b/>
          <w:sz w:val="24"/>
        </w:rPr>
      </w:pPr>
    </w:p>
    <w:p w14:paraId="77A4750C" w14:textId="77777777" w:rsidR="001C4797" w:rsidRPr="003A2854" w:rsidRDefault="008856B4" w:rsidP="004510FE">
      <w:pPr>
        <w:tabs>
          <w:tab w:val="left" w:pos="6300"/>
          <w:tab w:val="left" w:leader="underscore" w:pos="8010"/>
        </w:tabs>
        <w:ind w:left="1440" w:right="18"/>
        <w:rPr>
          <w:sz w:val="24"/>
          <w:szCs w:val="22"/>
        </w:rPr>
      </w:pPr>
      <w:r w:rsidRPr="003A2854">
        <w:rPr>
          <w:sz w:val="24"/>
          <w:szCs w:val="22"/>
        </w:rPr>
        <w:t>Multiple Choice and True/False</w:t>
      </w:r>
      <w:r w:rsidR="005F6F3E" w:rsidRPr="003A2854">
        <w:rPr>
          <w:sz w:val="24"/>
          <w:szCs w:val="22"/>
        </w:rPr>
        <w:t xml:space="preserve"> (</w:t>
      </w:r>
      <w:r w:rsidR="00CF67C3" w:rsidRPr="003A2854">
        <w:rPr>
          <w:sz w:val="24"/>
          <w:szCs w:val="22"/>
        </w:rPr>
        <w:t>3</w:t>
      </w:r>
      <w:r w:rsidR="005F6F3E" w:rsidRPr="003A2854">
        <w:rPr>
          <w:sz w:val="24"/>
          <w:szCs w:val="22"/>
        </w:rPr>
        <w:t>0</w:t>
      </w:r>
      <w:r w:rsidR="00D371AC" w:rsidRPr="003A2854">
        <w:rPr>
          <w:sz w:val="24"/>
          <w:szCs w:val="22"/>
        </w:rPr>
        <w:t xml:space="preserve"> @ </w:t>
      </w:r>
      <w:r w:rsidR="005F6F3E" w:rsidRPr="003A2854">
        <w:rPr>
          <w:sz w:val="24"/>
          <w:szCs w:val="22"/>
        </w:rPr>
        <w:t>5</w:t>
      </w:r>
      <w:r w:rsidR="001C4797" w:rsidRPr="003A2854">
        <w:rPr>
          <w:sz w:val="24"/>
          <w:szCs w:val="22"/>
        </w:rPr>
        <w:t xml:space="preserve"> points each)</w:t>
      </w:r>
      <w:r w:rsidRPr="003A2854">
        <w:rPr>
          <w:sz w:val="24"/>
          <w:szCs w:val="22"/>
        </w:rPr>
        <w:t xml:space="preserve">    </w:t>
      </w:r>
      <w:r w:rsidR="001C4797" w:rsidRPr="003A2854">
        <w:rPr>
          <w:sz w:val="24"/>
          <w:szCs w:val="22"/>
        </w:rPr>
        <w:tab/>
        <w:t xml:space="preserve"> (</w:t>
      </w:r>
      <w:r w:rsidR="005F6F3E" w:rsidRPr="003A2854">
        <w:rPr>
          <w:sz w:val="24"/>
          <w:szCs w:val="22"/>
        </w:rPr>
        <w:t>1</w:t>
      </w:r>
      <w:r w:rsidR="00CF67C3" w:rsidRPr="003A2854">
        <w:rPr>
          <w:sz w:val="24"/>
          <w:szCs w:val="22"/>
        </w:rPr>
        <w:t>5</w:t>
      </w:r>
      <w:r w:rsidR="005F6F3E" w:rsidRPr="003A2854">
        <w:rPr>
          <w:sz w:val="24"/>
          <w:szCs w:val="22"/>
        </w:rPr>
        <w:t>0</w:t>
      </w:r>
      <w:r w:rsidR="004510FE" w:rsidRPr="003A2854">
        <w:rPr>
          <w:sz w:val="24"/>
          <w:szCs w:val="22"/>
        </w:rPr>
        <w:t xml:space="preserve"> points</w:t>
      </w:r>
      <w:r w:rsidR="001C4797" w:rsidRPr="003A2854">
        <w:rPr>
          <w:sz w:val="24"/>
          <w:szCs w:val="22"/>
        </w:rPr>
        <w:t>)</w:t>
      </w:r>
    </w:p>
    <w:p w14:paraId="7B2B55A7" w14:textId="77777777" w:rsidR="001C4797" w:rsidRPr="00097508" w:rsidRDefault="001C4797" w:rsidP="004510FE">
      <w:pPr>
        <w:tabs>
          <w:tab w:val="left" w:pos="6300"/>
          <w:tab w:val="left" w:leader="underscore" w:pos="8010"/>
        </w:tabs>
        <w:ind w:left="1440" w:right="18"/>
        <w:rPr>
          <w:sz w:val="18"/>
          <w:szCs w:val="22"/>
        </w:rPr>
      </w:pPr>
    </w:p>
    <w:p w14:paraId="4881D118" w14:textId="77777777"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w:t>
      </w:r>
      <w:r w:rsidR="00F55ED1" w:rsidRPr="004510FE">
        <w:rPr>
          <w:b/>
          <w:sz w:val="24"/>
          <w:szCs w:val="22"/>
        </w:rPr>
        <w:t>:</w:t>
      </w:r>
    </w:p>
    <w:p w14:paraId="373F4F13" w14:textId="77777777" w:rsidR="00F55ED1" w:rsidRPr="004510FE" w:rsidRDefault="00F55ED1" w:rsidP="004510FE">
      <w:pPr>
        <w:tabs>
          <w:tab w:val="left" w:pos="5580"/>
          <w:tab w:val="left" w:leader="underscore" w:pos="7380"/>
          <w:tab w:val="left" w:leader="underscore" w:pos="8010"/>
        </w:tabs>
        <w:ind w:left="900" w:right="900"/>
        <w:rPr>
          <w:b/>
          <w:sz w:val="24"/>
          <w:szCs w:val="22"/>
        </w:rPr>
      </w:pPr>
    </w:p>
    <w:p w14:paraId="12C95F13" w14:textId="77777777" w:rsidR="001C4797" w:rsidRPr="003A2854" w:rsidRDefault="004510FE" w:rsidP="004510FE">
      <w:pPr>
        <w:tabs>
          <w:tab w:val="left" w:pos="6300"/>
          <w:tab w:val="left" w:leader="underscore" w:pos="8010"/>
        </w:tabs>
        <w:spacing w:after="240"/>
        <w:ind w:left="1440" w:right="-72"/>
        <w:rPr>
          <w:sz w:val="24"/>
          <w:szCs w:val="24"/>
        </w:rPr>
      </w:pPr>
      <w:r w:rsidRPr="003A2854">
        <w:rPr>
          <w:sz w:val="24"/>
          <w:szCs w:val="24"/>
        </w:rPr>
        <w:t>Job</w:t>
      </w:r>
      <w:r w:rsidR="00940BED" w:rsidRPr="003A2854">
        <w:rPr>
          <w:sz w:val="24"/>
          <w:szCs w:val="24"/>
        </w:rPr>
        <w:t xml:space="preserve"> 1:</w:t>
      </w:r>
      <w:r w:rsidR="00344349" w:rsidRPr="003A2854">
        <w:rPr>
          <w:sz w:val="24"/>
          <w:szCs w:val="24"/>
        </w:rPr>
        <w:t xml:space="preserve"> Table (with borders)</w:t>
      </w:r>
      <w:r w:rsidR="00246A9F" w:rsidRPr="003A2854">
        <w:rPr>
          <w:sz w:val="24"/>
          <w:szCs w:val="24"/>
        </w:rPr>
        <w:tab/>
      </w:r>
      <w:r w:rsidR="00246A9F" w:rsidRPr="003A2854">
        <w:rPr>
          <w:sz w:val="24"/>
          <w:szCs w:val="24"/>
        </w:rPr>
        <w:tab/>
        <w:t xml:space="preserve"> (</w:t>
      </w:r>
      <w:r w:rsidR="005F6F3E" w:rsidRPr="003A2854">
        <w:rPr>
          <w:sz w:val="24"/>
          <w:szCs w:val="24"/>
        </w:rPr>
        <w:t>100</w:t>
      </w:r>
      <w:r w:rsidR="001C4797" w:rsidRPr="003A2854">
        <w:rPr>
          <w:sz w:val="24"/>
          <w:szCs w:val="24"/>
        </w:rPr>
        <w:t xml:space="preserve"> </w:t>
      </w:r>
      <w:r w:rsidRPr="003A2854">
        <w:rPr>
          <w:sz w:val="24"/>
          <w:szCs w:val="24"/>
        </w:rPr>
        <w:t>points</w:t>
      </w:r>
      <w:r w:rsidR="001C4797" w:rsidRPr="003A2854">
        <w:rPr>
          <w:sz w:val="24"/>
          <w:szCs w:val="24"/>
        </w:rPr>
        <w:t>)</w:t>
      </w:r>
    </w:p>
    <w:p w14:paraId="52512734" w14:textId="77777777" w:rsidR="005F6F3E" w:rsidRPr="003A2854" w:rsidRDefault="004510FE" w:rsidP="004510FE">
      <w:pPr>
        <w:tabs>
          <w:tab w:val="left" w:pos="6300"/>
          <w:tab w:val="left" w:leader="underscore" w:pos="8010"/>
        </w:tabs>
        <w:spacing w:after="240"/>
        <w:ind w:left="1440" w:right="-72"/>
        <w:rPr>
          <w:sz w:val="24"/>
          <w:szCs w:val="24"/>
        </w:rPr>
      </w:pPr>
      <w:r w:rsidRPr="003A2854">
        <w:rPr>
          <w:sz w:val="24"/>
          <w:szCs w:val="24"/>
        </w:rPr>
        <w:t xml:space="preserve">Job </w:t>
      </w:r>
      <w:r w:rsidR="0078667C" w:rsidRPr="003A2854">
        <w:rPr>
          <w:sz w:val="24"/>
          <w:szCs w:val="24"/>
        </w:rPr>
        <w:t xml:space="preserve">2: </w:t>
      </w:r>
      <w:r w:rsidR="005434CE" w:rsidRPr="003A2854">
        <w:rPr>
          <w:sz w:val="24"/>
          <w:szCs w:val="24"/>
        </w:rPr>
        <w:t>Itinerary</w:t>
      </w:r>
      <w:r w:rsidR="005F6F3E" w:rsidRPr="003A2854">
        <w:rPr>
          <w:b/>
          <w:i/>
          <w:sz w:val="24"/>
          <w:szCs w:val="24"/>
        </w:rPr>
        <w:tab/>
      </w:r>
      <w:r w:rsidR="005F6F3E" w:rsidRPr="003A2854">
        <w:rPr>
          <w:sz w:val="24"/>
          <w:szCs w:val="24"/>
        </w:rPr>
        <w:tab/>
      </w:r>
      <w:r w:rsidR="003A2854">
        <w:rPr>
          <w:sz w:val="24"/>
          <w:szCs w:val="24"/>
        </w:rPr>
        <w:t xml:space="preserve"> </w:t>
      </w:r>
      <w:r w:rsidR="005F6F3E" w:rsidRPr="003A2854">
        <w:rPr>
          <w:sz w:val="24"/>
          <w:szCs w:val="24"/>
        </w:rPr>
        <w:t>(100 points)</w:t>
      </w:r>
    </w:p>
    <w:p w14:paraId="0E59E4CA" w14:textId="77777777" w:rsidR="001C4797" w:rsidRPr="003A2854" w:rsidRDefault="00DD1B43" w:rsidP="004510FE">
      <w:pPr>
        <w:tabs>
          <w:tab w:val="left" w:pos="6300"/>
          <w:tab w:val="left" w:leader="underscore" w:pos="8010"/>
        </w:tabs>
        <w:spacing w:after="240"/>
        <w:ind w:left="1440" w:right="-72"/>
        <w:rPr>
          <w:sz w:val="24"/>
          <w:szCs w:val="24"/>
        </w:rPr>
      </w:pPr>
      <w:r w:rsidRPr="003A2854">
        <w:rPr>
          <w:sz w:val="24"/>
          <w:szCs w:val="24"/>
        </w:rPr>
        <w:t>Job 3:</w:t>
      </w:r>
      <w:r w:rsidR="00344349" w:rsidRPr="003A2854">
        <w:rPr>
          <w:sz w:val="24"/>
          <w:szCs w:val="24"/>
        </w:rPr>
        <w:t xml:space="preserve"> </w:t>
      </w:r>
      <w:r w:rsidR="000120B2">
        <w:rPr>
          <w:sz w:val="24"/>
          <w:szCs w:val="24"/>
        </w:rPr>
        <w:t>Memorandum</w:t>
      </w:r>
      <w:r w:rsidR="00246A9F" w:rsidRPr="003A2854">
        <w:rPr>
          <w:sz w:val="24"/>
          <w:szCs w:val="24"/>
        </w:rPr>
        <w:tab/>
      </w:r>
      <w:r w:rsidR="004510FE" w:rsidRPr="003A2854">
        <w:rPr>
          <w:sz w:val="24"/>
          <w:szCs w:val="24"/>
        </w:rPr>
        <w:tab/>
        <w:t xml:space="preserve"> </w:t>
      </w:r>
      <w:r w:rsidR="00246A9F" w:rsidRPr="003A2854">
        <w:rPr>
          <w:sz w:val="24"/>
          <w:szCs w:val="24"/>
        </w:rPr>
        <w:t>(</w:t>
      </w:r>
      <w:r w:rsidR="005F6F3E" w:rsidRPr="003A2854">
        <w:rPr>
          <w:sz w:val="24"/>
          <w:szCs w:val="24"/>
        </w:rPr>
        <w:t xml:space="preserve">100 </w:t>
      </w:r>
      <w:r w:rsidR="004510FE" w:rsidRPr="003A2854">
        <w:rPr>
          <w:sz w:val="24"/>
          <w:szCs w:val="24"/>
        </w:rPr>
        <w:t>points</w:t>
      </w:r>
      <w:r w:rsidR="001C4797" w:rsidRPr="003A2854">
        <w:rPr>
          <w:sz w:val="24"/>
          <w:szCs w:val="24"/>
        </w:rPr>
        <w:t>)</w:t>
      </w:r>
    </w:p>
    <w:p w14:paraId="29AAC644" w14:textId="77777777" w:rsidR="00053F13" w:rsidRPr="003A2854" w:rsidRDefault="00053F13" w:rsidP="004510FE">
      <w:pPr>
        <w:tabs>
          <w:tab w:val="left" w:pos="6300"/>
          <w:tab w:val="left" w:leader="underscore" w:pos="8010"/>
        </w:tabs>
        <w:spacing w:after="240"/>
        <w:ind w:left="1440" w:right="-72"/>
        <w:rPr>
          <w:sz w:val="24"/>
          <w:szCs w:val="24"/>
        </w:rPr>
      </w:pPr>
      <w:r w:rsidRPr="003A2854">
        <w:rPr>
          <w:sz w:val="24"/>
          <w:szCs w:val="24"/>
        </w:rPr>
        <w:t>Job 4:</w:t>
      </w:r>
      <w:r w:rsidR="00344349" w:rsidRPr="003A2854">
        <w:rPr>
          <w:sz w:val="24"/>
          <w:szCs w:val="24"/>
        </w:rPr>
        <w:t xml:space="preserve"> Letter with mail merge</w:t>
      </w:r>
      <w:r w:rsidRPr="003A2854">
        <w:rPr>
          <w:sz w:val="24"/>
          <w:szCs w:val="24"/>
        </w:rPr>
        <w:tab/>
      </w:r>
      <w:r w:rsidRPr="003A2854">
        <w:rPr>
          <w:sz w:val="24"/>
          <w:szCs w:val="24"/>
        </w:rPr>
        <w:tab/>
        <w:t xml:space="preserve"> (100 points)</w:t>
      </w:r>
    </w:p>
    <w:p w14:paraId="1784F0FA" w14:textId="77777777" w:rsidR="004510FE" w:rsidRPr="00097508" w:rsidRDefault="00246A9F" w:rsidP="004510FE">
      <w:pPr>
        <w:tabs>
          <w:tab w:val="left" w:pos="2160"/>
          <w:tab w:val="left" w:pos="6300"/>
          <w:tab w:val="left" w:leader="underscore" w:pos="8010"/>
        </w:tabs>
        <w:rPr>
          <w:b/>
          <w:i/>
          <w:sz w:val="6"/>
          <w:szCs w:val="22"/>
        </w:rPr>
      </w:pPr>
      <w:r w:rsidRPr="004510FE">
        <w:rPr>
          <w:b/>
          <w:i/>
          <w:sz w:val="22"/>
          <w:szCs w:val="22"/>
        </w:rPr>
        <w:tab/>
      </w:r>
    </w:p>
    <w:p w14:paraId="621D6B3A" w14:textId="77777777" w:rsidR="001C4797" w:rsidRPr="003A2854" w:rsidRDefault="004510FE" w:rsidP="004510FE">
      <w:pPr>
        <w:tabs>
          <w:tab w:val="left" w:pos="2070"/>
          <w:tab w:val="left" w:pos="6300"/>
          <w:tab w:val="left" w:leader="underscore" w:pos="8010"/>
        </w:tabs>
        <w:rPr>
          <w:b/>
          <w:sz w:val="24"/>
          <w:szCs w:val="22"/>
        </w:rPr>
      </w:pPr>
      <w:r w:rsidRPr="004510FE">
        <w:rPr>
          <w:b/>
          <w:i/>
          <w:sz w:val="28"/>
          <w:szCs w:val="22"/>
        </w:rPr>
        <w:tab/>
      </w:r>
      <w:r w:rsidR="00246A9F" w:rsidRPr="003A2854">
        <w:rPr>
          <w:b/>
          <w:sz w:val="28"/>
          <w:szCs w:val="22"/>
        </w:rPr>
        <w:t>TOTAL POINTS</w:t>
      </w:r>
      <w:r w:rsidR="00246A9F" w:rsidRPr="003A2854">
        <w:rPr>
          <w:b/>
          <w:sz w:val="28"/>
          <w:szCs w:val="22"/>
        </w:rPr>
        <w:tab/>
      </w:r>
      <w:r w:rsidR="00246A9F" w:rsidRPr="003A2854">
        <w:rPr>
          <w:b/>
          <w:sz w:val="28"/>
          <w:szCs w:val="22"/>
        </w:rPr>
        <w:tab/>
        <w:t xml:space="preserve"> (</w:t>
      </w:r>
      <w:r w:rsidR="00053F13" w:rsidRPr="003A2854">
        <w:rPr>
          <w:b/>
          <w:sz w:val="28"/>
          <w:szCs w:val="22"/>
        </w:rPr>
        <w:t>5</w:t>
      </w:r>
      <w:r w:rsidR="00CF67C3" w:rsidRPr="003A2854">
        <w:rPr>
          <w:b/>
          <w:sz w:val="28"/>
          <w:szCs w:val="22"/>
        </w:rPr>
        <w:t>5</w:t>
      </w:r>
      <w:r w:rsidR="005F6F3E" w:rsidRPr="003A2854">
        <w:rPr>
          <w:b/>
          <w:sz w:val="28"/>
          <w:szCs w:val="22"/>
        </w:rPr>
        <w:t>0</w:t>
      </w:r>
      <w:r w:rsidR="00B07639" w:rsidRPr="003A2854">
        <w:rPr>
          <w:b/>
          <w:sz w:val="28"/>
          <w:szCs w:val="22"/>
        </w:rPr>
        <w:t xml:space="preserve"> points</w:t>
      </w:r>
      <w:r w:rsidR="001C4797" w:rsidRPr="003A2854">
        <w:rPr>
          <w:b/>
          <w:sz w:val="28"/>
          <w:szCs w:val="22"/>
        </w:rPr>
        <w:t>)</w:t>
      </w:r>
    </w:p>
    <w:p w14:paraId="1DA78A0E" w14:textId="77777777" w:rsidR="00F1245D" w:rsidRPr="004510FE" w:rsidRDefault="00F1245D" w:rsidP="00F1245D">
      <w:pPr>
        <w:jc w:val="both"/>
        <w:rPr>
          <w:sz w:val="18"/>
        </w:rPr>
      </w:pPr>
    </w:p>
    <w:p w14:paraId="3F6809D6" w14:textId="77777777" w:rsidR="00F55ED1" w:rsidRPr="004510FE" w:rsidRDefault="001D62D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62A811DF" wp14:editId="64C2942A">
                <wp:simplePos x="0" y="0"/>
                <wp:positionH relativeFrom="column">
                  <wp:posOffset>-80010</wp:posOffset>
                </wp:positionH>
                <wp:positionV relativeFrom="paragraph">
                  <wp:posOffset>45720</wp:posOffset>
                </wp:positionV>
                <wp:extent cx="6296025" cy="1381125"/>
                <wp:effectExtent l="9525" t="10795" r="9525" b="825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39F25F4F" w14:textId="77777777" w:rsidR="005F1F03" w:rsidRDefault="005F1F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811DF"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39F25F4F" w14:textId="77777777" w:rsidR="005F1F03" w:rsidRDefault="005F1F03"/>
                  </w:txbxContent>
                </v:textbox>
              </v:shape>
            </w:pict>
          </mc:Fallback>
        </mc:AlternateContent>
      </w:r>
    </w:p>
    <w:p w14:paraId="154E2CEA"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731DBC23"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56C76E38"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w:t>
      </w:r>
      <w:r w:rsidR="00CF67C3">
        <w:rPr>
          <w:b/>
          <w:sz w:val="22"/>
        </w:rPr>
        <w:t xml:space="preserve">e allowed in the testing area. </w:t>
      </w:r>
      <w:r w:rsidRPr="001962B9">
        <w:rPr>
          <w:b/>
          <w:sz w:val="22"/>
        </w:rPr>
        <w:t>No previous BPA tests and/or sample tests or facsimile (handwritten, photocopied, or keyed) are allowed in the testing area.</w:t>
      </w:r>
    </w:p>
    <w:p w14:paraId="3BDC3C93"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0B0CB244" w14:textId="77777777" w:rsidR="00F1245D" w:rsidRPr="004510FE" w:rsidRDefault="00F1245D" w:rsidP="00F1245D">
      <w:pPr>
        <w:pStyle w:val="Header"/>
        <w:tabs>
          <w:tab w:val="clear" w:pos="4320"/>
          <w:tab w:val="clear" w:pos="8640"/>
          <w:tab w:val="left" w:pos="-1440"/>
        </w:tabs>
        <w:jc w:val="center"/>
        <w:rPr>
          <w:sz w:val="22"/>
        </w:rPr>
      </w:pPr>
    </w:p>
    <w:p w14:paraId="325F0F3B"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03D80B67" w14:textId="77777777"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CF67C3">
        <w:rPr>
          <w:sz w:val="22"/>
          <w:szCs w:val="19"/>
        </w:rPr>
        <w:t>ninety (</w:t>
      </w:r>
      <w:r w:rsidR="0076620B" w:rsidRPr="004510FE">
        <w:rPr>
          <w:sz w:val="22"/>
          <w:szCs w:val="19"/>
        </w:rPr>
        <w:t>9</w:t>
      </w:r>
      <w:r w:rsidRPr="004510FE">
        <w:rPr>
          <w:sz w:val="22"/>
          <w:szCs w:val="19"/>
        </w:rPr>
        <w:t>0</w:t>
      </w:r>
      <w:r w:rsidR="00CF67C3">
        <w:rPr>
          <w:sz w:val="22"/>
          <w:szCs w:val="19"/>
        </w:rPr>
        <w:t>)</w:t>
      </w:r>
      <w:r w:rsidRPr="004510FE">
        <w:rPr>
          <w:sz w:val="22"/>
          <w:szCs w:val="19"/>
        </w:rPr>
        <w:t xml:space="preserve"> minutes testing time</w:t>
      </w:r>
    </w:p>
    <w:p w14:paraId="123A198B"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4BAF1BDE" w14:textId="3E41684A"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7CCDE6E"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297DE01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5D0A28FE" w14:textId="77777777" w:rsidR="001962B9" w:rsidRDefault="001962B9" w:rsidP="00F3179B">
      <w:pPr>
        <w:pStyle w:val="Heading1"/>
        <w:rPr>
          <w:rFonts w:ascii="Times New Roman" w:hAnsi="Times New Roman"/>
          <w:b w:val="0"/>
          <w:bCs w:val="0"/>
          <w:color w:val="auto"/>
          <w:sz w:val="20"/>
          <w:szCs w:val="20"/>
        </w:rPr>
      </w:pPr>
    </w:p>
    <w:p w14:paraId="74066394" w14:textId="77777777" w:rsidR="00CF67C3" w:rsidRPr="00B27EF6" w:rsidRDefault="00CF67C3" w:rsidP="00CF67C3">
      <w:pPr>
        <w:rPr>
          <w:sz w:val="24"/>
          <w:szCs w:val="22"/>
        </w:rPr>
      </w:pPr>
    </w:p>
    <w:p w14:paraId="34271589" w14:textId="77777777" w:rsidR="00CF67C3" w:rsidRPr="00D7200A" w:rsidRDefault="00CF67C3" w:rsidP="00CF67C3">
      <w:pPr>
        <w:jc w:val="center"/>
        <w:rPr>
          <w:sz w:val="24"/>
          <w:szCs w:val="24"/>
        </w:rPr>
      </w:pPr>
      <w:r w:rsidRPr="00D7200A">
        <w:rPr>
          <w:b/>
          <w:sz w:val="24"/>
          <w:szCs w:val="24"/>
        </w:rPr>
        <w:t>GENERAL INSTRUCTIONS</w:t>
      </w:r>
    </w:p>
    <w:p w14:paraId="5A71EA7B" w14:textId="77777777" w:rsidR="00CF67C3" w:rsidRPr="006D4C46" w:rsidRDefault="00CF67C3" w:rsidP="00CF67C3">
      <w:pPr>
        <w:jc w:val="center"/>
        <w:rPr>
          <w:sz w:val="24"/>
          <w:szCs w:val="24"/>
        </w:rPr>
      </w:pPr>
    </w:p>
    <w:p w14:paraId="5F3D55FC" w14:textId="77777777" w:rsidR="00565978" w:rsidRPr="00565978" w:rsidRDefault="00565978" w:rsidP="00362950">
      <w:pPr>
        <w:numPr>
          <w:ilvl w:val="0"/>
          <w:numId w:val="2"/>
        </w:numPr>
        <w:spacing w:after="200"/>
        <w:rPr>
          <w:i/>
          <w:sz w:val="24"/>
          <w:szCs w:val="22"/>
        </w:rPr>
      </w:pPr>
      <w:r>
        <w:rPr>
          <w:sz w:val="24"/>
          <w:szCs w:val="22"/>
        </w:rPr>
        <w:t xml:space="preserve">Answer the objective questions using the Scantron scoring sheet provided. </w:t>
      </w:r>
      <w:r>
        <w:rPr>
          <w:sz w:val="24"/>
          <w:szCs w:val="22"/>
        </w:rPr>
        <w:br/>
      </w:r>
      <w:r>
        <w:rPr>
          <w:i/>
          <w:sz w:val="24"/>
          <w:szCs w:val="22"/>
        </w:rPr>
        <w:t>(</w:t>
      </w:r>
      <w:r w:rsidRPr="00565978">
        <w:rPr>
          <w:b/>
          <w:i/>
          <w:sz w:val="24"/>
          <w:szCs w:val="22"/>
        </w:rPr>
        <w:t>OR</w:t>
      </w:r>
      <w:r>
        <w:rPr>
          <w:i/>
          <w:sz w:val="24"/>
          <w:szCs w:val="22"/>
        </w:rPr>
        <w:t xml:space="preserve"> electronically if available.)</w:t>
      </w:r>
    </w:p>
    <w:p w14:paraId="4F189490" w14:textId="77777777" w:rsidR="00CF67C3" w:rsidRDefault="00CF67C3" w:rsidP="00362950">
      <w:pPr>
        <w:numPr>
          <w:ilvl w:val="0"/>
          <w:numId w:val="2"/>
        </w:numPr>
        <w:rPr>
          <w:sz w:val="24"/>
          <w:szCs w:val="24"/>
        </w:rPr>
      </w:pPr>
      <w:r w:rsidRPr="00B27EF6">
        <w:rPr>
          <w:sz w:val="24"/>
          <w:szCs w:val="22"/>
        </w:rPr>
        <w:t xml:space="preserve">Ensure this test booklet contains </w:t>
      </w:r>
      <w:r w:rsidRPr="0091682D">
        <w:rPr>
          <w:sz w:val="24"/>
          <w:szCs w:val="24"/>
        </w:rPr>
        <w:t>Jobs 1-</w:t>
      </w:r>
      <w:r>
        <w:rPr>
          <w:sz w:val="24"/>
          <w:szCs w:val="24"/>
        </w:rPr>
        <w:t>4</w:t>
      </w:r>
      <w:r w:rsidRPr="0091682D">
        <w:rPr>
          <w:sz w:val="24"/>
          <w:szCs w:val="24"/>
        </w:rPr>
        <w:t>.</w:t>
      </w:r>
    </w:p>
    <w:p w14:paraId="7D08475A" w14:textId="77777777" w:rsidR="00CF67C3" w:rsidRDefault="00CF67C3" w:rsidP="00CF67C3">
      <w:pPr>
        <w:ind w:left="450"/>
        <w:rPr>
          <w:sz w:val="24"/>
          <w:szCs w:val="24"/>
        </w:rPr>
      </w:pPr>
    </w:p>
    <w:p w14:paraId="41A64F3E" w14:textId="77777777" w:rsidR="00CF67C3" w:rsidRPr="005C3EB3" w:rsidRDefault="00CF67C3" w:rsidP="00362950">
      <w:pPr>
        <w:numPr>
          <w:ilvl w:val="0"/>
          <w:numId w:val="2"/>
        </w:numPr>
        <w:spacing w:after="200"/>
        <w:rPr>
          <w:sz w:val="24"/>
          <w:szCs w:val="22"/>
        </w:rPr>
      </w:pPr>
      <w:r w:rsidRPr="00B27EF6">
        <w:rPr>
          <w:sz w:val="24"/>
          <w:szCs w:val="22"/>
        </w:rPr>
        <w:t>Key all “Jobs” according to the instructions provided</w:t>
      </w:r>
    </w:p>
    <w:p w14:paraId="243AC7A1" w14:textId="77777777" w:rsidR="00CF67C3" w:rsidRPr="0091682D" w:rsidRDefault="00CF67C3" w:rsidP="00362950">
      <w:pPr>
        <w:numPr>
          <w:ilvl w:val="0"/>
          <w:numId w:val="2"/>
        </w:numPr>
        <w:autoSpaceDE w:val="0"/>
        <w:autoSpaceDN w:val="0"/>
        <w:adjustRightInd w:val="0"/>
        <w:rPr>
          <w:sz w:val="24"/>
          <w:szCs w:val="24"/>
        </w:rPr>
      </w:pPr>
      <w:r w:rsidRPr="00B27EF6">
        <w:rPr>
          <w:sz w:val="24"/>
          <w:szCs w:val="22"/>
        </w:rPr>
        <w:t>Correct any and all formatting</w:t>
      </w:r>
      <w:r>
        <w:rPr>
          <w:sz w:val="24"/>
          <w:szCs w:val="22"/>
        </w:rPr>
        <w:t>, spelling or grammar</w:t>
      </w:r>
      <w:r w:rsidRPr="00B27EF6">
        <w:rPr>
          <w:sz w:val="24"/>
          <w:szCs w:val="22"/>
        </w:rPr>
        <w:t xml:space="preserve"> errors. Use the formatting guide in the </w:t>
      </w:r>
      <w:r w:rsidRPr="00B46721">
        <w:rPr>
          <w:b/>
          <w:i/>
          <w:iCs/>
          <w:sz w:val="24"/>
          <w:szCs w:val="22"/>
        </w:rPr>
        <w:t>Professional Business Associates Style &amp; Reference Manual 2019-2020 Edition</w:t>
      </w:r>
    </w:p>
    <w:p w14:paraId="7E09379D" w14:textId="77777777" w:rsidR="00CF67C3" w:rsidRPr="0091682D" w:rsidRDefault="00CF67C3" w:rsidP="00CF67C3">
      <w:pPr>
        <w:autoSpaceDE w:val="0"/>
        <w:autoSpaceDN w:val="0"/>
        <w:adjustRightInd w:val="0"/>
        <w:rPr>
          <w:sz w:val="24"/>
          <w:szCs w:val="24"/>
        </w:rPr>
      </w:pPr>
    </w:p>
    <w:p w14:paraId="42A770DB" w14:textId="77777777" w:rsidR="00CF67C3" w:rsidRPr="0091682D" w:rsidRDefault="00CF67C3" w:rsidP="00362950">
      <w:pPr>
        <w:numPr>
          <w:ilvl w:val="0"/>
          <w:numId w:val="2"/>
        </w:numPr>
        <w:autoSpaceDE w:val="0"/>
        <w:autoSpaceDN w:val="0"/>
        <w:adjustRightInd w:val="0"/>
        <w:rPr>
          <w:sz w:val="24"/>
          <w:szCs w:val="24"/>
        </w:rPr>
      </w:pPr>
      <w:r w:rsidRPr="0091682D">
        <w:rPr>
          <w:sz w:val="24"/>
          <w:szCs w:val="24"/>
        </w:rPr>
        <w:t>In places you normally use your reference initials, use y</w:t>
      </w:r>
      <w:r w:rsidR="00510AF6">
        <w:rPr>
          <w:sz w:val="24"/>
          <w:szCs w:val="24"/>
        </w:rPr>
        <w:t xml:space="preserve">our contestant </w:t>
      </w:r>
      <w:r w:rsidRPr="0091682D">
        <w:rPr>
          <w:sz w:val="24"/>
          <w:szCs w:val="24"/>
        </w:rPr>
        <w:t>number.</w:t>
      </w:r>
      <w:r w:rsidRPr="0091682D">
        <w:rPr>
          <w:sz w:val="24"/>
          <w:szCs w:val="24"/>
        </w:rPr>
        <w:br/>
        <w:t xml:space="preserve">Your name or initials should </w:t>
      </w:r>
      <w:r w:rsidRPr="0091682D">
        <w:rPr>
          <w:b/>
          <w:sz w:val="24"/>
          <w:szCs w:val="24"/>
        </w:rPr>
        <w:t>NOT</w:t>
      </w:r>
      <w:r w:rsidRPr="0091682D">
        <w:rPr>
          <w:sz w:val="24"/>
          <w:szCs w:val="24"/>
        </w:rPr>
        <w:t xml:space="preserve"> appear </w:t>
      </w:r>
      <w:r w:rsidR="00510AF6">
        <w:rPr>
          <w:sz w:val="24"/>
          <w:szCs w:val="24"/>
        </w:rPr>
        <w:t>on any work you submit</w:t>
      </w:r>
      <w:r>
        <w:rPr>
          <w:sz w:val="24"/>
          <w:szCs w:val="24"/>
        </w:rPr>
        <w:t xml:space="preserve">. </w:t>
      </w:r>
      <w:r w:rsidR="00510AF6">
        <w:rPr>
          <w:sz w:val="24"/>
          <w:szCs w:val="24"/>
        </w:rPr>
        <w:t>Key your contestant</w:t>
      </w:r>
      <w:r w:rsidRPr="0091682D">
        <w:rPr>
          <w:sz w:val="24"/>
          <w:szCs w:val="24"/>
        </w:rPr>
        <w:t xml:space="preserve"> number and job number in the footer in the lower left corner of </w:t>
      </w:r>
      <w:r w:rsidRPr="0091682D">
        <w:rPr>
          <w:b/>
          <w:sz w:val="24"/>
          <w:szCs w:val="24"/>
          <w:u w:val="single"/>
        </w:rPr>
        <w:t>all</w:t>
      </w:r>
      <w:r w:rsidRPr="0091682D">
        <w:rPr>
          <w:sz w:val="24"/>
          <w:szCs w:val="24"/>
        </w:rPr>
        <w:t xml:space="preserve"> work submitted unless specified otherwise.</w:t>
      </w:r>
    </w:p>
    <w:p w14:paraId="2CA14DE9" w14:textId="77777777" w:rsidR="00CF67C3" w:rsidRPr="0091682D" w:rsidRDefault="00CF67C3" w:rsidP="00CF67C3">
      <w:pPr>
        <w:autoSpaceDE w:val="0"/>
        <w:autoSpaceDN w:val="0"/>
        <w:adjustRightInd w:val="0"/>
        <w:rPr>
          <w:sz w:val="24"/>
          <w:szCs w:val="24"/>
        </w:rPr>
      </w:pPr>
      <w:r w:rsidRPr="0091682D">
        <w:rPr>
          <w:noProof/>
          <w:sz w:val="24"/>
          <w:szCs w:val="24"/>
        </w:rPr>
        <w:drawing>
          <wp:anchor distT="0" distB="0" distL="114300" distR="114300" simplePos="0" relativeHeight="251660288" behindDoc="0" locked="0" layoutInCell="1" allowOverlap="1" wp14:anchorId="17BB0EA4" wp14:editId="7E2D54F5">
            <wp:simplePos x="0" y="0"/>
            <wp:positionH relativeFrom="column">
              <wp:posOffset>2108835</wp:posOffset>
            </wp:positionH>
            <wp:positionV relativeFrom="paragraph">
              <wp:posOffset>116205</wp:posOffset>
            </wp:positionV>
            <wp:extent cx="2876550" cy="18002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36C101" w14:textId="77777777" w:rsidR="00CF67C3" w:rsidRPr="0091682D" w:rsidRDefault="00CF67C3" w:rsidP="00CF67C3">
      <w:pPr>
        <w:autoSpaceDE w:val="0"/>
        <w:autoSpaceDN w:val="0"/>
        <w:adjustRightInd w:val="0"/>
        <w:rPr>
          <w:sz w:val="24"/>
          <w:szCs w:val="24"/>
        </w:rPr>
      </w:pPr>
    </w:p>
    <w:p w14:paraId="269729A4" w14:textId="77777777" w:rsidR="00CF67C3" w:rsidRPr="0091682D" w:rsidRDefault="00CF67C3" w:rsidP="00CF67C3">
      <w:pPr>
        <w:autoSpaceDE w:val="0"/>
        <w:autoSpaceDN w:val="0"/>
        <w:adjustRightInd w:val="0"/>
        <w:rPr>
          <w:sz w:val="24"/>
          <w:szCs w:val="24"/>
        </w:rPr>
      </w:pPr>
    </w:p>
    <w:p w14:paraId="10255019" w14:textId="77777777" w:rsidR="00CF67C3" w:rsidRPr="0091682D" w:rsidRDefault="00CF67C3" w:rsidP="00CF67C3">
      <w:pPr>
        <w:autoSpaceDE w:val="0"/>
        <w:autoSpaceDN w:val="0"/>
        <w:adjustRightInd w:val="0"/>
        <w:rPr>
          <w:sz w:val="24"/>
          <w:szCs w:val="24"/>
        </w:rPr>
      </w:pPr>
    </w:p>
    <w:p w14:paraId="027E888E" w14:textId="77777777" w:rsidR="00CF67C3" w:rsidRPr="0091682D" w:rsidRDefault="00CF67C3" w:rsidP="00CF67C3">
      <w:pPr>
        <w:autoSpaceDE w:val="0"/>
        <w:autoSpaceDN w:val="0"/>
        <w:adjustRightInd w:val="0"/>
        <w:rPr>
          <w:sz w:val="24"/>
          <w:szCs w:val="24"/>
        </w:rPr>
      </w:pPr>
    </w:p>
    <w:p w14:paraId="4B496F46" w14:textId="77777777" w:rsidR="00CF67C3" w:rsidRPr="0091682D" w:rsidRDefault="00CF67C3" w:rsidP="00CF67C3">
      <w:pPr>
        <w:autoSpaceDE w:val="0"/>
        <w:autoSpaceDN w:val="0"/>
        <w:adjustRightInd w:val="0"/>
        <w:rPr>
          <w:sz w:val="24"/>
          <w:szCs w:val="24"/>
        </w:rPr>
      </w:pPr>
    </w:p>
    <w:p w14:paraId="5B3EB968" w14:textId="77777777" w:rsidR="00CF67C3" w:rsidRPr="0091682D" w:rsidRDefault="00CF67C3" w:rsidP="00CF67C3">
      <w:pPr>
        <w:spacing w:after="200"/>
        <w:ind w:left="2160"/>
        <w:rPr>
          <w:sz w:val="24"/>
          <w:szCs w:val="24"/>
        </w:rPr>
      </w:pPr>
      <w:r w:rsidRPr="0091682D">
        <w:rPr>
          <w:sz w:val="24"/>
          <w:szCs w:val="24"/>
        </w:rPr>
        <w:t>SAMPLE:</w:t>
      </w:r>
    </w:p>
    <w:p w14:paraId="105BA79F" w14:textId="77777777" w:rsidR="00CF67C3" w:rsidRPr="0091682D" w:rsidRDefault="00CF67C3" w:rsidP="00CF67C3">
      <w:pPr>
        <w:autoSpaceDE w:val="0"/>
        <w:autoSpaceDN w:val="0"/>
        <w:adjustRightInd w:val="0"/>
        <w:rPr>
          <w:sz w:val="24"/>
          <w:szCs w:val="24"/>
        </w:rPr>
      </w:pPr>
    </w:p>
    <w:p w14:paraId="273A3443" w14:textId="77777777" w:rsidR="00CF67C3" w:rsidRPr="0091682D" w:rsidRDefault="00CF67C3" w:rsidP="00CF67C3">
      <w:pPr>
        <w:autoSpaceDE w:val="0"/>
        <w:autoSpaceDN w:val="0"/>
        <w:adjustRightInd w:val="0"/>
        <w:rPr>
          <w:sz w:val="24"/>
          <w:szCs w:val="24"/>
        </w:rPr>
      </w:pPr>
    </w:p>
    <w:p w14:paraId="7EF3BC56" w14:textId="77777777" w:rsidR="00CF67C3" w:rsidRPr="0091682D" w:rsidRDefault="00CF67C3" w:rsidP="00CF67C3">
      <w:pPr>
        <w:autoSpaceDE w:val="0"/>
        <w:autoSpaceDN w:val="0"/>
        <w:adjustRightInd w:val="0"/>
        <w:rPr>
          <w:sz w:val="24"/>
          <w:szCs w:val="24"/>
        </w:rPr>
      </w:pPr>
    </w:p>
    <w:p w14:paraId="678D32D0" w14:textId="77777777" w:rsidR="00CF67C3" w:rsidRPr="0091682D" w:rsidRDefault="00CF67C3" w:rsidP="00CF67C3">
      <w:pPr>
        <w:autoSpaceDE w:val="0"/>
        <w:autoSpaceDN w:val="0"/>
        <w:adjustRightInd w:val="0"/>
        <w:rPr>
          <w:sz w:val="24"/>
          <w:szCs w:val="24"/>
        </w:rPr>
      </w:pPr>
    </w:p>
    <w:p w14:paraId="2EE35445" w14:textId="77777777" w:rsidR="00CF67C3" w:rsidRPr="0091682D" w:rsidRDefault="00F3179B" w:rsidP="00362950">
      <w:pPr>
        <w:numPr>
          <w:ilvl w:val="0"/>
          <w:numId w:val="2"/>
        </w:numPr>
        <w:spacing w:after="120"/>
        <w:rPr>
          <w:sz w:val="24"/>
          <w:szCs w:val="24"/>
        </w:rPr>
      </w:pPr>
      <w:r w:rsidRPr="00F3179B">
        <w:rPr>
          <w:b/>
          <w:sz w:val="24"/>
          <w:szCs w:val="24"/>
        </w:rPr>
        <w:t>IMPORTANT NOTE:</w:t>
      </w:r>
      <w:r>
        <w:rPr>
          <w:sz w:val="24"/>
          <w:szCs w:val="24"/>
        </w:rPr>
        <w:t xml:space="preserve"> </w:t>
      </w:r>
      <w:r w:rsidR="00CF67C3" w:rsidRPr="0091682D">
        <w:rPr>
          <w:sz w:val="24"/>
          <w:szCs w:val="24"/>
        </w:rPr>
        <w:t>If you complete the event before the end of the time allotted, notify the proctor</w:t>
      </w:r>
      <w:r w:rsidR="00CF67C3">
        <w:rPr>
          <w:sz w:val="24"/>
          <w:szCs w:val="24"/>
        </w:rPr>
        <w:t xml:space="preserve"> immediately</w:t>
      </w:r>
      <w:r w:rsidR="00CF67C3" w:rsidRPr="0091682D">
        <w:rPr>
          <w:sz w:val="24"/>
          <w:szCs w:val="24"/>
        </w:rPr>
        <w:t>. Time could be considered a factor in determining a winner when there is a tie score</w:t>
      </w:r>
      <w:r w:rsidR="00CF67C3">
        <w:rPr>
          <w:sz w:val="24"/>
          <w:szCs w:val="24"/>
        </w:rPr>
        <w:t xml:space="preserve"> in this event</w:t>
      </w:r>
      <w:r w:rsidR="00CF67C3" w:rsidRPr="0091682D">
        <w:rPr>
          <w:sz w:val="24"/>
          <w:szCs w:val="24"/>
        </w:rPr>
        <w:t>.</w:t>
      </w:r>
    </w:p>
    <w:p w14:paraId="62249476" w14:textId="77777777" w:rsidR="00CF67C3" w:rsidRPr="0091682D" w:rsidRDefault="00CF67C3" w:rsidP="00CF67C3">
      <w:pPr>
        <w:autoSpaceDE w:val="0"/>
        <w:autoSpaceDN w:val="0"/>
        <w:adjustRightInd w:val="0"/>
        <w:rPr>
          <w:sz w:val="24"/>
          <w:szCs w:val="24"/>
        </w:rPr>
      </w:pPr>
    </w:p>
    <w:p w14:paraId="306051F4" w14:textId="77777777" w:rsidR="00CF67C3" w:rsidRPr="0091682D" w:rsidRDefault="00CF67C3" w:rsidP="00362950">
      <w:pPr>
        <w:numPr>
          <w:ilvl w:val="0"/>
          <w:numId w:val="2"/>
        </w:numPr>
        <w:autoSpaceDE w:val="0"/>
        <w:autoSpaceDN w:val="0"/>
        <w:adjustRightInd w:val="0"/>
        <w:spacing w:after="120"/>
        <w:rPr>
          <w:sz w:val="24"/>
          <w:szCs w:val="24"/>
        </w:rPr>
      </w:pPr>
      <w:r w:rsidRPr="0091682D">
        <w:rPr>
          <w:sz w:val="24"/>
          <w:szCs w:val="24"/>
        </w:rPr>
        <w:t xml:space="preserve">Place scoring sheet on top of </w:t>
      </w:r>
      <w:r>
        <w:rPr>
          <w:sz w:val="24"/>
          <w:szCs w:val="24"/>
        </w:rPr>
        <w:t>the</w:t>
      </w:r>
      <w:r w:rsidRPr="0091682D">
        <w:rPr>
          <w:sz w:val="24"/>
          <w:szCs w:val="24"/>
        </w:rPr>
        <w:t xml:space="preserve"> </w:t>
      </w:r>
      <w:r w:rsidR="00510AF6">
        <w:rPr>
          <w:sz w:val="24"/>
          <w:szCs w:val="24"/>
        </w:rPr>
        <w:t>j</w:t>
      </w:r>
      <w:r w:rsidRPr="0091682D">
        <w:rPr>
          <w:sz w:val="24"/>
          <w:szCs w:val="24"/>
        </w:rPr>
        <w:t>obs. Jobs should be in numerical order.</w:t>
      </w:r>
    </w:p>
    <w:tbl>
      <w:tblPr>
        <w:tblW w:w="0" w:type="auto"/>
        <w:tblInd w:w="1805" w:type="dxa"/>
        <w:tblLayout w:type="fixed"/>
        <w:tblCellMar>
          <w:left w:w="0" w:type="dxa"/>
          <w:right w:w="0" w:type="dxa"/>
        </w:tblCellMar>
        <w:tblLook w:val="0000" w:firstRow="0" w:lastRow="0" w:firstColumn="0" w:lastColumn="0" w:noHBand="0" w:noVBand="0"/>
      </w:tblPr>
      <w:tblGrid>
        <w:gridCol w:w="1260"/>
        <w:gridCol w:w="1440"/>
      </w:tblGrid>
      <w:tr w:rsidR="0053367E" w:rsidRPr="00794DD7" w14:paraId="20091168" w14:textId="77777777" w:rsidTr="005F1F03">
        <w:trPr>
          <w:trHeight w:hRule="exact" w:val="411"/>
        </w:trPr>
        <w:tc>
          <w:tcPr>
            <w:tcW w:w="2700" w:type="dxa"/>
            <w:gridSpan w:val="2"/>
            <w:tcBorders>
              <w:top w:val="single" w:sz="6" w:space="0" w:color="000000"/>
              <w:left w:val="single" w:sz="4" w:space="0" w:color="000000"/>
              <w:bottom w:val="single" w:sz="6" w:space="0" w:color="000000"/>
              <w:right w:val="single" w:sz="4" w:space="0" w:color="auto"/>
            </w:tcBorders>
          </w:tcPr>
          <w:p w14:paraId="7A34C45F" w14:textId="77777777" w:rsidR="0053367E" w:rsidRPr="00794DD7" w:rsidRDefault="0053367E" w:rsidP="005F1F03">
            <w:pPr>
              <w:autoSpaceDE w:val="0"/>
              <w:autoSpaceDN w:val="0"/>
              <w:adjustRightInd w:val="0"/>
              <w:spacing w:before="60" w:after="60"/>
              <w:ind w:left="115" w:right="-20"/>
              <w:jc w:val="center"/>
              <w:rPr>
                <w:sz w:val="24"/>
                <w:szCs w:val="24"/>
              </w:rPr>
            </w:pPr>
            <w:r w:rsidRPr="00794DD7">
              <w:rPr>
                <w:sz w:val="24"/>
                <w:szCs w:val="24"/>
              </w:rPr>
              <w:t>Production Standards</w:t>
            </w:r>
          </w:p>
          <w:p w14:paraId="555E5C55" w14:textId="77777777" w:rsidR="0053367E" w:rsidRPr="00794DD7" w:rsidRDefault="0053367E" w:rsidP="005F1F03">
            <w:pPr>
              <w:autoSpaceDE w:val="0"/>
              <w:autoSpaceDN w:val="0"/>
              <w:adjustRightInd w:val="0"/>
              <w:spacing w:before="60" w:after="60"/>
              <w:ind w:left="115" w:right="-20"/>
              <w:jc w:val="center"/>
              <w:rPr>
                <w:sz w:val="24"/>
                <w:szCs w:val="24"/>
              </w:rPr>
            </w:pPr>
          </w:p>
        </w:tc>
      </w:tr>
      <w:tr w:rsidR="0053367E" w:rsidRPr="00794DD7" w14:paraId="230DD303" w14:textId="77777777" w:rsidTr="005F1F03">
        <w:trPr>
          <w:trHeight w:hRule="exact" w:val="512"/>
        </w:trPr>
        <w:tc>
          <w:tcPr>
            <w:tcW w:w="1260" w:type="dxa"/>
            <w:tcBorders>
              <w:top w:val="single" w:sz="5" w:space="0" w:color="000000"/>
              <w:left w:val="single" w:sz="4" w:space="0" w:color="000000"/>
              <w:bottom w:val="single" w:sz="5" w:space="0" w:color="000000"/>
              <w:right w:val="single" w:sz="4" w:space="0" w:color="000000"/>
            </w:tcBorders>
          </w:tcPr>
          <w:p w14:paraId="16ED852C" w14:textId="77777777" w:rsidR="0053367E" w:rsidRPr="00794DD7" w:rsidRDefault="0053367E" w:rsidP="005F1F03">
            <w:pPr>
              <w:autoSpaceDE w:val="0"/>
              <w:autoSpaceDN w:val="0"/>
              <w:adjustRightInd w:val="0"/>
              <w:spacing w:before="2" w:line="110" w:lineRule="exact"/>
              <w:ind w:left="195"/>
              <w:rPr>
                <w:sz w:val="24"/>
                <w:szCs w:val="24"/>
              </w:rPr>
            </w:pPr>
            <w:r w:rsidRPr="00794DD7">
              <w:rPr>
                <w:sz w:val="24"/>
                <w:szCs w:val="24"/>
              </w:rPr>
              <w:t xml:space="preserve">     </w:t>
            </w:r>
          </w:p>
          <w:p w14:paraId="311A99EA" w14:textId="77777777" w:rsidR="0053367E" w:rsidRPr="00794DD7" w:rsidRDefault="0053367E" w:rsidP="005F1F03">
            <w:pPr>
              <w:autoSpaceDE w:val="0"/>
              <w:autoSpaceDN w:val="0"/>
              <w:adjustRightInd w:val="0"/>
              <w:ind w:left="195" w:right="-20"/>
              <w:rPr>
                <w:sz w:val="24"/>
                <w:szCs w:val="24"/>
              </w:rPr>
            </w:pPr>
            <w:r w:rsidRPr="00794DD7">
              <w:rPr>
                <w:sz w:val="24"/>
                <w:szCs w:val="24"/>
              </w:rPr>
              <w:t xml:space="preserve">0 </w:t>
            </w:r>
            <w:r>
              <w:rPr>
                <w:sz w:val="24"/>
                <w:szCs w:val="24"/>
              </w:rPr>
              <w:t>E</w:t>
            </w:r>
            <w:r w:rsidRPr="00794DD7">
              <w:rPr>
                <w:sz w:val="24"/>
                <w:szCs w:val="24"/>
              </w:rPr>
              <w:t>rrors</w:t>
            </w:r>
          </w:p>
        </w:tc>
        <w:tc>
          <w:tcPr>
            <w:tcW w:w="1440" w:type="dxa"/>
            <w:tcBorders>
              <w:top w:val="single" w:sz="6" w:space="0" w:color="000000"/>
              <w:left w:val="single" w:sz="4" w:space="0" w:color="000000"/>
              <w:bottom w:val="single" w:sz="6" w:space="0" w:color="000000"/>
              <w:right w:val="single" w:sz="4" w:space="0" w:color="auto"/>
            </w:tcBorders>
          </w:tcPr>
          <w:p w14:paraId="648F70EF" w14:textId="77777777" w:rsidR="0053367E" w:rsidRPr="00794DD7" w:rsidRDefault="0053367E" w:rsidP="005F1F03">
            <w:pPr>
              <w:autoSpaceDE w:val="0"/>
              <w:autoSpaceDN w:val="0"/>
              <w:adjustRightInd w:val="0"/>
              <w:spacing w:before="2" w:line="110" w:lineRule="exact"/>
              <w:jc w:val="center"/>
              <w:rPr>
                <w:sz w:val="24"/>
                <w:szCs w:val="24"/>
              </w:rPr>
            </w:pPr>
          </w:p>
          <w:p w14:paraId="6DEC733D" w14:textId="77777777" w:rsidR="0053367E" w:rsidRPr="00794DD7" w:rsidRDefault="0053367E" w:rsidP="005F1F03">
            <w:pPr>
              <w:autoSpaceDE w:val="0"/>
              <w:autoSpaceDN w:val="0"/>
              <w:adjustRightInd w:val="0"/>
              <w:ind w:left="147" w:right="-20"/>
              <w:jc w:val="center"/>
              <w:rPr>
                <w:sz w:val="24"/>
                <w:szCs w:val="24"/>
              </w:rPr>
            </w:pPr>
            <w:r w:rsidRPr="00794DD7">
              <w:rPr>
                <w:sz w:val="24"/>
                <w:szCs w:val="24"/>
              </w:rPr>
              <w:t>100 points</w:t>
            </w:r>
          </w:p>
        </w:tc>
      </w:tr>
      <w:tr w:rsidR="0053367E" w:rsidRPr="00794DD7" w14:paraId="43BBE43F" w14:textId="77777777" w:rsidTr="005F1F03">
        <w:trPr>
          <w:trHeight w:hRule="exact" w:val="512"/>
        </w:trPr>
        <w:tc>
          <w:tcPr>
            <w:tcW w:w="1260" w:type="dxa"/>
            <w:tcBorders>
              <w:top w:val="single" w:sz="5" w:space="0" w:color="000000"/>
              <w:left w:val="single" w:sz="4" w:space="0" w:color="000000"/>
              <w:bottom w:val="single" w:sz="5" w:space="0" w:color="000000"/>
              <w:right w:val="single" w:sz="4" w:space="0" w:color="000000"/>
            </w:tcBorders>
          </w:tcPr>
          <w:p w14:paraId="6464EAA3" w14:textId="77777777" w:rsidR="0053367E" w:rsidRPr="00794DD7" w:rsidRDefault="0053367E" w:rsidP="005F1F03">
            <w:pPr>
              <w:autoSpaceDE w:val="0"/>
              <w:autoSpaceDN w:val="0"/>
              <w:adjustRightInd w:val="0"/>
              <w:spacing w:before="8" w:line="100" w:lineRule="exact"/>
              <w:ind w:left="195"/>
              <w:rPr>
                <w:sz w:val="24"/>
                <w:szCs w:val="24"/>
              </w:rPr>
            </w:pPr>
          </w:p>
          <w:p w14:paraId="0E8A532C" w14:textId="77777777" w:rsidR="0053367E" w:rsidRPr="00794DD7" w:rsidRDefault="0053367E" w:rsidP="005F1F03">
            <w:pPr>
              <w:autoSpaceDE w:val="0"/>
              <w:autoSpaceDN w:val="0"/>
              <w:adjustRightInd w:val="0"/>
              <w:ind w:left="195" w:right="-20"/>
              <w:rPr>
                <w:sz w:val="24"/>
                <w:szCs w:val="24"/>
              </w:rPr>
            </w:pPr>
            <w:r w:rsidRPr="00794DD7">
              <w:rPr>
                <w:sz w:val="24"/>
                <w:szCs w:val="24"/>
              </w:rPr>
              <w:t xml:space="preserve">1 </w:t>
            </w:r>
            <w:r>
              <w:rPr>
                <w:sz w:val="24"/>
                <w:szCs w:val="24"/>
              </w:rPr>
              <w:t>E</w:t>
            </w:r>
            <w:r w:rsidRPr="00794DD7">
              <w:rPr>
                <w:sz w:val="24"/>
                <w:szCs w:val="24"/>
              </w:rPr>
              <w:t>rror</w:t>
            </w:r>
          </w:p>
        </w:tc>
        <w:tc>
          <w:tcPr>
            <w:tcW w:w="1440" w:type="dxa"/>
            <w:tcBorders>
              <w:top w:val="single" w:sz="6" w:space="0" w:color="000000"/>
              <w:left w:val="single" w:sz="4" w:space="0" w:color="000000"/>
              <w:bottom w:val="single" w:sz="6" w:space="0" w:color="000000"/>
              <w:right w:val="single" w:sz="4" w:space="0" w:color="auto"/>
            </w:tcBorders>
          </w:tcPr>
          <w:p w14:paraId="6BA57E4C" w14:textId="77777777" w:rsidR="0053367E" w:rsidRPr="00794DD7" w:rsidRDefault="0053367E" w:rsidP="005F1F03">
            <w:pPr>
              <w:autoSpaceDE w:val="0"/>
              <w:autoSpaceDN w:val="0"/>
              <w:adjustRightInd w:val="0"/>
              <w:spacing w:before="8" w:line="100" w:lineRule="exact"/>
              <w:jc w:val="center"/>
              <w:rPr>
                <w:sz w:val="24"/>
                <w:szCs w:val="24"/>
              </w:rPr>
            </w:pPr>
          </w:p>
          <w:p w14:paraId="46EB161B" w14:textId="77777777" w:rsidR="0053367E" w:rsidRPr="00794DD7" w:rsidRDefault="0053367E" w:rsidP="005F1F03">
            <w:pPr>
              <w:autoSpaceDE w:val="0"/>
              <w:autoSpaceDN w:val="0"/>
              <w:adjustRightInd w:val="0"/>
              <w:ind w:left="271" w:right="-20"/>
              <w:jc w:val="center"/>
              <w:rPr>
                <w:sz w:val="24"/>
                <w:szCs w:val="24"/>
              </w:rPr>
            </w:pPr>
            <w:r w:rsidRPr="00794DD7">
              <w:rPr>
                <w:sz w:val="24"/>
                <w:szCs w:val="24"/>
              </w:rPr>
              <w:t>90 points</w:t>
            </w:r>
          </w:p>
        </w:tc>
      </w:tr>
      <w:tr w:rsidR="0053367E" w:rsidRPr="00794DD7" w14:paraId="3181B503" w14:textId="77777777" w:rsidTr="005F1F03">
        <w:trPr>
          <w:trHeight w:hRule="exact" w:val="508"/>
        </w:trPr>
        <w:tc>
          <w:tcPr>
            <w:tcW w:w="1260" w:type="dxa"/>
            <w:tcBorders>
              <w:top w:val="single" w:sz="5" w:space="0" w:color="000000"/>
              <w:left w:val="single" w:sz="4" w:space="0" w:color="000000"/>
              <w:bottom w:val="single" w:sz="5" w:space="0" w:color="000000"/>
              <w:right w:val="single" w:sz="4" w:space="0" w:color="000000"/>
            </w:tcBorders>
          </w:tcPr>
          <w:p w14:paraId="1A3027F2" w14:textId="77777777" w:rsidR="0053367E" w:rsidRPr="00794DD7" w:rsidRDefault="0053367E" w:rsidP="005F1F03">
            <w:pPr>
              <w:autoSpaceDE w:val="0"/>
              <w:autoSpaceDN w:val="0"/>
              <w:adjustRightInd w:val="0"/>
              <w:spacing w:before="9" w:line="100" w:lineRule="exact"/>
              <w:ind w:left="195"/>
              <w:rPr>
                <w:sz w:val="24"/>
                <w:szCs w:val="24"/>
              </w:rPr>
            </w:pPr>
          </w:p>
          <w:p w14:paraId="44792756" w14:textId="77777777" w:rsidR="0053367E" w:rsidRPr="00794DD7" w:rsidRDefault="0053367E" w:rsidP="005F1F03">
            <w:pPr>
              <w:autoSpaceDE w:val="0"/>
              <w:autoSpaceDN w:val="0"/>
              <w:adjustRightInd w:val="0"/>
              <w:ind w:left="195" w:right="-20"/>
              <w:rPr>
                <w:sz w:val="24"/>
                <w:szCs w:val="24"/>
              </w:rPr>
            </w:pPr>
            <w:r w:rsidRPr="00794DD7">
              <w:rPr>
                <w:sz w:val="24"/>
                <w:szCs w:val="24"/>
              </w:rPr>
              <w:t xml:space="preserve">2 </w:t>
            </w:r>
            <w:r>
              <w:rPr>
                <w:sz w:val="24"/>
                <w:szCs w:val="24"/>
              </w:rPr>
              <w:t>E</w:t>
            </w:r>
            <w:r w:rsidRPr="00794DD7">
              <w:rPr>
                <w:sz w:val="24"/>
                <w:szCs w:val="24"/>
              </w:rPr>
              <w:t>rrors</w:t>
            </w:r>
          </w:p>
        </w:tc>
        <w:tc>
          <w:tcPr>
            <w:tcW w:w="1440" w:type="dxa"/>
            <w:tcBorders>
              <w:top w:val="single" w:sz="6" w:space="0" w:color="000000"/>
              <w:left w:val="single" w:sz="4" w:space="0" w:color="000000"/>
              <w:bottom w:val="single" w:sz="6" w:space="0" w:color="000000"/>
              <w:right w:val="single" w:sz="4" w:space="0" w:color="auto"/>
            </w:tcBorders>
          </w:tcPr>
          <w:p w14:paraId="76E6DF76" w14:textId="77777777" w:rsidR="0053367E" w:rsidRPr="00794DD7" w:rsidRDefault="0053367E" w:rsidP="005F1F03">
            <w:pPr>
              <w:autoSpaceDE w:val="0"/>
              <w:autoSpaceDN w:val="0"/>
              <w:adjustRightInd w:val="0"/>
              <w:spacing w:before="9" w:line="100" w:lineRule="exact"/>
              <w:jc w:val="center"/>
              <w:rPr>
                <w:sz w:val="24"/>
                <w:szCs w:val="24"/>
              </w:rPr>
            </w:pPr>
          </w:p>
          <w:p w14:paraId="1217AE2D" w14:textId="77777777" w:rsidR="0053367E" w:rsidRPr="00794DD7" w:rsidRDefault="0053367E" w:rsidP="005F1F03">
            <w:pPr>
              <w:autoSpaceDE w:val="0"/>
              <w:autoSpaceDN w:val="0"/>
              <w:adjustRightInd w:val="0"/>
              <w:ind w:left="271" w:right="-20"/>
              <w:jc w:val="center"/>
              <w:rPr>
                <w:sz w:val="24"/>
                <w:szCs w:val="24"/>
              </w:rPr>
            </w:pPr>
            <w:r w:rsidRPr="00794DD7">
              <w:rPr>
                <w:sz w:val="24"/>
                <w:szCs w:val="24"/>
              </w:rPr>
              <w:t>70 points</w:t>
            </w:r>
          </w:p>
        </w:tc>
      </w:tr>
      <w:tr w:rsidR="0053367E" w:rsidRPr="00794DD7" w14:paraId="545B46E1" w14:textId="77777777" w:rsidTr="005F1F03">
        <w:trPr>
          <w:trHeight w:hRule="exact" w:val="508"/>
        </w:trPr>
        <w:tc>
          <w:tcPr>
            <w:tcW w:w="1260" w:type="dxa"/>
            <w:tcBorders>
              <w:top w:val="single" w:sz="5" w:space="0" w:color="000000"/>
              <w:left w:val="single" w:sz="4" w:space="0" w:color="000000"/>
              <w:bottom w:val="single" w:sz="5" w:space="0" w:color="000000"/>
              <w:right w:val="single" w:sz="4" w:space="0" w:color="000000"/>
            </w:tcBorders>
          </w:tcPr>
          <w:p w14:paraId="580A0490" w14:textId="77777777" w:rsidR="0053367E" w:rsidRPr="00794DD7" w:rsidRDefault="0053367E" w:rsidP="005F1F03">
            <w:pPr>
              <w:autoSpaceDE w:val="0"/>
              <w:autoSpaceDN w:val="0"/>
              <w:adjustRightInd w:val="0"/>
              <w:spacing w:before="3" w:line="110" w:lineRule="exact"/>
              <w:ind w:left="195"/>
              <w:rPr>
                <w:sz w:val="24"/>
                <w:szCs w:val="24"/>
              </w:rPr>
            </w:pPr>
          </w:p>
          <w:p w14:paraId="135DE54D" w14:textId="77777777" w:rsidR="0053367E" w:rsidRPr="00794DD7" w:rsidRDefault="0053367E" w:rsidP="005F1F03">
            <w:pPr>
              <w:autoSpaceDE w:val="0"/>
              <w:autoSpaceDN w:val="0"/>
              <w:adjustRightInd w:val="0"/>
              <w:ind w:left="195" w:right="-20"/>
              <w:rPr>
                <w:sz w:val="24"/>
                <w:szCs w:val="24"/>
              </w:rPr>
            </w:pPr>
            <w:r w:rsidRPr="00794DD7">
              <w:rPr>
                <w:sz w:val="24"/>
                <w:szCs w:val="24"/>
              </w:rPr>
              <w:t xml:space="preserve">3 </w:t>
            </w:r>
            <w:r>
              <w:rPr>
                <w:sz w:val="24"/>
                <w:szCs w:val="24"/>
              </w:rPr>
              <w:t>E</w:t>
            </w:r>
            <w:r w:rsidRPr="00794DD7">
              <w:rPr>
                <w:sz w:val="24"/>
                <w:szCs w:val="24"/>
              </w:rPr>
              <w:t>rrors</w:t>
            </w:r>
          </w:p>
        </w:tc>
        <w:tc>
          <w:tcPr>
            <w:tcW w:w="1440" w:type="dxa"/>
            <w:tcBorders>
              <w:top w:val="single" w:sz="6" w:space="0" w:color="000000"/>
              <w:left w:val="single" w:sz="4" w:space="0" w:color="000000"/>
              <w:bottom w:val="single" w:sz="6" w:space="0" w:color="000000"/>
              <w:right w:val="single" w:sz="4" w:space="0" w:color="auto"/>
            </w:tcBorders>
          </w:tcPr>
          <w:p w14:paraId="14327E69" w14:textId="77777777" w:rsidR="0053367E" w:rsidRPr="00794DD7" w:rsidRDefault="0053367E" w:rsidP="005F1F03">
            <w:pPr>
              <w:autoSpaceDE w:val="0"/>
              <w:autoSpaceDN w:val="0"/>
              <w:adjustRightInd w:val="0"/>
              <w:spacing w:before="3" w:line="110" w:lineRule="exact"/>
              <w:jc w:val="center"/>
              <w:rPr>
                <w:sz w:val="24"/>
                <w:szCs w:val="24"/>
              </w:rPr>
            </w:pPr>
          </w:p>
          <w:p w14:paraId="702847E6" w14:textId="77777777" w:rsidR="0053367E" w:rsidRPr="00794DD7" w:rsidRDefault="0053367E" w:rsidP="005F1F03">
            <w:pPr>
              <w:autoSpaceDE w:val="0"/>
              <w:autoSpaceDN w:val="0"/>
              <w:adjustRightInd w:val="0"/>
              <w:ind w:left="391" w:right="-20"/>
              <w:jc w:val="center"/>
              <w:rPr>
                <w:sz w:val="24"/>
                <w:szCs w:val="24"/>
              </w:rPr>
            </w:pPr>
            <w:r>
              <w:rPr>
                <w:sz w:val="24"/>
                <w:szCs w:val="24"/>
              </w:rPr>
              <w:t>5</w:t>
            </w:r>
            <w:r w:rsidRPr="00794DD7">
              <w:rPr>
                <w:sz w:val="24"/>
                <w:szCs w:val="24"/>
              </w:rPr>
              <w:t>0 points</w:t>
            </w:r>
          </w:p>
        </w:tc>
      </w:tr>
      <w:tr w:rsidR="0053367E" w:rsidRPr="00794DD7" w14:paraId="37F54933" w14:textId="77777777" w:rsidTr="005F1F03">
        <w:trPr>
          <w:trHeight w:hRule="exact" w:val="508"/>
        </w:trPr>
        <w:tc>
          <w:tcPr>
            <w:tcW w:w="1260" w:type="dxa"/>
            <w:tcBorders>
              <w:top w:val="single" w:sz="5" w:space="0" w:color="000000"/>
              <w:left w:val="single" w:sz="4" w:space="0" w:color="000000"/>
              <w:bottom w:val="single" w:sz="4" w:space="0" w:color="000000"/>
              <w:right w:val="single" w:sz="4" w:space="0" w:color="000000"/>
            </w:tcBorders>
          </w:tcPr>
          <w:p w14:paraId="4CBAF72F" w14:textId="77777777" w:rsidR="0053367E" w:rsidRPr="00794DD7" w:rsidRDefault="0053367E" w:rsidP="005F1F03">
            <w:pPr>
              <w:autoSpaceDE w:val="0"/>
              <w:autoSpaceDN w:val="0"/>
              <w:adjustRightInd w:val="0"/>
              <w:spacing w:before="3" w:line="110" w:lineRule="exact"/>
              <w:ind w:left="195"/>
              <w:rPr>
                <w:sz w:val="24"/>
                <w:szCs w:val="24"/>
              </w:rPr>
            </w:pPr>
          </w:p>
          <w:p w14:paraId="3BA9B0EC" w14:textId="77777777" w:rsidR="0053367E" w:rsidRPr="00794DD7" w:rsidRDefault="0053367E" w:rsidP="005F1F03">
            <w:pPr>
              <w:autoSpaceDE w:val="0"/>
              <w:autoSpaceDN w:val="0"/>
              <w:adjustRightInd w:val="0"/>
              <w:ind w:left="195" w:right="-20"/>
              <w:rPr>
                <w:sz w:val="24"/>
                <w:szCs w:val="24"/>
              </w:rPr>
            </w:pPr>
            <w:r>
              <w:rPr>
                <w:sz w:val="24"/>
                <w:szCs w:val="24"/>
              </w:rPr>
              <w:t>4+</w:t>
            </w:r>
            <w:r w:rsidRPr="00794DD7">
              <w:rPr>
                <w:sz w:val="24"/>
                <w:szCs w:val="24"/>
              </w:rPr>
              <w:t xml:space="preserve"> </w:t>
            </w:r>
            <w:r>
              <w:rPr>
                <w:sz w:val="24"/>
                <w:szCs w:val="24"/>
              </w:rPr>
              <w:t>E</w:t>
            </w:r>
            <w:r w:rsidRPr="00794DD7">
              <w:rPr>
                <w:sz w:val="24"/>
                <w:szCs w:val="24"/>
              </w:rPr>
              <w:t>rrors</w:t>
            </w:r>
          </w:p>
        </w:tc>
        <w:tc>
          <w:tcPr>
            <w:tcW w:w="1440" w:type="dxa"/>
            <w:tcBorders>
              <w:top w:val="single" w:sz="6" w:space="0" w:color="000000"/>
              <w:left w:val="single" w:sz="4" w:space="0" w:color="000000"/>
              <w:bottom w:val="single" w:sz="4" w:space="0" w:color="000000"/>
              <w:right w:val="single" w:sz="4" w:space="0" w:color="auto"/>
            </w:tcBorders>
          </w:tcPr>
          <w:p w14:paraId="77F52852" w14:textId="77777777" w:rsidR="0053367E" w:rsidRPr="00794DD7" w:rsidRDefault="0053367E" w:rsidP="005F1F03">
            <w:pPr>
              <w:autoSpaceDE w:val="0"/>
              <w:autoSpaceDN w:val="0"/>
              <w:adjustRightInd w:val="0"/>
              <w:spacing w:before="3" w:line="110" w:lineRule="exact"/>
              <w:jc w:val="center"/>
              <w:rPr>
                <w:sz w:val="24"/>
                <w:szCs w:val="24"/>
              </w:rPr>
            </w:pPr>
          </w:p>
          <w:p w14:paraId="1318C2C9" w14:textId="77777777" w:rsidR="0053367E" w:rsidRPr="00794DD7" w:rsidRDefault="0053367E" w:rsidP="005F1F03">
            <w:pPr>
              <w:autoSpaceDE w:val="0"/>
              <w:autoSpaceDN w:val="0"/>
              <w:adjustRightInd w:val="0"/>
              <w:ind w:left="391" w:right="-20"/>
              <w:jc w:val="center"/>
              <w:rPr>
                <w:sz w:val="24"/>
                <w:szCs w:val="24"/>
              </w:rPr>
            </w:pPr>
            <w:r w:rsidRPr="00794DD7">
              <w:rPr>
                <w:sz w:val="24"/>
                <w:szCs w:val="24"/>
              </w:rPr>
              <w:t>0 points</w:t>
            </w:r>
          </w:p>
        </w:tc>
      </w:tr>
    </w:tbl>
    <w:p w14:paraId="5805FB7F" w14:textId="215C1391" w:rsidR="00E35EFC" w:rsidRDefault="00E35EFC" w:rsidP="00E35EFC">
      <w:pPr>
        <w:rPr>
          <w:sz w:val="22"/>
          <w:szCs w:val="22"/>
        </w:rPr>
      </w:pPr>
    </w:p>
    <w:p w14:paraId="646769C1" w14:textId="77777777" w:rsidR="00097508" w:rsidRPr="00E35EFC" w:rsidRDefault="00097508" w:rsidP="00E35EFC">
      <w:pPr>
        <w:rPr>
          <w:sz w:val="22"/>
          <w:szCs w:val="22"/>
        </w:rPr>
      </w:pPr>
    </w:p>
    <w:p w14:paraId="788E2C65" w14:textId="77777777" w:rsidR="00CF67C3" w:rsidRPr="00421842" w:rsidRDefault="00CF67C3" w:rsidP="00E35EFC">
      <w:pPr>
        <w:rPr>
          <w:b/>
          <w:sz w:val="6"/>
          <w:szCs w:val="22"/>
        </w:rPr>
      </w:pPr>
    </w:p>
    <w:p w14:paraId="014A292A" w14:textId="77777777" w:rsidR="00421842" w:rsidRPr="00421842" w:rsidRDefault="00421842" w:rsidP="00421842">
      <w:pPr>
        <w:rPr>
          <w:b/>
          <w:sz w:val="12"/>
          <w:szCs w:val="24"/>
        </w:rPr>
      </w:pPr>
    </w:p>
    <w:p w14:paraId="1519D726" w14:textId="77777777" w:rsidR="001C466E" w:rsidRDefault="001C466E" w:rsidP="00421842">
      <w:pPr>
        <w:rPr>
          <w:b/>
          <w:sz w:val="32"/>
          <w:szCs w:val="24"/>
        </w:rPr>
        <w:sectPr w:rsidR="001C466E" w:rsidSect="00097508">
          <w:headerReference w:type="default" r:id="rId10"/>
          <w:pgSz w:w="12240" w:h="15840"/>
          <w:pgMar w:top="1170" w:right="1296" w:bottom="1080" w:left="1296" w:header="720" w:footer="720" w:gutter="0"/>
          <w:cols w:space="720"/>
          <w:titlePg/>
          <w:docGrid w:linePitch="360"/>
        </w:sectPr>
      </w:pPr>
    </w:p>
    <w:p w14:paraId="1B5F8AB3" w14:textId="77777777" w:rsidR="00421842" w:rsidRDefault="00421842" w:rsidP="00421842">
      <w:pPr>
        <w:rPr>
          <w:b/>
          <w:sz w:val="24"/>
          <w:szCs w:val="22"/>
        </w:rPr>
      </w:pPr>
      <w:r>
        <w:rPr>
          <w:b/>
          <w:sz w:val="32"/>
          <w:szCs w:val="24"/>
        </w:rPr>
        <w:t>PART 1 – OBJECTIVE QUESTIONS</w:t>
      </w:r>
    </w:p>
    <w:p w14:paraId="3B58B55B" w14:textId="77777777" w:rsidR="00421842" w:rsidRPr="00421842" w:rsidRDefault="00421842" w:rsidP="00E35EFC">
      <w:pPr>
        <w:rPr>
          <w:b/>
          <w:sz w:val="14"/>
          <w:szCs w:val="22"/>
        </w:rPr>
      </w:pPr>
    </w:p>
    <w:p w14:paraId="5532285B" w14:textId="77777777" w:rsidR="00DC6ABD" w:rsidRPr="00DC6ABD" w:rsidRDefault="00CF67C3" w:rsidP="00E35EFC">
      <w:pPr>
        <w:rPr>
          <w:b/>
          <w:sz w:val="24"/>
          <w:szCs w:val="22"/>
        </w:rPr>
      </w:pPr>
      <w:r>
        <w:rPr>
          <w:b/>
          <w:sz w:val="24"/>
          <w:szCs w:val="22"/>
        </w:rPr>
        <w:t xml:space="preserve">DIRECTIONS: </w:t>
      </w:r>
      <w:r w:rsidR="00DC6ABD" w:rsidRPr="00DC6ABD">
        <w:rPr>
          <w:b/>
          <w:sz w:val="24"/>
          <w:szCs w:val="22"/>
        </w:rPr>
        <w:t>Identify the letter of the choice that best completes the st</w:t>
      </w:r>
      <w:r>
        <w:rPr>
          <w:b/>
          <w:sz w:val="24"/>
          <w:szCs w:val="22"/>
        </w:rPr>
        <w:t xml:space="preserve">atement or answers the question </w:t>
      </w:r>
      <w:r w:rsidRPr="00CF67C3">
        <w:rPr>
          <w:b/>
          <w:sz w:val="24"/>
          <w:szCs w:val="22"/>
          <w:u w:val="single"/>
        </w:rPr>
        <w:t>OR</w:t>
      </w:r>
      <w:r w:rsidR="00DC6ABD" w:rsidRPr="00DC6ABD">
        <w:rPr>
          <w:b/>
          <w:sz w:val="24"/>
          <w:szCs w:val="22"/>
        </w:rPr>
        <w:t xml:space="preserve"> </w:t>
      </w:r>
      <w:r w:rsidR="00DC6ABD">
        <w:rPr>
          <w:b/>
          <w:sz w:val="24"/>
          <w:szCs w:val="22"/>
        </w:rPr>
        <w:t xml:space="preserve">Mark A if the statement is </w:t>
      </w:r>
      <w:r>
        <w:rPr>
          <w:b/>
          <w:sz w:val="24"/>
          <w:szCs w:val="22"/>
        </w:rPr>
        <w:t>TRUE</w:t>
      </w:r>
      <w:r w:rsidR="00DC6ABD">
        <w:rPr>
          <w:b/>
          <w:sz w:val="24"/>
          <w:szCs w:val="22"/>
        </w:rPr>
        <w:t xml:space="preserve">. Mark B if the statement is </w:t>
      </w:r>
      <w:r>
        <w:rPr>
          <w:b/>
          <w:sz w:val="24"/>
          <w:szCs w:val="22"/>
        </w:rPr>
        <w:t>FALSE</w:t>
      </w:r>
      <w:r w:rsidR="00DC6ABD">
        <w:rPr>
          <w:b/>
          <w:sz w:val="24"/>
          <w:szCs w:val="22"/>
        </w:rPr>
        <w:t xml:space="preserve">. </w:t>
      </w:r>
    </w:p>
    <w:p w14:paraId="00430760" w14:textId="77777777" w:rsidR="00504BA2" w:rsidRPr="00421842" w:rsidRDefault="00504BA2" w:rsidP="00B1652D">
      <w:pPr>
        <w:rPr>
          <w:sz w:val="16"/>
          <w:szCs w:val="22"/>
        </w:rPr>
      </w:pPr>
    </w:p>
    <w:p w14:paraId="267E98F6" w14:textId="77777777" w:rsidR="00DC2190" w:rsidRPr="00421842" w:rsidRDefault="00DC2190" w:rsidP="001C466E">
      <w:pPr>
        <w:pStyle w:val="QuestionStyle"/>
        <w:rPr>
          <w:i/>
        </w:rPr>
      </w:pPr>
      <w:r w:rsidRPr="00421842">
        <w:t>A modified-block letter style can be identified by</w:t>
      </w:r>
    </w:p>
    <w:p w14:paraId="61BED9DA" w14:textId="77777777" w:rsidR="00DC2190" w:rsidRPr="00421842" w:rsidRDefault="00DC2190" w:rsidP="00BB0916">
      <w:pPr>
        <w:pStyle w:val="AnswerStyle"/>
        <w:rPr>
          <w:i/>
        </w:rPr>
      </w:pPr>
      <w:r w:rsidRPr="00421842">
        <w:t>The punctuation style used.</w:t>
      </w:r>
    </w:p>
    <w:p w14:paraId="71B8692B" w14:textId="77777777" w:rsidR="00DC2190" w:rsidRPr="00421842" w:rsidRDefault="00DC2190" w:rsidP="00BB0916">
      <w:pPr>
        <w:pStyle w:val="AnswerStyle"/>
        <w:rPr>
          <w:i/>
        </w:rPr>
      </w:pPr>
      <w:r w:rsidRPr="00421842">
        <w:t>All paragraphs blocked to the left.</w:t>
      </w:r>
    </w:p>
    <w:p w14:paraId="4AA782D1" w14:textId="77777777" w:rsidR="00DC2190" w:rsidRPr="00421842" w:rsidRDefault="00DC2190" w:rsidP="00BB0916">
      <w:pPr>
        <w:pStyle w:val="AnswerStyle"/>
        <w:rPr>
          <w:i/>
        </w:rPr>
      </w:pPr>
      <w:r w:rsidRPr="00421842">
        <w:t>The date and closing lines beginning at center.</w:t>
      </w:r>
    </w:p>
    <w:p w14:paraId="175270DB" w14:textId="77777777" w:rsidR="00DC2190" w:rsidRPr="00421842" w:rsidRDefault="00DC2190" w:rsidP="00BB0916">
      <w:pPr>
        <w:pStyle w:val="AnswerStyle"/>
        <w:rPr>
          <w:i/>
        </w:rPr>
      </w:pPr>
      <w:r w:rsidRPr="00421842">
        <w:t>Amount of space between the date and the inside address.</w:t>
      </w:r>
    </w:p>
    <w:p w14:paraId="50C04EBC" w14:textId="77777777" w:rsidR="00304E30" w:rsidRPr="00421842" w:rsidRDefault="00304E30" w:rsidP="001C466E">
      <w:pPr>
        <w:pStyle w:val="QuestionStyle"/>
      </w:pPr>
      <w:r w:rsidRPr="00421842">
        <w:t xml:space="preserve">An </w:t>
      </w:r>
      <w:r w:rsidRPr="00421842">
        <w:rPr>
          <w:i/>
        </w:rPr>
        <w:t xml:space="preserve">order of business </w:t>
      </w:r>
      <w:r w:rsidRPr="00421842">
        <w:t>is also called</w:t>
      </w:r>
    </w:p>
    <w:p w14:paraId="7C995F94" w14:textId="77777777" w:rsidR="00304E30" w:rsidRPr="00BB0916" w:rsidRDefault="00304E30" w:rsidP="002535A6">
      <w:pPr>
        <w:pStyle w:val="AnswerStyle"/>
        <w:numPr>
          <w:ilvl w:val="0"/>
          <w:numId w:val="6"/>
        </w:numPr>
        <w:rPr>
          <w:i/>
        </w:rPr>
      </w:pPr>
      <w:r w:rsidRPr="00421842">
        <w:t>An agenda.</w:t>
      </w:r>
    </w:p>
    <w:p w14:paraId="22F4B671" w14:textId="77777777" w:rsidR="00304E30" w:rsidRPr="00BB0916" w:rsidRDefault="00304E30" w:rsidP="002535A6">
      <w:pPr>
        <w:pStyle w:val="AnswerStyle"/>
        <w:numPr>
          <w:ilvl w:val="0"/>
          <w:numId w:val="6"/>
        </w:numPr>
        <w:rPr>
          <w:i/>
        </w:rPr>
      </w:pPr>
      <w:r w:rsidRPr="00421842">
        <w:t>A facilitator.</w:t>
      </w:r>
    </w:p>
    <w:p w14:paraId="2107C254" w14:textId="77777777" w:rsidR="00304E30" w:rsidRPr="00BB0916" w:rsidRDefault="00304E30" w:rsidP="002535A6">
      <w:pPr>
        <w:pStyle w:val="AnswerStyle"/>
        <w:numPr>
          <w:ilvl w:val="0"/>
          <w:numId w:val="6"/>
        </w:numPr>
        <w:rPr>
          <w:i/>
        </w:rPr>
      </w:pPr>
      <w:r w:rsidRPr="00421842">
        <w:t>A recorder.</w:t>
      </w:r>
    </w:p>
    <w:p w14:paraId="41B6C99C" w14:textId="77777777" w:rsidR="00304E30" w:rsidRPr="00BB0916" w:rsidRDefault="00304E30" w:rsidP="002535A6">
      <w:pPr>
        <w:pStyle w:val="AnswerStyle"/>
        <w:numPr>
          <w:ilvl w:val="0"/>
          <w:numId w:val="6"/>
        </w:numPr>
        <w:rPr>
          <w:i/>
        </w:rPr>
      </w:pPr>
      <w:r w:rsidRPr="00421842">
        <w:t>A span of control.</w:t>
      </w:r>
    </w:p>
    <w:p w14:paraId="1C614F40" w14:textId="77777777" w:rsidR="00304E30" w:rsidRPr="00421842" w:rsidRDefault="00304E30" w:rsidP="001C466E">
      <w:pPr>
        <w:pStyle w:val="QuestionStyle"/>
      </w:pPr>
      <w:r w:rsidRPr="00421842">
        <w:t>Select the term that refers to a seasoned employee who</w:t>
      </w:r>
      <w:r w:rsidR="005F7F37" w:rsidRPr="00421842">
        <w:t xml:space="preserve"> is assigned to assist a new employee</w:t>
      </w:r>
      <w:r w:rsidRPr="00421842">
        <w:rPr>
          <w:b/>
        </w:rPr>
        <w:t>.</w:t>
      </w:r>
    </w:p>
    <w:p w14:paraId="5C29FB1A" w14:textId="77777777" w:rsidR="00304E30" w:rsidRPr="00421842" w:rsidRDefault="00304E30" w:rsidP="002535A6">
      <w:pPr>
        <w:pStyle w:val="AnswerStyle"/>
        <w:numPr>
          <w:ilvl w:val="0"/>
          <w:numId w:val="7"/>
        </w:numPr>
      </w:pPr>
      <w:r w:rsidRPr="00421842">
        <w:t>Me</w:t>
      </w:r>
      <w:r w:rsidR="005F7F37" w:rsidRPr="00421842">
        <w:t>ntor</w:t>
      </w:r>
    </w:p>
    <w:p w14:paraId="5192FEC5" w14:textId="77777777" w:rsidR="00304E30" w:rsidRPr="00421842" w:rsidRDefault="005F7F37" w:rsidP="002535A6">
      <w:pPr>
        <w:pStyle w:val="AnswerStyle"/>
        <w:numPr>
          <w:ilvl w:val="0"/>
          <w:numId w:val="7"/>
        </w:numPr>
      </w:pPr>
      <w:r w:rsidRPr="00421842">
        <w:t>Affiant</w:t>
      </w:r>
    </w:p>
    <w:p w14:paraId="0F449BBE" w14:textId="77777777" w:rsidR="00304E30" w:rsidRPr="00421842" w:rsidRDefault="005F7F37" w:rsidP="002535A6">
      <w:pPr>
        <w:pStyle w:val="AnswerStyle"/>
        <w:numPr>
          <w:ilvl w:val="0"/>
          <w:numId w:val="7"/>
        </w:numPr>
      </w:pPr>
      <w:r w:rsidRPr="00421842">
        <w:t>Creditor</w:t>
      </w:r>
    </w:p>
    <w:p w14:paraId="56178923" w14:textId="77777777" w:rsidR="00304E30" w:rsidRPr="00421842" w:rsidRDefault="005F7F37" w:rsidP="002535A6">
      <w:pPr>
        <w:pStyle w:val="AnswerStyle"/>
        <w:numPr>
          <w:ilvl w:val="0"/>
          <w:numId w:val="7"/>
        </w:numPr>
      </w:pPr>
      <w:r w:rsidRPr="00421842">
        <w:t>Buddy system</w:t>
      </w:r>
    </w:p>
    <w:p w14:paraId="5FF4D7A2" w14:textId="77777777" w:rsidR="00AF724F" w:rsidRPr="00421842" w:rsidRDefault="001E40AF" w:rsidP="001C466E">
      <w:pPr>
        <w:pStyle w:val="QuestionStyle"/>
      </w:pPr>
      <w:r w:rsidRPr="00421842">
        <w:t>Which of the following is NOT a type of filing system</w:t>
      </w:r>
    </w:p>
    <w:p w14:paraId="4F014C79" w14:textId="77777777" w:rsidR="001E40AF" w:rsidRPr="00BB0916" w:rsidRDefault="001E40AF" w:rsidP="002535A6">
      <w:pPr>
        <w:pStyle w:val="AnswerStyle"/>
        <w:numPr>
          <w:ilvl w:val="0"/>
          <w:numId w:val="8"/>
        </w:numPr>
        <w:rPr>
          <w:i/>
        </w:rPr>
      </w:pPr>
      <w:r w:rsidRPr="00421842">
        <w:t>alphabetic</w:t>
      </w:r>
    </w:p>
    <w:p w14:paraId="7FDFAA00" w14:textId="77777777" w:rsidR="001E40AF" w:rsidRPr="00BB0916" w:rsidRDefault="001E40AF" w:rsidP="002535A6">
      <w:pPr>
        <w:pStyle w:val="AnswerStyle"/>
        <w:numPr>
          <w:ilvl w:val="0"/>
          <w:numId w:val="8"/>
        </w:numPr>
        <w:rPr>
          <w:i/>
        </w:rPr>
      </w:pPr>
      <w:r w:rsidRPr="00421842">
        <w:t>size</w:t>
      </w:r>
    </w:p>
    <w:p w14:paraId="4289BF5B" w14:textId="77777777" w:rsidR="001E40AF" w:rsidRPr="00BB0916" w:rsidRDefault="001E40AF" w:rsidP="002535A6">
      <w:pPr>
        <w:pStyle w:val="AnswerStyle"/>
        <w:numPr>
          <w:ilvl w:val="0"/>
          <w:numId w:val="8"/>
        </w:numPr>
        <w:rPr>
          <w:i/>
        </w:rPr>
      </w:pPr>
      <w:r w:rsidRPr="00421842">
        <w:t>geographic</w:t>
      </w:r>
    </w:p>
    <w:p w14:paraId="397EDB8D" w14:textId="77777777" w:rsidR="001E40AF" w:rsidRPr="00BB0916" w:rsidRDefault="001E40AF" w:rsidP="002535A6">
      <w:pPr>
        <w:pStyle w:val="AnswerStyle"/>
        <w:numPr>
          <w:ilvl w:val="0"/>
          <w:numId w:val="8"/>
        </w:numPr>
        <w:rPr>
          <w:i/>
        </w:rPr>
      </w:pPr>
      <w:r w:rsidRPr="00421842">
        <w:t>subject</w:t>
      </w:r>
    </w:p>
    <w:p w14:paraId="52B993BA" w14:textId="0BA0E193" w:rsidR="00AF724F" w:rsidRPr="00421842" w:rsidRDefault="00B46721" w:rsidP="001C466E">
      <w:pPr>
        <w:pStyle w:val="QuestionStyle"/>
      </w:pPr>
      <w:r>
        <w:t>With p</w:t>
      </w:r>
      <w:r w:rsidR="004B73C7" w:rsidRPr="00421842">
        <w:t>ersonal names which are hyphenated</w:t>
      </w:r>
      <w:r>
        <w:t xml:space="preserve">, </w:t>
      </w:r>
      <w:r w:rsidR="004B73C7" w:rsidRPr="00421842">
        <w:t>you should ignore the hyphen and file the two words as one unit.</w:t>
      </w:r>
    </w:p>
    <w:p w14:paraId="346528CD" w14:textId="77777777" w:rsidR="004B73C7" w:rsidRPr="00BB0916" w:rsidRDefault="004B73C7" w:rsidP="002535A6">
      <w:pPr>
        <w:pStyle w:val="AnswerStyle"/>
        <w:numPr>
          <w:ilvl w:val="0"/>
          <w:numId w:val="9"/>
        </w:numPr>
        <w:rPr>
          <w:i/>
        </w:rPr>
      </w:pPr>
      <w:r w:rsidRPr="00421842">
        <w:t>TRUE</w:t>
      </w:r>
    </w:p>
    <w:p w14:paraId="27DB1F55" w14:textId="77777777" w:rsidR="004B73C7" w:rsidRPr="00BB0916" w:rsidRDefault="004B73C7" w:rsidP="002535A6">
      <w:pPr>
        <w:pStyle w:val="AnswerStyle"/>
        <w:numPr>
          <w:ilvl w:val="0"/>
          <w:numId w:val="9"/>
        </w:numPr>
        <w:rPr>
          <w:i/>
        </w:rPr>
      </w:pPr>
      <w:r w:rsidRPr="00421842">
        <w:t>FALSE</w:t>
      </w:r>
    </w:p>
    <w:p w14:paraId="1C4DD812" w14:textId="77777777" w:rsidR="004B73C7" w:rsidRPr="00421842" w:rsidRDefault="00E73C11" w:rsidP="001C466E">
      <w:pPr>
        <w:pStyle w:val="QuestionStyle"/>
      </w:pPr>
      <w:r w:rsidRPr="00421842">
        <w:t xml:space="preserve">ARMA is the Association of Records Management and Appropriation </w:t>
      </w:r>
    </w:p>
    <w:p w14:paraId="7166FC5C" w14:textId="77777777" w:rsidR="00E73C11" w:rsidRPr="00BB0916" w:rsidRDefault="00E73C11" w:rsidP="002535A6">
      <w:pPr>
        <w:pStyle w:val="AnswerStyle"/>
        <w:numPr>
          <w:ilvl w:val="0"/>
          <w:numId w:val="10"/>
        </w:numPr>
        <w:rPr>
          <w:i/>
        </w:rPr>
      </w:pPr>
      <w:r w:rsidRPr="00421842">
        <w:t>TRUE</w:t>
      </w:r>
    </w:p>
    <w:p w14:paraId="16EC3CC0" w14:textId="77777777" w:rsidR="00E73C11" w:rsidRPr="00BB0916" w:rsidRDefault="00E73C11" w:rsidP="002535A6">
      <w:pPr>
        <w:pStyle w:val="AnswerStyle"/>
        <w:numPr>
          <w:ilvl w:val="0"/>
          <w:numId w:val="10"/>
        </w:numPr>
        <w:rPr>
          <w:i/>
        </w:rPr>
      </w:pPr>
      <w:r w:rsidRPr="00421842">
        <w:t>FALSE</w:t>
      </w:r>
    </w:p>
    <w:p w14:paraId="7FE357CE" w14:textId="77777777" w:rsidR="0057498E" w:rsidRPr="00421842" w:rsidRDefault="0057498E" w:rsidP="001C466E">
      <w:pPr>
        <w:pStyle w:val="QuestionStyle"/>
      </w:pPr>
      <w:r w:rsidRPr="00421842">
        <w:t>Customer service is the ability of an organization to consistently give customers what they want and need.​</w:t>
      </w:r>
    </w:p>
    <w:p w14:paraId="4FAC73AB" w14:textId="77777777" w:rsidR="0057498E" w:rsidRPr="00421842" w:rsidRDefault="0057498E" w:rsidP="002535A6">
      <w:pPr>
        <w:pStyle w:val="AnswerStyle"/>
        <w:numPr>
          <w:ilvl w:val="0"/>
          <w:numId w:val="11"/>
        </w:numPr>
      </w:pPr>
      <w:r w:rsidRPr="00421842">
        <w:t>TRUE</w:t>
      </w:r>
    </w:p>
    <w:p w14:paraId="25DE4E73" w14:textId="77777777" w:rsidR="0057498E" w:rsidRPr="00421842" w:rsidRDefault="0057498E" w:rsidP="002535A6">
      <w:pPr>
        <w:pStyle w:val="AnswerStyle"/>
        <w:numPr>
          <w:ilvl w:val="0"/>
          <w:numId w:val="11"/>
        </w:numPr>
      </w:pPr>
      <w:r w:rsidRPr="00421842">
        <w:t>FALSE</w:t>
      </w:r>
    </w:p>
    <w:p w14:paraId="5C7457C2" w14:textId="77777777" w:rsidR="0057498E" w:rsidRPr="00421842" w:rsidRDefault="0057498E" w:rsidP="001C466E">
      <w:pPr>
        <w:pStyle w:val="QuestionStyle"/>
      </w:pPr>
      <w:r w:rsidRPr="00421842">
        <w:t>After a problem has been identified, the next step in problem solving is to:​</w:t>
      </w:r>
    </w:p>
    <w:p w14:paraId="7657A057" w14:textId="77777777" w:rsidR="0057498E" w:rsidRPr="00421842" w:rsidRDefault="005F7F37" w:rsidP="002535A6">
      <w:pPr>
        <w:pStyle w:val="AnswerStyle"/>
        <w:numPr>
          <w:ilvl w:val="0"/>
          <w:numId w:val="12"/>
        </w:numPr>
      </w:pPr>
      <w:r w:rsidRPr="00421842">
        <w:t>evaluate the solution</w:t>
      </w:r>
    </w:p>
    <w:p w14:paraId="1AAF14E8" w14:textId="77777777" w:rsidR="0057498E" w:rsidRPr="00421842" w:rsidRDefault="005F7F37" w:rsidP="002535A6">
      <w:pPr>
        <w:pStyle w:val="AnswerStyle"/>
        <w:numPr>
          <w:ilvl w:val="0"/>
          <w:numId w:val="12"/>
        </w:numPr>
      </w:pPr>
      <w:r w:rsidRPr="00421842">
        <w:t>determine options</w:t>
      </w:r>
    </w:p>
    <w:p w14:paraId="49C1BFF4" w14:textId="77777777" w:rsidR="0057498E" w:rsidRPr="00421842" w:rsidRDefault="0057498E" w:rsidP="002535A6">
      <w:pPr>
        <w:pStyle w:val="AnswerStyle"/>
        <w:numPr>
          <w:ilvl w:val="0"/>
          <w:numId w:val="12"/>
        </w:numPr>
      </w:pPr>
      <w:r w:rsidRPr="00421842">
        <w:t>evaluate options and implement a solution</w:t>
      </w:r>
    </w:p>
    <w:p w14:paraId="28EDCBE8" w14:textId="77777777" w:rsidR="0057498E" w:rsidRPr="00421842" w:rsidRDefault="005F7F37" w:rsidP="002535A6">
      <w:pPr>
        <w:pStyle w:val="AnswerStyle"/>
        <w:numPr>
          <w:ilvl w:val="0"/>
          <w:numId w:val="12"/>
        </w:numPr>
      </w:pPr>
      <w:r w:rsidRPr="00421842">
        <w:t>collect and analyze information</w:t>
      </w:r>
    </w:p>
    <w:p w14:paraId="45B45C12" w14:textId="77777777" w:rsidR="001C466E" w:rsidRDefault="001C466E">
      <w:pPr>
        <w:rPr>
          <w:rFonts w:eastAsia="Arial"/>
          <w:color w:val="000000"/>
          <w:sz w:val="22"/>
          <w:szCs w:val="22"/>
        </w:rPr>
      </w:pPr>
      <w:r>
        <w:br w:type="page"/>
      </w:r>
    </w:p>
    <w:p w14:paraId="333D01BF" w14:textId="77777777" w:rsidR="00AF724F" w:rsidRPr="00421842" w:rsidRDefault="00480E9D" w:rsidP="001C466E">
      <w:pPr>
        <w:pStyle w:val="QuestionStyle"/>
      </w:pPr>
      <w:r w:rsidRPr="00421842">
        <w:t>A(n) ____________ is a storage device that typically uses flash memory to store data, instructions and information.</w:t>
      </w:r>
    </w:p>
    <w:p w14:paraId="4678C2BF" w14:textId="77777777" w:rsidR="00480E9D" w:rsidRPr="00421842" w:rsidRDefault="00480E9D" w:rsidP="002535A6">
      <w:pPr>
        <w:pStyle w:val="AnswerStyle"/>
        <w:numPr>
          <w:ilvl w:val="0"/>
          <w:numId w:val="13"/>
        </w:numPr>
      </w:pPr>
      <w:r w:rsidRPr="00421842">
        <w:t>hard disk</w:t>
      </w:r>
    </w:p>
    <w:p w14:paraId="21D3E25E" w14:textId="77777777" w:rsidR="00480E9D" w:rsidRPr="00421842" w:rsidRDefault="00480E9D" w:rsidP="002535A6">
      <w:pPr>
        <w:pStyle w:val="AnswerStyle"/>
        <w:numPr>
          <w:ilvl w:val="0"/>
          <w:numId w:val="13"/>
        </w:numPr>
      </w:pPr>
      <w:r w:rsidRPr="00421842">
        <w:t>solid-state drive</w:t>
      </w:r>
    </w:p>
    <w:p w14:paraId="58A006D7" w14:textId="77777777" w:rsidR="00480E9D" w:rsidRPr="00421842" w:rsidRDefault="00480E9D" w:rsidP="002535A6">
      <w:pPr>
        <w:pStyle w:val="AnswerStyle"/>
        <w:numPr>
          <w:ilvl w:val="0"/>
          <w:numId w:val="13"/>
        </w:numPr>
      </w:pPr>
      <w:r w:rsidRPr="00421842">
        <w:t>memory</w:t>
      </w:r>
    </w:p>
    <w:p w14:paraId="0E334604" w14:textId="77777777" w:rsidR="00480E9D" w:rsidRPr="00421842" w:rsidRDefault="00480E9D" w:rsidP="002535A6">
      <w:pPr>
        <w:pStyle w:val="AnswerStyle"/>
        <w:numPr>
          <w:ilvl w:val="0"/>
          <w:numId w:val="13"/>
        </w:numPr>
      </w:pPr>
      <w:r w:rsidRPr="00421842">
        <w:t>scanner</w:t>
      </w:r>
    </w:p>
    <w:p w14:paraId="6011CE1C" w14:textId="77777777" w:rsidR="00A30897" w:rsidRPr="00421842" w:rsidRDefault="00A30897" w:rsidP="005511E9">
      <w:pPr>
        <w:pStyle w:val="QuestionStyle"/>
      </w:pPr>
      <w:r w:rsidRPr="00421842">
        <w:t>Which of the following keys is an example of a modifier key?</w:t>
      </w:r>
    </w:p>
    <w:p w14:paraId="261CED07" w14:textId="77777777" w:rsidR="00A30897" w:rsidRPr="00BB0916" w:rsidRDefault="00A30897" w:rsidP="002535A6">
      <w:pPr>
        <w:pStyle w:val="AnswerStyle"/>
        <w:numPr>
          <w:ilvl w:val="0"/>
          <w:numId w:val="14"/>
        </w:numPr>
        <w:rPr>
          <w:i/>
        </w:rPr>
      </w:pPr>
      <w:r w:rsidRPr="00421842">
        <w:t>Esc</w:t>
      </w:r>
    </w:p>
    <w:p w14:paraId="3EBDEBC0" w14:textId="77777777" w:rsidR="00A30897" w:rsidRPr="00BB0916" w:rsidRDefault="00A30897" w:rsidP="002535A6">
      <w:pPr>
        <w:pStyle w:val="AnswerStyle"/>
        <w:numPr>
          <w:ilvl w:val="0"/>
          <w:numId w:val="14"/>
        </w:numPr>
        <w:rPr>
          <w:i/>
        </w:rPr>
      </w:pPr>
      <w:r w:rsidRPr="00421842">
        <w:t>Home</w:t>
      </w:r>
    </w:p>
    <w:p w14:paraId="170A0629" w14:textId="77777777" w:rsidR="00A30897" w:rsidRPr="00BB0916" w:rsidRDefault="00A30897" w:rsidP="002535A6">
      <w:pPr>
        <w:pStyle w:val="AnswerStyle"/>
        <w:numPr>
          <w:ilvl w:val="0"/>
          <w:numId w:val="14"/>
        </w:numPr>
        <w:rPr>
          <w:i/>
        </w:rPr>
      </w:pPr>
      <w:r w:rsidRPr="00421842">
        <w:t>Up arrow</w:t>
      </w:r>
    </w:p>
    <w:p w14:paraId="769B0B76" w14:textId="77777777" w:rsidR="00AF724F" w:rsidRPr="00BB0916" w:rsidRDefault="00A30897" w:rsidP="002535A6">
      <w:pPr>
        <w:pStyle w:val="AnswerStyle"/>
        <w:numPr>
          <w:ilvl w:val="0"/>
          <w:numId w:val="14"/>
        </w:numPr>
        <w:rPr>
          <w:i/>
        </w:rPr>
      </w:pPr>
      <w:r w:rsidRPr="00421842">
        <w:t>Ctrl</w:t>
      </w:r>
    </w:p>
    <w:p w14:paraId="3513B364" w14:textId="77777777" w:rsidR="00625669" w:rsidRPr="00421842" w:rsidRDefault="00625669" w:rsidP="005511E9">
      <w:pPr>
        <w:pStyle w:val="QuestionStyle"/>
      </w:pPr>
      <w:r w:rsidRPr="00421842">
        <w:t>The quoted size of a monitor is determined by measuring it ________.</w:t>
      </w:r>
    </w:p>
    <w:p w14:paraId="4FD5D12E" w14:textId="77777777" w:rsidR="00625669" w:rsidRPr="00BB0916" w:rsidRDefault="00625669" w:rsidP="002535A6">
      <w:pPr>
        <w:pStyle w:val="AnswerStyle"/>
        <w:numPr>
          <w:ilvl w:val="0"/>
          <w:numId w:val="15"/>
        </w:numPr>
        <w:rPr>
          <w:i/>
        </w:rPr>
      </w:pPr>
      <w:r w:rsidRPr="00421842">
        <w:t>depth-wise</w:t>
      </w:r>
    </w:p>
    <w:p w14:paraId="58C6A0FC" w14:textId="77777777" w:rsidR="00625669" w:rsidRPr="00BB0916" w:rsidRDefault="00625669" w:rsidP="002535A6">
      <w:pPr>
        <w:pStyle w:val="AnswerStyle"/>
        <w:numPr>
          <w:ilvl w:val="0"/>
          <w:numId w:val="15"/>
        </w:numPr>
        <w:rPr>
          <w:i/>
        </w:rPr>
      </w:pPr>
      <w:r w:rsidRPr="00421842">
        <w:t>diagonally</w:t>
      </w:r>
    </w:p>
    <w:p w14:paraId="571AC421" w14:textId="77777777" w:rsidR="00625669" w:rsidRPr="00BB0916" w:rsidRDefault="00625669" w:rsidP="002535A6">
      <w:pPr>
        <w:pStyle w:val="AnswerStyle"/>
        <w:numPr>
          <w:ilvl w:val="0"/>
          <w:numId w:val="15"/>
        </w:numPr>
        <w:rPr>
          <w:i/>
        </w:rPr>
      </w:pPr>
      <w:r w:rsidRPr="00421842">
        <w:t>vertically</w:t>
      </w:r>
    </w:p>
    <w:p w14:paraId="38E30500" w14:textId="77777777" w:rsidR="00AF724F" w:rsidRPr="00BB0916" w:rsidRDefault="00625669" w:rsidP="002535A6">
      <w:pPr>
        <w:pStyle w:val="AnswerStyle"/>
        <w:numPr>
          <w:ilvl w:val="0"/>
          <w:numId w:val="15"/>
        </w:numPr>
        <w:rPr>
          <w:i/>
        </w:rPr>
      </w:pPr>
      <w:r w:rsidRPr="00421842">
        <w:t>horizontally</w:t>
      </w:r>
    </w:p>
    <w:p w14:paraId="784390C3" w14:textId="77777777" w:rsidR="00AF724F" w:rsidRPr="00421842" w:rsidRDefault="00E835B3" w:rsidP="005511E9">
      <w:pPr>
        <w:pStyle w:val="QuestionStyle"/>
      </w:pPr>
      <w:r w:rsidRPr="00421842">
        <w:t xml:space="preserve">A(n) ______________ is software (a program) that coordinates all the activities among computer components. </w:t>
      </w:r>
    </w:p>
    <w:p w14:paraId="531578C8" w14:textId="77777777" w:rsidR="00E835B3" w:rsidRPr="00421842" w:rsidRDefault="00E835B3" w:rsidP="002535A6">
      <w:pPr>
        <w:pStyle w:val="AnswerStyle"/>
        <w:numPr>
          <w:ilvl w:val="0"/>
          <w:numId w:val="16"/>
        </w:numPr>
      </w:pPr>
      <w:r w:rsidRPr="00421842">
        <w:t>PaaS</w:t>
      </w:r>
    </w:p>
    <w:p w14:paraId="79C778E1" w14:textId="77777777" w:rsidR="00E835B3" w:rsidRPr="00421842" w:rsidRDefault="00E835B3" w:rsidP="002535A6">
      <w:pPr>
        <w:pStyle w:val="AnswerStyle"/>
        <w:numPr>
          <w:ilvl w:val="0"/>
          <w:numId w:val="16"/>
        </w:numPr>
      </w:pPr>
      <w:r w:rsidRPr="00421842">
        <w:t>external drive</w:t>
      </w:r>
    </w:p>
    <w:p w14:paraId="747542FA" w14:textId="77777777" w:rsidR="00E835B3" w:rsidRPr="00421842" w:rsidRDefault="00E835B3" w:rsidP="002535A6">
      <w:pPr>
        <w:pStyle w:val="AnswerStyle"/>
        <w:numPr>
          <w:ilvl w:val="0"/>
          <w:numId w:val="16"/>
        </w:numPr>
      </w:pPr>
      <w:r w:rsidRPr="00421842">
        <w:t>Operating system</w:t>
      </w:r>
    </w:p>
    <w:p w14:paraId="519758BF" w14:textId="77777777" w:rsidR="00E835B3" w:rsidRPr="00421842" w:rsidRDefault="00E835B3" w:rsidP="002535A6">
      <w:pPr>
        <w:pStyle w:val="AnswerStyle"/>
        <w:numPr>
          <w:ilvl w:val="0"/>
          <w:numId w:val="16"/>
        </w:numPr>
      </w:pPr>
      <w:r w:rsidRPr="00421842">
        <w:t>Desktop</w:t>
      </w:r>
    </w:p>
    <w:p w14:paraId="36346ED4" w14:textId="77777777" w:rsidR="00AF724F" w:rsidRPr="00421842" w:rsidRDefault="00C9305F" w:rsidP="005511E9">
      <w:pPr>
        <w:pStyle w:val="QuestionStyle"/>
      </w:pPr>
      <w:r w:rsidRPr="00421842">
        <w:t>The words County of, City of, Department of, and Office of are ignored when indexing city, county, or state government names.</w:t>
      </w:r>
      <w:r w:rsidRPr="00421842">
        <w:tab/>
      </w:r>
    </w:p>
    <w:p w14:paraId="148C93E2" w14:textId="77777777" w:rsidR="00C9305F" w:rsidRPr="00421842" w:rsidRDefault="00C9305F" w:rsidP="002535A6">
      <w:pPr>
        <w:pStyle w:val="AnswerStyle"/>
        <w:numPr>
          <w:ilvl w:val="0"/>
          <w:numId w:val="17"/>
        </w:numPr>
      </w:pPr>
      <w:r w:rsidRPr="00421842">
        <w:t>True</w:t>
      </w:r>
    </w:p>
    <w:p w14:paraId="701208E9" w14:textId="77777777" w:rsidR="00C9305F" w:rsidRPr="00421842" w:rsidRDefault="00C9305F" w:rsidP="002535A6">
      <w:pPr>
        <w:pStyle w:val="AnswerStyle"/>
        <w:numPr>
          <w:ilvl w:val="0"/>
          <w:numId w:val="17"/>
        </w:numPr>
      </w:pPr>
      <w:r w:rsidRPr="00421842">
        <w:t>False</w:t>
      </w:r>
    </w:p>
    <w:p w14:paraId="7EECBB3E" w14:textId="77777777" w:rsidR="00267B32" w:rsidRPr="00421842" w:rsidRDefault="00267B32" w:rsidP="005511E9">
      <w:pPr>
        <w:pStyle w:val="QuestionStyle"/>
      </w:pPr>
      <w:r w:rsidRPr="00421842">
        <w:t>Microsoft OneNote is a __________________ app for your academic and professional life.</w:t>
      </w:r>
    </w:p>
    <w:p w14:paraId="5AD8293D" w14:textId="77777777" w:rsidR="00267B32" w:rsidRPr="00BB0916" w:rsidRDefault="00267B32" w:rsidP="002535A6">
      <w:pPr>
        <w:pStyle w:val="AnswerStyle"/>
        <w:numPr>
          <w:ilvl w:val="0"/>
          <w:numId w:val="18"/>
        </w:numPr>
        <w:rPr>
          <w:i/>
        </w:rPr>
      </w:pPr>
      <w:r w:rsidRPr="00421842">
        <w:t>spreadsheet</w:t>
      </w:r>
    </w:p>
    <w:p w14:paraId="31B302C5" w14:textId="77777777" w:rsidR="00267B32" w:rsidRPr="00BB0916" w:rsidRDefault="00267B32" w:rsidP="002535A6">
      <w:pPr>
        <w:pStyle w:val="AnswerStyle"/>
        <w:numPr>
          <w:ilvl w:val="0"/>
          <w:numId w:val="18"/>
        </w:numPr>
        <w:rPr>
          <w:i/>
        </w:rPr>
      </w:pPr>
      <w:r w:rsidRPr="00421842">
        <w:t>notetaking</w:t>
      </w:r>
    </w:p>
    <w:p w14:paraId="3B7E11D7" w14:textId="77777777" w:rsidR="00267B32" w:rsidRPr="00BB0916" w:rsidRDefault="00267B32" w:rsidP="002535A6">
      <w:pPr>
        <w:pStyle w:val="AnswerStyle"/>
        <w:numPr>
          <w:ilvl w:val="0"/>
          <w:numId w:val="18"/>
        </w:numPr>
        <w:rPr>
          <w:i/>
        </w:rPr>
      </w:pPr>
      <w:r w:rsidRPr="00421842">
        <w:t>database</w:t>
      </w:r>
    </w:p>
    <w:p w14:paraId="6E7F2983" w14:textId="77777777" w:rsidR="005511E9" w:rsidRPr="00BB0916" w:rsidRDefault="005511E9" w:rsidP="002535A6">
      <w:pPr>
        <w:pStyle w:val="AnswerStyle"/>
        <w:numPr>
          <w:ilvl w:val="0"/>
          <w:numId w:val="18"/>
        </w:numPr>
        <w:rPr>
          <w:sz w:val="24"/>
        </w:rPr>
      </w:pPr>
      <w:r>
        <w:t>gaming</w:t>
      </w:r>
    </w:p>
    <w:p w14:paraId="1F688093" w14:textId="77777777" w:rsidR="00692EF3" w:rsidRPr="005511E9" w:rsidRDefault="00692EF3" w:rsidP="005511E9">
      <w:pPr>
        <w:pStyle w:val="QuestionStyle"/>
      </w:pPr>
      <w:r w:rsidRPr="005511E9">
        <w:t>An electronic receipt that represents the purchase of a seat on a specific flight is called a(n):</w:t>
      </w:r>
    </w:p>
    <w:p w14:paraId="07195628" w14:textId="77777777" w:rsidR="00692EF3" w:rsidRPr="00BB0916" w:rsidRDefault="00692EF3" w:rsidP="002535A6">
      <w:pPr>
        <w:pStyle w:val="AnswerStyle"/>
        <w:numPr>
          <w:ilvl w:val="0"/>
          <w:numId w:val="19"/>
        </w:numPr>
        <w:rPr>
          <w:i/>
        </w:rPr>
      </w:pPr>
      <w:r w:rsidRPr="00421842">
        <w:t>e-ticket</w:t>
      </w:r>
    </w:p>
    <w:p w14:paraId="720AEC55" w14:textId="77777777" w:rsidR="00692EF3" w:rsidRPr="00BB0916" w:rsidRDefault="00692EF3" w:rsidP="002535A6">
      <w:pPr>
        <w:pStyle w:val="AnswerStyle"/>
        <w:numPr>
          <w:ilvl w:val="0"/>
          <w:numId w:val="19"/>
        </w:numPr>
        <w:rPr>
          <w:i/>
        </w:rPr>
      </w:pPr>
      <w:r w:rsidRPr="00421842">
        <w:t>itinerary</w:t>
      </w:r>
    </w:p>
    <w:p w14:paraId="281974BD" w14:textId="77777777" w:rsidR="00692EF3" w:rsidRPr="00BB0916" w:rsidRDefault="00692EF3" w:rsidP="002535A6">
      <w:pPr>
        <w:pStyle w:val="AnswerStyle"/>
        <w:numPr>
          <w:ilvl w:val="0"/>
          <w:numId w:val="19"/>
        </w:numPr>
        <w:rPr>
          <w:i/>
        </w:rPr>
      </w:pPr>
      <w:r w:rsidRPr="00421842">
        <w:t>visa</w:t>
      </w:r>
    </w:p>
    <w:p w14:paraId="73A033E0" w14:textId="77777777" w:rsidR="002E3757" w:rsidRPr="00BB0916" w:rsidRDefault="00692EF3" w:rsidP="002535A6">
      <w:pPr>
        <w:pStyle w:val="AnswerStyle"/>
        <w:numPr>
          <w:ilvl w:val="0"/>
          <w:numId w:val="19"/>
        </w:numPr>
        <w:rPr>
          <w:i/>
        </w:rPr>
      </w:pPr>
      <w:r w:rsidRPr="00421842">
        <w:t>expense report</w:t>
      </w:r>
    </w:p>
    <w:p w14:paraId="63F30193" w14:textId="77777777" w:rsidR="00973FCE" w:rsidRPr="00421842" w:rsidRDefault="00973FCE" w:rsidP="005511E9">
      <w:pPr>
        <w:pStyle w:val="QuestionStyle"/>
      </w:pPr>
      <w:r w:rsidRPr="00421842">
        <w:t>You may use 10% or three minutes (whichever is less) of “motion media” without seeking permission or citing your source.</w:t>
      </w:r>
    </w:p>
    <w:p w14:paraId="7C903F23" w14:textId="77777777" w:rsidR="00973FCE" w:rsidRPr="00421842" w:rsidRDefault="00973FCE" w:rsidP="002535A6">
      <w:pPr>
        <w:pStyle w:val="AnswerStyle"/>
        <w:numPr>
          <w:ilvl w:val="0"/>
          <w:numId w:val="20"/>
        </w:numPr>
      </w:pPr>
      <w:r w:rsidRPr="00421842">
        <w:t>True</w:t>
      </w:r>
    </w:p>
    <w:p w14:paraId="44D320A5" w14:textId="77777777" w:rsidR="008D4631" w:rsidRPr="00BB0916" w:rsidRDefault="00973FCE" w:rsidP="002535A6">
      <w:pPr>
        <w:pStyle w:val="AnswerStyle"/>
        <w:numPr>
          <w:ilvl w:val="0"/>
          <w:numId w:val="20"/>
        </w:numPr>
        <w:rPr>
          <w:sz w:val="32"/>
        </w:rPr>
      </w:pPr>
      <w:r w:rsidRPr="00421842">
        <w:t>False</w:t>
      </w:r>
    </w:p>
    <w:p w14:paraId="72982863" w14:textId="77777777" w:rsidR="005511E9" w:rsidRDefault="005511E9">
      <w:pPr>
        <w:rPr>
          <w:rFonts w:eastAsia="Arial"/>
          <w:color w:val="000000"/>
          <w:sz w:val="22"/>
          <w:szCs w:val="22"/>
        </w:rPr>
      </w:pPr>
      <w:r>
        <w:br w:type="page"/>
      </w:r>
    </w:p>
    <w:p w14:paraId="525264FC" w14:textId="77777777" w:rsidR="00AF724F" w:rsidRPr="00421842" w:rsidRDefault="004E3305" w:rsidP="005511E9">
      <w:pPr>
        <w:pStyle w:val="QuestionStyle"/>
      </w:pPr>
      <w:r w:rsidRPr="00421842">
        <w:t>The two-letter state abbreviations for</w:t>
      </w:r>
      <w:r w:rsidR="007B7BCD" w:rsidRPr="00421842">
        <w:t xml:space="preserve"> Minnesota and Montana are:</w:t>
      </w:r>
    </w:p>
    <w:p w14:paraId="3DF8FDAD" w14:textId="77777777" w:rsidR="004E3305" w:rsidRPr="00BB0916" w:rsidRDefault="007B7BCD" w:rsidP="002535A6">
      <w:pPr>
        <w:pStyle w:val="AnswerStyle"/>
        <w:numPr>
          <w:ilvl w:val="0"/>
          <w:numId w:val="21"/>
        </w:numPr>
        <w:rPr>
          <w:i/>
        </w:rPr>
      </w:pPr>
      <w:r w:rsidRPr="00421842">
        <w:t>MI &amp; MO</w:t>
      </w:r>
    </w:p>
    <w:p w14:paraId="14289F6E" w14:textId="77777777" w:rsidR="007B7BCD" w:rsidRPr="00BB0916" w:rsidRDefault="007B7BCD" w:rsidP="002535A6">
      <w:pPr>
        <w:pStyle w:val="AnswerStyle"/>
        <w:numPr>
          <w:ilvl w:val="0"/>
          <w:numId w:val="21"/>
        </w:numPr>
        <w:rPr>
          <w:i/>
        </w:rPr>
      </w:pPr>
      <w:r w:rsidRPr="00421842">
        <w:t>MA &amp; MN</w:t>
      </w:r>
    </w:p>
    <w:p w14:paraId="757900AC" w14:textId="77777777" w:rsidR="007B7BCD" w:rsidRPr="00BB0916" w:rsidRDefault="007B7BCD" w:rsidP="002535A6">
      <w:pPr>
        <w:pStyle w:val="AnswerStyle"/>
        <w:numPr>
          <w:ilvl w:val="0"/>
          <w:numId w:val="21"/>
        </w:numPr>
        <w:rPr>
          <w:i/>
        </w:rPr>
      </w:pPr>
      <w:r w:rsidRPr="00421842">
        <w:t>ME &amp; MA</w:t>
      </w:r>
    </w:p>
    <w:p w14:paraId="3E1BABCA" w14:textId="77777777" w:rsidR="007B7BCD" w:rsidRPr="00BB0916" w:rsidRDefault="007B7BCD" w:rsidP="002535A6">
      <w:pPr>
        <w:pStyle w:val="AnswerStyle"/>
        <w:numPr>
          <w:ilvl w:val="0"/>
          <w:numId w:val="21"/>
        </w:numPr>
        <w:rPr>
          <w:i/>
        </w:rPr>
      </w:pPr>
      <w:r w:rsidRPr="00421842">
        <w:t>MN &amp; MT</w:t>
      </w:r>
    </w:p>
    <w:p w14:paraId="469A2E0A" w14:textId="77777777" w:rsidR="006D69CD" w:rsidRPr="00421842" w:rsidRDefault="006D69CD" w:rsidP="005511E9">
      <w:pPr>
        <w:pStyle w:val="QuestionStyle"/>
      </w:pPr>
      <w:r w:rsidRPr="00421842">
        <w:t>According to ARMA, pseudonyms are filed as written.</w:t>
      </w:r>
    </w:p>
    <w:p w14:paraId="23E4FE51" w14:textId="77777777" w:rsidR="006D69CD" w:rsidRPr="00421842" w:rsidRDefault="006D69CD" w:rsidP="002535A6">
      <w:pPr>
        <w:pStyle w:val="AnswerStyle"/>
        <w:numPr>
          <w:ilvl w:val="0"/>
          <w:numId w:val="22"/>
        </w:numPr>
      </w:pPr>
      <w:r w:rsidRPr="00421842">
        <w:t>True</w:t>
      </w:r>
    </w:p>
    <w:p w14:paraId="22FD243F" w14:textId="77777777" w:rsidR="006D69CD" w:rsidRPr="00421842" w:rsidRDefault="006D69CD" w:rsidP="002535A6">
      <w:pPr>
        <w:pStyle w:val="AnswerStyle"/>
        <w:numPr>
          <w:ilvl w:val="0"/>
          <w:numId w:val="22"/>
        </w:numPr>
      </w:pPr>
      <w:r w:rsidRPr="00421842">
        <w:t>False</w:t>
      </w:r>
    </w:p>
    <w:p w14:paraId="64644EEA" w14:textId="77777777" w:rsidR="00AF724F" w:rsidRPr="00421842" w:rsidRDefault="00D904CC" w:rsidP="005511E9">
      <w:pPr>
        <w:pStyle w:val="QuestionStyle"/>
      </w:pPr>
      <w:r w:rsidRPr="00421842">
        <w:t>The _____ symbols, centered underneath the body copy in a press release, indicate to media that there is no further copy to come.</w:t>
      </w:r>
    </w:p>
    <w:p w14:paraId="77345287" w14:textId="77777777" w:rsidR="00D904CC" w:rsidRPr="00421842" w:rsidRDefault="00D904CC" w:rsidP="002535A6">
      <w:pPr>
        <w:pStyle w:val="AnswerStyle"/>
        <w:numPr>
          <w:ilvl w:val="0"/>
          <w:numId w:val="23"/>
        </w:numPr>
      </w:pPr>
      <w:r w:rsidRPr="00421842">
        <w:t>***</w:t>
      </w:r>
    </w:p>
    <w:p w14:paraId="2D4EF7FC" w14:textId="77777777" w:rsidR="00D904CC" w:rsidRPr="00421842" w:rsidRDefault="00D904CC" w:rsidP="002535A6">
      <w:pPr>
        <w:pStyle w:val="AnswerStyle"/>
        <w:numPr>
          <w:ilvl w:val="0"/>
          <w:numId w:val="23"/>
        </w:numPr>
      </w:pPr>
      <w:r w:rsidRPr="00421842">
        <w:t>- - -</w:t>
      </w:r>
    </w:p>
    <w:p w14:paraId="498C4A99" w14:textId="77777777" w:rsidR="00D904CC" w:rsidRPr="00421842" w:rsidRDefault="00D904CC" w:rsidP="002535A6">
      <w:pPr>
        <w:pStyle w:val="AnswerStyle"/>
        <w:numPr>
          <w:ilvl w:val="0"/>
          <w:numId w:val="23"/>
        </w:numPr>
      </w:pPr>
      <w:r w:rsidRPr="00421842">
        <w:t>###</w:t>
      </w:r>
    </w:p>
    <w:p w14:paraId="2616B76F" w14:textId="77777777" w:rsidR="00D904CC" w:rsidRPr="00421842" w:rsidRDefault="00D904CC" w:rsidP="002535A6">
      <w:pPr>
        <w:pStyle w:val="AnswerStyle"/>
        <w:numPr>
          <w:ilvl w:val="0"/>
          <w:numId w:val="23"/>
        </w:numPr>
      </w:pPr>
      <w:r w:rsidRPr="00421842">
        <w:t>^^^</w:t>
      </w:r>
    </w:p>
    <w:p w14:paraId="5087EDB9" w14:textId="77777777" w:rsidR="00FB1C75" w:rsidRPr="00421842" w:rsidRDefault="00785159" w:rsidP="005511E9">
      <w:pPr>
        <w:pStyle w:val="QuestionStyle"/>
      </w:pPr>
      <w:r w:rsidRPr="00421842">
        <w:t>When creating an itinerary the top and side margins should be:</w:t>
      </w:r>
    </w:p>
    <w:p w14:paraId="09B7A83A" w14:textId="77777777" w:rsidR="00785159" w:rsidRPr="00421842" w:rsidRDefault="00785159" w:rsidP="002535A6">
      <w:pPr>
        <w:pStyle w:val="AnswerStyle"/>
        <w:numPr>
          <w:ilvl w:val="0"/>
          <w:numId w:val="24"/>
        </w:numPr>
      </w:pPr>
      <w:r w:rsidRPr="00421842">
        <w:t>1’</w:t>
      </w:r>
    </w:p>
    <w:p w14:paraId="65BD80A0" w14:textId="77777777" w:rsidR="00785159" w:rsidRPr="00421842" w:rsidRDefault="00785159" w:rsidP="002535A6">
      <w:pPr>
        <w:pStyle w:val="AnswerStyle"/>
        <w:numPr>
          <w:ilvl w:val="0"/>
          <w:numId w:val="24"/>
        </w:numPr>
      </w:pPr>
      <w:r w:rsidRPr="00421842">
        <w:t>1.5”</w:t>
      </w:r>
    </w:p>
    <w:p w14:paraId="31FC65E0" w14:textId="77777777" w:rsidR="00785159" w:rsidRPr="00421842" w:rsidRDefault="00785159" w:rsidP="002535A6">
      <w:pPr>
        <w:pStyle w:val="AnswerStyle"/>
        <w:numPr>
          <w:ilvl w:val="0"/>
          <w:numId w:val="24"/>
        </w:numPr>
      </w:pPr>
      <w:r w:rsidRPr="00421842">
        <w:t>2”</w:t>
      </w:r>
    </w:p>
    <w:p w14:paraId="3ADCFD7E" w14:textId="77777777" w:rsidR="00785159" w:rsidRPr="00421842" w:rsidRDefault="00785159" w:rsidP="002535A6">
      <w:pPr>
        <w:pStyle w:val="AnswerStyle"/>
        <w:numPr>
          <w:ilvl w:val="0"/>
          <w:numId w:val="24"/>
        </w:numPr>
      </w:pPr>
      <w:r w:rsidRPr="00421842">
        <w:t xml:space="preserve">1” </w:t>
      </w:r>
    </w:p>
    <w:p w14:paraId="4AF5B0AD" w14:textId="77777777" w:rsidR="00EC5CA8" w:rsidRPr="00421842" w:rsidRDefault="00EC5CA8" w:rsidP="005511E9">
      <w:pPr>
        <w:pStyle w:val="QuestionStyle"/>
      </w:pPr>
      <w:r w:rsidRPr="00421842">
        <w:t>The “#” proofreading mark means the following:</w:t>
      </w:r>
    </w:p>
    <w:p w14:paraId="4E87B7E3" w14:textId="77777777" w:rsidR="00EC5CA8" w:rsidRPr="00BB0916" w:rsidRDefault="00EC5CA8" w:rsidP="002535A6">
      <w:pPr>
        <w:pStyle w:val="AnswerStyle"/>
        <w:numPr>
          <w:ilvl w:val="0"/>
          <w:numId w:val="25"/>
        </w:numPr>
        <w:rPr>
          <w:i/>
        </w:rPr>
      </w:pPr>
      <w:r w:rsidRPr="00421842">
        <w:t>bold text</w:t>
      </w:r>
    </w:p>
    <w:p w14:paraId="47A64D8A" w14:textId="77777777" w:rsidR="00EC5CA8" w:rsidRPr="00BB0916" w:rsidRDefault="00EC5CA8" w:rsidP="002535A6">
      <w:pPr>
        <w:pStyle w:val="AnswerStyle"/>
        <w:numPr>
          <w:ilvl w:val="0"/>
          <w:numId w:val="25"/>
        </w:numPr>
        <w:rPr>
          <w:i/>
        </w:rPr>
      </w:pPr>
      <w:r w:rsidRPr="00421842">
        <w:t>insert space</w:t>
      </w:r>
    </w:p>
    <w:p w14:paraId="51F98B50" w14:textId="77777777" w:rsidR="00EC5CA8" w:rsidRPr="00BB0916" w:rsidRDefault="00EC5CA8" w:rsidP="002535A6">
      <w:pPr>
        <w:pStyle w:val="AnswerStyle"/>
        <w:numPr>
          <w:ilvl w:val="0"/>
          <w:numId w:val="25"/>
        </w:numPr>
        <w:rPr>
          <w:i/>
        </w:rPr>
      </w:pPr>
      <w:r w:rsidRPr="00421842">
        <w:t>delete copy</w:t>
      </w:r>
    </w:p>
    <w:p w14:paraId="6D625048" w14:textId="77777777" w:rsidR="00AF724F" w:rsidRPr="00BB0916" w:rsidRDefault="00EC5CA8" w:rsidP="002535A6">
      <w:pPr>
        <w:pStyle w:val="AnswerStyle"/>
        <w:numPr>
          <w:ilvl w:val="0"/>
          <w:numId w:val="25"/>
        </w:numPr>
        <w:rPr>
          <w:i/>
        </w:rPr>
      </w:pPr>
      <w:r w:rsidRPr="00421842">
        <w:t>insert copy</w:t>
      </w:r>
    </w:p>
    <w:p w14:paraId="6FAEBA49" w14:textId="77777777" w:rsidR="00AF724F" w:rsidRPr="00421842" w:rsidRDefault="00187B0C" w:rsidP="005511E9">
      <w:pPr>
        <w:pStyle w:val="QuestionStyle"/>
      </w:pPr>
      <w:r w:rsidRPr="00421842">
        <w:t>Ignore all punctuation when alphabetizing. This includes pe</w:t>
      </w:r>
      <w:r w:rsidR="001446EA" w:rsidRPr="00421842">
        <w:t xml:space="preserve">riods, commas, dashes, hyphens, </w:t>
      </w:r>
      <w:r w:rsidRPr="00421842">
        <w:t>apostrophes, etc. Hyphenated words are considered one unit.</w:t>
      </w:r>
    </w:p>
    <w:p w14:paraId="1D2D8486" w14:textId="77777777" w:rsidR="00187B0C" w:rsidRPr="00421842" w:rsidRDefault="00187B0C" w:rsidP="002535A6">
      <w:pPr>
        <w:pStyle w:val="AnswerStyle"/>
        <w:numPr>
          <w:ilvl w:val="0"/>
          <w:numId w:val="26"/>
        </w:numPr>
      </w:pPr>
      <w:r w:rsidRPr="00421842">
        <w:t>True</w:t>
      </w:r>
    </w:p>
    <w:p w14:paraId="7641C1D9" w14:textId="77777777" w:rsidR="002E3757" w:rsidRPr="00C230C0" w:rsidRDefault="00187B0C" w:rsidP="002535A6">
      <w:pPr>
        <w:pStyle w:val="AnswerStyle"/>
        <w:numPr>
          <w:ilvl w:val="0"/>
          <w:numId w:val="26"/>
        </w:numPr>
      </w:pPr>
      <w:r w:rsidRPr="00421842">
        <w:t>False</w:t>
      </w:r>
    </w:p>
    <w:p w14:paraId="53B69260" w14:textId="77777777" w:rsidR="00776F9C" w:rsidRPr="00421842" w:rsidRDefault="00776F9C" w:rsidP="005511E9">
      <w:pPr>
        <w:pStyle w:val="QuestionStyle"/>
      </w:pPr>
      <w:r w:rsidRPr="00421842">
        <w:t>When indexing names for an alphabetic filing system, abbreviations of personal names and nicknames are</w:t>
      </w:r>
    </w:p>
    <w:p w14:paraId="1E1A401F" w14:textId="77777777" w:rsidR="00776F9C" w:rsidRPr="00BB0916" w:rsidRDefault="00776F9C" w:rsidP="002535A6">
      <w:pPr>
        <w:pStyle w:val="AnswerStyle"/>
        <w:numPr>
          <w:ilvl w:val="0"/>
          <w:numId w:val="27"/>
        </w:numPr>
        <w:rPr>
          <w:i/>
        </w:rPr>
      </w:pPr>
      <w:r w:rsidRPr="00421842">
        <w:t>spelled out</w:t>
      </w:r>
    </w:p>
    <w:p w14:paraId="701AB788" w14:textId="77777777" w:rsidR="00776F9C" w:rsidRPr="00BB0916" w:rsidRDefault="00776F9C" w:rsidP="002535A6">
      <w:pPr>
        <w:pStyle w:val="AnswerStyle"/>
        <w:numPr>
          <w:ilvl w:val="0"/>
          <w:numId w:val="27"/>
        </w:numPr>
        <w:rPr>
          <w:i/>
        </w:rPr>
      </w:pPr>
      <w:r w:rsidRPr="00421842">
        <w:t>spelled out and capitalized</w:t>
      </w:r>
    </w:p>
    <w:p w14:paraId="4BFFC72E" w14:textId="77777777" w:rsidR="00776F9C" w:rsidRPr="00BB0916" w:rsidRDefault="00776F9C" w:rsidP="002535A6">
      <w:pPr>
        <w:pStyle w:val="AnswerStyle"/>
        <w:numPr>
          <w:ilvl w:val="0"/>
          <w:numId w:val="27"/>
        </w:numPr>
        <w:rPr>
          <w:i/>
        </w:rPr>
      </w:pPr>
      <w:r w:rsidRPr="00421842">
        <w:t>ignored</w:t>
      </w:r>
    </w:p>
    <w:p w14:paraId="2E890368" w14:textId="77777777" w:rsidR="00AF724F" w:rsidRPr="00BB0916" w:rsidRDefault="00776F9C" w:rsidP="002535A6">
      <w:pPr>
        <w:pStyle w:val="AnswerStyle"/>
        <w:numPr>
          <w:ilvl w:val="0"/>
          <w:numId w:val="27"/>
        </w:numPr>
        <w:rPr>
          <w:i/>
        </w:rPr>
      </w:pPr>
      <w:r w:rsidRPr="00421842">
        <w:t>indexed as written</w:t>
      </w:r>
    </w:p>
    <w:p w14:paraId="5954827F" w14:textId="77777777" w:rsidR="005C624C" w:rsidRPr="00421842" w:rsidRDefault="00A62A5D" w:rsidP="005511E9">
      <w:pPr>
        <w:pStyle w:val="QuestionStyle"/>
      </w:pPr>
      <w:r w:rsidRPr="00421842">
        <w:t>The proofreading mark “stet” or “…” means:</w:t>
      </w:r>
    </w:p>
    <w:p w14:paraId="1A1F3A8D" w14:textId="77777777" w:rsidR="00A62A5D" w:rsidRPr="00421842" w:rsidRDefault="00A62A5D" w:rsidP="002535A6">
      <w:pPr>
        <w:pStyle w:val="AnswerStyle"/>
        <w:numPr>
          <w:ilvl w:val="0"/>
          <w:numId w:val="28"/>
        </w:numPr>
      </w:pPr>
      <w:r w:rsidRPr="00421842">
        <w:t>Insert spaces</w:t>
      </w:r>
    </w:p>
    <w:p w14:paraId="3B15E2BA" w14:textId="77777777" w:rsidR="00A62A5D" w:rsidRPr="00421842" w:rsidRDefault="00A62A5D" w:rsidP="002535A6">
      <w:pPr>
        <w:pStyle w:val="AnswerStyle"/>
        <w:numPr>
          <w:ilvl w:val="0"/>
          <w:numId w:val="28"/>
        </w:numPr>
      </w:pPr>
      <w:r w:rsidRPr="00421842">
        <w:t>Begin new paragraph</w:t>
      </w:r>
    </w:p>
    <w:p w14:paraId="51A7D98D" w14:textId="77777777" w:rsidR="00A62A5D" w:rsidRPr="00421842" w:rsidRDefault="00A62A5D" w:rsidP="002535A6">
      <w:pPr>
        <w:pStyle w:val="AnswerStyle"/>
        <w:numPr>
          <w:ilvl w:val="0"/>
          <w:numId w:val="28"/>
        </w:numPr>
      </w:pPr>
      <w:r w:rsidRPr="00421842">
        <w:t>Align copy</w:t>
      </w:r>
    </w:p>
    <w:p w14:paraId="2F51EA37" w14:textId="77777777" w:rsidR="00A62A5D" w:rsidRPr="00BB0916" w:rsidRDefault="00A62A5D" w:rsidP="002535A6">
      <w:pPr>
        <w:pStyle w:val="AnswerStyle"/>
        <w:numPr>
          <w:ilvl w:val="0"/>
          <w:numId w:val="28"/>
        </w:numPr>
        <w:rPr>
          <w:sz w:val="32"/>
        </w:rPr>
      </w:pPr>
      <w:r w:rsidRPr="00421842">
        <w:t>Ignore correction</w:t>
      </w:r>
    </w:p>
    <w:p w14:paraId="7492FA59" w14:textId="77777777" w:rsidR="00BB0916" w:rsidRDefault="00BB0916">
      <w:pPr>
        <w:rPr>
          <w:rFonts w:eastAsia="Arial"/>
          <w:color w:val="000000"/>
          <w:sz w:val="22"/>
          <w:szCs w:val="22"/>
        </w:rPr>
      </w:pPr>
      <w:r>
        <w:br w:type="page"/>
      </w:r>
    </w:p>
    <w:p w14:paraId="459B1547" w14:textId="77777777" w:rsidR="00AF724F" w:rsidRPr="00421842" w:rsidRDefault="006F22C2" w:rsidP="00BB0916">
      <w:pPr>
        <w:pStyle w:val="QuestionStyle"/>
      </w:pPr>
      <w:r w:rsidRPr="00421842">
        <w:t>Acronyms, abbreviations, and radio and television station call letters are filed as separate units.</w:t>
      </w:r>
    </w:p>
    <w:p w14:paraId="698C22D3" w14:textId="77777777" w:rsidR="006F22C2" w:rsidRPr="00421842" w:rsidRDefault="006F22C2" w:rsidP="002535A6">
      <w:pPr>
        <w:pStyle w:val="AnswerStyle"/>
        <w:numPr>
          <w:ilvl w:val="0"/>
          <w:numId w:val="29"/>
        </w:numPr>
      </w:pPr>
      <w:r w:rsidRPr="00421842">
        <w:t>True</w:t>
      </w:r>
    </w:p>
    <w:p w14:paraId="4020F748" w14:textId="77777777" w:rsidR="006F22C2" w:rsidRPr="00421842" w:rsidRDefault="006F22C2" w:rsidP="002535A6">
      <w:pPr>
        <w:pStyle w:val="AnswerStyle"/>
        <w:numPr>
          <w:ilvl w:val="0"/>
          <w:numId w:val="29"/>
        </w:numPr>
      </w:pPr>
      <w:r w:rsidRPr="00421842">
        <w:t>False</w:t>
      </w:r>
    </w:p>
    <w:p w14:paraId="4BBB5DF2" w14:textId="77777777" w:rsidR="002A5F22" w:rsidRPr="00421842" w:rsidRDefault="002A5F22" w:rsidP="00BB0916">
      <w:pPr>
        <w:pStyle w:val="QuestionStyle"/>
      </w:pPr>
      <w:r w:rsidRPr="00421842">
        <w:t>A document that gives travel information, such as flight arrival and departure times and hotel reservations, is a(n):</w:t>
      </w:r>
    </w:p>
    <w:p w14:paraId="6E0FF01E" w14:textId="77777777" w:rsidR="002A5F22" w:rsidRPr="00BB0916" w:rsidRDefault="002A5F22" w:rsidP="002535A6">
      <w:pPr>
        <w:pStyle w:val="AnswerStyle"/>
        <w:numPr>
          <w:ilvl w:val="0"/>
          <w:numId w:val="30"/>
        </w:numPr>
        <w:rPr>
          <w:i/>
        </w:rPr>
      </w:pPr>
      <w:r w:rsidRPr="00421842">
        <w:t>passport</w:t>
      </w:r>
    </w:p>
    <w:p w14:paraId="747B9B9E" w14:textId="77777777" w:rsidR="002A5F22" w:rsidRPr="00BB0916" w:rsidRDefault="002A5F22" w:rsidP="002535A6">
      <w:pPr>
        <w:pStyle w:val="AnswerStyle"/>
        <w:numPr>
          <w:ilvl w:val="0"/>
          <w:numId w:val="30"/>
        </w:numPr>
        <w:rPr>
          <w:i/>
        </w:rPr>
      </w:pPr>
      <w:r w:rsidRPr="00421842">
        <w:t>e-ticket</w:t>
      </w:r>
    </w:p>
    <w:p w14:paraId="450DEBD1" w14:textId="77777777" w:rsidR="002A5F22" w:rsidRPr="00BB0916" w:rsidRDefault="002A5F22" w:rsidP="002535A6">
      <w:pPr>
        <w:pStyle w:val="AnswerStyle"/>
        <w:numPr>
          <w:ilvl w:val="0"/>
          <w:numId w:val="30"/>
        </w:numPr>
        <w:rPr>
          <w:i/>
        </w:rPr>
      </w:pPr>
      <w:r w:rsidRPr="00421842">
        <w:t>itinerary</w:t>
      </w:r>
    </w:p>
    <w:p w14:paraId="421C8EA9" w14:textId="77777777" w:rsidR="00BB0916" w:rsidRDefault="00BB0916" w:rsidP="002535A6">
      <w:pPr>
        <w:pStyle w:val="AnswerStyle"/>
        <w:numPr>
          <w:ilvl w:val="0"/>
          <w:numId w:val="30"/>
        </w:numPr>
      </w:pPr>
      <w:r>
        <w:t>visa</w:t>
      </w:r>
    </w:p>
    <w:p w14:paraId="5C99CC26" w14:textId="77777777" w:rsidR="008A2C14" w:rsidRPr="00421842" w:rsidRDefault="008A2C14" w:rsidP="00BB0916">
      <w:pPr>
        <w:pStyle w:val="QuestionStyle"/>
      </w:pPr>
      <w:r w:rsidRPr="00421842">
        <w:t>The words, “of” and “of the” must be considered when indexing federal government names.</w:t>
      </w:r>
    </w:p>
    <w:p w14:paraId="1339B715" w14:textId="77777777" w:rsidR="008A2C14" w:rsidRPr="00421842" w:rsidRDefault="008A2C14" w:rsidP="002535A6">
      <w:pPr>
        <w:pStyle w:val="AnswerStyle"/>
        <w:numPr>
          <w:ilvl w:val="0"/>
          <w:numId w:val="31"/>
        </w:numPr>
      </w:pPr>
      <w:r w:rsidRPr="00421842">
        <w:t>True</w:t>
      </w:r>
    </w:p>
    <w:p w14:paraId="28315BF9" w14:textId="77777777" w:rsidR="008A2C14" w:rsidRPr="00421842" w:rsidRDefault="008A2C14" w:rsidP="002535A6">
      <w:pPr>
        <w:pStyle w:val="AnswerStyle"/>
        <w:numPr>
          <w:ilvl w:val="0"/>
          <w:numId w:val="31"/>
        </w:numPr>
      </w:pPr>
      <w:r w:rsidRPr="00421842">
        <w:t>False</w:t>
      </w:r>
    </w:p>
    <w:p w14:paraId="08A233E8" w14:textId="77777777" w:rsidR="005F1F03" w:rsidRPr="00421842" w:rsidRDefault="005F1F03" w:rsidP="00BB0916">
      <w:pPr>
        <w:pStyle w:val="QuestionStyle"/>
      </w:pPr>
      <w:r w:rsidRPr="00421842">
        <w:t>Which of the following filing segments would be first?</w:t>
      </w:r>
    </w:p>
    <w:p w14:paraId="51ADF398" w14:textId="77777777" w:rsidR="005F1F03" w:rsidRPr="00BB0916" w:rsidRDefault="005F1F03" w:rsidP="002535A6">
      <w:pPr>
        <w:pStyle w:val="AnswerStyle"/>
        <w:numPr>
          <w:ilvl w:val="0"/>
          <w:numId w:val="32"/>
        </w:numPr>
        <w:rPr>
          <w:i/>
        </w:rPr>
      </w:pPr>
      <w:r w:rsidRPr="00421842">
        <w:t xml:space="preserve">Mrs. Andrea </w:t>
      </w:r>
      <w:proofErr w:type="spellStart"/>
      <w:r w:rsidRPr="00421842">
        <w:t>Strutin</w:t>
      </w:r>
      <w:proofErr w:type="spellEnd"/>
      <w:r w:rsidRPr="00421842">
        <w:t xml:space="preserve">, 4550 SE </w:t>
      </w:r>
      <w:proofErr w:type="spellStart"/>
      <w:r w:rsidRPr="00421842">
        <w:t>Flavel</w:t>
      </w:r>
      <w:proofErr w:type="spellEnd"/>
      <w:r w:rsidRPr="00421842">
        <w:t xml:space="preserve"> Street, Salem, Oregon</w:t>
      </w:r>
    </w:p>
    <w:p w14:paraId="1966DD6C" w14:textId="77777777" w:rsidR="005F1F03" w:rsidRPr="00BB0916" w:rsidRDefault="005F1F03" w:rsidP="002535A6">
      <w:pPr>
        <w:pStyle w:val="AnswerStyle"/>
        <w:numPr>
          <w:ilvl w:val="0"/>
          <w:numId w:val="32"/>
        </w:numPr>
        <w:rPr>
          <w:i/>
        </w:rPr>
      </w:pPr>
      <w:r w:rsidRPr="00421842">
        <w:t xml:space="preserve">Mrs. Andrea </w:t>
      </w:r>
      <w:proofErr w:type="spellStart"/>
      <w:r w:rsidRPr="00421842">
        <w:t>Strutin</w:t>
      </w:r>
      <w:proofErr w:type="spellEnd"/>
      <w:r w:rsidRPr="00421842">
        <w:t>, 975 Cedar Street, Salem, Massachusetts</w:t>
      </w:r>
    </w:p>
    <w:p w14:paraId="1A492B7D" w14:textId="77777777" w:rsidR="005F1F03" w:rsidRPr="00BB0916" w:rsidRDefault="005F1F03" w:rsidP="002535A6">
      <w:pPr>
        <w:pStyle w:val="AnswerStyle"/>
        <w:numPr>
          <w:ilvl w:val="0"/>
          <w:numId w:val="32"/>
        </w:numPr>
        <w:rPr>
          <w:i/>
        </w:rPr>
      </w:pPr>
      <w:r w:rsidRPr="00421842">
        <w:t xml:space="preserve">Mrs. Andrea </w:t>
      </w:r>
      <w:proofErr w:type="spellStart"/>
      <w:r w:rsidRPr="00421842">
        <w:t>Strutin</w:t>
      </w:r>
      <w:proofErr w:type="spellEnd"/>
      <w:r w:rsidRPr="00421842">
        <w:t>, 2635 NE 26 Street, Portland, Oregon</w:t>
      </w:r>
    </w:p>
    <w:p w14:paraId="0416172E" w14:textId="77777777" w:rsidR="00BB0916" w:rsidRDefault="005F1F03" w:rsidP="002535A6">
      <w:pPr>
        <w:pStyle w:val="AnswerStyle"/>
        <w:numPr>
          <w:ilvl w:val="0"/>
          <w:numId w:val="32"/>
        </w:numPr>
      </w:pPr>
      <w:r w:rsidRPr="00421842">
        <w:t xml:space="preserve">Mrs. Andrea </w:t>
      </w:r>
      <w:proofErr w:type="spellStart"/>
      <w:r w:rsidRPr="00421842">
        <w:t>Strutin</w:t>
      </w:r>
      <w:proofErr w:type="spellEnd"/>
      <w:r w:rsidRPr="00421842">
        <w:t>, 6550 Main Street, Portland, Maine</w:t>
      </w:r>
      <w:r w:rsidRPr="00421842">
        <w:cr/>
      </w:r>
    </w:p>
    <w:p w14:paraId="5E83FF19" w14:textId="77777777" w:rsidR="00E26920" w:rsidRPr="00BB0916" w:rsidRDefault="00E26920" w:rsidP="00BB0916">
      <w:pPr>
        <w:pStyle w:val="QuestionStyle"/>
      </w:pPr>
      <w:r w:rsidRPr="00BB0916">
        <w:t>To move left one word with the keyboard, press the ____ key(s).</w:t>
      </w:r>
    </w:p>
    <w:p w14:paraId="08DE558D" w14:textId="77777777" w:rsidR="00E26920" w:rsidRPr="00BB0916" w:rsidRDefault="00E26920" w:rsidP="002535A6">
      <w:pPr>
        <w:pStyle w:val="AnswerStyle"/>
        <w:numPr>
          <w:ilvl w:val="0"/>
          <w:numId w:val="33"/>
        </w:numPr>
      </w:pPr>
      <w:r w:rsidRPr="00BB0916">
        <w:t>HOME</w:t>
      </w:r>
      <w:r w:rsidRPr="00BB0916">
        <w:tab/>
      </w:r>
    </w:p>
    <w:p w14:paraId="5484B22D" w14:textId="77777777" w:rsidR="00E26920" w:rsidRPr="00BB0916" w:rsidRDefault="00E26920" w:rsidP="002535A6">
      <w:pPr>
        <w:pStyle w:val="AnswerStyle"/>
        <w:numPr>
          <w:ilvl w:val="0"/>
          <w:numId w:val="33"/>
        </w:numPr>
      </w:pPr>
      <w:r w:rsidRPr="00BB0916">
        <w:t>CTRL+LEFT ARROW</w:t>
      </w:r>
    </w:p>
    <w:p w14:paraId="01B44BC8" w14:textId="77777777" w:rsidR="00E26920" w:rsidRPr="00BB0916" w:rsidRDefault="00E26920" w:rsidP="002535A6">
      <w:pPr>
        <w:pStyle w:val="AnswerStyle"/>
        <w:numPr>
          <w:ilvl w:val="0"/>
          <w:numId w:val="33"/>
        </w:numPr>
      </w:pPr>
      <w:r w:rsidRPr="00BB0916">
        <w:t>ALT+CTRL+LEFT ARROW</w:t>
      </w:r>
      <w:r w:rsidRPr="00BB0916">
        <w:tab/>
      </w:r>
    </w:p>
    <w:p w14:paraId="7CCBEC8D" w14:textId="77777777" w:rsidR="00AF724F" w:rsidRPr="00BB0916" w:rsidRDefault="00E26920" w:rsidP="002535A6">
      <w:pPr>
        <w:pStyle w:val="AnswerStyle"/>
        <w:numPr>
          <w:ilvl w:val="0"/>
          <w:numId w:val="33"/>
        </w:numPr>
      </w:pPr>
      <w:r w:rsidRPr="00BB0916">
        <w:t>ALT+LEFT ARROW</w:t>
      </w:r>
    </w:p>
    <w:p w14:paraId="363EE692" w14:textId="77777777" w:rsidR="00E26920" w:rsidRPr="00421842" w:rsidRDefault="00E26920" w:rsidP="00BB0916">
      <w:pPr>
        <w:pStyle w:val="QuestionStyle"/>
      </w:pPr>
      <w:r w:rsidRPr="00421842">
        <w:t>To center a page's contents vertically between the top and bottom margins, click the Page Setup Dialog Box Launcher, click the ____ tab, click the vertical alignment box arrow, click Center in the list, and then click the OK button.</w:t>
      </w:r>
    </w:p>
    <w:p w14:paraId="2620377F" w14:textId="77777777" w:rsidR="00E26920" w:rsidRPr="00BB0916" w:rsidRDefault="00E26920" w:rsidP="002535A6">
      <w:pPr>
        <w:pStyle w:val="AnswerStyle"/>
        <w:numPr>
          <w:ilvl w:val="0"/>
          <w:numId w:val="34"/>
        </w:numPr>
        <w:rPr>
          <w:i/>
        </w:rPr>
      </w:pPr>
      <w:r w:rsidRPr="00421842">
        <w:t>Layout</w:t>
      </w:r>
      <w:r w:rsidRPr="00421842">
        <w:tab/>
      </w:r>
    </w:p>
    <w:p w14:paraId="3CFDCF6A" w14:textId="77777777" w:rsidR="00E26920" w:rsidRPr="00BB0916" w:rsidRDefault="00E26920" w:rsidP="002535A6">
      <w:pPr>
        <w:pStyle w:val="AnswerStyle"/>
        <w:numPr>
          <w:ilvl w:val="0"/>
          <w:numId w:val="34"/>
        </w:numPr>
        <w:rPr>
          <w:i/>
        </w:rPr>
      </w:pPr>
      <w:r w:rsidRPr="00421842">
        <w:t>Alignment</w:t>
      </w:r>
    </w:p>
    <w:p w14:paraId="700AEBE6" w14:textId="77777777" w:rsidR="00E26920" w:rsidRPr="00BB0916" w:rsidRDefault="00E26920" w:rsidP="002535A6">
      <w:pPr>
        <w:pStyle w:val="AnswerStyle"/>
        <w:numPr>
          <w:ilvl w:val="0"/>
          <w:numId w:val="34"/>
        </w:numPr>
        <w:rPr>
          <w:i/>
        </w:rPr>
      </w:pPr>
      <w:r w:rsidRPr="00421842">
        <w:t>Position</w:t>
      </w:r>
      <w:r w:rsidRPr="00421842">
        <w:tab/>
      </w:r>
    </w:p>
    <w:p w14:paraId="6E08C0F3" w14:textId="77777777" w:rsidR="00AF724F" w:rsidRPr="00BB0916" w:rsidRDefault="00E26920" w:rsidP="002535A6">
      <w:pPr>
        <w:pStyle w:val="AnswerStyle"/>
        <w:numPr>
          <w:ilvl w:val="0"/>
          <w:numId w:val="34"/>
        </w:numPr>
        <w:rPr>
          <w:i/>
        </w:rPr>
      </w:pPr>
      <w:r w:rsidRPr="00421842">
        <w:t>Format</w:t>
      </w:r>
    </w:p>
    <w:p w14:paraId="60DF27C8" w14:textId="77777777" w:rsidR="00E85D6F" w:rsidRDefault="00E85D6F">
      <w:pPr>
        <w:rPr>
          <w:b/>
          <w:sz w:val="32"/>
          <w:szCs w:val="24"/>
        </w:rPr>
      </w:pPr>
      <w:r>
        <w:rPr>
          <w:b/>
          <w:sz w:val="32"/>
          <w:szCs w:val="24"/>
        </w:rPr>
        <w:br w:type="page"/>
      </w:r>
    </w:p>
    <w:p w14:paraId="6C060715" w14:textId="77777777" w:rsidR="00E85D6F" w:rsidRPr="00CF1CFE" w:rsidRDefault="00E85D6F" w:rsidP="003F5C2C">
      <w:pPr>
        <w:pStyle w:val="Header"/>
        <w:tabs>
          <w:tab w:val="left" w:pos="-1440"/>
        </w:tabs>
        <w:rPr>
          <w:b/>
          <w:sz w:val="16"/>
          <w:szCs w:val="24"/>
        </w:rPr>
      </w:pPr>
    </w:p>
    <w:p w14:paraId="3E4AB241" w14:textId="77777777" w:rsidR="003F5C2C" w:rsidRDefault="003F5C2C" w:rsidP="003F5C2C">
      <w:pPr>
        <w:pStyle w:val="Header"/>
        <w:tabs>
          <w:tab w:val="left" w:pos="-1440"/>
        </w:tabs>
        <w:rPr>
          <w:b/>
          <w:sz w:val="24"/>
          <w:szCs w:val="24"/>
        </w:rPr>
      </w:pPr>
      <w:r>
        <w:rPr>
          <w:b/>
          <w:sz w:val="32"/>
          <w:szCs w:val="24"/>
        </w:rPr>
        <w:t>PART 2 – PRODUCTION</w:t>
      </w:r>
    </w:p>
    <w:p w14:paraId="52A54ABE" w14:textId="77777777" w:rsidR="003F5C2C" w:rsidRDefault="003F5C2C" w:rsidP="003F5C2C">
      <w:pPr>
        <w:rPr>
          <w:sz w:val="24"/>
        </w:rPr>
      </w:pPr>
      <w:r>
        <w:rPr>
          <w:sz w:val="24"/>
        </w:rPr>
        <w:t xml:space="preserve">Review the directions for the “Jobs” listed below and complete. Correct any and all formatting, spelling or grammar errors. Use the formatting guide in the </w:t>
      </w:r>
      <w:r w:rsidRPr="00C93733">
        <w:rPr>
          <w:i/>
          <w:iCs/>
          <w:sz w:val="24"/>
        </w:rPr>
        <w:t>Professional Business Associates Style &amp; Reference Manual 2019-2020 Edition</w:t>
      </w:r>
      <w:r>
        <w:rPr>
          <w:sz w:val="24"/>
        </w:rPr>
        <w:t>.</w:t>
      </w:r>
    </w:p>
    <w:p w14:paraId="2A3140C7" w14:textId="77777777" w:rsidR="003F5C2C" w:rsidRDefault="003F5C2C" w:rsidP="003F5C2C"/>
    <w:p w14:paraId="3E8EDF65" w14:textId="77777777" w:rsidR="00023DF2" w:rsidRDefault="00023DF2" w:rsidP="003F5C2C"/>
    <w:p w14:paraId="0A1CFC03" w14:textId="77777777" w:rsidR="00264970" w:rsidRDefault="00264970" w:rsidP="003F5C2C"/>
    <w:p w14:paraId="14FCBC29" w14:textId="77777777" w:rsidR="0078667C" w:rsidRDefault="0078667C" w:rsidP="00BD128E">
      <w:pPr>
        <w:rPr>
          <w:b/>
          <w:i/>
          <w:sz w:val="24"/>
          <w:szCs w:val="24"/>
        </w:rPr>
      </w:pPr>
      <w:r>
        <w:rPr>
          <w:b/>
          <w:sz w:val="28"/>
          <w:szCs w:val="24"/>
        </w:rPr>
        <w:t xml:space="preserve">JOB 1 – </w:t>
      </w:r>
      <w:r w:rsidR="00BD128E">
        <w:rPr>
          <w:b/>
          <w:sz w:val="28"/>
          <w:szCs w:val="24"/>
        </w:rPr>
        <w:t>Table (with borders)</w:t>
      </w:r>
    </w:p>
    <w:p w14:paraId="3ECB25CB" w14:textId="77777777" w:rsidR="00C90946" w:rsidRDefault="00C90946" w:rsidP="00C90946">
      <w:pPr>
        <w:rPr>
          <w:sz w:val="24"/>
          <w:szCs w:val="24"/>
        </w:rPr>
      </w:pPr>
      <w:r>
        <w:rPr>
          <w:sz w:val="24"/>
          <w:szCs w:val="24"/>
        </w:rPr>
        <w:t xml:space="preserve">Using the information provided </w:t>
      </w:r>
      <w:r w:rsidR="008D4B2E">
        <w:rPr>
          <w:sz w:val="24"/>
          <w:szCs w:val="24"/>
        </w:rPr>
        <w:t xml:space="preserve">below </w:t>
      </w:r>
      <w:r>
        <w:rPr>
          <w:sz w:val="24"/>
          <w:szCs w:val="24"/>
        </w:rPr>
        <w:t xml:space="preserve">and the </w:t>
      </w:r>
      <w:r w:rsidRPr="00C93733">
        <w:rPr>
          <w:i/>
          <w:iCs/>
          <w:sz w:val="24"/>
          <w:szCs w:val="24"/>
        </w:rPr>
        <w:t>Style &amp; Reference Manual</w:t>
      </w:r>
      <w:r>
        <w:rPr>
          <w:sz w:val="24"/>
          <w:szCs w:val="24"/>
        </w:rPr>
        <w:t xml:space="preserve">, prepare a table (with borders). </w:t>
      </w:r>
    </w:p>
    <w:p w14:paraId="1275BFBB" w14:textId="77777777" w:rsidR="006C507E" w:rsidRPr="0051418A" w:rsidRDefault="00C90946" w:rsidP="002535A6">
      <w:pPr>
        <w:pStyle w:val="ListParagraph"/>
        <w:numPr>
          <w:ilvl w:val="0"/>
          <w:numId w:val="3"/>
        </w:numPr>
        <w:rPr>
          <w:i w:val="0"/>
          <w:szCs w:val="22"/>
          <w:rPrChange w:id="3" w:author="Hewes Angie" w:date="2020-02-14T08:07:00Z">
            <w:rPr>
              <w:szCs w:val="22"/>
            </w:rPr>
          </w:rPrChange>
        </w:rPr>
      </w:pPr>
      <w:r w:rsidRPr="0051418A">
        <w:rPr>
          <w:i w:val="0"/>
          <w:szCs w:val="22"/>
          <w:rPrChange w:id="4" w:author="Hewes Angie" w:date="2020-02-14T08:07:00Z">
            <w:rPr>
              <w:szCs w:val="22"/>
            </w:rPr>
          </w:rPrChange>
        </w:rPr>
        <w:t xml:space="preserve">List </w:t>
      </w:r>
      <w:r w:rsidRPr="0051418A">
        <w:rPr>
          <w:b/>
          <w:i w:val="0"/>
          <w:szCs w:val="22"/>
          <w:u w:val="single"/>
          <w:rPrChange w:id="5" w:author="Hewes Angie" w:date="2020-02-14T08:07:00Z">
            <w:rPr>
              <w:b/>
              <w:szCs w:val="22"/>
              <w:u w:val="single"/>
            </w:rPr>
          </w:rPrChange>
        </w:rPr>
        <w:t>only</w:t>
      </w:r>
      <w:r w:rsidRPr="0051418A">
        <w:rPr>
          <w:i w:val="0"/>
          <w:szCs w:val="22"/>
          <w:rPrChange w:id="6" w:author="Hewes Angie" w:date="2020-02-14T08:07:00Z">
            <w:rPr>
              <w:szCs w:val="22"/>
            </w:rPr>
          </w:rPrChange>
        </w:rPr>
        <w:t xml:space="preserve"> the state abbreviation for the “Office Location State” column. </w:t>
      </w:r>
    </w:p>
    <w:p w14:paraId="4A491A63" w14:textId="77777777" w:rsidR="006C507E" w:rsidRPr="0051418A" w:rsidRDefault="00C90946" w:rsidP="002535A6">
      <w:pPr>
        <w:pStyle w:val="ListParagraph"/>
        <w:numPr>
          <w:ilvl w:val="0"/>
          <w:numId w:val="3"/>
        </w:numPr>
        <w:rPr>
          <w:i w:val="0"/>
          <w:szCs w:val="22"/>
          <w:rPrChange w:id="7" w:author="Hewes Angie" w:date="2020-02-14T08:07:00Z">
            <w:rPr>
              <w:szCs w:val="22"/>
            </w:rPr>
          </w:rPrChange>
        </w:rPr>
      </w:pPr>
      <w:r w:rsidRPr="0051418A">
        <w:rPr>
          <w:i w:val="0"/>
          <w:szCs w:val="22"/>
          <w:rPrChange w:id="8" w:author="Hewes Angie" w:date="2020-02-14T08:07:00Z">
            <w:rPr>
              <w:szCs w:val="22"/>
            </w:rPr>
          </w:rPrChange>
        </w:rPr>
        <w:t>Correct any and all spelling or grammar errors.</w:t>
      </w:r>
      <w:r w:rsidR="00CF1CFE" w:rsidRPr="0051418A">
        <w:rPr>
          <w:i w:val="0"/>
          <w:szCs w:val="22"/>
          <w:rPrChange w:id="9" w:author="Hewes Angie" w:date="2020-02-14T08:07:00Z">
            <w:rPr>
              <w:szCs w:val="22"/>
            </w:rPr>
          </w:rPrChange>
        </w:rPr>
        <w:t xml:space="preserve"> </w:t>
      </w:r>
    </w:p>
    <w:p w14:paraId="71861D4E" w14:textId="77777777" w:rsidR="006C507E" w:rsidRPr="0051418A" w:rsidRDefault="00CF1CFE" w:rsidP="002535A6">
      <w:pPr>
        <w:pStyle w:val="ListParagraph"/>
        <w:numPr>
          <w:ilvl w:val="0"/>
          <w:numId w:val="3"/>
        </w:numPr>
        <w:rPr>
          <w:i w:val="0"/>
          <w:szCs w:val="22"/>
          <w:rPrChange w:id="10" w:author="Hewes Angie" w:date="2020-02-14T08:07:00Z">
            <w:rPr>
              <w:szCs w:val="22"/>
            </w:rPr>
          </w:rPrChange>
        </w:rPr>
      </w:pPr>
      <w:r w:rsidRPr="0051418A">
        <w:rPr>
          <w:i w:val="0"/>
          <w:szCs w:val="22"/>
          <w:rPrChange w:id="11" w:author="Hewes Angie" w:date="2020-02-14T08:07:00Z">
            <w:rPr>
              <w:szCs w:val="22"/>
            </w:rPr>
          </w:rPrChange>
        </w:rPr>
        <w:t>Employee names should be spelled as shown</w:t>
      </w:r>
      <w:r w:rsidR="009E7812" w:rsidRPr="0051418A">
        <w:rPr>
          <w:i w:val="0"/>
          <w:szCs w:val="22"/>
          <w:rPrChange w:id="12" w:author="Hewes Angie" w:date="2020-02-14T08:07:00Z">
            <w:rPr>
              <w:szCs w:val="22"/>
            </w:rPr>
          </w:rPrChange>
        </w:rPr>
        <w:t>.</w:t>
      </w:r>
      <w:r w:rsidR="00264EF5" w:rsidRPr="0051418A">
        <w:rPr>
          <w:i w:val="0"/>
          <w:szCs w:val="22"/>
          <w:rPrChange w:id="13" w:author="Hewes Angie" w:date="2020-02-14T08:07:00Z">
            <w:rPr>
              <w:szCs w:val="22"/>
            </w:rPr>
          </w:rPrChange>
        </w:rPr>
        <w:t xml:space="preserve"> </w:t>
      </w:r>
    </w:p>
    <w:p w14:paraId="411F3545" w14:textId="77777777" w:rsidR="006C507E" w:rsidRPr="0051418A" w:rsidRDefault="009E7812" w:rsidP="002535A6">
      <w:pPr>
        <w:pStyle w:val="ListParagraph"/>
        <w:numPr>
          <w:ilvl w:val="0"/>
          <w:numId w:val="3"/>
        </w:numPr>
        <w:rPr>
          <w:i w:val="0"/>
          <w:szCs w:val="22"/>
          <w:rPrChange w:id="14" w:author="Hewes Angie" w:date="2020-02-14T08:07:00Z">
            <w:rPr>
              <w:szCs w:val="22"/>
            </w:rPr>
          </w:rPrChange>
        </w:rPr>
      </w:pPr>
      <w:r w:rsidRPr="0051418A">
        <w:rPr>
          <w:i w:val="0"/>
          <w:szCs w:val="22"/>
          <w:rPrChange w:id="15" w:author="Hewes Angie" w:date="2020-02-14T08:07:00Z">
            <w:rPr>
              <w:szCs w:val="22"/>
            </w:rPr>
          </w:rPrChange>
        </w:rPr>
        <w:t xml:space="preserve">Use </w:t>
      </w:r>
      <w:r w:rsidR="006C507E" w:rsidRPr="0051418A">
        <w:rPr>
          <w:i w:val="0"/>
          <w:szCs w:val="22"/>
          <w:rPrChange w:id="16" w:author="Hewes Angie" w:date="2020-02-14T08:07:00Z">
            <w:rPr>
              <w:szCs w:val="22"/>
            </w:rPr>
          </w:rPrChange>
        </w:rPr>
        <w:t>single</w:t>
      </w:r>
      <w:r w:rsidRPr="0051418A">
        <w:rPr>
          <w:i w:val="0"/>
          <w:szCs w:val="22"/>
          <w:rPrChange w:id="17" w:author="Hewes Angie" w:date="2020-02-14T08:07:00Z">
            <w:rPr>
              <w:szCs w:val="22"/>
            </w:rPr>
          </w:rPrChange>
        </w:rPr>
        <w:t xml:space="preserve"> spacing in</w:t>
      </w:r>
      <w:r w:rsidR="00264EF5" w:rsidRPr="0051418A">
        <w:rPr>
          <w:i w:val="0"/>
          <w:szCs w:val="22"/>
          <w:rPrChange w:id="18" w:author="Hewes Angie" w:date="2020-02-14T08:07:00Z">
            <w:rPr>
              <w:szCs w:val="22"/>
            </w:rPr>
          </w:rPrChange>
        </w:rPr>
        <w:t xml:space="preserve"> the body of the table.</w:t>
      </w:r>
      <w:r w:rsidR="006C507E" w:rsidRPr="0051418A">
        <w:rPr>
          <w:i w:val="0"/>
          <w:szCs w:val="22"/>
          <w:rPrChange w:id="19" w:author="Hewes Angie" w:date="2020-02-14T08:07:00Z">
            <w:rPr>
              <w:szCs w:val="22"/>
            </w:rPr>
          </w:rPrChange>
        </w:rPr>
        <w:t xml:space="preserve"> </w:t>
      </w:r>
    </w:p>
    <w:p w14:paraId="654B5C53" w14:textId="77777777" w:rsidR="00C90946" w:rsidRPr="0051418A" w:rsidRDefault="006C507E" w:rsidP="002535A6">
      <w:pPr>
        <w:pStyle w:val="ListParagraph"/>
        <w:numPr>
          <w:ilvl w:val="0"/>
          <w:numId w:val="3"/>
        </w:numPr>
        <w:rPr>
          <w:i w:val="0"/>
          <w:szCs w:val="22"/>
          <w:rPrChange w:id="20" w:author="Hewes Angie" w:date="2020-02-14T08:07:00Z">
            <w:rPr>
              <w:szCs w:val="22"/>
            </w:rPr>
          </w:rPrChange>
        </w:rPr>
      </w:pPr>
      <w:r w:rsidRPr="0051418A">
        <w:rPr>
          <w:i w:val="0"/>
          <w:szCs w:val="22"/>
          <w:rPrChange w:id="21" w:author="Hewes Angie" w:date="2020-02-14T08:07:00Z">
            <w:rPr>
              <w:szCs w:val="22"/>
            </w:rPr>
          </w:rPrChange>
        </w:rPr>
        <w:t>Adjust column widths so none of the lines within the body of the table are carried onto the next line.</w:t>
      </w:r>
    </w:p>
    <w:p w14:paraId="1721C834" w14:textId="77777777" w:rsidR="00372D77" w:rsidRPr="0051418A" w:rsidRDefault="00372D77" w:rsidP="002535A6">
      <w:pPr>
        <w:pStyle w:val="ListParagraph"/>
        <w:numPr>
          <w:ilvl w:val="0"/>
          <w:numId w:val="3"/>
        </w:numPr>
        <w:rPr>
          <w:i w:val="0"/>
          <w:szCs w:val="22"/>
          <w:rPrChange w:id="22" w:author="Hewes Angie" w:date="2020-02-14T08:07:00Z">
            <w:rPr>
              <w:szCs w:val="22"/>
            </w:rPr>
          </w:rPrChange>
        </w:rPr>
      </w:pPr>
      <w:r w:rsidRPr="0051418A">
        <w:rPr>
          <w:i w:val="0"/>
          <w:szCs w:val="22"/>
          <w:rPrChange w:id="23" w:author="Hewes Angie" w:date="2020-02-14T08:07:00Z">
            <w:rPr>
              <w:szCs w:val="22"/>
            </w:rPr>
          </w:rPrChange>
        </w:rPr>
        <w:t>Sort the table by title, ascending, but keep the manager at the top of the table.</w:t>
      </w:r>
    </w:p>
    <w:p w14:paraId="060A2386" w14:textId="77777777" w:rsidR="00C90946" w:rsidRDefault="00C90946" w:rsidP="00C90946">
      <w:pPr>
        <w:rPr>
          <w:sz w:val="24"/>
          <w:szCs w:val="22"/>
        </w:rPr>
      </w:pPr>
    </w:p>
    <w:p w14:paraId="4E017ABC" w14:textId="77777777" w:rsidR="00C90946" w:rsidRDefault="00C90946" w:rsidP="00C90946">
      <w:pPr>
        <w:rPr>
          <w:sz w:val="24"/>
          <w:szCs w:val="22"/>
        </w:rPr>
      </w:pPr>
      <w:r w:rsidRPr="006D107C">
        <w:rPr>
          <w:i/>
          <w:sz w:val="24"/>
          <w:szCs w:val="22"/>
        </w:rPr>
        <w:t>Title:</w:t>
      </w:r>
      <w:r>
        <w:rPr>
          <w:sz w:val="24"/>
          <w:szCs w:val="22"/>
        </w:rPr>
        <w:t xml:space="preserve"> Professional Business Associates   </w:t>
      </w:r>
      <w:r w:rsidRPr="006D107C">
        <w:rPr>
          <w:i/>
          <w:sz w:val="24"/>
          <w:szCs w:val="22"/>
        </w:rPr>
        <w:t>Subtitle:</w:t>
      </w:r>
      <w:r>
        <w:rPr>
          <w:sz w:val="24"/>
          <w:szCs w:val="22"/>
        </w:rPr>
        <w:t xml:space="preserve"> Information Technology Team Contact Information</w:t>
      </w:r>
    </w:p>
    <w:p w14:paraId="29CE5AD6" w14:textId="77777777" w:rsidR="008D4B2E" w:rsidRDefault="008D4B2E" w:rsidP="00C90946">
      <w:pPr>
        <w:rPr>
          <w:i/>
          <w:sz w:val="24"/>
          <w:szCs w:val="22"/>
        </w:rPr>
      </w:pPr>
    </w:p>
    <w:p w14:paraId="6C7F83BB" w14:textId="77777777" w:rsidR="00C90946" w:rsidRDefault="00C90946" w:rsidP="00C90946">
      <w:pPr>
        <w:rPr>
          <w:sz w:val="24"/>
          <w:szCs w:val="22"/>
        </w:rPr>
      </w:pPr>
      <w:r w:rsidRPr="006D107C">
        <w:rPr>
          <w:i/>
          <w:sz w:val="24"/>
          <w:szCs w:val="22"/>
        </w:rPr>
        <w:t>Column headings</w:t>
      </w:r>
      <w:r w:rsidR="00264EF5">
        <w:rPr>
          <w:i/>
          <w:sz w:val="24"/>
          <w:szCs w:val="22"/>
        </w:rPr>
        <w:t xml:space="preserve"> (left aligned)</w:t>
      </w:r>
      <w:r w:rsidRPr="006D107C">
        <w:rPr>
          <w:i/>
          <w:sz w:val="24"/>
          <w:szCs w:val="22"/>
        </w:rPr>
        <w:t>:</w:t>
      </w:r>
      <w:r>
        <w:rPr>
          <w:sz w:val="24"/>
          <w:szCs w:val="22"/>
        </w:rPr>
        <w:t xml:space="preserve"> Title, </w:t>
      </w:r>
      <w:r w:rsidR="00CF1CFE">
        <w:rPr>
          <w:sz w:val="24"/>
          <w:szCs w:val="22"/>
        </w:rPr>
        <w:t xml:space="preserve">Employee </w:t>
      </w:r>
      <w:r>
        <w:rPr>
          <w:sz w:val="24"/>
          <w:szCs w:val="22"/>
        </w:rPr>
        <w:t xml:space="preserve">Name, Office Location State, </w:t>
      </w:r>
      <w:r w:rsidR="00F00FBD">
        <w:rPr>
          <w:sz w:val="24"/>
          <w:szCs w:val="22"/>
        </w:rPr>
        <w:t>Extension</w:t>
      </w:r>
    </w:p>
    <w:p w14:paraId="72ED7B6A" w14:textId="77777777" w:rsidR="00C90946" w:rsidRPr="006D107C" w:rsidRDefault="00C90946" w:rsidP="00C90946">
      <w:pPr>
        <w:rPr>
          <w:i/>
          <w:sz w:val="24"/>
          <w:szCs w:val="22"/>
        </w:rPr>
      </w:pPr>
      <w:r w:rsidRPr="006D107C">
        <w:rPr>
          <w:i/>
          <w:sz w:val="24"/>
          <w:szCs w:val="22"/>
        </w:rPr>
        <w:t>Table Content:</w:t>
      </w:r>
    </w:p>
    <w:p w14:paraId="1BA493A9" w14:textId="77777777" w:rsidR="00C90946" w:rsidRDefault="00C90946" w:rsidP="00C90946">
      <w:pPr>
        <w:rPr>
          <w:sz w:val="24"/>
          <w:szCs w:val="22"/>
        </w:rPr>
      </w:pPr>
      <w:r>
        <w:rPr>
          <w:sz w:val="24"/>
          <w:szCs w:val="22"/>
        </w:rPr>
        <w:t>Financial Services Manager</w:t>
      </w:r>
      <w:r>
        <w:rPr>
          <w:sz w:val="24"/>
          <w:szCs w:val="22"/>
        </w:rPr>
        <w:tab/>
      </w:r>
      <w:r>
        <w:rPr>
          <w:sz w:val="24"/>
          <w:szCs w:val="22"/>
        </w:rPr>
        <w:tab/>
        <w:t>Tom Carlson</w:t>
      </w:r>
      <w:r>
        <w:rPr>
          <w:sz w:val="24"/>
          <w:szCs w:val="22"/>
        </w:rPr>
        <w:tab/>
        <w:t xml:space="preserve">   </w:t>
      </w:r>
      <w:r>
        <w:rPr>
          <w:sz w:val="24"/>
          <w:szCs w:val="22"/>
        </w:rPr>
        <w:tab/>
      </w:r>
      <w:r>
        <w:rPr>
          <w:sz w:val="24"/>
          <w:szCs w:val="22"/>
        </w:rPr>
        <w:tab/>
        <w:t>Ohio</w:t>
      </w:r>
      <w:r>
        <w:rPr>
          <w:sz w:val="24"/>
          <w:szCs w:val="22"/>
        </w:rPr>
        <w:tab/>
      </w:r>
      <w:r>
        <w:rPr>
          <w:sz w:val="24"/>
          <w:szCs w:val="22"/>
        </w:rPr>
        <w:tab/>
        <w:t xml:space="preserve">   </w:t>
      </w:r>
      <w:r>
        <w:rPr>
          <w:sz w:val="24"/>
          <w:szCs w:val="22"/>
        </w:rPr>
        <w:tab/>
        <w:t>2258</w:t>
      </w:r>
    </w:p>
    <w:p w14:paraId="13C18181" w14:textId="77777777" w:rsidR="00C90946" w:rsidRDefault="00C90946" w:rsidP="00C90946">
      <w:pPr>
        <w:rPr>
          <w:sz w:val="24"/>
          <w:szCs w:val="22"/>
        </w:rPr>
      </w:pPr>
      <w:r>
        <w:rPr>
          <w:sz w:val="24"/>
          <w:szCs w:val="22"/>
        </w:rPr>
        <w:t>Data Entry Clerk</w:t>
      </w:r>
      <w:r>
        <w:rPr>
          <w:sz w:val="24"/>
          <w:szCs w:val="22"/>
        </w:rPr>
        <w:tab/>
      </w:r>
      <w:r>
        <w:rPr>
          <w:sz w:val="24"/>
          <w:szCs w:val="22"/>
        </w:rPr>
        <w:tab/>
      </w:r>
      <w:r>
        <w:rPr>
          <w:sz w:val="24"/>
          <w:szCs w:val="22"/>
        </w:rPr>
        <w:tab/>
      </w:r>
      <w:r w:rsidR="00E40FA5">
        <w:rPr>
          <w:sz w:val="24"/>
          <w:szCs w:val="22"/>
        </w:rPr>
        <w:t xml:space="preserve">Daisy </w:t>
      </w:r>
      <w:proofErr w:type="spellStart"/>
      <w:r w:rsidR="00E40FA5">
        <w:rPr>
          <w:sz w:val="24"/>
          <w:szCs w:val="22"/>
        </w:rPr>
        <w:t>Gajewski</w:t>
      </w:r>
      <w:proofErr w:type="spellEnd"/>
      <w:r>
        <w:rPr>
          <w:sz w:val="24"/>
          <w:szCs w:val="22"/>
        </w:rPr>
        <w:t xml:space="preserve">   </w:t>
      </w:r>
      <w:r>
        <w:rPr>
          <w:sz w:val="24"/>
          <w:szCs w:val="22"/>
        </w:rPr>
        <w:tab/>
      </w:r>
      <w:r>
        <w:rPr>
          <w:sz w:val="24"/>
          <w:szCs w:val="22"/>
        </w:rPr>
        <w:tab/>
        <w:t>Puerto Rico</w:t>
      </w:r>
      <w:r>
        <w:rPr>
          <w:sz w:val="24"/>
          <w:szCs w:val="22"/>
        </w:rPr>
        <w:tab/>
      </w:r>
      <w:r>
        <w:rPr>
          <w:sz w:val="24"/>
          <w:szCs w:val="22"/>
        </w:rPr>
        <w:tab/>
        <w:t>8675</w:t>
      </w:r>
    </w:p>
    <w:p w14:paraId="0191F3CE" w14:textId="77777777" w:rsidR="00C90946" w:rsidRDefault="00C90946" w:rsidP="00C90946">
      <w:pPr>
        <w:rPr>
          <w:sz w:val="24"/>
          <w:szCs w:val="22"/>
        </w:rPr>
      </w:pPr>
      <w:r>
        <w:rPr>
          <w:sz w:val="24"/>
          <w:szCs w:val="22"/>
        </w:rPr>
        <w:t>Database Specialist</w:t>
      </w:r>
      <w:r>
        <w:rPr>
          <w:sz w:val="24"/>
          <w:szCs w:val="22"/>
        </w:rPr>
        <w:tab/>
      </w:r>
      <w:r>
        <w:rPr>
          <w:sz w:val="24"/>
          <w:szCs w:val="22"/>
        </w:rPr>
        <w:tab/>
      </w:r>
      <w:r>
        <w:rPr>
          <w:sz w:val="24"/>
          <w:szCs w:val="22"/>
        </w:rPr>
        <w:tab/>
      </w:r>
      <w:r w:rsidR="00E40FA5">
        <w:rPr>
          <w:sz w:val="24"/>
          <w:szCs w:val="22"/>
        </w:rPr>
        <w:t>Ann Smith</w:t>
      </w:r>
      <w:r w:rsidR="00E40FA5">
        <w:rPr>
          <w:sz w:val="24"/>
          <w:szCs w:val="22"/>
        </w:rPr>
        <w:tab/>
      </w:r>
      <w:r>
        <w:rPr>
          <w:sz w:val="24"/>
          <w:szCs w:val="22"/>
        </w:rPr>
        <w:t xml:space="preserve">     </w:t>
      </w:r>
      <w:r>
        <w:rPr>
          <w:sz w:val="24"/>
          <w:szCs w:val="22"/>
        </w:rPr>
        <w:tab/>
      </w:r>
      <w:r>
        <w:rPr>
          <w:sz w:val="24"/>
          <w:szCs w:val="22"/>
        </w:rPr>
        <w:tab/>
        <w:t>Kentucky</w:t>
      </w:r>
      <w:r>
        <w:rPr>
          <w:sz w:val="24"/>
          <w:szCs w:val="22"/>
        </w:rPr>
        <w:tab/>
      </w:r>
      <w:r>
        <w:rPr>
          <w:sz w:val="24"/>
          <w:szCs w:val="22"/>
        </w:rPr>
        <w:tab/>
        <w:t>3090</w:t>
      </w:r>
    </w:p>
    <w:p w14:paraId="5742D351" w14:textId="77777777" w:rsidR="00C90946" w:rsidRDefault="00C90946" w:rsidP="00C90946">
      <w:pPr>
        <w:rPr>
          <w:sz w:val="24"/>
          <w:szCs w:val="22"/>
        </w:rPr>
      </w:pPr>
      <w:r>
        <w:rPr>
          <w:sz w:val="24"/>
          <w:szCs w:val="22"/>
        </w:rPr>
        <w:t>Information Processing Assistant</w:t>
      </w:r>
      <w:r>
        <w:rPr>
          <w:sz w:val="24"/>
          <w:szCs w:val="22"/>
        </w:rPr>
        <w:tab/>
      </w:r>
      <w:r w:rsidR="00E40FA5">
        <w:rPr>
          <w:sz w:val="24"/>
          <w:szCs w:val="22"/>
        </w:rPr>
        <w:t>Nathan Bovine</w:t>
      </w:r>
      <w:r>
        <w:rPr>
          <w:sz w:val="24"/>
          <w:szCs w:val="22"/>
        </w:rPr>
        <w:t xml:space="preserve">      </w:t>
      </w:r>
      <w:r>
        <w:rPr>
          <w:sz w:val="24"/>
          <w:szCs w:val="22"/>
        </w:rPr>
        <w:tab/>
      </w:r>
      <w:r>
        <w:rPr>
          <w:sz w:val="24"/>
          <w:szCs w:val="22"/>
        </w:rPr>
        <w:tab/>
        <w:t>Tennessee</w:t>
      </w:r>
      <w:r>
        <w:rPr>
          <w:sz w:val="24"/>
          <w:szCs w:val="22"/>
        </w:rPr>
        <w:tab/>
      </w:r>
      <w:r>
        <w:rPr>
          <w:sz w:val="24"/>
          <w:szCs w:val="22"/>
        </w:rPr>
        <w:tab/>
        <w:t>1008 Administrative Assistant</w:t>
      </w:r>
      <w:r>
        <w:rPr>
          <w:sz w:val="24"/>
          <w:szCs w:val="22"/>
        </w:rPr>
        <w:tab/>
      </w:r>
      <w:r>
        <w:rPr>
          <w:sz w:val="24"/>
          <w:szCs w:val="22"/>
        </w:rPr>
        <w:tab/>
      </w:r>
      <w:r w:rsidR="00CF1CFE">
        <w:rPr>
          <w:sz w:val="24"/>
          <w:szCs w:val="22"/>
        </w:rPr>
        <w:t>Chester</w:t>
      </w:r>
      <w:r w:rsidR="00E40FA5">
        <w:rPr>
          <w:sz w:val="24"/>
          <w:szCs w:val="22"/>
        </w:rPr>
        <w:t xml:space="preserve"> Thompson</w:t>
      </w:r>
      <w:r>
        <w:rPr>
          <w:sz w:val="24"/>
          <w:szCs w:val="22"/>
        </w:rPr>
        <w:t xml:space="preserve"> </w:t>
      </w:r>
      <w:r>
        <w:rPr>
          <w:sz w:val="24"/>
          <w:szCs w:val="22"/>
        </w:rPr>
        <w:tab/>
      </w:r>
      <w:r>
        <w:rPr>
          <w:sz w:val="24"/>
          <w:szCs w:val="22"/>
        </w:rPr>
        <w:tab/>
        <w:t>Texas</w:t>
      </w:r>
      <w:r>
        <w:rPr>
          <w:sz w:val="24"/>
          <w:szCs w:val="22"/>
        </w:rPr>
        <w:tab/>
      </w:r>
      <w:r>
        <w:rPr>
          <w:sz w:val="24"/>
          <w:szCs w:val="22"/>
        </w:rPr>
        <w:tab/>
      </w:r>
      <w:r>
        <w:rPr>
          <w:sz w:val="24"/>
          <w:szCs w:val="22"/>
        </w:rPr>
        <w:tab/>
        <w:t>3215</w:t>
      </w:r>
    </w:p>
    <w:p w14:paraId="39B1AE15" w14:textId="77777777" w:rsidR="00C90946" w:rsidRDefault="00C90946" w:rsidP="00C90946">
      <w:pPr>
        <w:rPr>
          <w:sz w:val="24"/>
          <w:szCs w:val="22"/>
        </w:rPr>
      </w:pPr>
      <w:r>
        <w:rPr>
          <w:sz w:val="24"/>
          <w:szCs w:val="22"/>
        </w:rPr>
        <w:t>Programmer</w:t>
      </w:r>
      <w:r>
        <w:rPr>
          <w:sz w:val="24"/>
          <w:szCs w:val="22"/>
        </w:rPr>
        <w:tab/>
      </w:r>
      <w:r>
        <w:rPr>
          <w:sz w:val="24"/>
          <w:szCs w:val="22"/>
        </w:rPr>
        <w:tab/>
      </w:r>
      <w:r>
        <w:rPr>
          <w:sz w:val="24"/>
          <w:szCs w:val="22"/>
        </w:rPr>
        <w:tab/>
      </w:r>
      <w:r>
        <w:rPr>
          <w:sz w:val="24"/>
          <w:szCs w:val="22"/>
        </w:rPr>
        <w:tab/>
      </w:r>
      <w:r w:rsidR="00E40FA5">
        <w:rPr>
          <w:sz w:val="24"/>
          <w:szCs w:val="22"/>
        </w:rPr>
        <w:t>Linda Salem</w:t>
      </w:r>
      <w:r>
        <w:rPr>
          <w:sz w:val="24"/>
          <w:szCs w:val="22"/>
        </w:rPr>
        <w:tab/>
        <w:t xml:space="preserve">     </w:t>
      </w:r>
      <w:r>
        <w:rPr>
          <w:sz w:val="24"/>
          <w:szCs w:val="22"/>
        </w:rPr>
        <w:tab/>
      </w:r>
      <w:r>
        <w:rPr>
          <w:sz w:val="24"/>
          <w:szCs w:val="22"/>
        </w:rPr>
        <w:tab/>
        <w:t>Minnesota</w:t>
      </w:r>
      <w:r>
        <w:rPr>
          <w:sz w:val="24"/>
          <w:szCs w:val="22"/>
        </w:rPr>
        <w:tab/>
      </w:r>
      <w:r>
        <w:rPr>
          <w:sz w:val="24"/>
          <w:szCs w:val="22"/>
        </w:rPr>
        <w:tab/>
        <w:t>4789</w:t>
      </w:r>
    </w:p>
    <w:p w14:paraId="707030E5" w14:textId="77777777" w:rsidR="00C90946" w:rsidRDefault="00C90946" w:rsidP="00C90946">
      <w:pPr>
        <w:rPr>
          <w:sz w:val="24"/>
          <w:szCs w:val="22"/>
        </w:rPr>
      </w:pPr>
      <w:r>
        <w:rPr>
          <w:sz w:val="24"/>
          <w:szCs w:val="22"/>
        </w:rPr>
        <w:t>Software Engineer</w:t>
      </w:r>
      <w:r>
        <w:rPr>
          <w:sz w:val="24"/>
          <w:szCs w:val="22"/>
        </w:rPr>
        <w:tab/>
      </w:r>
      <w:r>
        <w:rPr>
          <w:sz w:val="24"/>
          <w:szCs w:val="22"/>
        </w:rPr>
        <w:tab/>
      </w:r>
      <w:r>
        <w:rPr>
          <w:sz w:val="24"/>
          <w:szCs w:val="22"/>
        </w:rPr>
        <w:tab/>
      </w:r>
      <w:r w:rsidR="00E40FA5">
        <w:rPr>
          <w:sz w:val="24"/>
          <w:szCs w:val="22"/>
        </w:rPr>
        <w:t>Stephanie LaRue</w:t>
      </w:r>
      <w:r>
        <w:rPr>
          <w:sz w:val="24"/>
          <w:szCs w:val="22"/>
        </w:rPr>
        <w:t xml:space="preserve">  </w:t>
      </w:r>
      <w:r>
        <w:rPr>
          <w:sz w:val="24"/>
          <w:szCs w:val="22"/>
        </w:rPr>
        <w:tab/>
      </w:r>
      <w:r>
        <w:rPr>
          <w:sz w:val="24"/>
          <w:szCs w:val="22"/>
        </w:rPr>
        <w:tab/>
        <w:t>Missouri</w:t>
      </w:r>
      <w:r>
        <w:rPr>
          <w:sz w:val="24"/>
          <w:szCs w:val="22"/>
        </w:rPr>
        <w:tab/>
      </w:r>
      <w:r>
        <w:rPr>
          <w:sz w:val="24"/>
          <w:szCs w:val="22"/>
        </w:rPr>
        <w:tab/>
        <w:t>3698</w:t>
      </w:r>
    </w:p>
    <w:p w14:paraId="1B10B628" w14:textId="77777777" w:rsidR="00C90946" w:rsidRDefault="00C90946" w:rsidP="00C90946">
      <w:pPr>
        <w:rPr>
          <w:sz w:val="24"/>
          <w:szCs w:val="22"/>
        </w:rPr>
      </w:pPr>
      <w:r>
        <w:rPr>
          <w:sz w:val="24"/>
          <w:szCs w:val="22"/>
        </w:rPr>
        <w:t>PC Servicing/</w:t>
      </w:r>
      <w:proofErr w:type="spellStart"/>
      <w:r>
        <w:rPr>
          <w:sz w:val="24"/>
          <w:szCs w:val="22"/>
        </w:rPr>
        <w:t>Troubleshoothing</w:t>
      </w:r>
      <w:proofErr w:type="spellEnd"/>
      <w:r>
        <w:rPr>
          <w:sz w:val="24"/>
          <w:szCs w:val="22"/>
        </w:rPr>
        <w:tab/>
      </w:r>
      <w:r w:rsidR="00E40FA5">
        <w:rPr>
          <w:sz w:val="24"/>
          <w:szCs w:val="22"/>
        </w:rPr>
        <w:t xml:space="preserve">Leah </w:t>
      </w:r>
      <w:proofErr w:type="spellStart"/>
      <w:r w:rsidR="00E40FA5">
        <w:rPr>
          <w:sz w:val="24"/>
          <w:szCs w:val="22"/>
        </w:rPr>
        <w:t>Vandenlangenberg</w:t>
      </w:r>
      <w:proofErr w:type="spellEnd"/>
      <w:r>
        <w:rPr>
          <w:sz w:val="24"/>
          <w:szCs w:val="22"/>
        </w:rPr>
        <w:tab/>
        <w:t>Wisconsin</w:t>
      </w:r>
      <w:r>
        <w:rPr>
          <w:sz w:val="24"/>
          <w:szCs w:val="22"/>
        </w:rPr>
        <w:tab/>
      </w:r>
      <w:r>
        <w:rPr>
          <w:sz w:val="24"/>
          <w:szCs w:val="22"/>
        </w:rPr>
        <w:tab/>
        <w:t>1234</w:t>
      </w:r>
    </w:p>
    <w:p w14:paraId="6B28E4D6" w14:textId="77777777" w:rsidR="00C90946" w:rsidRDefault="00C90946" w:rsidP="00C90946">
      <w:pPr>
        <w:rPr>
          <w:sz w:val="24"/>
          <w:szCs w:val="22"/>
        </w:rPr>
      </w:pPr>
      <w:r>
        <w:rPr>
          <w:sz w:val="24"/>
          <w:szCs w:val="22"/>
        </w:rPr>
        <w:t>Network Administrator</w:t>
      </w:r>
      <w:r>
        <w:rPr>
          <w:sz w:val="24"/>
          <w:szCs w:val="22"/>
        </w:rPr>
        <w:tab/>
      </w:r>
      <w:r>
        <w:rPr>
          <w:sz w:val="24"/>
          <w:szCs w:val="22"/>
        </w:rPr>
        <w:tab/>
      </w:r>
      <w:r w:rsidR="00E40FA5">
        <w:rPr>
          <w:sz w:val="24"/>
          <w:szCs w:val="22"/>
        </w:rPr>
        <w:t>Julie St. Thomas</w:t>
      </w:r>
      <w:r>
        <w:rPr>
          <w:sz w:val="24"/>
          <w:szCs w:val="22"/>
        </w:rPr>
        <w:t xml:space="preserve"> </w:t>
      </w:r>
      <w:r>
        <w:rPr>
          <w:sz w:val="24"/>
          <w:szCs w:val="22"/>
        </w:rPr>
        <w:tab/>
      </w:r>
      <w:r>
        <w:rPr>
          <w:sz w:val="24"/>
          <w:szCs w:val="22"/>
        </w:rPr>
        <w:tab/>
        <w:t>Mississippi</w:t>
      </w:r>
      <w:r>
        <w:rPr>
          <w:sz w:val="24"/>
          <w:szCs w:val="22"/>
        </w:rPr>
        <w:tab/>
      </w:r>
      <w:r>
        <w:rPr>
          <w:sz w:val="24"/>
          <w:szCs w:val="22"/>
        </w:rPr>
        <w:tab/>
        <w:t>9652</w:t>
      </w:r>
    </w:p>
    <w:p w14:paraId="1ADFCA73" w14:textId="77777777" w:rsidR="00C90946" w:rsidRDefault="00C90946" w:rsidP="00C90946">
      <w:pPr>
        <w:rPr>
          <w:sz w:val="24"/>
          <w:szCs w:val="22"/>
        </w:rPr>
      </w:pPr>
      <w:r>
        <w:rPr>
          <w:sz w:val="24"/>
          <w:szCs w:val="22"/>
        </w:rPr>
        <w:t>Digital Media Specialist</w:t>
      </w:r>
      <w:r>
        <w:rPr>
          <w:sz w:val="24"/>
          <w:szCs w:val="22"/>
        </w:rPr>
        <w:tab/>
      </w:r>
      <w:r>
        <w:rPr>
          <w:sz w:val="24"/>
          <w:szCs w:val="22"/>
        </w:rPr>
        <w:tab/>
      </w:r>
      <w:r w:rsidR="00E40FA5">
        <w:rPr>
          <w:sz w:val="24"/>
          <w:szCs w:val="22"/>
        </w:rPr>
        <w:t xml:space="preserve">Jamie </w:t>
      </w:r>
      <w:proofErr w:type="spellStart"/>
      <w:r w:rsidR="00E40FA5">
        <w:rPr>
          <w:sz w:val="24"/>
          <w:szCs w:val="22"/>
        </w:rPr>
        <w:t>O’Donahue</w:t>
      </w:r>
      <w:proofErr w:type="spellEnd"/>
      <w:r>
        <w:rPr>
          <w:sz w:val="24"/>
          <w:szCs w:val="22"/>
        </w:rPr>
        <w:t xml:space="preserve">     </w:t>
      </w:r>
      <w:r>
        <w:rPr>
          <w:sz w:val="24"/>
          <w:szCs w:val="22"/>
        </w:rPr>
        <w:tab/>
      </w:r>
      <w:r>
        <w:rPr>
          <w:sz w:val="24"/>
          <w:szCs w:val="22"/>
        </w:rPr>
        <w:tab/>
      </w:r>
      <w:r w:rsidR="00264EF5">
        <w:rPr>
          <w:sz w:val="24"/>
          <w:szCs w:val="22"/>
        </w:rPr>
        <w:t>Nev</w:t>
      </w:r>
      <w:r w:rsidR="00CE590B">
        <w:rPr>
          <w:sz w:val="24"/>
          <w:szCs w:val="22"/>
        </w:rPr>
        <w:t>a</w:t>
      </w:r>
      <w:r w:rsidR="00264EF5">
        <w:rPr>
          <w:sz w:val="24"/>
          <w:szCs w:val="22"/>
        </w:rPr>
        <w:t>da</w:t>
      </w:r>
      <w:r>
        <w:rPr>
          <w:sz w:val="24"/>
          <w:szCs w:val="22"/>
        </w:rPr>
        <w:tab/>
      </w:r>
      <w:r>
        <w:rPr>
          <w:sz w:val="24"/>
          <w:szCs w:val="22"/>
        </w:rPr>
        <w:tab/>
        <w:t>7858</w:t>
      </w:r>
    </w:p>
    <w:p w14:paraId="1666560D" w14:textId="77777777" w:rsidR="00C90946" w:rsidRDefault="00C90946" w:rsidP="00C90946">
      <w:pPr>
        <w:rPr>
          <w:sz w:val="24"/>
          <w:szCs w:val="22"/>
        </w:rPr>
      </w:pPr>
      <w:r>
        <w:rPr>
          <w:sz w:val="24"/>
          <w:szCs w:val="22"/>
        </w:rPr>
        <w:t>E-commerce Specialist</w:t>
      </w:r>
      <w:r>
        <w:rPr>
          <w:sz w:val="24"/>
          <w:szCs w:val="22"/>
        </w:rPr>
        <w:tab/>
      </w:r>
      <w:r>
        <w:rPr>
          <w:sz w:val="24"/>
          <w:szCs w:val="22"/>
        </w:rPr>
        <w:tab/>
      </w:r>
      <w:r w:rsidR="00E96F6D">
        <w:rPr>
          <w:sz w:val="24"/>
          <w:szCs w:val="22"/>
        </w:rPr>
        <w:t xml:space="preserve">Morgana </w:t>
      </w:r>
      <w:proofErr w:type="spellStart"/>
      <w:r w:rsidR="00E96F6D">
        <w:rPr>
          <w:sz w:val="24"/>
          <w:szCs w:val="22"/>
        </w:rPr>
        <w:t>Kubacki</w:t>
      </w:r>
      <w:proofErr w:type="spellEnd"/>
      <w:r w:rsidR="00E96F6D">
        <w:rPr>
          <w:sz w:val="24"/>
          <w:szCs w:val="22"/>
        </w:rPr>
        <w:tab/>
      </w:r>
      <w:r>
        <w:rPr>
          <w:sz w:val="24"/>
          <w:szCs w:val="22"/>
        </w:rPr>
        <w:t xml:space="preserve">  </w:t>
      </w:r>
      <w:r>
        <w:rPr>
          <w:sz w:val="24"/>
          <w:szCs w:val="22"/>
        </w:rPr>
        <w:tab/>
        <w:t>Alaska</w:t>
      </w:r>
      <w:r>
        <w:rPr>
          <w:sz w:val="24"/>
          <w:szCs w:val="22"/>
        </w:rPr>
        <w:tab/>
      </w:r>
      <w:r>
        <w:rPr>
          <w:sz w:val="24"/>
          <w:szCs w:val="22"/>
        </w:rPr>
        <w:tab/>
      </w:r>
      <w:r>
        <w:rPr>
          <w:sz w:val="24"/>
          <w:szCs w:val="22"/>
        </w:rPr>
        <w:tab/>
        <w:t>5978</w:t>
      </w:r>
    </w:p>
    <w:p w14:paraId="6EFFF401" w14:textId="77777777" w:rsidR="00C90946" w:rsidRDefault="00C90946" w:rsidP="00C90946">
      <w:pPr>
        <w:rPr>
          <w:sz w:val="24"/>
          <w:szCs w:val="22"/>
        </w:rPr>
      </w:pPr>
      <w:r>
        <w:rPr>
          <w:sz w:val="24"/>
          <w:szCs w:val="22"/>
        </w:rPr>
        <w:t>Website Developer</w:t>
      </w:r>
      <w:r>
        <w:rPr>
          <w:sz w:val="24"/>
          <w:szCs w:val="22"/>
        </w:rPr>
        <w:tab/>
      </w:r>
      <w:r>
        <w:rPr>
          <w:sz w:val="24"/>
          <w:szCs w:val="22"/>
        </w:rPr>
        <w:tab/>
      </w:r>
      <w:r>
        <w:rPr>
          <w:sz w:val="24"/>
          <w:szCs w:val="22"/>
        </w:rPr>
        <w:tab/>
      </w:r>
      <w:r w:rsidR="00E96F6D">
        <w:rPr>
          <w:sz w:val="24"/>
          <w:szCs w:val="22"/>
        </w:rPr>
        <w:t>Kendall Lynne</w:t>
      </w:r>
      <w:r>
        <w:rPr>
          <w:sz w:val="24"/>
          <w:szCs w:val="22"/>
        </w:rPr>
        <w:tab/>
      </w:r>
      <w:r>
        <w:rPr>
          <w:sz w:val="24"/>
          <w:szCs w:val="22"/>
        </w:rPr>
        <w:tab/>
      </w:r>
      <w:r>
        <w:rPr>
          <w:sz w:val="24"/>
          <w:szCs w:val="22"/>
        </w:rPr>
        <w:tab/>
        <w:t>District of Columbia</w:t>
      </w:r>
      <w:r>
        <w:rPr>
          <w:sz w:val="24"/>
          <w:szCs w:val="22"/>
        </w:rPr>
        <w:tab/>
        <w:t>1490</w:t>
      </w:r>
    </w:p>
    <w:p w14:paraId="6C40CEE9" w14:textId="77777777" w:rsidR="0028322A" w:rsidRDefault="0028322A" w:rsidP="0028322A">
      <w:pPr>
        <w:rPr>
          <w:sz w:val="24"/>
          <w:szCs w:val="24"/>
        </w:rPr>
      </w:pPr>
    </w:p>
    <w:p w14:paraId="0D4EA6ED" w14:textId="77777777" w:rsidR="00264970" w:rsidRDefault="00264970">
      <w:pPr>
        <w:rPr>
          <w:b/>
          <w:sz w:val="28"/>
          <w:szCs w:val="24"/>
        </w:rPr>
      </w:pPr>
      <w:r>
        <w:rPr>
          <w:b/>
          <w:sz w:val="28"/>
          <w:szCs w:val="24"/>
        </w:rPr>
        <w:br w:type="page"/>
      </w:r>
    </w:p>
    <w:p w14:paraId="1D668354" w14:textId="77777777" w:rsidR="00264970" w:rsidRDefault="00264970" w:rsidP="00053F13">
      <w:pPr>
        <w:rPr>
          <w:b/>
          <w:sz w:val="28"/>
          <w:szCs w:val="24"/>
        </w:rPr>
      </w:pPr>
    </w:p>
    <w:p w14:paraId="00C8EDF5" w14:textId="77777777" w:rsidR="00053F13" w:rsidRPr="001B78A8" w:rsidRDefault="00053F13" w:rsidP="00053F13">
      <w:pPr>
        <w:rPr>
          <w:b/>
          <w:sz w:val="28"/>
          <w:szCs w:val="24"/>
        </w:rPr>
      </w:pPr>
      <w:r w:rsidRPr="001B78A8">
        <w:rPr>
          <w:b/>
          <w:sz w:val="28"/>
          <w:szCs w:val="24"/>
        </w:rPr>
        <w:t>J</w:t>
      </w:r>
      <w:r w:rsidR="00BC0F41" w:rsidRPr="001B78A8">
        <w:rPr>
          <w:b/>
          <w:sz w:val="28"/>
          <w:szCs w:val="24"/>
        </w:rPr>
        <w:t xml:space="preserve">OB </w:t>
      </w:r>
      <w:r w:rsidRPr="001B78A8">
        <w:rPr>
          <w:b/>
          <w:sz w:val="28"/>
          <w:szCs w:val="24"/>
        </w:rPr>
        <w:t>2 –</w:t>
      </w:r>
      <w:r w:rsidR="005434CE">
        <w:rPr>
          <w:b/>
          <w:sz w:val="28"/>
          <w:szCs w:val="24"/>
        </w:rPr>
        <w:t xml:space="preserve"> Itinerary</w:t>
      </w:r>
    </w:p>
    <w:p w14:paraId="375D8B93" w14:textId="77777777" w:rsidR="00053F13" w:rsidRDefault="00BC0F41" w:rsidP="00BC0F41">
      <w:pPr>
        <w:rPr>
          <w:sz w:val="24"/>
          <w:szCs w:val="24"/>
        </w:rPr>
      </w:pPr>
      <w:r>
        <w:rPr>
          <w:sz w:val="24"/>
          <w:szCs w:val="24"/>
        </w:rPr>
        <w:t xml:space="preserve">Using the information provided and the </w:t>
      </w:r>
      <w:r w:rsidRPr="004347E4">
        <w:rPr>
          <w:i/>
          <w:iCs/>
          <w:sz w:val="24"/>
          <w:szCs w:val="24"/>
        </w:rPr>
        <w:t>Style &amp; Reference Manual</w:t>
      </w:r>
      <w:r>
        <w:rPr>
          <w:sz w:val="24"/>
          <w:szCs w:val="24"/>
        </w:rPr>
        <w:t>, prepare a</w:t>
      </w:r>
      <w:r w:rsidR="00FA0539">
        <w:rPr>
          <w:sz w:val="24"/>
          <w:szCs w:val="24"/>
        </w:rPr>
        <w:t>n itinerary</w:t>
      </w:r>
      <w:r w:rsidR="00ED15F1">
        <w:rPr>
          <w:sz w:val="24"/>
          <w:szCs w:val="24"/>
        </w:rPr>
        <w:t xml:space="preserve"> for Tom Carlson</w:t>
      </w:r>
      <w:r w:rsidR="00FA0539">
        <w:rPr>
          <w:sz w:val="24"/>
          <w:szCs w:val="24"/>
        </w:rPr>
        <w:t xml:space="preserve">. </w:t>
      </w:r>
      <w:r w:rsidR="00AB2358">
        <w:rPr>
          <w:sz w:val="24"/>
          <w:szCs w:val="24"/>
        </w:rPr>
        <w:t>His travel dates will be May 19-21, 2020</w:t>
      </w:r>
      <w:r w:rsidR="00C5323F">
        <w:rPr>
          <w:sz w:val="24"/>
          <w:szCs w:val="24"/>
        </w:rPr>
        <w:t xml:space="preserve">. He will be flying from Columbus, OH to Orlando, FL. </w:t>
      </w:r>
    </w:p>
    <w:p w14:paraId="1AC04964" w14:textId="77777777" w:rsidR="00C5323F" w:rsidRDefault="00C5323F" w:rsidP="00BC0F41">
      <w:pPr>
        <w:rPr>
          <w:sz w:val="24"/>
          <w:szCs w:val="24"/>
        </w:rPr>
      </w:pPr>
    </w:p>
    <w:p w14:paraId="5DCC4F1A" w14:textId="77777777" w:rsidR="00C5323F" w:rsidRPr="00C5323F" w:rsidRDefault="00C5323F" w:rsidP="00C5323F">
      <w:pPr>
        <w:rPr>
          <w:sz w:val="24"/>
          <w:szCs w:val="24"/>
        </w:rPr>
      </w:pPr>
      <w:r w:rsidRPr="00C5323F">
        <w:rPr>
          <w:sz w:val="24"/>
          <w:szCs w:val="24"/>
        </w:rPr>
        <w:t>Tuesday, May 19</w:t>
      </w:r>
    </w:p>
    <w:p w14:paraId="0203871E" w14:textId="77777777" w:rsidR="009461F5" w:rsidRDefault="00C5323F" w:rsidP="00C5323F">
      <w:pPr>
        <w:rPr>
          <w:sz w:val="24"/>
          <w:szCs w:val="24"/>
        </w:rPr>
      </w:pPr>
      <w:r>
        <w:rPr>
          <w:sz w:val="24"/>
          <w:szCs w:val="24"/>
        </w:rPr>
        <w:t xml:space="preserve">8:00 a.m. </w:t>
      </w:r>
      <w:r w:rsidRPr="00C5323F">
        <w:rPr>
          <w:sz w:val="24"/>
          <w:szCs w:val="24"/>
        </w:rPr>
        <w:t xml:space="preserve">Depart Columbus, OH John Glenn Columbus International Airport (CMH) </w:t>
      </w:r>
    </w:p>
    <w:p w14:paraId="5C63483D" w14:textId="77777777" w:rsidR="00C5323F" w:rsidRPr="00C5323F" w:rsidRDefault="00C5323F" w:rsidP="00C5323F">
      <w:pPr>
        <w:rPr>
          <w:sz w:val="24"/>
          <w:szCs w:val="24"/>
        </w:rPr>
      </w:pPr>
      <w:r w:rsidRPr="00C5323F">
        <w:rPr>
          <w:sz w:val="24"/>
          <w:szCs w:val="24"/>
        </w:rPr>
        <w:t xml:space="preserve">American Airlines, Flight 3108 (non-stop) </w:t>
      </w:r>
    </w:p>
    <w:p w14:paraId="67D72ACB" w14:textId="77777777" w:rsidR="00C5323F" w:rsidRPr="00C5323F" w:rsidRDefault="00C5323F" w:rsidP="00C5323F">
      <w:pPr>
        <w:rPr>
          <w:sz w:val="24"/>
          <w:szCs w:val="24"/>
        </w:rPr>
      </w:pPr>
      <w:r>
        <w:rPr>
          <w:sz w:val="24"/>
          <w:szCs w:val="24"/>
        </w:rPr>
        <w:t xml:space="preserve">10:35 a.m. </w:t>
      </w:r>
      <w:r w:rsidRPr="00C5323F">
        <w:rPr>
          <w:sz w:val="24"/>
          <w:szCs w:val="24"/>
        </w:rPr>
        <w:t xml:space="preserve">Arrive Orlando, FL Orlando International Airport (MCO) </w:t>
      </w:r>
    </w:p>
    <w:p w14:paraId="4491AE66" w14:textId="79534E9D" w:rsidR="00C5323F" w:rsidRPr="00C5323F" w:rsidRDefault="00C5323F" w:rsidP="00C5323F">
      <w:pPr>
        <w:rPr>
          <w:sz w:val="24"/>
          <w:szCs w:val="24"/>
        </w:rPr>
      </w:pPr>
      <w:r>
        <w:rPr>
          <w:sz w:val="24"/>
          <w:szCs w:val="24"/>
        </w:rPr>
        <w:t xml:space="preserve">10:55 a.m. </w:t>
      </w:r>
      <w:r w:rsidRPr="00C5323F">
        <w:rPr>
          <w:sz w:val="24"/>
          <w:szCs w:val="24"/>
        </w:rPr>
        <w:t>Collect baggage and take Super Shuttle to airport (Reservation #2020158)</w:t>
      </w:r>
    </w:p>
    <w:p w14:paraId="23DC542D" w14:textId="77777777" w:rsidR="00C5323F" w:rsidRPr="00C5323F" w:rsidRDefault="00C5323F" w:rsidP="00C5323F">
      <w:pPr>
        <w:rPr>
          <w:sz w:val="24"/>
          <w:szCs w:val="24"/>
        </w:rPr>
      </w:pPr>
      <w:r>
        <w:rPr>
          <w:sz w:val="24"/>
          <w:szCs w:val="24"/>
        </w:rPr>
        <w:t xml:space="preserve">11:20 a.m. </w:t>
      </w:r>
      <w:r w:rsidRPr="00C5323F">
        <w:rPr>
          <w:sz w:val="24"/>
          <w:szCs w:val="24"/>
        </w:rPr>
        <w:t>Arrive at the Walt Disney World Swan and Dolphin Resort (Reservation #158564)</w:t>
      </w:r>
    </w:p>
    <w:p w14:paraId="56960302" w14:textId="199A35B7" w:rsidR="009461F5" w:rsidRDefault="00C5323F" w:rsidP="00C5323F">
      <w:pPr>
        <w:rPr>
          <w:sz w:val="24"/>
          <w:szCs w:val="24"/>
        </w:rPr>
      </w:pPr>
      <w:r w:rsidRPr="00C5323F">
        <w:rPr>
          <w:sz w:val="24"/>
          <w:szCs w:val="24"/>
        </w:rPr>
        <w:t xml:space="preserve">1500 Epcot Resorts Blvd. Lake Buena Vista, FL, 32830 </w:t>
      </w:r>
      <w:r w:rsidR="004347E4" w:rsidRPr="004347E4">
        <w:rPr>
          <w:i/>
          <w:iCs/>
          <w:sz w:val="24"/>
          <w:szCs w:val="24"/>
        </w:rPr>
        <w:t>(typed on new line)</w:t>
      </w:r>
    </w:p>
    <w:p w14:paraId="53FE5A90" w14:textId="77777777" w:rsidR="00C5323F" w:rsidRPr="00C5323F" w:rsidRDefault="00C5323F" w:rsidP="00C5323F">
      <w:pPr>
        <w:rPr>
          <w:sz w:val="24"/>
          <w:szCs w:val="24"/>
        </w:rPr>
      </w:pPr>
      <w:r w:rsidRPr="00C5323F">
        <w:rPr>
          <w:sz w:val="24"/>
          <w:szCs w:val="24"/>
        </w:rPr>
        <w:t>Telephone: 407-934-4000</w:t>
      </w:r>
    </w:p>
    <w:p w14:paraId="5FE5234C" w14:textId="77777777" w:rsidR="00C5323F" w:rsidRPr="00C5323F" w:rsidRDefault="00C5323F" w:rsidP="00C5323F">
      <w:pPr>
        <w:rPr>
          <w:sz w:val="24"/>
          <w:szCs w:val="24"/>
        </w:rPr>
      </w:pPr>
    </w:p>
    <w:p w14:paraId="74880468" w14:textId="77777777" w:rsidR="00C5323F" w:rsidRPr="00C5323F" w:rsidRDefault="00C5323F" w:rsidP="00C5323F">
      <w:pPr>
        <w:rPr>
          <w:sz w:val="24"/>
          <w:szCs w:val="24"/>
        </w:rPr>
      </w:pPr>
      <w:r>
        <w:rPr>
          <w:sz w:val="24"/>
          <w:szCs w:val="24"/>
        </w:rPr>
        <w:t xml:space="preserve">7:00 p.m. </w:t>
      </w:r>
      <w:r w:rsidRPr="00C5323F">
        <w:rPr>
          <w:sz w:val="24"/>
          <w:szCs w:val="24"/>
        </w:rPr>
        <w:t xml:space="preserve">Dinner reservations at hotel restaurant Kimonos with </w:t>
      </w:r>
      <w:proofErr w:type="spellStart"/>
      <w:r w:rsidRPr="00C5323F">
        <w:rPr>
          <w:sz w:val="24"/>
          <w:szCs w:val="24"/>
        </w:rPr>
        <w:t>Teslynne</w:t>
      </w:r>
      <w:proofErr w:type="spellEnd"/>
      <w:r w:rsidRPr="00C5323F">
        <w:rPr>
          <w:sz w:val="24"/>
          <w:szCs w:val="24"/>
        </w:rPr>
        <w:t xml:space="preserve"> Clausen, Dynamic Printing  </w:t>
      </w:r>
    </w:p>
    <w:p w14:paraId="211DF5E8" w14:textId="77777777" w:rsidR="00C5323F" w:rsidRPr="00C5323F" w:rsidRDefault="00C5323F" w:rsidP="00C5323F">
      <w:pPr>
        <w:rPr>
          <w:sz w:val="24"/>
          <w:szCs w:val="24"/>
        </w:rPr>
      </w:pPr>
    </w:p>
    <w:p w14:paraId="156F7CF5" w14:textId="77777777" w:rsidR="00C5323F" w:rsidRPr="00C5323F" w:rsidRDefault="00C5323F" w:rsidP="00C5323F">
      <w:pPr>
        <w:rPr>
          <w:sz w:val="24"/>
          <w:szCs w:val="24"/>
        </w:rPr>
      </w:pPr>
      <w:r w:rsidRPr="00C5323F">
        <w:rPr>
          <w:sz w:val="24"/>
          <w:szCs w:val="24"/>
        </w:rPr>
        <w:t>Wednesday, May 20</w:t>
      </w:r>
    </w:p>
    <w:p w14:paraId="711974E7" w14:textId="77777777" w:rsidR="00C5323F" w:rsidRPr="00C5323F" w:rsidRDefault="00C5323F" w:rsidP="00C5323F">
      <w:pPr>
        <w:rPr>
          <w:sz w:val="24"/>
          <w:szCs w:val="24"/>
        </w:rPr>
      </w:pPr>
      <w:r>
        <w:rPr>
          <w:sz w:val="24"/>
          <w:szCs w:val="24"/>
        </w:rPr>
        <w:t xml:space="preserve">10:00 a.m. </w:t>
      </w:r>
      <w:r w:rsidRPr="00C5323F">
        <w:rPr>
          <w:sz w:val="24"/>
          <w:szCs w:val="24"/>
        </w:rPr>
        <w:t xml:space="preserve">Breakfast appointment with Michael Smith, Disney Events representative, at hotel restaurant </w:t>
      </w:r>
      <w:proofErr w:type="spellStart"/>
      <w:r w:rsidRPr="00C5323F">
        <w:rPr>
          <w:sz w:val="24"/>
          <w:szCs w:val="24"/>
        </w:rPr>
        <w:t>Bluezoo</w:t>
      </w:r>
      <w:proofErr w:type="spellEnd"/>
      <w:r w:rsidRPr="00C5323F">
        <w:rPr>
          <w:sz w:val="24"/>
          <w:szCs w:val="24"/>
        </w:rPr>
        <w:t>, regarding tours and activities for 2020 PBA Conference</w:t>
      </w:r>
    </w:p>
    <w:p w14:paraId="78A6C111" w14:textId="77777777" w:rsidR="00C5323F" w:rsidRPr="00C5323F" w:rsidRDefault="00C5323F" w:rsidP="00C5323F">
      <w:pPr>
        <w:rPr>
          <w:sz w:val="24"/>
          <w:szCs w:val="24"/>
        </w:rPr>
      </w:pPr>
      <w:r>
        <w:rPr>
          <w:sz w:val="24"/>
          <w:szCs w:val="24"/>
        </w:rPr>
        <w:t xml:space="preserve">1:00 p.m. </w:t>
      </w:r>
      <w:r w:rsidRPr="00C5323F">
        <w:rPr>
          <w:sz w:val="24"/>
          <w:szCs w:val="24"/>
        </w:rPr>
        <w:t xml:space="preserve">Attend guided tour of Disney Parks with Barbara Miller, Disney Parks Manager </w:t>
      </w:r>
    </w:p>
    <w:p w14:paraId="3049B2D2" w14:textId="77777777" w:rsidR="00C5323F" w:rsidRPr="00C5323F" w:rsidRDefault="00C5323F" w:rsidP="00C5323F">
      <w:pPr>
        <w:rPr>
          <w:sz w:val="24"/>
          <w:szCs w:val="24"/>
        </w:rPr>
      </w:pPr>
    </w:p>
    <w:p w14:paraId="165DEFB1" w14:textId="77777777" w:rsidR="00C5323F" w:rsidRPr="00C5323F" w:rsidRDefault="00C5323F" w:rsidP="00C5323F">
      <w:pPr>
        <w:rPr>
          <w:sz w:val="24"/>
          <w:szCs w:val="24"/>
        </w:rPr>
      </w:pPr>
      <w:r w:rsidRPr="00C5323F">
        <w:rPr>
          <w:sz w:val="24"/>
          <w:szCs w:val="24"/>
        </w:rPr>
        <w:t>Thursday, May 21</w:t>
      </w:r>
    </w:p>
    <w:p w14:paraId="2CC12521" w14:textId="77777777" w:rsidR="00C5323F" w:rsidRPr="00C5323F" w:rsidRDefault="00C5323F" w:rsidP="00C5323F">
      <w:pPr>
        <w:rPr>
          <w:sz w:val="24"/>
          <w:szCs w:val="24"/>
        </w:rPr>
      </w:pPr>
      <w:r>
        <w:rPr>
          <w:sz w:val="24"/>
          <w:szCs w:val="24"/>
        </w:rPr>
        <w:t xml:space="preserve">7:00 a.m. </w:t>
      </w:r>
      <w:r w:rsidRPr="00C5323F">
        <w:rPr>
          <w:sz w:val="24"/>
          <w:szCs w:val="24"/>
        </w:rPr>
        <w:t xml:space="preserve">Breakfast with </w:t>
      </w:r>
      <w:proofErr w:type="spellStart"/>
      <w:r w:rsidRPr="00C5323F">
        <w:rPr>
          <w:sz w:val="24"/>
          <w:szCs w:val="24"/>
        </w:rPr>
        <w:t>Teslynne</w:t>
      </w:r>
      <w:proofErr w:type="spellEnd"/>
      <w:r w:rsidRPr="00C5323F">
        <w:rPr>
          <w:sz w:val="24"/>
          <w:szCs w:val="24"/>
        </w:rPr>
        <w:t xml:space="preserve"> Clausen, Dynamic Printing</w:t>
      </w:r>
    </w:p>
    <w:p w14:paraId="08BA35F0" w14:textId="6E8A4688" w:rsidR="00C5323F" w:rsidRPr="00C5323F" w:rsidRDefault="00C5323F" w:rsidP="00C5323F">
      <w:pPr>
        <w:rPr>
          <w:sz w:val="24"/>
          <w:szCs w:val="24"/>
        </w:rPr>
      </w:pPr>
      <w:r>
        <w:rPr>
          <w:sz w:val="24"/>
          <w:szCs w:val="24"/>
        </w:rPr>
        <w:t xml:space="preserve">1:00 p.m. </w:t>
      </w:r>
      <w:r w:rsidRPr="00C5323F">
        <w:rPr>
          <w:sz w:val="24"/>
          <w:szCs w:val="24"/>
        </w:rPr>
        <w:t>Take Super Shuttle from hotel to airport (Reservation #2020158)</w:t>
      </w:r>
    </w:p>
    <w:p w14:paraId="6AB3EE95" w14:textId="77777777" w:rsidR="009461F5" w:rsidRDefault="00C5323F" w:rsidP="00C5323F">
      <w:pPr>
        <w:rPr>
          <w:sz w:val="24"/>
          <w:szCs w:val="24"/>
        </w:rPr>
      </w:pPr>
      <w:r>
        <w:rPr>
          <w:sz w:val="24"/>
          <w:szCs w:val="24"/>
        </w:rPr>
        <w:t xml:space="preserve">3:30 p.m. </w:t>
      </w:r>
      <w:r w:rsidRPr="00C5323F">
        <w:rPr>
          <w:sz w:val="24"/>
          <w:szCs w:val="24"/>
        </w:rPr>
        <w:t xml:space="preserve">Depart from Orlando, FL Orlando International Airport (MCO) </w:t>
      </w:r>
    </w:p>
    <w:p w14:paraId="13D4C564" w14:textId="77777777" w:rsidR="00C5323F" w:rsidRPr="00C5323F" w:rsidRDefault="00C5323F" w:rsidP="00C5323F">
      <w:pPr>
        <w:rPr>
          <w:sz w:val="24"/>
          <w:szCs w:val="24"/>
        </w:rPr>
      </w:pPr>
      <w:r w:rsidRPr="00C5323F">
        <w:rPr>
          <w:sz w:val="24"/>
          <w:szCs w:val="24"/>
        </w:rPr>
        <w:t>American Airlines, Flight 2984 (non-stop)</w:t>
      </w:r>
    </w:p>
    <w:p w14:paraId="64A53916" w14:textId="77777777" w:rsidR="00C5323F" w:rsidRDefault="00C5323F" w:rsidP="00C5323F">
      <w:pPr>
        <w:rPr>
          <w:sz w:val="24"/>
          <w:szCs w:val="24"/>
        </w:rPr>
      </w:pPr>
      <w:r>
        <w:rPr>
          <w:sz w:val="24"/>
          <w:szCs w:val="24"/>
        </w:rPr>
        <w:t xml:space="preserve">5:35 p.m. </w:t>
      </w:r>
      <w:r w:rsidRPr="00C5323F">
        <w:rPr>
          <w:sz w:val="24"/>
          <w:szCs w:val="24"/>
        </w:rPr>
        <w:t>Arrive Columbus, OH John Glenn Columbus International Airport (CMH)</w:t>
      </w:r>
    </w:p>
    <w:p w14:paraId="318BDDD4" w14:textId="77777777" w:rsidR="00053F13" w:rsidRDefault="00053F13" w:rsidP="0028322A">
      <w:pPr>
        <w:rPr>
          <w:sz w:val="24"/>
          <w:szCs w:val="24"/>
        </w:rPr>
      </w:pPr>
    </w:p>
    <w:p w14:paraId="5DC9E9E0" w14:textId="77777777" w:rsidR="00053F13" w:rsidRDefault="00053F13" w:rsidP="0028322A">
      <w:pPr>
        <w:rPr>
          <w:sz w:val="24"/>
          <w:szCs w:val="24"/>
        </w:rPr>
      </w:pPr>
    </w:p>
    <w:p w14:paraId="65DA7758" w14:textId="77777777" w:rsidR="0051418A" w:rsidRDefault="0051418A">
      <w:pPr>
        <w:rPr>
          <w:ins w:id="24" w:author="Hewes Angie" w:date="2020-02-14T08:10:00Z"/>
          <w:b/>
          <w:sz w:val="28"/>
          <w:szCs w:val="24"/>
        </w:rPr>
      </w:pPr>
      <w:ins w:id="25" w:author="Hewes Angie" w:date="2020-02-14T08:10:00Z">
        <w:r>
          <w:rPr>
            <w:b/>
            <w:sz w:val="28"/>
            <w:szCs w:val="24"/>
          </w:rPr>
          <w:br w:type="page"/>
        </w:r>
      </w:ins>
    </w:p>
    <w:p w14:paraId="261E2ABE" w14:textId="28C3427D" w:rsidR="0028322A" w:rsidRPr="001B78A8" w:rsidRDefault="00053F13" w:rsidP="0028322A">
      <w:pPr>
        <w:rPr>
          <w:b/>
          <w:sz w:val="28"/>
          <w:szCs w:val="24"/>
        </w:rPr>
      </w:pPr>
      <w:r w:rsidRPr="001B78A8">
        <w:rPr>
          <w:b/>
          <w:sz w:val="28"/>
          <w:szCs w:val="24"/>
        </w:rPr>
        <w:t>J</w:t>
      </w:r>
      <w:r w:rsidR="00BC0F41" w:rsidRPr="001B78A8">
        <w:rPr>
          <w:b/>
          <w:sz w:val="28"/>
          <w:szCs w:val="24"/>
        </w:rPr>
        <w:t>OB</w:t>
      </w:r>
      <w:r w:rsidRPr="001B78A8">
        <w:rPr>
          <w:b/>
          <w:sz w:val="28"/>
          <w:szCs w:val="24"/>
        </w:rPr>
        <w:t xml:space="preserve"> 3</w:t>
      </w:r>
      <w:r w:rsidR="00A7692F" w:rsidRPr="001B78A8">
        <w:rPr>
          <w:b/>
          <w:sz w:val="28"/>
          <w:szCs w:val="24"/>
        </w:rPr>
        <w:t xml:space="preserve"> – </w:t>
      </w:r>
      <w:r w:rsidR="00961DEE">
        <w:rPr>
          <w:b/>
          <w:sz w:val="28"/>
          <w:szCs w:val="24"/>
        </w:rPr>
        <w:t>Memorandum</w:t>
      </w:r>
    </w:p>
    <w:p w14:paraId="6E5A71DE" w14:textId="77777777" w:rsidR="00493D89" w:rsidRDefault="00493D89" w:rsidP="00493D89">
      <w:pPr>
        <w:rPr>
          <w:sz w:val="24"/>
        </w:rPr>
      </w:pPr>
      <w:r w:rsidRPr="0005469D">
        <w:rPr>
          <w:sz w:val="24"/>
          <w:szCs w:val="24"/>
        </w:rPr>
        <w:t xml:space="preserve">Using the information provided and the </w:t>
      </w:r>
      <w:r w:rsidRPr="004347E4">
        <w:rPr>
          <w:i/>
          <w:iCs/>
          <w:sz w:val="24"/>
          <w:szCs w:val="24"/>
        </w:rPr>
        <w:t>Style &amp; Reference Manual</w:t>
      </w:r>
      <w:r w:rsidRPr="0005469D">
        <w:rPr>
          <w:sz w:val="24"/>
          <w:szCs w:val="24"/>
        </w:rPr>
        <w:t xml:space="preserve">, prepare a memorandum from </w:t>
      </w:r>
      <w:r w:rsidR="00AB2358" w:rsidRPr="0005469D">
        <w:rPr>
          <w:sz w:val="24"/>
        </w:rPr>
        <w:t>Tom Carlson, Information Technology</w:t>
      </w:r>
      <w:r w:rsidRPr="0005469D">
        <w:rPr>
          <w:sz w:val="24"/>
        </w:rPr>
        <w:t xml:space="preserve"> Department Manager</w:t>
      </w:r>
      <w:r w:rsidRPr="0005469D">
        <w:rPr>
          <w:sz w:val="24"/>
          <w:szCs w:val="24"/>
        </w:rPr>
        <w:t xml:space="preserve"> to </w:t>
      </w:r>
      <w:r w:rsidR="00AB2358" w:rsidRPr="0005469D">
        <w:rPr>
          <w:sz w:val="24"/>
        </w:rPr>
        <w:t>Roger Meyer</w:t>
      </w:r>
      <w:r w:rsidRPr="0005469D">
        <w:rPr>
          <w:sz w:val="24"/>
        </w:rPr>
        <w:t xml:space="preserve">, Julie Smith, Edna Renick and Harvey Rosen. Use the current date. The subject of the memorandum is 2020 </w:t>
      </w:r>
      <w:r w:rsidR="0005469D">
        <w:rPr>
          <w:sz w:val="24"/>
        </w:rPr>
        <w:t>PBA Conference</w:t>
      </w:r>
      <w:r w:rsidRPr="0005469D">
        <w:rPr>
          <w:sz w:val="24"/>
        </w:rPr>
        <w:t>. Be sure to CC the Chief Executive Officer.</w:t>
      </w:r>
    </w:p>
    <w:p w14:paraId="1ECF505B" w14:textId="77777777" w:rsidR="00493D89" w:rsidRDefault="00493D89" w:rsidP="00493D89">
      <w:pPr>
        <w:rPr>
          <w:sz w:val="24"/>
        </w:rPr>
      </w:pPr>
    </w:p>
    <w:p w14:paraId="124A6C88" w14:textId="0C23ABF3" w:rsidR="008E7613" w:rsidRDefault="00493D89" w:rsidP="008E7613">
      <w:pPr>
        <w:rPr>
          <w:sz w:val="24"/>
        </w:rPr>
      </w:pPr>
      <w:del w:id="26" w:author="Hewes Angie" w:date="2020-02-14T08:10:00Z">
        <w:r w:rsidRPr="00BA53DF" w:rsidDel="0051418A">
          <w:rPr>
            <w:i/>
            <w:sz w:val="24"/>
          </w:rPr>
          <w:delText>Copy:</w:delText>
        </w:r>
      </w:del>
      <w:r>
        <w:rPr>
          <w:sz w:val="24"/>
        </w:rPr>
        <w:t xml:space="preserve"> </w:t>
      </w:r>
      <w:r w:rsidR="001C3F56">
        <w:rPr>
          <w:sz w:val="24"/>
        </w:rPr>
        <w:t>¶</w:t>
      </w:r>
      <w:r w:rsidR="008E7613" w:rsidRPr="00935F65">
        <w:rPr>
          <w:sz w:val="24"/>
        </w:rPr>
        <w:t xml:space="preserve">We would like to make you all aware of the upcoming 2020 </w:t>
      </w:r>
      <w:r w:rsidR="008E7613">
        <w:rPr>
          <w:sz w:val="24"/>
        </w:rPr>
        <w:t xml:space="preserve">PBA Annual Conference which will be held at the </w:t>
      </w:r>
      <w:r w:rsidR="008E7613" w:rsidRPr="00C5323F">
        <w:rPr>
          <w:sz w:val="24"/>
          <w:szCs w:val="24"/>
        </w:rPr>
        <w:t>Walt Disney World Swan and Dolphin Resort</w:t>
      </w:r>
      <w:r w:rsidR="008E7613">
        <w:rPr>
          <w:sz w:val="24"/>
          <w:szCs w:val="24"/>
        </w:rPr>
        <w:t xml:space="preserve"> in Orlando, Fl. The dates of the conference this year will be September 16 – 19, 2020.</w:t>
      </w:r>
    </w:p>
    <w:p w14:paraId="4C325D18" w14:textId="743515CC" w:rsidR="008E7613" w:rsidRPr="00935F65" w:rsidRDefault="001C3F56" w:rsidP="008E7613">
      <w:pPr>
        <w:rPr>
          <w:sz w:val="24"/>
        </w:rPr>
      </w:pPr>
      <w:r>
        <w:rPr>
          <w:sz w:val="24"/>
        </w:rPr>
        <w:t>¶</w:t>
      </w:r>
      <w:r w:rsidR="008E7613">
        <w:rPr>
          <w:sz w:val="24"/>
        </w:rPr>
        <w:t>The conference will not only be an opportunity for learning, but also an opportunity for networking among team members. Please encourage your team members to attend. All airfare, hotel and transportation will be paid by Professional Business Associates. Attendees will need to plan to cover meals on the day of arrival and departure. We will also have complimentary conference activities such as Disney passes. Please find the tentative agenda attached for your review.</w:t>
      </w:r>
    </w:p>
    <w:p w14:paraId="432A4AB2" w14:textId="339221A1" w:rsidR="00264970" w:rsidRDefault="001C3F56">
      <w:pPr>
        <w:rPr>
          <w:b/>
          <w:sz w:val="28"/>
          <w:szCs w:val="24"/>
        </w:rPr>
      </w:pPr>
      <w:r>
        <w:rPr>
          <w:sz w:val="24"/>
        </w:rPr>
        <w:t>¶</w:t>
      </w:r>
      <w:r w:rsidR="008E7613" w:rsidRPr="00935F65">
        <w:rPr>
          <w:sz w:val="24"/>
        </w:rPr>
        <w:t xml:space="preserve">If you or any of your team members have questions or concerns regarding the upcoming conference, please contact me at 614-555-6549. </w:t>
      </w:r>
      <w:r w:rsidR="00264970">
        <w:rPr>
          <w:b/>
          <w:sz w:val="28"/>
          <w:szCs w:val="24"/>
        </w:rPr>
        <w:br w:type="page"/>
      </w:r>
    </w:p>
    <w:p w14:paraId="4880547F" w14:textId="77777777" w:rsidR="00264970" w:rsidRDefault="00264970" w:rsidP="00BD128E">
      <w:pPr>
        <w:rPr>
          <w:b/>
          <w:sz w:val="28"/>
          <w:szCs w:val="24"/>
        </w:rPr>
      </w:pPr>
    </w:p>
    <w:p w14:paraId="7E367110" w14:textId="77777777" w:rsidR="00BD128E" w:rsidRDefault="00053F13" w:rsidP="00BD128E">
      <w:pPr>
        <w:rPr>
          <w:sz w:val="24"/>
          <w:szCs w:val="24"/>
        </w:rPr>
      </w:pPr>
      <w:r w:rsidRPr="001B78A8">
        <w:rPr>
          <w:b/>
          <w:sz w:val="28"/>
          <w:szCs w:val="24"/>
        </w:rPr>
        <w:t>J</w:t>
      </w:r>
      <w:r w:rsidR="00BC0F41" w:rsidRPr="001B78A8">
        <w:rPr>
          <w:b/>
          <w:sz w:val="28"/>
          <w:szCs w:val="24"/>
        </w:rPr>
        <w:t>OB</w:t>
      </w:r>
      <w:r w:rsidRPr="001B78A8">
        <w:rPr>
          <w:b/>
          <w:sz w:val="28"/>
          <w:szCs w:val="24"/>
        </w:rPr>
        <w:t xml:space="preserve"> 4 – </w:t>
      </w:r>
      <w:r w:rsidR="00BD128E">
        <w:rPr>
          <w:b/>
          <w:sz w:val="28"/>
          <w:szCs w:val="24"/>
        </w:rPr>
        <w:t>Letter with mail merge</w:t>
      </w:r>
    </w:p>
    <w:p w14:paraId="099C665B" w14:textId="77777777" w:rsidR="00486524" w:rsidRDefault="00BD128E" w:rsidP="00BD128E">
      <w:pPr>
        <w:rPr>
          <w:sz w:val="24"/>
          <w:szCs w:val="24"/>
        </w:rPr>
      </w:pPr>
      <w:r>
        <w:rPr>
          <w:sz w:val="24"/>
          <w:szCs w:val="24"/>
        </w:rPr>
        <w:t xml:space="preserve">Using the information provided and the </w:t>
      </w:r>
      <w:r w:rsidRPr="004347E4">
        <w:rPr>
          <w:i/>
          <w:iCs/>
          <w:sz w:val="24"/>
          <w:szCs w:val="24"/>
        </w:rPr>
        <w:t>Style &amp; Reference Manual</w:t>
      </w:r>
      <w:r>
        <w:rPr>
          <w:sz w:val="24"/>
          <w:szCs w:val="24"/>
        </w:rPr>
        <w:t>, prepare a letter</w:t>
      </w:r>
      <w:r w:rsidR="00192AB8">
        <w:rPr>
          <w:sz w:val="24"/>
          <w:szCs w:val="24"/>
        </w:rPr>
        <w:t xml:space="preserve"> with mail merge. The letter is </w:t>
      </w:r>
      <w:r>
        <w:rPr>
          <w:sz w:val="24"/>
          <w:szCs w:val="24"/>
        </w:rPr>
        <w:t xml:space="preserve">from the CEO, Nancy Wells to be merged with a database you will create, using the information </w:t>
      </w:r>
      <w:r w:rsidR="007A20CE">
        <w:rPr>
          <w:sz w:val="24"/>
          <w:szCs w:val="24"/>
        </w:rPr>
        <w:t xml:space="preserve">below regarding </w:t>
      </w:r>
      <w:r w:rsidR="00486524">
        <w:rPr>
          <w:sz w:val="24"/>
          <w:szCs w:val="24"/>
        </w:rPr>
        <w:t xml:space="preserve">the upcoming </w:t>
      </w:r>
      <w:r w:rsidR="00041B8A" w:rsidRPr="00041B8A">
        <w:rPr>
          <w:sz w:val="24"/>
          <w:szCs w:val="24"/>
        </w:rPr>
        <w:t>2020 Professional Business Associates Annual Conference</w:t>
      </w:r>
      <w:r w:rsidR="00041B8A">
        <w:rPr>
          <w:sz w:val="24"/>
          <w:szCs w:val="24"/>
        </w:rPr>
        <w:t xml:space="preserve"> </w:t>
      </w:r>
      <w:r w:rsidR="00486524">
        <w:rPr>
          <w:sz w:val="24"/>
          <w:szCs w:val="24"/>
        </w:rPr>
        <w:t>in Orlando, FL</w:t>
      </w:r>
      <w:r>
        <w:rPr>
          <w:sz w:val="24"/>
          <w:szCs w:val="24"/>
        </w:rPr>
        <w:t xml:space="preserve">. </w:t>
      </w:r>
      <w:r w:rsidR="00041B8A">
        <w:rPr>
          <w:sz w:val="24"/>
          <w:szCs w:val="24"/>
        </w:rPr>
        <w:t xml:space="preserve">Be sure to copy Roger Meyer. </w:t>
      </w:r>
      <w:r w:rsidR="00202271">
        <w:rPr>
          <w:sz w:val="24"/>
          <w:szCs w:val="24"/>
        </w:rPr>
        <w:t>Nancy prefers to use “Sincerely” to close her letters.</w:t>
      </w:r>
    </w:p>
    <w:p w14:paraId="500F6821" w14:textId="77777777" w:rsidR="00486524" w:rsidRDefault="00486524" w:rsidP="00BD128E">
      <w:pPr>
        <w:rPr>
          <w:sz w:val="24"/>
          <w:szCs w:val="24"/>
        </w:rPr>
      </w:pPr>
    </w:p>
    <w:p w14:paraId="7A1AA73B" w14:textId="13DAFA8C" w:rsidR="00BD128E" w:rsidRPr="00B27648" w:rsidRDefault="0051418A" w:rsidP="00BD128E">
      <w:pPr>
        <w:rPr>
          <w:i/>
          <w:sz w:val="24"/>
          <w:szCs w:val="24"/>
        </w:rPr>
      </w:pPr>
      <w:moveToRangeStart w:id="27" w:author="Hewes Angie" w:date="2020-02-14T08:12:00Z" w:name="move32560347"/>
      <w:moveTo w:id="28" w:author="Hewes Angie" w:date="2020-02-14T08:12:00Z">
        <w:r>
          <w:rPr>
            <w:sz w:val="24"/>
            <w:szCs w:val="24"/>
          </w:rPr>
          <w:t xml:space="preserve">Print 1 copy of the letter showing the merge fields.  </w:t>
        </w:r>
      </w:moveTo>
      <w:moveToRangeEnd w:id="27"/>
      <w:r w:rsidR="00BD128E">
        <w:rPr>
          <w:sz w:val="24"/>
          <w:szCs w:val="24"/>
        </w:rPr>
        <w:t xml:space="preserve">Print the merged letters. Submit the letters </w:t>
      </w:r>
      <w:r w:rsidR="00BD128E">
        <w:rPr>
          <w:sz w:val="24"/>
          <w:szCs w:val="24"/>
          <w:u w:val="single"/>
        </w:rPr>
        <w:t>in order</w:t>
      </w:r>
      <w:r w:rsidR="00BD128E">
        <w:rPr>
          <w:sz w:val="24"/>
          <w:szCs w:val="24"/>
        </w:rPr>
        <w:t xml:space="preserve"> according to Rules for Alphabetic Filing (ARMA) standards</w:t>
      </w:r>
      <w:r w:rsidR="006E77A9">
        <w:rPr>
          <w:sz w:val="24"/>
          <w:szCs w:val="24"/>
        </w:rPr>
        <w:t xml:space="preserve"> (use Business </w:t>
      </w:r>
      <w:r w:rsidR="009C5689">
        <w:rPr>
          <w:sz w:val="24"/>
          <w:szCs w:val="24"/>
        </w:rPr>
        <w:t>name</w:t>
      </w:r>
      <w:r w:rsidR="006E77A9">
        <w:rPr>
          <w:sz w:val="24"/>
          <w:szCs w:val="24"/>
        </w:rPr>
        <w:t xml:space="preserve"> first)</w:t>
      </w:r>
      <w:r w:rsidR="00BD128E">
        <w:rPr>
          <w:sz w:val="24"/>
          <w:szCs w:val="24"/>
        </w:rPr>
        <w:t xml:space="preserve">. </w:t>
      </w:r>
      <w:moveFromRangeStart w:id="29" w:author="Hewes Angie" w:date="2020-02-14T08:12:00Z" w:name="move32560347"/>
      <w:moveFrom w:id="30" w:author="Hewes Angie" w:date="2020-02-14T08:12:00Z">
        <w:r w:rsidR="00BD128E" w:rsidDel="0051418A">
          <w:rPr>
            <w:sz w:val="24"/>
            <w:szCs w:val="24"/>
          </w:rPr>
          <w:t>Print 1 copy of the letter showing the merge fields.</w:t>
        </w:r>
        <w:r w:rsidR="007B4521" w:rsidDel="0051418A">
          <w:rPr>
            <w:sz w:val="24"/>
            <w:szCs w:val="24"/>
          </w:rPr>
          <w:t xml:space="preserve">  </w:t>
        </w:r>
      </w:moveFrom>
      <w:moveFromRangeEnd w:id="29"/>
      <w:r w:rsidR="007B4521">
        <w:rPr>
          <w:sz w:val="24"/>
          <w:szCs w:val="24"/>
        </w:rPr>
        <w:t>Be sure to include each person position in the address.</w:t>
      </w:r>
      <w:r w:rsidR="00BD128E">
        <w:rPr>
          <w:sz w:val="24"/>
          <w:szCs w:val="24"/>
        </w:rPr>
        <w:t xml:space="preserve"> </w:t>
      </w:r>
      <w:r w:rsidR="007A20CE">
        <w:rPr>
          <w:sz w:val="24"/>
          <w:szCs w:val="24"/>
        </w:rPr>
        <w:br/>
      </w:r>
    </w:p>
    <w:p w14:paraId="6B8E7C31" w14:textId="77777777" w:rsidR="00577B34" w:rsidRPr="001B78A8" w:rsidRDefault="00577B34" w:rsidP="00577B34">
      <w:pPr>
        <w:rPr>
          <w:b/>
          <w:sz w:val="28"/>
          <w:szCs w:val="24"/>
        </w:rPr>
      </w:pPr>
    </w:p>
    <w:tbl>
      <w:tblPr>
        <w:tblStyle w:val="TableGrid"/>
        <w:tblW w:w="0" w:type="auto"/>
        <w:tblLook w:val="04A0" w:firstRow="1" w:lastRow="0" w:firstColumn="1" w:lastColumn="0" w:noHBand="0" w:noVBand="1"/>
      </w:tblPr>
      <w:tblGrid>
        <w:gridCol w:w="1642"/>
        <w:gridCol w:w="1226"/>
        <w:gridCol w:w="1377"/>
        <w:gridCol w:w="1186"/>
        <w:gridCol w:w="1391"/>
        <w:gridCol w:w="1496"/>
        <w:gridCol w:w="1320"/>
      </w:tblGrid>
      <w:tr w:rsidR="00200442" w14:paraId="6C0E630D" w14:textId="77777777" w:rsidTr="00200442">
        <w:tc>
          <w:tcPr>
            <w:tcW w:w="1642" w:type="dxa"/>
          </w:tcPr>
          <w:p w14:paraId="543F4415" w14:textId="77777777" w:rsidR="00486524" w:rsidRDefault="000A7A4E">
            <w:pPr>
              <w:spacing w:line="300" w:lineRule="atLeast"/>
              <w:rPr>
                <w:color w:val="222222"/>
                <w:sz w:val="24"/>
                <w:szCs w:val="24"/>
              </w:rPr>
            </w:pPr>
            <w:r>
              <w:rPr>
                <w:color w:val="222222"/>
                <w:sz w:val="24"/>
                <w:szCs w:val="24"/>
              </w:rPr>
              <w:t xml:space="preserve">Ms. </w:t>
            </w:r>
            <w:r w:rsidR="00486524">
              <w:rPr>
                <w:color w:val="222222"/>
                <w:sz w:val="24"/>
                <w:szCs w:val="24"/>
              </w:rPr>
              <w:t xml:space="preserve">Donna </w:t>
            </w:r>
            <w:proofErr w:type="spellStart"/>
            <w:r w:rsidR="00486524">
              <w:rPr>
                <w:color w:val="222222"/>
                <w:sz w:val="24"/>
                <w:szCs w:val="24"/>
              </w:rPr>
              <w:t>Raasch</w:t>
            </w:r>
            <w:proofErr w:type="spellEnd"/>
          </w:p>
        </w:tc>
        <w:tc>
          <w:tcPr>
            <w:tcW w:w="1226" w:type="dxa"/>
          </w:tcPr>
          <w:p w14:paraId="1A23C335" w14:textId="77777777" w:rsidR="00486524" w:rsidRDefault="00486524">
            <w:pPr>
              <w:spacing w:line="300" w:lineRule="atLeast"/>
              <w:rPr>
                <w:color w:val="222222"/>
                <w:sz w:val="24"/>
                <w:szCs w:val="24"/>
              </w:rPr>
            </w:pPr>
            <w:r>
              <w:rPr>
                <w:color w:val="222222"/>
                <w:sz w:val="24"/>
                <w:szCs w:val="24"/>
              </w:rPr>
              <w:t>Owner</w:t>
            </w:r>
          </w:p>
        </w:tc>
        <w:tc>
          <w:tcPr>
            <w:tcW w:w="1377" w:type="dxa"/>
          </w:tcPr>
          <w:p w14:paraId="6904791B" w14:textId="77777777" w:rsidR="00486524" w:rsidRDefault="00486524">
            <w:pPr>
              <w:spacing w:line="300" w:lineRule="atLeast"/>
              <w:rPr>
                <w:color w:val="222222"/>
                <w:sz w:val="24"/>
                <w:szCs w:val="24"/>
              </w:rPr>
            </w:pPr>
            <w:r>
              <w:rPr>
                <w:color w:val="222222"/>
                <w:sz w:val="24"/>
                <w:szCs w:val="24"/>
              </w:rPr>
              <w:t>D.R. Distributing</w:t>
            </w:r>
          </w:p>
        </w:tc>
        <w:tc>
          <w:tcPr>
            <w:tcW w:w="1186" w:type="dxa"/>
          </w:tcPr>
          <w:p w14:paraId="6BA6EB21" w14:textId="77777777" w:rsidR="00486524" w:rsidRDefault="00486524">
            <w:pPr>
              <w:spacing w:line="300" w:lineRule="atLeast"/>
              <w:rPr>
                <w:color w:val="222222"/>
                <w:sz w:val="24"/>
                <w:szCs w:val="24"/>
              </w:rPr>
            </w:pPr>
            <w:r>
              <w:rPr>
                <w:color w:val="222222"/>
                <w:sz w:val="24"/>
                <w:szCs w:val="24"/>
              </w:rPr>
              <w:t>8675 Bowser Avenue</w:t>
            </w:r>
          </w:p>
        </w:tc>
        <w:tc>
          <w:tcPr>
            <w:tcW w:w="1391" w:type="dxa"/>
          </w:tcPr>
          <w:p w14:paraId="7D974785" w14:textId="77777777" w:rsidR="00486524" w:rsidRDefault="00486524">
            <w:pPr>
              <w:spacing w:line="300" w:lineRule="atLeast"/>
              <w:rPr>
                <w:color w:val="222222"/>
                <w:sz w:val="24"/>
                <w:szCs w:val="24"/>
              </w:rPr>
            </w:pPr>
            <w:r>
              <w:rPr>
                <w:color w:val="222222"/>
                <w:sz w:val="24"/>
                <w:szCs w:val="24"/>
              </w:rPr>
              <w:t>Chicago</w:t>
            </w:r>
          </w:p>
        </w:tc>
        <w:tc>
          <w:tcPr>
            <w:tcW w:w="1496" w:type="dxa"/>
          </w:tcPr>
          <w:p w14:paraId="2F9FC74F" w14:textId="77777777" w:rsidR="00486524" w:rsidRDefault="00486524" w:rsidP="00200442">
            <w:pPr>
              <w:spacing w:line="300" w:lineRule="atLeast"/>
              <w:rPr>
                <w:color w:val="222222"/>
                <w:sz w:val="24"/>
                <w:szCs w:val="24"/>
              </w:rPr>
            </w:pPr>
            <w:r>
              <w:rPr>
                <w:color w:val="222222"/>
                <w:sz w:val="24"/>
                <w:szCs w:val="24"/>
              </w:rPr>
              <w:t>I</w:t>
            </w:r>
            <w:r w:rsidR="00200442">
              <w:rPr>
                <w:color w:val="222222"/>
                <w:sz w:val="24"/>
                <w:szCs w:val="24"/>
              </w:rPr>
              <w:t>llinois</w:t>
            </w:r>
          </w:p>
        </w:tc>
        <w:tc>
          <w:tcPr>
            <w:tcW w:w="1320" w:type="dxa"/>
          </w:tcPr>
          <w:p w14:paraId="1FADDD45" w14:textId="77777777" w:rsidR="00486524" w:rsidRDefault="00486524">
            <w:pPr>
              <w:spacing w:line="300" w:lineRule="atLeast"/>
              <w:rPr>
                <w:color w:val="222222"/>
                <w:sz w:val="24"/>
                <w:szCs w:val="24"/>
              </w:rPr>
            </w:pPr>
            <w:r>
              <w:rPr>
                <w:color w:val="222222"/>
                <w:sz w:val="24"/>
                <w:szCs w:val="24"/>
              </w:rPr>
              <w:t>06582</w:t>
            </w:r>
          </w:p>
        </w:tc>
      </w:tr>
      <w:tr w:rsidR="00200442" w14:paraId="571A214B" w14:textId="77777777" w:rsidTr="00486524">
        <w:tc>
          <w:tcPr>
            <w:tcW w:w="1781" w:type="dxa"/>
          </w:tcPr>
          <w:p w14:paraId="7EFAD265" w14:textId="77777777" w:rsidR="00486524" w:rsidRDefault="000A7A4E">
            <w:pPr>
              <w:spacing w:line="300" w:lineRule="atLeast"/>
              <w:rPr>
                <w:color w:val="222222"/>
                <w:sz w:val="24"/>
                <w:szCs w:val="24"/>
              </w:rPr>
            </w:pPr>
            <w:r>
              <w:rPr>
                <w:color w:val="222222"/>
                <w:sz w:val="24"/>
                <w:szCs w:val="24"/>
              </w:rPr>
              <w:t xml:space="preserve">Ms. </w:t>
            </w:r>
            <w:r w:rsidR="00486524">
              <w:rPr>
                <w:color w:val="222222"/>
                <w:sz w:val="24"/>
                <w:szCs w:val="24"/>
              </w:rPr>
              <w:t>Laura Herlihy</w:t>
            </w:r>
          </w:p>
        </w:tc>
        <w:tc>
          <w:tcPr>
            <w:tcW w:w="1254" w:type="dxa"/>
          </w:tcPr>
          <w:p w14:paraId="77666373" w14:textId="77777777" w:rsidR="00486524" w:rsidRDefault="00486524">
            <w:pPr>
              <w:spacing w:line="300" w:lineRule="atLeast"/>
              <w:rPr>
                <w:color w:val="222222"/>
                <w:sz w:val="24"/>
                <w:szCs w:val="24"/>
              </w:rPr>
            </w:pPr>
            <w:r>
              <w:rPr>
                <w:color w:val="222222"/>
                <w:sz w:val="24"/>
                <w:szCs w:val="24"/>
              </w:rPr>
              <w:t>CEO</w:t>
            </w:r>
          </w:p>
        </w:tc>
        <w:tc>
          <w:tcPr>
            <w:tcW w:w="1082" w:type="dxa"/>
          </w:tcPr>
          <w:p w14:paraId="2E022F3C" w14:textId="77777777" w:rsidR="00486524" w:rsidRDefault="00486524" w:rsidP="00486524">
            <w:pPr>
              <w:spacing w:line="300" w:lineRule="atLeast"/>
              <w:rPr>
                <w:color w:val="222222"/>
                <w:sz w:val="24"/>
                <w:szCs w:val="24"/>
              </w:rPr>
            </w:pPr>
            <w:r>
              <w:rPr>
                <w:color w:val="222222"/>
                <w:sz w:val="24"/>
                <w:szCs w:val="24"/>
              </w:rPr>
              <w:t>E. Unlimited</w:t>
            </w:r>
          </w:p>
        </w:tc>
        <w:tc>
          <w:tcPr>
            <w:tcW w:w="1239" w:type="dxa"/>
          </w:tcPr>
          <w:p w14:paraId="24DADF66" w14:textId="77777777" w:rsidR="00486524" w:rsidRDefault="00486524">
            <w:pPr>
              <w:spacing w:line="300" w:lineRule="atLeast"/>
              <w:rPr>
                <w:color w:val="222222"/>
                <w:sz w:val="24"/>
                <w:szCs w:val="24"/>
              </w:rPr>
            </w:pPr>
            <w:r>
              <w:rPr>
                <w:color w:val="222222"/>
                <w:sz w:val="24"/>
                <w:szCs w:val="24"/>
              </w:rPr>
              <w:t>309 Chester Lane</w:t>
            </w:r>
          </w:p>
        </w:tc>
        <w:tc>
          <w:tcPr>
            <w:tcW w:w="1481" w:type="dxa"/>
          </w:tcPr>
          <w:p w14:paraId="7BB91448" w14:textId="77777777" w:rsidR="00486524" w:rsidRDefault="00486524">
            <w:pPr>
              <w:spacing w:line="300" w:lineRule="atLeast"/>
              <w:rPr>
                <w:color w:val="222222"/>
                <w:sz w:val="24"/>
                <w:szCs w:val="24"/>
              </w:rPr>
            </w:pPr>
            <w:r>
              <w:rPr>
                <w:color w:val="222222"/>
                <w:sz w:val="24"/>
                <w:szCs w:val="24"/>
              </w:rPr>
              <w:t>New Berlin</w:t>
            </w:r>
          </w:p>
        </w:tc>
        <w:tc>
          <w:tcPr>
            <w:tcW w:w="1361" w:type="dxa"/>
          </w:tcPr>
          <w:p w14:paraId="064C1242" w14:textId="77777777" w:rsidR="00486524" w:rsidRDefault="00200442">
            <w:pPr>
              <w:spacing w:line="300" w:lineRule="atLeast"/>
              <w:rPr>
                <w:color w:val="222222"/>
                <w:sz w:val="24"/>
                <w:szCs w:val="24"/>
              </w:rPr>
            </w:pPr>
            <w:r>
              <w:rPr>
                <w:color w:val="222222"/>
                <w:sz w:val="24"/>
                <w:szCs w:val="24"/>
              </w:rPr>
              <w:t>Wisconsin</w:t>
            </w:r>
          </w:p>
        </w:tc>
        <w:tc>
          <w:tcPr>
            <w:tcW w:w="1440" w:type="dxa"/>
          </w:tcPr>
          <w:p w14:paraId="2F652A72" w14:textId="77777777" w:rsidR="00486524" w:rsidRDefault="00486524">
            <w:pPr>
              <w:spacing w:line="300" w:lineRule="atLeast"/>
              <w:rPr>
                <w:color w:val="222222"/>
                <w:sz w:val="24"/>
                <w:szCs w:val="24"/>
              </w:rPr>
            </w:pPr>
            <w:r>
              <w:rPr>
                <w:color w:val="222222"/>
                <w:sz w:val="24"/>
                <w:szCs w:val="24"/>
              </w:rPr>
              <w:t>54865</w:t>
            </w:r>
          </w:p>
        </w:tc>
      </w:tr>
      <w:tr w:rsidR="00200442" w14:paraId="08606372" w14:textId="77777777" w:rsidTr="00486524">
        <w:tc>
          <w:tcPr>
            <w:tcW w:w="1781" w:type="dxa"/>
          </w:tcPr>
          <w:p w14:paraId="207C17D5" w14:textId="77777777" w:rsidR="00486524" w:rsidRDefault="000A7A4E">
            <w:pPr>
              <w:spacing w:line="300" w:lineRule="atLeast"/>
              <w:rPr>
                <w:color w:val="222222"/>
                <w:sz w:val="24"/>
                <w:szCs w:val="24"/>
              </w:rPr>
            </w:pPr>
            <w:r>
              <w:rPr>
                <w:color w:val="222222"/>
                <w:sz w:val="24"/>
                <w:szCs w:val="24"/>
              </w:rPr>
              <w:t xml:space="preserve">Mr. </w:t>
            </w:r>
            <w:r w:rsidR="00486524">
              <w:rPr>
                <w:color w:val="222222"/>
                <w:sz w:val="24"/>
                <w:szCs w:val="24"/>
              </w:rPr>
              <w:t>David Schaefer</w:t>
            </w:r>
          </w:p>
        </w:tc>
        <w:tc>
          <w:tcPr>
            <w:tcW w:w="1254" w:type="dxa"/>
          </w:tcPr>
          <w:p w14:paraId="53AB1B32" w14:textId="77777777" w:rsidR="00486524" w:rsidRDefault="00486524">
            <w:pPr>
              <w:spacing w:line="300" w:lineRule="atLeast"/>
              <w:rPr>
                <w:color w:val="222222"/>
                <w:sz w:val="24"/>
                <w:szCs w:val="24"/>
              </w:rPr>
            </w:pPr>
            <w:r>
              <w:rPr>
                <w:color w:val="222222"/>
                <w:sz w:val="24"/>
                <w:szCs w:val="24"/>
              </w:rPr>
              <w:t>President</w:t>
            </w:r>
          </w:p>
        </w:tc>
        <w:tc>
          <w:tcPr>
            <w:tcW w:w="1082" w:type="dxa"/>
          </w:tcPr>
          <w:p w14:paraId="663F3EAE" w14:textId="77777777" w:rsidR="00486524" w:rsidRDefault="00486524">
            <w:pPr>
              <w:spacing w:line="300" w:lineRule="atLeast"/>
              <w:rPr>
                <w:color w:val="222222"/>
                <w:sz w:val="24"/>
                <w:szCs w:val="24"/>
              </w:rPr>
            </w:pPr>
            <w:r>
              <w:rPr>
                <w:color w:val="222222"/>
                <w:sz w:val="24"/>
                <w:szCs w:val="24"/>
              </w:rPr>
              <w:t>Siobhan’s Candy</w:t>
            </w:r>
          </w:p>
        </w:tc>
        <w:tc>
          <w:tcPr>
            <w:tcW w:w="1239" w:type="dxa"/>
          </w:tcPr>
          <w:p w14:paraId="23547A2C" w14:textId="77777777" w:rsidR="00486524" w:rsidRDefault="00486524">
            <w:pPr>
              <w:spacing w:line="300" w:lineRule="atLeast"/>
              <w:rPr>
                <w:color w:val="222222"/>
                <w:sz w:val="24"/>
                <w:szCs w:val="24"/>
              </w:rPr>
            </w:pPr>
            <w:r>
              <w:rPr>
                <w:color w:val="222222"/>
                <w:sz w:val="24"/>
                <w:szCs w:val="24"/>
              </w:rPr>
              <w:t>808 Candy Lane</w:t>
            </w:r>
          </w:p>
        </w:tc>
        <w:tc>
          <w:tcPr>
            <w:tcW w:w="1481" w:type="dxa"/>
          </w:tcPr>
          <w:p w14:paraId="7ADF9F1B" w14:textId="77777777" w:rsidR="00486524" w:rsidRDefault="00486524">
            <w:pPr>
              <w:spacing w:line="300" w:lineRule="atLeast"/>
              <w:rPr>
                <w:color w:val="222222"/>
                <w:sz w:val="24"/>
                <w:szCs w:val="24"/>
              </w:rPr>
            </w:pPr>
            <w:r>
              <w:rPr>
                <w:color w:val="222222"/>
                <w:sz w:val="24"/>
                <w:szCs w:val="24"/>
              </w:rPr>
              <w:t xml:space="preserve">Hershey </w:t>
            </w:r>
          </w:p>
        </w:tc>
        <w:tc>
          <w:tcPr>
            <w:tcW w:w="1361" w:type="dxa"/>
          </w:tcPr>
          <w:p w14:paraId="6FE7C6B1" w14:textId="77777777" w:rsidR="00486524" w:rsidRDefault="00200442">
            <w:pPr>
              <w:spacing w:line="300" w:lineRule="atLeast"/>
              <w:rPr>
                <w:color w:val="222222"/>
                <w:sz w:val="24"/>
                <w:szCs w:val="24"/>
              </w:rPr>
            </w:pPr>
            <w:r>
              <w:rPr>
                <w:color w:val="222222"/>
                <w:sz w:val="24"/>
                <w:szCs w:val="24"/>
              </w:rPr>
              <w:t>Pennsylvania</w:t>
            </w:r>
          </w:p>
        </w:tc>
        <w:tc>
          <w:tcPr>
            <w:tcW w:w="1440" w:type="dxa"/>
          </w:tcPr>
          <w:p w14:paraId="29BE661E" w14:textId="77777777" w:rsidR="00486524" w:rsidRDefault="00486524">
            <w:pPr>
              <w:spacing w:line="300" w:lineRule="atLeast"/>
              <w:rPr>
                <w:color w:val="222222"/>
                <w:sz w:val="24"/>
                <w:szCs w:val="24"/>
              </w:rPr>
            </w:pPr>
            <w:r>
              <w:rPr>
                <w:color w:val="222222"/>
                <w:sz w:val="24"/>
                <w:szCs w:val="24"/>
              </w:rPr>
              <w:t>12345</w:t>
            </w:r>
          </w:p>
        </w:tc>
      </w:tr>
      <w:tr w:rsidR="00200442" w14:paraId="431F7475" w14:textId="77777777" w:rsidTr="00486524">
        <w:tc>
          <w:tcPr>
            <w:tcW w:w="1781" w:type="dxa"/>
          </w:tcPr>
          <w:p w14:paraId="74D3B805" w14:textId="77777777" w:rsidR="00200442" w:rsidRDefault="000A7A4E" w:rsidP="00200442">
            <w:pPr>
              <w:spacing w:line="300" w:lineRule="atLeast"/>
              <w:rPr>
                <w:color w:val="222222"/>
                <w:sz w:val="24"/>
                <w:szCs w:val="24"/>
              </w:rPr>
            </w:pPr>
            <w:r>
              <w:rPr>
                <w:color w:val="222222"/>
                <w:sz w:val="24"/>
                <w:szCs w:val="24"/>
              </w:rPr>
              <w:t xml:space="preserve">Ms. </w:t>
            </w:r>
            <w:r w:rsidR="00200442">
              <w:rPr>
                <w:color w:val="222222"/>
                <w:sz w:val="24"/>
                <w:szCs w:val="24"/>
              </w:rPr>
              <w:t xml:space="preserve">Pandora </w:t>
            </w:r>
            <w:proofErr w:type="spellStart"/>
            <w:r w:rsidR="00200442">
              <w:rPr>
                <w:color w:val="222222"/>
                <w:sz w:val="24"/>
                <w:szCs w:val="24"/>
              </w:rPr>
              <w:t>Domalis</w:t>
            </w:r>
            <w:proofErr w:type="spellEnd"/>
          </w:p>
        </w:tc>
        <w:tc>
          <w:tcPr>
            <w:tcW w:w="1254" w:type="dxa"/>
          </w:tcPr>
          <w:p w14:paraId="79478D13" w14:textId="77777777" w:rsidR="00200442" w:rsidRDefault="00200442" w:rsidP="00200442">
            <w:pPr>
              <w:spacing w:line="300" w:lineRule="atLeast"/>
              <w:rPr>
                <w:color w:val="222222"/>
                <w:sz w:val="24"/>
                <w:szCs w:val="24"/>
              </w:rPr>
            </w:pPr>
            <w:r>
              <w:rPr>
                <w:color w:val="222222"/>
                <w:sz w:val="24"/>
                <w:szCs w:val="24"/>
              </w:rPr>
              <w:t>Vice President</w:t>
            </w:r>
          </w:p>
        </w:tc>
        <w:tc>
          <w:tcPr>
            <w:tcW w:w="1082" w:type="dxa"/>
          </w:tcPr>
          <w:p w14:paraId="48FC1C72" w14:textId="77777777" w:rsidR="00200442" w:rsidRDefault="00200442" w:rsidP="00200442">
            <w:pPr>
              <w:spacing w:line="300" w:lineRule="atLeast"/>
              <w:rPr>
                <w:color w:val="222222"/>
                <w:sz w:val="24"/>
                <w:szCs w:val="24"/>
              </w:rPr>
            </w:pPr>
            <w:r>
              <w:rPr>
                <w:color w:val="222222"/>
                <w:sz w:val="24"/>
                <w:szCs w:val="24"/>
              </w:rPr>
              <w:t>Siobhan’s Candy</w:t>
            </w:r>
          </w:p>
        </w:tc>
        <w:tc>
          <w:tcPr>
            <w:tcW w:w="1239" w:type="dxa"/>
          </w:tcPr>
          <w:p w14:paraId="0ADC15B6" w14:textId="77777777" w:rsidR="00200442" w:rsidRDefault="00200442" w:rsidP="00200442">
            <w:pPr>
              <w:spacing w:line="300" w:lineRule="atLeast"/>
              <w:rPr>
                <w:color w:val="222222"/>
                <w:sz w:val="24"/>
                <w:szCs w:val="24"/>
              </w:rPr>
            </w:pPr>
            <w:r>
              <w:rPr>
                <w:color w:val="222222"/>
                <w:sz w:val="24"/>
                <w:szCs w:val="24"/>
              </w:rPr>
              <w:t>808 Candy Lane</w:t>
            </w:r>
          </w:p>
        </w:tc>
        <w:tc>
          <w:tcPr>
            <w:tcW w:w="1481" w:type="dxa"/>
          </w:tcPr>
          <w:p w14:paraId="3839A7DB" w14:textId="77777777" w:rsidR="00200442" w:rsidRDefault="00200442" w:rsidP="00200442">
            <w:pPr>
              <w:spacing w:line="300" w:lineRule="atLeast"/>
              <w:rPr>
                <w:color w:val="222222"/>
                <w:sz w:val="24"/>
                <w:szCs w:val="24"/>
              </w:rPr>
            </w:pPr>
            <w:r>
              <w:rPr>
                <w:color w:val="222222"/>
                <w:sz w:val="24"/>
                <w:szCs w:val="24"/>
              </w:rPr>
              <w:t>Hershey</w:t>
            </w:r>
          </w:p>
        </w:tc>
        <w:tc>
          <w:tcPr>
            <w:tcW w:w="1361" w:type="dxa"/>
          </w:tcPr>
          <w:p w14:paraId="16E95401" w14:textId="77777777" w:rsidR="00200442" w:rsidRDefault="00200442" w:rsidP="00200442">
            <w:pPr>
              <w:spacing w:line="300" w:lineRule="atLeast"/>
              <w:rPr>
                <w:color w:val="222222"/>
                <w:sz w:val="24"/>
                <w:szCs w:val="24"/>
              </w:rPr>
            </w:pPr>
            <w:r>
              <w:rPr>
                <w:color w:val="222222"/>
                <w:sz w:val="24"/>
                <w:szCs w:val="24"/>
              </w:rPr>
              <w:t>Pennsylvania</w:t>
            </w:r>
          </w:p>
        </w:tc>
        <w:tc>
          <w:tcPr>
            <w:tcW w:w="1440" w:type="dxa"/>
          </w:tcPr>
          <w:p w14:paraId="10485CDE" w14:textId="77777777" w:rsidR="00200442" w:rsidRDefault="00200442" w:rsidP="00200442">
            <w:pPr>
              <w:spacing w:line="300" w:lineRule="atLeast"/>
              <w:rPr>
                <w:color w:val="222222"/>
                <w:sz w:val="24"/>
                <w:szCs w:val="24"/>
              </w:rPr>
            </w:pPr>
            <w:r>
              <w:rPr>
                <w:color w:val="222222"/>
                <w:sz w:val="24"/>
                <w:szCs w:val="24"/>
              </w:rPr>
              <w:t>12</w:t>
            </w:r>
            <w:r w:rsidR="000A7A4E">
              <w:rPr>
                <w:color w:val="222222"/>
                <w:sz w:val="24"/>
                <w:szCs w:val="24"/>
              </w:rPr>
              <w:t>3</w:t>
            </w:r>
            <w:r>
              <w:rPr>
                <w:color w:val="222222"/>
                <w:sz w:val="24"/>
                <w:szCs w:val="24"/>
              </w:rPr>
              <w:t>45</w:t>
            </w:r>
          </w:p>
        </w:tc>
      </w:tr>
    </w:tbl>
    <w:p w14:paraId="28C3951B" w14:textId="77777777" w:rsidR="00BD128E" w:rsidRDefault="00BD128E">
      <w:pPr>
        <w:spacing w:line="300" w:lineRule="atLeast"/>
        <w:rPr>
          <w:color w:val="222222"/>
          <w:sz w:val="24"/>
          <w:szCs w:val="24"/>
        </w:rPr>
      </w:pPr>
    </w:p>
    <w:p w14:paraId="723BF629" w14:textId="576160CC" w:rsidR="00041B8A" w:rsidRPr="00C16E0F" w:rsidRDefault="00041B8A" w:rsidP="00041B8A">
      <w:pPr>
        <w:rPr>
          <w:caps/>
          <w:sz w:val="24"/>
          <w:szCs w:val="24"/>
        </w:rPr>
      </w:pPr>
      <w:del w:id="31" w:author="Hewes Angie" w:date="2020-02-14T08:10:00Z">
        <w:r w:rsidRPr="00041B8A" w:rsidDel="0051418A">
          <w:rPr>
            <w:i/>
            <w:color w:val="222222"/>
            <w:sz w:val="24"/>
            <w:szCs w:val="24"/>
          </w:rPr>
          <w:delText>Copy</w:delText>
        </w:r>
        <w:r w:rsidDel="0051418A">
          <w:rPr>
            <w:color w:val="222222"/>
            <w:sz w:val="24"/>
            <w:szCs w:val="24"/>
          </w:rPr>
          <w:delText xml:space="preserve">: </w:delText>
        </w:r>
      </w:del>
      <w:r w:rsidRPr="00C16E0F">
        <w:rPr>
          <w:caps/>
          <w:sz w:val="24"/>
          <w:szCs w:val="24"/>
        </w:rPr>
        <w:t>2020 Professional Business Associates Annual Conference</w:t>
      </w:r>
    </w:p>
    <w:p w14:paraId="015F7C6F" w14:textId="77777777" w:rsidR="00041B8A" w:rsidRDefault="00041B8A" w:rsidP="00041B8A">
      <w:pPr>
        <w:rPr>
          <w:sz w:val="24"/>
          <w:szCs w:val="24"/>
        </w:rPr>
      </w:pPr>
      <w:r w:rsidRPr="00EE2111">
        <w:rPr>
          <w:sz w:val="24"/>
          <w:szCs w:val="24"/>
        </w:rPr>
        <w:t xml:space="preserve">We are writing to you regarding an exciting opportunity to once again be a Gold Sponsor for the 2020 Professional Business Associates Annual Conference. </w:t>
      </w:r>
    </w:p>
    <w:p w14:paraId="4735536A" w14:textId="77777777" w:rsidR="006E77A9" w:rsidRPr="00EE2111" w:rsidRDefault="006E77A9" w:rsidP="00041B8A">
      <w:pPr>
        <w:rPr>
          <w:sz w:val="24"/>
          <w:szCs w:val="24"/>
        </w:rPr>
      </w:pPr>
    </w:p>
    <w:p w14:paraId="63CDDFF9" w14:textId="77777777" w:rsidR="00041B8A" w:rsidRPr="00EE2111" w:rsidRDefault="00041B8A" w:rsidP="00041B8A">
      <w:pPr>
        <w:rPr>
          <w:sz w:val="24"/>
          <w:szCs w:val="24"/>
        </w:rPr>
      </w:pPr>
      <w:r w:rsidRPr="00EE2111">
        <w:rPr>
          <w:sz w:val="24"/>
          <w:szCs w:val="24"/>
        </w:rPr>
        <w:t xml:space="preserve">We have appreciated your support in the past and </w:t>
      </w:r>
      <w:r w:rsidR="006E77A9">
        <w:rPr>
          <w:sz w:val="24"/>
          <w:szCs w:val="24"/>
        </w:rPr>
        <w:t>believe</w:t>
      </w:r>
      <w:r w:rsidRPr="00EE2111">
        <w:rPr>
          <w:sz w:val="24"/>
          <w:szCs w:val="24"/>
        </w:rPr>
        <w:t xml:space="preserve"> it has been a very beneficial partnership for all parties. The conference this year is sure to once again impress all who attend. We are hosting the event at the beautiful Walt Disney World Swan and Dolphin Resort in Orlando, FL. I have enclosed a copy of your contract from last year for your review. We will be contacting you in the coming week to schedule a meeting time to discuss this further. </w:t>
      </w:r>
    </w:p>
    <w:p w14:paraId="6C165049" w14:textId="77777777" w:rsidR="006E77A9" w:rsidRDefault="006E77A9" w:rsidP="00041B8A">
      <w:pPr>
        <w:rPr>
          <w:sz w:val="24"/>
          <w:szCs w:val="24"/>
        </w:rPr>
      </w:pPr>
    </w:p>
    <w:p w14:paraId="2F12F1E3" w14:textId="77777777" w:rsidR="00041B8A" w:rsidRPr="00EE2111" w:rsidRDefault="00041B8A" w:rsidP="00041B8A">
      <w:pPr>
        <w:rPr>
          <w:sz w:val="24"/>
          <w:szCs w:val="24"/>
        </w:rPr>
      </w:pPr>
      <w:r w:rsidRPr="00EE2111">
        <w:rPr>
          <w:sz w:val="24"/>
          <w:szCs w:val="24"/>
        </w:rPr>
        <w:t xml:space="preserve">For any immediate questions, please contact Roger Meyer, Marketing Department Manager, at 614-555-1232. </w:t>
      </w:r>
    </w:p>
    <w:p w14:paraId="04D66490" w14:textId="77777777" w:rsidR="00041B8A" w:rsidRPr="00FE283A" w:rsidRDefault="00041B8A">
      <w:pPr>
        <w:spacing w:line="300" w:lineRule="atLeast"/>
        <w:rPr>
          <w:color w:val="222222"/>
          <w:sz w:val="24"/>
          <w:szCs w:val="24"/>
        </w:rPr>
      </w:pPr>
    </w:p>
    <w:sectPr w:rsidR="00041B8A" w:rsidRPr="00FE283A" w:rsidSect="001C466E">
      <w:headerReference w:type="default" r:id="rId11"/>
      <w:type w:val="continuous"/>
      <w:pgSz w:w="12240" w:h="15840"/>
      <w:pgMar w:top="117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50027" w14:textId="77777777" w:rsidR="00396FAE" w:rsidRDefault="00396FAE" w:rsidP="00F1245D">
      <w:r>
        <w:separator/>
      </w:r>
    </w:p>
  </w:endnote>
  <w:endnote w:type="continuationSeparator" w:id="0">
    <w:p w14:paraId="3BD52DF6" w14:textId="77777777" w:rsidR="00396FAE" w:rsidRDefault="00396FAE"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D75D6" w14:textId="77777777" w:rsidR="00396FAE" w:rsidRDefault="00396FAE" w:rsidP="00F1245D">
      <w:r>
        <w:separator/>
      </w:r>
    </w:p>
  </w:footnote>
  <w:footnote w:type="continuationSeparator" w:id="0">
    <w:p w14:paraId="7FE5E359" w14:textId="77777777" w:rsidR="00396FAE" w:rsidRDefault="00396FAE"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9EAC2" w14:textId="77777777" w:rsidR="005F1F03" w:rsidRPr="00AB4841" w:rsidRDefault="005F1F03" w:rsidP="00F1245D">
    <w:pPr>
      <w:pStyle w:val="Header"/>
      <w:rPr>
        <w:b/>
        <w:bCs/>
      </w:rPr>
    </w:pPr>
    <w:r>
      <w:rPr>
        <w:b/>
        <w:noProof/>
      </w:rPr>
      <w:t>BASIC OFFICE SYSTEMS &amp; PROCEDURE</w:t>
    </w:r>
    <w:r w:rsidRPr="00AB4841">
      <w:rPr>
        <w:b/>
        <w:bCs/>
      </w:rPr>
      <w:t xml:space="preserve"> - </w:t>
    </w:r>
    <w:r>
      <w:rPr>
        <w:b/>
        <w:bCs/>
      </w:rPr>
      <w:t>NATIONAL</w:t>
    </w:r>
    <w:r w:rsidRPr="00AB4841">
      <w:rPr>
        <w:b/>
        <w:bCs/>
      </w:rPr>
      <w:t xml:space="preserve"> 20</w:t>
    </w:r>
    <w:r>
      <w:rPr>
        <w:b/>
        <w:bCs/>
      </w:rPr>
      <w:t>20</w:t>
    </w:r>
    <w:r w:rsidRPr="00AB4841">
      <w:rPr>
        <w:b/>
        <w:bCs/>
      </w:rPr>
      <w:tab/>
    </w:r>
  </w:p>
  <w:p w14:paraId="727FD24A" w14:textId="3033000C" w:rsidR="005F1F03" w:rsidRPr="001962B9" w:rsidRDefault="005F1F03"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EA489B">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EA489B">
      <w:rPr>
        <w:b/>
        <w:noProof/>
      </w:rPr>
      <w:t>10</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501FA" w14:textId="77777777" w:rsidR="001C466E" w:rsidRPr="00AB4841" w:rsidRDefault="001C466E" w:rsidP="00F1245D">
    <w:pPr>
      <w:pStyle w:val="Header"/>
      <w:rPr>
        <w:b/>
        <w:bCs/>
      </w:rPr>
    </w:pPr>
    <w:r>
      <w:rPr>
        <w:b/>
        <w:noProof/>
      </w:rPr>
      <w:t>BASIC OFFICE SYSTEMS &amp; PROCEDURE</w:t>
    </w:r>
    <w:r w:rsidRPr="00AB4841">
      <w:rPr>
        <w:b/>
        <w:bCs/>
      </w:rPr>
      <w:t xml:space="preserve"> - </w:t>
    </w:r>
    <w:r>
      <w:rPr>
        <w:b/>
        <w:bCs/>
      </w:rPr>
      <w:t>NATIONAL</w:t>
    </w:r>
    <w:r w:rsidRPr="00AB4841">
      <w:rPr>
        <w:b/>
        <w:bCs/>
      </w:rPr>
      <w:t xml:space="preserve"> 20</w:t>
    </w:r>
    <w:r>
      <w:rPr>
        <w:b/>
        <w:bCs/>
      </w:rPr>
      <w:t>20</w:t>
    </w:r>
    <w:r w:rsidRPr="00AB4841">
      <w:rPr>
        <w:b/>
        <w:bCs/>
      </w:rPr>
      <w:tab/>
    </w:r>
  </w:p>
  <w:p w14:paraId="71D9ADCE" w14:textId="51F8B0D2" w:rsidR="001C466E" w:rsidRDefault="001C466E"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EA489B">
      <w:rPr>
        <w:b/>
        <w:bCs/>
        <w:noProof/>
      </w:rPr>
      <w:t>10</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EA489B">
      <w:rPr>
        <w:b/>
        <w:noProof/>
      </w:rPr>
      <w:t>10</w:t>
    </w:r>
    <w:r w:rsidRPr="001962B9">
      <w:rPr>
        <w:b/>
      </w:rPr>
      <w:fldChar w:fldCharType="end"/>
    </w:r>
  </w:p>
  <w:p w14:paraId="46EDBDCF" w14:textId="77777777" w:rsidR="001C466E" w:rsidRPr="001962B9" w:rsidRDefault="001C466E" w:rsidP="009507EC">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7100D"/>
    <w:multiLevelType w:val="hybridMultilevel"/>
    <w:tmpl w:val="46440196"/>
    <w:lvl w:ilvl="0" w:tplc="1428AD2E">
      <w:start w:val="1"/>
      <w:numFmt w:val="decimal"/>
      <w:pStyle w:val="QuestionStyle"/>
      <w:lvlText w:val="%1."/>
      <w:lvlJc w:val="left"/>
      <w:pPr>
        <w:ind w:left="418"/>
      </w:pPr>
      <w:rPr>
        <w:rFonts w:ascii="Times New Roman" w:eastAsia="Arial"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5F54B4BA">
      <w:start w:val="1"/>
      <w:numFmt w:val="lowerLetter"/>
      <w:lvlText w:val="%2."/>
      <w:lvlJc w:val="left"/>
      <w:pPr>
        <w:ind w:left="705"/>
      </w:pPr>
      <w:rPr>
        <w:rFonts w:ascii="Times New Roman" w:eastAsia="Arial"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2" w:tplc="1020E68A">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46555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806F8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1898D6">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3A4F3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D834FE">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40222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E6475B"/>
    <w:multiLevelType w:val="hybridMultilevel"/>
    <w:tmpl w:val="83165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86539F"/>
    <w:multiLevelType w:val="hybridMultilevel"/>
    <w:tmpl w:val="7C181860"/>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3"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4" w15:restartNumberingAfterBreak="0">
    <w:nsid w:val="7B5D5EF9"/>
    <w:multiLevelType w:val="hybridMultilevel"/>
    <w:tmpl w:val="2C02BA80"/>
    <w:lvl w:ilvl="0" w:tplc="445E49FC">
      <w:start w:val="1"/>
      <w:numFmt w:val="lowerLetter"/>
      <w:pStyle w:val="AnswerStyle"/>
      <w:lvlText w:val="%1."/>
      <w:lvlJc w:val="left"/>
      <w:pPr>
        <w:ind w:left="720" w:hanging="360"/>
      </w:pPr>
      <w:rPr>
        <w:rFonts w:ascii="Times New Roman" w:hAnsi="Times New Roman" w:cs="Arial"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4"/>
  </w:num>
  <w:num w:numId="5">
    <w:abstractNumId w:val="0"/>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20B2"/>
    <w:rsid w:val="0001536A"/>
    <w:rsid w:val="00023DF2"/>
    <w:rsid w:val="00025D29"/>
    <w:rsid w:val="000276D1"/>
    <w:rsid w:val="0004087C"/>
    <w:rsid w:val="00041B5A"/>
    <w:rsid w:val="00041B8A"/>
    <w:rsid w:val="0005099D"/>
    <w:rsid w:val="00053F13"/>
    <w:rsid w:val="0005469D"/>
    <w:rsid w:val="00080CBF"/>
    <w:rsid w:val="00090CA1"/>
    <w:rsid w:val="00091841"/>
    <w:rsid w:val="0009681C"/>
    <w:rsid w:val="00096C05"/>
    <w:rsid w:val="00097508"/>
    <w:rsid w:val="000A7A4E"/>
    <w:rsid w:val="000C19F3"/>
    <w:rsid w:val="000D104F"/>
    <w:rsid w:val="000D56FC"/>
    <w:rsid w:val="000E1BD5"/>
    <w:rsid w:val="00100E4A"/>
    <w:rsid w:val="00103DB8"/>
    <w:rsid w:val="0010665F"/>
    <w:rsid w:val="0011738B"/>
    <w:rsid w:val="0011772B"/>
    <w:rsid w:val="001233AE"/>
    <w:rsid w:val="00124B64"/>
    <w:rsid w:val="00135207"/>
    <w:rsid w:val="00140583"/>
    <w:rsid w:val="00143A1C"/>
    <w:rsid w:val="001446EA"/>
    <w:rsid w:val="00146D32"/>
    <w:rsid w:val="00155172"/>
    <w:rsid w:val="00157A5F"/>
    <w:rsid w:val="00180FD3"/>
    <w:rsid w:val="0018488C"/>
    <w:rsid w:val="00185C25"/>
    <w:rsid w:val="00187B0C"/>
    <w:rsid w:val="00192AB8"/>
    <w:rsid w:val="00195022"/>
    <w:rsid w:val="001962B9"/>
    <w:rsid w:val="001A52DE"/>
    <w:rsid w:val="001A6172"/>
    <w:rsid w:val="001B3D7F"/>
    <w:rsid w:val="001B50AB"/>
    <w:rsid w:val="001B5FD2"/>
    <w:rsid w:val="001B78A8"/>
    <w:rsid w:val="001B7903"/>
    <w:rsid w:val="001C3F56"/>
    <w:rsid w:val="001C466E"/>
    <w:rsid w:val="001C4797"/>
    <w:rsid w:val="001C78AB"/>
    <w:rsid w:val="001D2C45"/>
    <w:rsid w:val="001D62D6"/>
    <w:rsid w:val="001E1578"/>
    <w:rsid w:val="001E40AF"/>
    <w:rsid w:val="001E6942"/>
    <w:rsid w:val="001E746C"/>
    <w:rsid w:val="001E7B05"/>
    <w:rsid w:val="001F4873"/>
    <w:rsid w:val="00200442"/>
    <w:rsid w:val="00202271"/>
    <w:rsid w:val="00203734"/>
    <w:rsid w:val="00213DFA"/>
    <w:rsid w:val="002175E1"/>
    <w:rsid w:val="00224617"/>
    <w:rsid w:val="00226839"/>
    <w:rsid w:val="00227149"/>
    <w:rsid w:val="00244804"/>
    <w:rsid w:val="00246A9F"/>
    <w:rsid w:val="00251877"/>
    <w:rsid w:val="002535A6"/>
    <w:rsid w:val="00254B74"/>
    <w:rsid w:val="00255AD1"/>
    <w:rsid w:val="00263A8D"/>
    <w:rsid w:val="00264970"/>
    <w:rsid w:val="00264EF5"/>
    <w:rsid w:val="002658BD"/>
    <w:rsid w:val="00267B32"/>
    <w:rsid w:val="00270C01"/>
    <w:rsid w:val="00271D98"/>
    <w:rsid w:val="00275403"/>
    <w:rsid w:val="0028322A"/>
    <w:rsid w:val="00284D39"/>
    <w:rsid w:val="002870A4"/>
    <w:rsid w:val="00294892"/>
    <w:rsid w:val="002A0D6A"/>
    <w:rsid w:val="002A5F22"/>
    <w:rsid w:val="002B0596"/>
    <w:rsid w:val="002B06D1"/>
    <w:rsid w:val="002B2E82"/>
    <w:rsid w:val="002C0006"/>
    <w:rsid w:val="002C4BF3"/>
    <w:rsid w:val="002C6CEC"/>
    <w:rsid w:val="002D1044"/>
    <w:rsid w:val="002D6582"/>
    <w:rsid w:val="002E3757"/>
    <w:rsid w:val="002F36BA"/>
    <w:rsid w:val="002F46CB"/>
    <w:rsid w:val="003003AB"/>
    <w:rsid w:val="003012E1"/>
    <w:rsid w:val="00303210"/>
    <w:rsid w:val="00304E30"/>
    <w:rsid w:val="00322433"/>
    <w:rsid w:val="00330557"/>
    <w:rsid w:val="00344349"/>
    <w:rsid w:val="00352A11"/>
    <w:rsid w:val="00362950"/>
    <w:rsid w:val="00367B08"/>
    <w:rsid w:val="00372D77"/>
    <w:rsid w:val="00376011"/>
    <w:rsid w:val="00376B09"/>
    <w:rsid w:val="00380F90"/>
    <w:rsid w:val="003834D4"/>
    <w:rsid w:val="00396FAE"/>
    <w:rsid w:val="003A2854"/>
    <w:rsid w:val="003A76A3"/>
    <w:rsid w:val="003B26F2"/>
    <w:rsid w:val="003C0860"/>
    <w:rsid w:val="003C0D75"/>
    <w:rsid w:val="003C2A6F"/>
    <w:rsid w:val="003C62B5"/>
    <w:rsid w:val="003D24A3"/>
    <w:rsid w:val="003E6D6C"/>
    <w:rsid w:val="003F5C2C"/>
    <w:rsid w:val="00411524"/>
    <w:rsid w:val="00420CB8"/>
    <w:rsid w:val="00421206"/>
    <w:rsid w:val="00421842"/>
    <w:rsid w:val="00431F3D"/>
    <w:rsid w:val="0043409A"/>
    <w:rsid w:val="004341A5"/>
    <w:rsid w:val="004347E4"/>
    <w:rsid w:val="00436929"/>
    <w:rsid w:val="00450503"/>
    <w:rsid w:val="00451020"/>
    <w:rsid w:val="004510FE"/>
    <w:rsid w:val="00453986"/>
    <w:rsid w:val="004644E3"/>
    <w:rsid w:val="00477AC3"/>
    <w:rsid w:val="00480E9D"/>
    <w:rsid w:val="00481371"/>
    <w:rsid w:val="00481736"/>
    <w:rsid w:val="00486524"/>
    <w:rsid w:val="00493D89"/>
    <w:rsid w:val="00494DD1"/>
    <w:rsid w:val="00495A40"/>
    <w:rsid w:val="00495E3D"/>
    <w:rsid w:val="004B0E9D"/>
    <w:rsid w:val="004B1298"/>
    <w:rsid w:val="004B1D44"/>
    <w:rsid w:val="004B73C7"/>
    <w:rsid w:val="004C65BC"/>
    <w:rsid w:val="004C6A24"/>
    <w:rsid w:val="004D22C7"/>
    <w:rsid w:val="004E165E"/>
    <w:rsid w:val="004E3305"/>
    <w:rsid w:val="004E5846"/>
    <w:rsid w:val="00504BA2"/>
    <w:rsid w:val="0051048F"/>
    <w:rsid w:val="00510AF6"/>
    <w:rsid w:val="0051264C"/>
    <w:rsid w:val="0051418A"/>
    <w:rsid w:val="00515CE6"/>
    <w:rsid w:val="00516864"/>
    <w:rsid w:val="005202B0"/>
    <w:rsid w:val="00520A63"/>
    <w:rsid w:val="00520B21"/>
    <w:rsid w:val="0052244F"/>
    <w:rsid w:val="00526C7B"/>
    <w:rsid w:val="0053367E"/>
    <w:rsid w:val="0053374F"/>
    <w:rsid w:val="0053627F"/>
    <w:rsid w:val="00536671"/>
    <w:rsid w:val="00536F84"/>
    <w:rsid w:val="005434CE"/>
    <w:rsid w:val="005511E9"/>
    <w:rsid w:val="00561DA2"/>
    <w:rsid w:val="00565978"/>
    <w:rsid w:val="0057498E"/>
    <w:rsid w:val="00577B34"/>
    <w:rsid w:val="005816EA"/>
    <w:rsid w:val="00582255"/>
    <w:rsid w:val="00593C23"/>
    <w:rsid w:val="00596E45"/>
    <w:rsid w:val="005A0EA4"/>
    <w:rsid w:val="005A39FB"/>
    <w:rsid w:val="005A41B5"/>
    <w:rsid w:val="005B368D"/>
    <w:rsid w:val="005C624C"/>
    <w:rsid w:val="005D5DD9"/>
    <w:rsid w:val="005E1E5E"/>
    <w:rsid w:val="005F1F03"/>
    <w:rsid w:val="005F6F3E"/>
    <w:rsid w:val="005F740F"/>
    <w:rsid w:val="005F7F37"/>
    <w:rsid w:val="006062FE"/>
    <w:rsid w:val="00611968"/>
    <w:rsid w:val="00613D4B"/>
    <w:rsid w:val="00615146"/>
    <w:rsid w:val="00625669"/>
    <w:rsid w:val="00631C68"/>
    <w:rsid w:val="00640208"/>
    <w:rsid w:val="006459CE"/>
    <w:rsid w:val="00656AE0"/>
    <w:rsid w:val="00657BC5"/>
    <w:rsid w:val="0066323A"/>
    <w:rsid w:val="0066649C"/>
    <w:rsid w:val="0067063A"/>
    <w:rsid w:val="00670E74"/>
    <w:rsid w:val="00682B04"/>
    <w:rsid w:val="00683334"/>
    <w:rsid w:val="006838D7"/>
    <w:rsid w:val="0068463D"/>
    <w:rsid w:val="00692EF3"/>
    <w:rsid w:val="0069544B"/>
    <w:rsid w:val="00697645"/>
    <w:rsid w:val="00697910"/>
    <w:rsid w:val="006A477E"/>
    <w:rsid w:val="006B046F"/>
    <w:rsid w:val="006B3C67"/>
    <w:rsid w:val="006C3CB1"/>
    <w:rsid w:val="006C507E"/>
    <w:rsid w:val="006D53F5"/>
    <w:rsid w:val="006D6443"/>
    <w:rsid w:val="006D69CD"/>
    <w:rsid w:val="006E3FA0"/>
    <w:rsid w:val="006E77A9"/>
    <w:rsid w:val="006F22C2"/>
    <w:rsid w:val="00701CAD"/>
    <w:rsid w:val="00703BB5"/>
    <w:rsid w:val="0072015B"/>
    <w:rsid w:val="00724536"/>
    <w:rsid w:val="00725674"/>
    <w:rsid w:val="0072644F"/>
    <w:rsid w:val="007405F1"/>
    <w:rsid w:val="007541F5"/>
    <w:rsid w:val="007557D5"/>
    <w:rsid w:val="0076620B"/>
    <w:rsid w:val="00766EEF"/>
    <w:rsid w:val="00772077"/>
    <w:rsid w:val="00773C66"/>
    <w:rsid w:val="0077466C"/>
    <w:rsid w:val="00776F9C"/>
    <w:rsid w:val="00780E6F"/>
    <w:rsid w:val="00782869"/>
    <w:rsid w:val="00785159"/>
    <w:rsid w:val="0078667C"/>
    <w:rsid w:val="00787588"/>
    <w:rsid w:val="00787DD9"/>
    <w:rsid w:val="007912C3"/>
    <w:rsid w:val="007A20CE"/>
    <w:rsid w:val="007B4521"/>
    <w:rsid w:val="007B7BCD"/>
    <w:rsid w:val="007C2812"/>
    <w:rsid w:val="007C4D7E"/>
    <w:rsid w:val="007C664E"/>
    <w:rsid w:val="007E4857"/>
    <w:rsid w:val="0080645B"/>
    <w:rsid w:val="00811A93"/>
    <w:rsid w:val="00811EC2"/>
    <w:rsid w:val="0081454A"/>
    <w:rsid w:val="00824F0C"/>
    <w:rsid w:val="008404A3"/>
    <w:rsid w:val="0085188B"/>
    <w:rsid w:val="008576C2"/>
    <w:rsid w:val="008652AD"/>
    <w:rsid w:val="008662B2"/>
    <w:rsid w:val="00875D0E"/>
    <w:rsid w:val="00877D2D"/>
    <w:rsid w:val="008856B4"/>
    <w:rsid w:val="008A1FCB"/>
    <w:rsid w:val="008A2C14"/>
    <w:rsid w:val="008A568A"/>
    <w:rsid w:val="008B01CF"/>
    <w:rsid w:val="008B0BC3"/>
    <w:rsid w:val="008B290A"/>
    <w:rsid w:val="008B2EB6"/>
    <w:rsid w:val="008C013C"/>
    <w:rsid w:val="008C1E60"/>
    <w:rsid w:val="008C3EFC"/>
    <w:rsid w:val="008C48DF"/>
    <w:rsid w:val="008C7E00"/>
    <w:rsid w:val="008D02EA"/>
    <w:rsid w:val="008D450E"/>
    <w:rsid w:val="008D4631"/>
    <w:rsid w:val="008D4B2E"/>
    <w:rsid w:val="008D4E1C"/>
    <w:rsid w:val="008D612A"/>
    <w:rsid w:val="008E35E8"/>
    <w:rsid w:val="008E7613"/>
    <w:rsid w:val="008F0383"/>
    <w:rsid w:val="008F07A0"/>
    <w:rsid w:val="00903B27"/>
    <w:rsid w:val="00911900"/>
    <w:rsid w:val="00912517"/>
    <w:rsid w:val="009151B3"/>
    <w:rsid w:val="0092206F"/>
    <w:rsid w:val="0093404D"/>
    <w:rsid w:val="0093770B"/>
    <w:rsid w:val="00940BED"/>
    <w:rsid w:val="0094118F"/>
    <w:rsid w:val="00944CBF"/>
    <w:rsid w:val="009461F5"/>
    <w:rsid w:val="0094665B"/>
    <w:rsid w:val="009507EC"/>
    <w:rsid w:val="00961DEE"/>
    <w:rsid w:val="009646DF"/>
    <w:rsid w:val="00966451"/>
    <w:rsid w:val="00973FCE"/>
    <w:rsid w:val="00983C02"/>
    <w:rsid w:val="009A2A02"/>
    <w:rsid w:val="009B17FB"/>
    <w:rsid w:val="009B3A4F"/>
    <w:rsid w:val="009C030D"/>
    <w:rsid w:val="009C0890"/>
    <w:rsid w:val="009C4688"/>
    <w:rsid w:val="009C5689"/>
    <w:rsid w:val="009D45B7"/>
    <w:rsid w:val="009E7812"/>
    <w:rsid w:val="009F3B30"/>
    <w:rsid w:val="009F63DF"/>
    <w:rsid w:val="009F6AB1"/>
    <w:rsid w:val="00A0059C"/>
    <w:rsid w:val="00A012C5"/>
    <w:rsid w:val="00A03819"/>
    <w:rsid w:val="00A044CB"/>
    <w:rsid w:val="00A05703"/>
    <w:rsid w:val="00A1531C"/>
    <w:rsid w:val="00A2222D"/>
    <w:rsid w:val="00A253BE"/>
    <w:rsid w:val="00A30897"/>
    <w:rsid w:val="00A31992"/>
    <w:rsid w:val="00A37F4B"/>
    <w:rsid w:val="00A47A70"/>
    <w:rsid w:val="00A5191B"/>
    <w:rsid w:val="00A51EF1"/>
    <w:rsid w:val="00A57130"/>
    <w:rsid w:val="00A62A5D"/>
    <w:rsid w:val="00A7692F"/>
    <w:rsid w:val="00A8124E"/>
    <w:rsid w:val="00AA02D0"/>
    <w:rsid w:val="00AB2358"/>
    <w:rsid w:val="00AB2DF4"/>
    <w:rsid w:val="00AB4113"/>
    <w:rsid w:val="00AB4841"/>
    <w:rsid w:val="00AC18F8"/>
    <w:rsid w:val="00AE5DD4"/>
    <w:rsid w:val="00AF1788"/>
    <w:rsid w:val="00AF724F"/>
    <w:rsid w:val="00B07639"/>
    <w:rsid w:val="00B11FC8"/>
    <w:rsid w:val="00B12A84"/>
    <w:rsid w:val="00B1652D"/>
    <w:rsid w:val="00B174A4"/>
    <w:rsid w:val="00B21752"/>
    <w:rsid w:val="00B21B79"/>
    <w:rsid w:val="00B2455E"/>
    <w:rsid w:val="00B24B81"/>
    <w:rsid w:val="00B27648"/>
    <w:rsid w:val="00B46721"/>
    <w:rsid w:val="00B6046D"/>
    <w:rsid w:val="00B60630"/>
    <w:rsid w:val="00B63983"/>
    <w:rsid w:val="00B76AFD"/>
    <w:rsid w:val="00B96AB4"/>
    <w:rsid w:val="00BA115D"/>
    <w:rsid w:val="00BB0916"/>
    <w:rsid w:val="00BC0F41"/>
    <w:rsid w:val="00BC5530"/>
    <w:rsid w:val="00BD128E"/>
    <w:rsid w:val="00BE0424"/>
    <w:rsid w:val="00BE618A"/>
    <w:rsid w:val="00BE79F6"/>
    <w:rsid w:val="00BF612A"/>
    <w:rsid w:val="00C06B40"/>
    <w:rsid w:val="00C10884"/>
    <w:rsid w:val="00C12A28"/>
    <w:rsid w:val="00C230C0"/>
    <w:rsid w:val="00C25F93"/>
    <w:rsid w:val="00C32E00"/>
    <w:rsid w:val="00C3330A"/>
    <w:rsid w:val="00C41FC8"/>
    <w:rsid w:val="00C5029D"/>
    <w:rsid w:val="00C5323F"/>
    <w:rsid w:val="00C55CAE"/>
    <w:rsid w:val="00C5746D"/>
    <w:rsid w:val="00C61B47"/>
    <w:rsid w:val="00C62275"/>
    <w:rsid w:val="00C73C38"/>
    <w:rsid w:val="00C872C2"/>
    <w:rsid w:val="00C90946"/>
    <w:rsid w:val="00C92A93"/>
    <w:rsid w:val="00C9305F"/>
    <w:rsid w:val="00C93733"/>
    <w:rsid w:val="00C977DF"/>
    <w:rsid w:val="00CA4673"/>
    <w:rsid w:val="00CA6A94"/>
    <w:rsid w:val="00CB12A5"/>
    <w:rsid w:val="00CC0E64"/>
    <w:rsid w:val="00CC279C"/>
    <w:rsid w:val="00CC2C7D"/>
    <w:rsid w:val="00CC4765"/>
    <w:rsid w:val="00CC68B4"/>
    <w:rsid w:val="00CD6C67"/>
    <w:rsid w:val="00CE590B"/>
    <w:rsid w:val="00CF1CFE"/>
    <w:rsid w:val="00CF287E"/>
    <w:rsid w:val="00CF67C3"/>
    <w:rsid w:val="00D12C48"/>
    <w:rsid w:val="00D17C28"/>
    <w:rsid w:val="00D26648"/>
    <w:rsid w:val="00D269FD"/>
    <w:rsid w:val="00D30854"/>
    <w:rsid w:val="00D371AC"/>
    <w:rsid w:val="00D43BD6"/>
    <w:rsid w:val="00D50AAC"/>
    <w:rsid w:val="00D5537E"/>
    <w:rsid w:val="00D55A03"/>
    <w:rsid w:val="00D56E9F"/>
    <w:rsid w:val="00D57AFD"/>
    <w:rsid w:val="00D61261"/>
    <w:rsid w:val="00D65CE5"/>
    <w:rsid w:val="00D74827"/>
    <w:rsid w:val="00D74CCC"/>
    <w:rsid w:val="00D75666"/>
    <w:rsid w:val="00D81C07"/>
    <w:rsid w:val="00D84BFE"/>
    <w:rsid w:val="00D86359"/>
    <w:rsid w:val="00D904CC"/>
    <w:rsid w:val="00D934EC"/>
    <w:rsid w:val="00DA5264"/>
    <w:rsid w:val="00DA656C"/>
    <w:rsid w:val="00DC01DA"/>
    <w:rsid w:val="00DC2190"/>
    <w:rsid w:val="00DC3815"/>
    <w:rsid w:val="00DC6170"/>
    <w:rsid w:val="00DC6ABD"/>
    <w:rsid w:val="00DC6BD4"/>
    <w:rsid w:val="00DD1B43"/>
    <w:rsid w:val="00DD35DA"/>
    <w:rsid w:val="00DE0B2B"/>
    <w:rsid w:val="00DE2D7E"/>
    <w:rsid w:val="00DE5ECB"/>
    <w:rsid w:val="00DF1D50"/>
    <w:rsid w:val="00DF3A79"/>
    <w:rsid w:val="00DF6568"/>
    <w:rsid w:val="00E26920"/>
    <w:rsid w:val="00E27CC7"/>
    <w:rsid w:val="00E35EFC"/>
    <w:rsid w:val="00E40FA5"/>
    <w:rsid w:val="00E41CA4"/>
    <w:rsid w:val="00E50BAA"/>
    <w:rsid w:val="00E5567F"/>
    <w:rsid w:val="00E60272"/>
    <w:rsid w:val="00E65046"/>
    <w:rsid w:val="00E72025"/>
    <w:rsid w:val="00E73C11"/>
    <w:rsid w:val="00E817AF"/>
    <w:rsid w:val="00E835B3"/>
    <w:rsid w:val="00E85D6F"/>
    <w:rsid w:val="00E87A87"/>
    <w:rsid w:val="00E91752"/>
    <w:rsid w:val="00E96F6D"/>
    <w:rsid w:val="00EA03F2"/>
    <w:rsid w:val="00EA489B"/>
    <w:rsid w:val="00EA5D62"/>
    <w:rsid w:val="00EB1F6B"/>
    <w:rsid w:val="00EB6D55"/>
    <w:rsid w:val="00EC5CA8"/>
    <w:rsid w:val="00EC7ED2"/>
    <w:rsid w:val="00ED0161"/>
    <w:rsid w:val="00ED15F1"/>
    <w:rsid w:val="00ED1AB6"/>
    <w:rsid w:val="00EF543D"/>
    <w:rsid w:val="00F00FBD"/>
    <w:rsid w:val="00F01020"/>
    <w:rsid w:val="00F011CE"/>
    <w:rsid w:val="00F1245D"/>
    <w:rsid w:val="00F2101F"/>
    <w:rsid w:val="00F249C9"/>
    <w:rsid w:val="00F3179B"/>
    <w:rsid w:val="00F3666E"/>
    <w:rsid w:val="00F36719"/>
    <w:rsid w:val="00F42C43"/>
    <w:rsid w:val="00F42EF4"/>
    <w:rsid w:val="00F52F9B"/>
    <w:rsid w:val="00F5534A"/>
    <w:rsid w:val="00F55ED1"/>
    <w:rsid w:val="00F635A7"/>
    <w:rsid w:val="00F71962"/>
    <w:rsid w:val="00F74F30"/>
    <w:rsid w:val="00F93AB9"/>
    <w:rsid w:val="00FA0539"/>
    <w:rsid w:val="00FA1F2C"/>
    <w:rsid w:val="00FB1C75"/>
    <w:rsid w:val="00FB253E"/>
    <w:rsid w:val="00FC26BE"/>
    <w:rsid w:val="00FC7C51"/>
    <w:rsid w:val="00FD5A30"/>
    <w:rsid w:val="00FE2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1B6E8C"/>
  <w15:chartTrackingRefBased/>
  <w15:docId w15:val="{AD07C447-16CE-4F75-8083-4FFEC241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5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customStyle="1" w:styleId="Default">
    <w:name w:val="Default"/>
    <w:rsid w:val="005A41B5"/>
    <w:pPr>
      <w:widowControl w:val="0"/>
      <w:autoSpaceDE w:val="0"/>
      <w:autoSpaceDN w:val="0"/>
      <w:adjustRightInd w:val="0"/>
    </w:pPr>
    <w:rPr>
      <w:rFonts w:ascii="Times New Roman" w:hAnsi="Times New Roman"/>
      <w:color w:val="000000"/>
      <w:sz w:val="24"/>
      <w:szCs w:val="24"/>
    </w:rPr>
  </w:style>
  <w:style w:type="paragraph" w:styleId="BodyText">
    <w:name w:val="Body Text"/>
    <w:basedOn w:val="Normal"/>
    <w:link w:val="BodyTextChar"/>
    <w:uiPriority w:val="99"/>
    <w:semiHidden/>
    <w:unhideWhenUsed/>
    <w:rsid w:val="00577B34"/>
    <w:pPr>
      <w:spacing w:after="120"/>
    </w:pPr>
  </w:style>
  <w:style w:type="character" w:customStyle="1" w:styleId="BodyTextChar">
    <w:name w:val="Body Text Char"/>
    <w:link w:val="BodyText"/>
    <w:uiPriority w:val="99"/>
    <w:semiHidden/>
    <w:rsid w:val="00577B34"/>
    <w:rPr>
      <w:rFonts w:ascii="Times New Roman" w:eastAsia="Times New Roman" w:hAnsi="Times New Roman"/>
    </w:rPr>
  </w:style>
  <w:style w:type="paragraph" w:styleId="ListParagraph">
    <w:name w:val="List Paragraph"/>
    <w:basedOn w:val="Normal"/>
    <w:uiPriority w:val="34"/>
    <w:qFormat/>
    <w:rsid w:val="00DC2190"/>
    <w:pPr>
      <w:ind w:left="720" w:firstLine="360"/>
      <w:contextualSpacing/>
    </w:pPr>
    <w:rPr>
      <w:rFonts w:eastAsia="Georgia"/>
      <w:i/>
      <w:iCs/>
      <w:sz w:val="24"/>
      <w:szCs w:val="24"/>
      <w:lang w:bidi="en-US"/>
    </w:rPr>
  </w:style>
  <w:style w:type="paragraph" w:customStyle="1" w:styleId="p">
    <w:name w:val="p"/>
    <w:basedOn w:val="Normal"/>
    <w:rsid w:val="0057498E"/>
    <w:rPr>
      <w:rFonts w:ascii="Arial" w:eastAsia="Arial" w:hAnsi="Arial" w:cs="Arial"/>
      <w:sz w:val="16"/>
      <w:szCs w:val="24"/>
      <w:bdr w:val="nil"/>
    </w:rPr>
  </w:style>
  <w:style w:type="paragraph" w:customStyle="1" w:styleId="AnswerStyle">
    <w:name w:val="AnswerStyle"/>
    <w:basedOn w:val="Normal"/>
    <w:link w:val="AnswerStyleChar"/>
    <w:autoRedefine/>
    <w:qFormat/>
    <w:rsid w:val="00BB0916"/>
    <w:pPr>
      <w:numPr>
        <w:numId w:val="4"/>
      </w:numPr>
    </w:pPr>
    <w:rPr>
      <w:rFonts w:eastAsia="Arial"/>
      <w:color w:val="000000"/>
      <w:sz w:val="22"/>
      <w:szCs w:val="22"/>
    </w:rPr>
  </w:style>
  <w:style w:type="character" w:customStyle="1" w:styleId="AnswerStyleChar">
    <w:name w:val="AnswerStyle Char"/>
    <w:basedOn w:val="DefaultParagraphFont"/>
    <w:link w:val="AnswerStyle"/>
    <w:rsid w:val="00BB0916"/>
    <w:rPr>
      <w:rFonts w:ascii="Times New Roman" w:eastAsia="Arial" w:hAnsi="Times New Roman"/>
      <w:color w:val="000000"/>
      <w:sz w:val="22"/>
      <w:szCs w:val="22"/>
    </w:rPr>
  </w:style>
  <w:style w:type="paragraph" w:customStyle="1" w:styleId="LevelYear">
    <w:name w:val="LevelYear"/>
    <w:basedOn w:val="Normal"/>
    <w:link w:val="LevelYearChar"/>
    <w:autoRedefine/>
    <w:qFormat/>
    <w:rsid w:val="00097508"/>
    <w:pPr>
      <w:jc w:val="center"/>
    </w:pPr>
    <w:rPr>
      <w:b/>
      <w:caps/>
      <w:color w:val="C00000"/>
      <w:sz w:val="52"/>
      <w:szCs w:val="22"/>
    </w:rPr>
  </w:style>
  <w:style w:type="character" w:customStyle="1" w:styleId="LevelYearChar">
    <w:name w:val="LevelYear Char"/>
    <w:basedOn w:val="DefaultParagraphFont"/>
    <w:link w:val="LevelYear"/>
    <w:rsid w:val="00097508"/>
    <w:rPr>
      <w:rFonts w:ascii="Times New Roman" w:eastAsia="Times New Roman" w:hAnsi="Times New Roman"/>
      <w:b/>
      <w:caps/>
      <w:color w:val="C00000"/>
      <w:sz w:val="52"/>
      <w:szCs w:val="22"/>
    </w:rPr>
  </w:style>
  <w:style w:type="paragraph" w:customStyle="1" w:styleId="QuestionStyle">
    <w:name w:val="QuestionStyle"/>
    <w:basedOn w:val="Normal"/>
    <w:link w:val="QuestionStyleChar"/>
    <w:autoRedefine/>
    <w:qFormat/>
    <w:rsid w:val="001C466E"/>
    <w:pPr>
      <w:numPr>
        <w:numId w:val="5"/>
      </w:numPr>
      <w:spacing w:before="160" w:after="160"/>
      <w:ind w:left="360" w:hanging="360"/>
    </w:pPr>
    <w:rPr>
      <w:rFonts w:eastAsia="Arial"/>
      <w:color w:val="000000"/>
      <w:sz w:val="22"/>
      <w:szCs w:val="22"/>
    </w:rPr>
  </w:style>
  <w:style w:type="character" w:customStyle="1" w:styleId="QuestionStyleChar">
    <w:name w:val="QuestionStyle Char"/>
    <w:basedOn w:val="DefaultParagraphFont"/>
    <w:link w:val="QuestionStyle"/>
    <w:rsid w:val="001C466E"/>
    <w:rPr>
      <w:rFonts w:ascii="Times New Roman" w:eastAsia="Arial" w:hAnsi="Times New Roman"/>
      <w:color w:val="000000"/>
      <w:sz w:val="22"/>
      <w:szCs w:val="22"/>
    </w:rPr>
  </w:style>
  <w:style w:type="paragraph" w:customStyle="1" w:styleId="TestTitle">
    <w:name w:val="TestTitle"/>
    <w:basedOn w:val="Normal"/>
    <w:link w:val="TestTitleChar"/>
    <w:autoRedefine/>
    <w:qFormat/>
    <w:rsid w:val="001C466E"/>
    <w:pPr>
      <w:spacing w:line="259" w:lineRule="auto"/>
      <w:jc w:val="center"/>
    </w:pPr>
    <w:rPr>
      <w:b/>
      <w:caps/>
      <w:color w:val="000000"/>
      <w:sz w:val="60"/>
      <w:szCs w:val="22"/>
    </w:rPr>
  </w:style>
  <w:style w:type="character" w:customStyle="1" w:styleId="TestTitleChar">
    <w:name w:val="TestTitle Char"/>
    <w:basedOn w:val="DefaultParagraphFont"/>
    <w:link w:val="TestTitle"/>
    <w:rsid w:val="001C466E"/>
    <w:rPr>
      <w:rFonts w:ascii="Times New Roman" w:eastAsia="Times New Roman" w:hAnsi="Times New Roman"/>
      <w:b/>
      <w:caps/>
      <w:color w:val="000000"/>
      <w:sz w:val="6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5368">
      <w:bodyDiv w:val="1"/>
      <w:marLeft w:val="0"/>
      <w:marRight w:val="0"/>
      <w:marTop w:val="0"/>
      <w:marBottom w:val="0"/>
      <w:divBdr>
        <w:top w:val="none" w:sz="0" w:space="0" w:color="auto"/>
        <w:left w:val="none" w:sz="0" w:space="0" w:color="auto"/>
        <w:bottom w:val="none" w:sz="0" w:space="0" w:color="auto"/>
        <w:right w:val="none" w:sz="0" w:space="0" w:color="auto"/>
      </w:divBdr>
    </w:div>
    <w:div w:id="14925203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371996765">
      <w:bodyDiv w:val="1"/>
      <w:marLeft w:val="0"/>
      <w:marRight w:val="0"/>
      <w:marTop w:val="0"/>
      <w:marBottom w:val="0"/>
      <w:divBdr>
        <w:top w:val="none" w:sz="0" w:space="0" w:color="auto"/>
        <w:left w:val="none" w:sz="0" w:space="0" w:color="auto"/>
        <w:bottom w:val="none" w:sz="0" w:space="0" w:color="auto"/>
        <w:right w:val="none" w:sz="0" w:space="0" w:color="auto"/>
      </w:divBdr>
      <w:divsChild>
        <w:div w:id="790781812">
          <w:marLeft w:val="-30"/>
          <w:marRight w:val="0"/>
          <w:marTop w:val="0"/>
          <w:marBottom w:val="195"/>
          <w:divBdr>
            <w:top w:val="none" w:sz="0" w:space="0" w:color="auto"/>
            <w:left w:val="none" w:sz="0" w:space="0" w:color="auto"/>
            <w:bottom w:val="none" w:sz="0" w:space="0" w:color="auto"/>
            <w:right w:val="none" w:sz="0" w:space="0" w:color="auto"/>
          </w:divBdr>
          <w:divsChild>
            <w:div w:id="19241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5740">
      <w:bodyDiv w:val="1"/>
      <w:marLeft w:val="0"/>
      <w:marRight w:val="0"/>
      <w:marTop w:val="0"/>
      <w:marBottom w:val="0"/>
      <w:divBdr>
        <w:top w:val="none" w:sz="0" w:space="0" w:color="auto"/>
        <w:left w:val="none" w:sz="0" w:space="0" w:color="auto"/>
        <w:bottom w:val="none" w:sz="0" w:space="0" w:color="auto"/>
        <w:right w:val="none" w:sz="0" w:space="0" w:color="auto"/>
      </w:divBdr>
      <w:divsChild>
        <w:div w:id="1888449071">
          <w:marLeft w:val="-30"/>
          <w:marRight w:val="240"/>
          <w:marTop w:val="0"/>
          <w:marBottom w:val="195"/>
          <w:divBdr>
            <w:top w:val="none" w:sz="0" w:space="0" w:color="auto"/>
            <w:left w:val="none" w:sz="0" w:space="0" w:color="auto"/>
            <w:bottom w:val="none" w:sz="0" w:space="0" w:color="auto"/>
            <w:right w:val="none" w:sz="0" w:space="0" w:color="auto"/>
          </w:divBdr>
          <w:divsChild>
            <w:div w:id="10807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21736299">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462992182">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52784419">
      <w:bodyDiv w:val="1"/>
      <w:marLeft w:val="0"/>
      <w:marRight w:val="0"/>
      <w:marTop w:val="0"/>
      <w:marBottom w:val="0"/>
      <w:divBdr>
        <w:top w:val="none" w:sz="0" w:space="0" w:color="auto"/>
        <w:left w:val="none" w:sz="0" w:space="0" w:color="auto"/>
        <w:bottom w:val="none" w:sz="0" w:space="0" w:color="auto"/>
        <w:right w:val="none" w:sz="0" w:space="0" w:color="auto"/>
      </w:divBdr>
    </w:div>
    <w:div w:id="195462601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5AFD5-8B58-4158-BC92-E4E52B576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lpstr>
    </vt:vector>
  </TitlesOfParts>
  <Company>WITC Rice Lake</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Dianne Carroll</dc:creator>
  <cp:keywords/>
  <cp:lastModifiedBy>McNew, Amber</cp:lastModifiedBy>
  <cp:revision>2</cp:revision>
  <cp:lastPrinted>2010-01-05T18:21:00Z</cp:lastPrinted>
  <dcterms:created xsi:type="dcterms:W3CDTF">2020-03-04T14:58:00Z</dcterms:created>
  <dcterms:modified xsi:type="dcterms:W3CDTF">2020-03-04T14:58:00Z</dcterms:modified>
</cp:coreProperties>
</file>