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142" w:rsidRDefault="004D1142" w:rsidP="004D1142">
      <w:pPr>
        <w:spacing w:after="322" w:line="259" w:lineRule="auto"/>
        <w:ind w:left="0" w:firstLine="0"/>
        <w:jc w:val="center"/>
      </w:pPr>
      <w:bookmarkStart w:id="0" w:name="_GoBack"/>
      <w:bookmarkEnd w:id="0"/>
      <w:r>
        <w:rPr>
          <w:rFonts w:ascii="Times" w:hAnsi="Times"/>
          <w:b/>
          <w:noProof/>
          <w:sz w:val="60"/>
          <w:szCs w:val="60"/>
        </w:rPr>
        <w:drawing>
          <wp:anchor distT="0" distB="0" distL="114300" distR="114300" simplePos="0" relativeHeight="251668480" behindDoc="1" locked="0" layoutInCell="1" allowOverlap="1" wp14:anchorId="7BBA8F39" wp14:editId="3F1576F1">
            <wp:simplePos x="0" y="0"/>
            <wp:positionH relativeFrom="column">
              <wp:posOffset>5153025</wp:posOffset>
            </wp:positionH>
            <wp:positionV relativeFrom="paragraph">
              <wp:posOffset>-410210</wp:posOffset>
            </wp:positionV>
            <wp:extent cx="1438910" cy="1376097"/>
            <wp:effectExtent l="0" t="0" r="889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7">
                      <a:extLst>
                        <a:ext uri="{28A0092B-C50C-407E-A947-70E740481C1C}">
                          <a14:useLocalDpi xmlns:a14="http://schemas.microsoft.com/office/drawing/2010/main" val="0"/>
                        </a:ext>
                      </a:extLst>
                    </a:blip>
                    <a:stretch>
                      <a:fillRect/>
                    </a:stretch>
                  </pic:blipFill>
                  <pic:spPr>
                    <a:xfrm>
                      <a:off x="0" y="0"/>
                      <a:ext cx="1438910" cy="1376097"/>
                    </a:xfrm>
                    <a:prstGeom prst="rect">
                      <a:avLst/>
                    </a:prstGeom>
                  </pic:spPr>
                </pic:pic>
              </a:graphicData>
            </a:graphic>
            <wp14:sizeRelH relativeFrom="margin">
              <wp14:pctWidth>0</wp14:pctWidth>
            </wp14:sizeRelH>
            <wp14:sizeRelV relativeFrom="margin">
              <wp14:pctHeight>0</wp14:pctHeight>
            </wp14:sizeRelV>
          </wp:anchor>
        </w:drawing>
      </w:r>
    </w:p>
    <w:p w:rsidR="001A0EB0" w:rsidRDefault="004D1142" w:rsidP="004D1142">
      <w:pPr>
        <w:spacing w:after="322" w:line="259" w:lineRule="auto"/>
        <w:ind w:left="0" w:firstLine="0"/>
        <w:jc w:val="center"/>
      </w:pPr>
      <w:r w:rsidRPr="000B1B6A">
        <w:rPr>
          <w:noProof/>
        </w:rPr>
        <w:drawing>
          <wp:inline distT="0" distB="0" distL="0" distR="0" wp14:anchorId="77B4C62F" wp14:editId="6D23F8AD">
            <wp:extent cx="2839930" cy="854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1A0EB0" w:rsidRDefault="009036D2" w:rsidP="00A54C96">
      <w:pPr>
        <w:pStyle w:val="TestTitle"/>
      </w:pPr>
      <w:r>
        <w:t>LEGAL OFFICE PROCEDURES</w:t>
      </w:r>
      <w:r>
        <w:rPr>
          <w:sz w:val="56"/>
        </w:rPr>
        <w:t xml:space="preserve"> </w:t>
      </w:r>
    </w:p>
    <w:p w:rsidR="001A0EB0" w:rsidRDefault="009036D2" w:rsidP="00A54C96">
      <w:pPr>
        <w:pStyle w:val="TestTitle"/>
      </w:pPr>
      <w:r>
        <w:t xml:space="preserve">(245) </w:t>
      </w:r>
    </w:p>
    <w:p w:rsidR="001A0EB0" w:rsidRDefault="009036D2">
      <w:pPr>
        <w:spacing w:after="0" w:line="259" w:lineRule="auto"/>
        <w:ind w:left="720" w:firstLine="0"/>
      </w:pPr>
      <w:r>
        <w:t xml:space="preserve"> </w:t>
      </w:r>
    </w:p>
    <w:p w:rsidR="001A0EB0" w:rsidRPr="004D1142" w:rsidRDefault="009036D2" w:rsidP="00A54C96">
      <w:pPr>
        <w:pStyle w:val="LevelYear"/>
        <w:rPr>
          <w:color w:val="C00000"/>
        </w:rPr>
      </w:pPr>
      <w:r>
        <w:t xml:space="preserve"> </w:t>
      </w:r>
      <w:r w:rsidR="004D1142">
        <w:rPr>
          <w:color w:val="C00000"/>
        </w:rPr>
        <w:t xml:space="preserve">NATIONAL </w:t>
      </w:r>
      <w:r w:rsidRPr="004D1142">
        <w:rPr>
          <w:color w:val="C00000"/>
        </w:rPr>
        <w:t xml:space="preserve">2020  </w:t>
      </w:r>
    </w:p>
    <w:p w:rsidR="001A0EB0" w:rsidRDefault="001A0EB0" w:rsidP="004D1142">
      <w:pPr>
        <w:pStyle w:val="AnswerKeyHeading"/>
        <w:jc w:val="left"/>
      </w:pPr>
    </w:p>
    <w:p w:rsidR="001A0EB0" w:rsidRDefault="009036D2">
      <w:pPr>
        <w:spacing w:after="0" w:line="259" w:lineRule="auto"/>
        <w:ind w:left="0" w:firstLine="0"/>
      </w:pPr>
      <w:r>
        <w:t xml:space="preserve"> </w:t>
      </w:r>
    </w:p>
    <w:p w:rsidR="001A0EB0" w:rsidRDefault="009036D2" w:rsidP="004D1142">
      <w:pPr>
        <w:spacing w:after="0" w:line="360" w:lineRule="auto"/>
        <w:ind w:left="0" w:firstLine="0"/>
      </w:pPr>
      <w:r>
        <w:t xml:space="preserve"> </w:t>
      </w:r>
      <w:r w:rsidR="004D1142">
        <w:tab/>
      </w:r>
      <w:r>
        <w:rPr>
          <w:b/>
        </w:rPr>
        <w:t xml:space="preserve">Part </w:t>
      </w:r>
      <w:del w:id="1" w:author="Hewes Angie" w:date="2020-02-14T08:42:00Z">
        <w:r w:rsidDel="00F3618D">
          <w:rPr>
            <w:b/>
          </w:rPr>
          <w:delText>I  OBJECTIVE</w:delText>
        </w:r>
      </w:del>
      <w:ins w:id="2" w:author="Hewes Angie" w:date="2020-02-14T08:42:00Z">
        <w:r w:rsidR="00F3618D">
          <w:rPr>
            <w:b/>
          </w:rPr>
          <w:t>I OBJECTIVE</w:t>
        </w:r>
      </w:ins>
      <w:r>
        <w:t xml:space="preserve">   </w:t>
      </w:r>
    </w:p>
    <w:p w:rsidR="001A0EB0" w:rsidRDefault="004D1142" w:rsidP="004D1142">
      <w:pPr>
        <w:tabs>
          <w:tab w:val="center" w:pos="2848"/>
          <w:tab w:val="center" w:pos="7065"/>
        </w:tabs>
        <w:spacing w:after="257" w:line="360" w:lineRule="auto"/>
        <w:ind w:left="0" w:firstLine="0"/>
      </w:pPr>
      <w:r>
        <w:tab/>
      </w:r>
      <w:r w:rsidR="009036D2">
        <w:t xml:space="preserve">Written Test </w:t>
      </w:r>
      <w:r w:rsidR="009036D2">
        <w:rPr>
          <w:i/>
        </w:rPr>
        <w:t>(40 questions @ 5 points each)</w:t>
      </w:r>
      <w:r w:rsidR="009036D2">
        <w:t xml:space="preserve"> </w:t>
      </w:r>
      <w:r w:rsidR="009036D2">
        <w:tab/>
        <w:t xml:space="preserve">____________(200 points) </w:t>
      </w:r>
    </w:p>
    <w:p w:rsidR="001A0EB0" w:rsidRDefault="009036D2">
      <w:pPr>
        <w:spacing w:after="103"/>
      </w:pPr>
      <w:r>
        <w:rPr>
          <w:b/>
        </w:rPr>
        <w:t xml:space="preserve">Part </w:t>
      </w:r>
      <w:del w:id="3" w:author="Hewes Angie" w:date="2020-02-14T08:42:00Z">
        <w:r w:rsidDel="00F3618D">
          <w:rPr>
            <w:b/>
          </w:rPr>
          <w:delText>II  PRODUCTION</w:delText>
        </w:r>
      </w:del>
      <w:ins w:id="4" w:author="Hewes Angie" w:date="2020-02-14T08:42:00Z">
        <w:r w:rsidR="00F3618D">
          <w:rPr>
            <w:b/>
          </w:rPr>
          <w:t>II PRODUCTION</w:t>
        </w:r>
      </w:ins>
      <w:r>
        <w:rPr>
          <w:b/>
        </w:rPr>
        <w:t xml:space="preserve">  </w:t>
      </w:r>
    </w:p>
    <w:p w:rsidR="001A0EB0" w:rsidRDefault="009036D2">
      <w:pPr>
        <w:tabs>
          <w:tab w:val="center" w:pos="1537"/>
          <w:tab w:val="center" w:pos="2881"/>
          <w:tab w:val="center" w:pos="3601"/>
          <w:tab w:val="center" w:pos="4321"/>
          <w:tab w:val="center" w:pos="5041"/>
          <w:tab w:val="center" w:pos="7065"/>
        </w:tabs>
        <w:spacing w:after="114"/>
        <w:ind w:left="0" w:firstLine="0"/>
      </w:pPr>
      <w:r>
        <w:rPr>
          <w:rFonts w:ascii="Calibri" w:eastAsia="Calibri" w:hAnsi="Calibri" w:cs="Calibri"/>
          <w:sz w:val="22"/>
        </w:rPr>
        <w:tab/>
      </w:r>
      <w:r>
        <w:t xml:space="preserve">Job 1 – Affidavit </w:t>
      </w:r>
      <w:r>
        <w:tab/>
        <w:t xml:space="preserve"> </w:t>
      </w:r>
      <w:r>
        <w:tab/>
        <w:t xml:space="preserve">  </w:t>
      </w:r>
      <w:r>
        <w:tab/>
        <w:t xml:space="preserve"> </w:t>
      </w:r>
      <w:r>
        <w:tab/>
        <w:t xml:space="preserve"> </w:t>
      </w:r>
      <w:r>
        <w:tab/>
        <w:t xml:space="preserve">____________(100 points) </w:t>
      </w:r>
    </w:p>
    <w:p w:rsidR="001A0EB0" w:rsidRDefault="009036D2">
      <w:pPr>
        <w:tabs>
          <w:tab w:val="center" w:pos="1382"/>
          <w:tab w:val="center" w:pos="2881"/>
          <w:tab w:val="center" w:pos="3601"/>
          <w:tab w:val="center" w:pos="4321"/>
          <w:tab w:val="center" w:pos="5041"/>
          <w:tab w:val="center" w:pos="7065"/>
        </w:tabs>
        <w:spacing w:after="114"/>
        <w:ind w:left="-15" w:firstLine="0"/>
      </w:pPr>
      <w:r>
        <w:t xml:space="preserve"> </w:t>
      </w:r>
      <w:r>
        <w:tab/>
        <w:t xml:space="preserve">Job 2 – Letter   </w:t>
      </w:r>
      <w:r>
        <w:tab/>
        <w:t xml:space="preserve"> </w:t>
      </w:r>
      <w:r>
        <w:tab/>
        <w:t xml:space="preserve"> </w:t>
      </w:r>
      <w:r>
        <w:tab/>
        <w:t xml:space="preserve"> </w:t>
      </w:r>
      <w:r>
        <w:tab/>
        <w:t xml:space="preserve"> </w:t>
      </w:r>
      <w:r>
        <w:tab/>
        <w:t xml:space="preserve">____________(100 points) </w:t>
      </w:r>
    </w:p>
    <w:p w:rsidR="001A0EB0" w:rsidRDefault="001A0EB0">
      <w:pPr>
        <w:spacing w:after="0" w:line="259" w:lineRule="auto"/>
        <w:ind w:left="0" w:firstLine="0"/>
      </w:pPr>
    </w:p>
    <w:p w:rsidR="001A0EB0" w:rsidRDefault="009036D2">
      <w:pPr>
        <w:tabs>
          <w:tab w:val="center" w:pos="2289"/>
          <w:tab w:val="center" w:pos="7072"/>
        </w:tabs>
        <w:spacing w:after="0" w:line="259" w:lineRule="auto"/>
        <w:ind w:left="0" w:firstLine="0"/>
      </w:pPr>
      <w:r>
        <w:rPr>
          <w:rFonts w:ascii="Calibri" w:eastAsia="Calibri" w:hAnsi="Calibri" w:cs="Calibri"/>
          <w:sz w:val="22"/>
        </w:rPr>
        <w:tab/>
      </w:r>
      <w:r>
        <w:rPr>
          <w:b/>
          <w:i/>
        </w:rPr>
        <w:t xml:space="preserve">TOTAL POINTS </w:t>
      </w:r>
      <w:r>
        <w:rPr>
          <w:b/>
          <w:i/>
        </w:rPr>
        <w:tab/>
        <w:t>____________(4</w:t>
      </w:r>
      <w:r w:rsidR="00AC4175">
        <w:rPr>
          <w:b/>
          <w:i/>
        </w:rPr>
        <w:t>0</w:t>
      </w:r>
      <w:r>
        <w:rPr>
          <w:b/>
          <w:i/>
        </w:rPr>
        <w:t>0 points)</w:t>
      </w:r>
      <w:r>
        <w:t xml:space="preserve"> </w:t>
      </w:r>
    </w:p>
    <w:p w:rsidR="001A0EB0" w:rsidRDefault="009036D2">
      <w:pPr>
        <w:spacing w:after="26" w:line="250" w:lineRule="auto"/>
        <w:ind w:left="0" w:right="3601" w:firstLine="0"/>
      </w:pPr>
      <w:r>
        <w:t xml:space="preserve"> </w:t>
      </w:r>
      <w:r>
        <w:rPr>
          <w:sz w:val="20"/>
        </w:rPr>
        <w:t xml:space="preserve"> </w:t>
      </w:r>
    </w:p>
    <w:p w:rsidR="001A0EB0" w:rsidRDefault="009036D2">
      <w:pPr>
        <w:spacing w:after="0" w:line="259" w:lineRule="auto"/>
        <w:ind w:left="0" w:firstLine="0"/>
      </w:pPr>
      <w:r>
        <w:t xml:space="preserve"> </w:t>
      </w:r>
    </w:p>
    <w:p w:rsidR="001A0EB0" w:rsidRDefault="009036D2">
      <w:pPr>
        <w:pBdr>
          <w:top w:val="single" w:sz="6" w:space="0" w:color="000000"/>
          <w:left w:val="single" w:sz="6" w:space="0" w:color="000000"/>
          <w:bottom w:val="single" w:sz="6" w:space="0" w:color="000000"/>
          <w:right w:val="single" w:sz="6" w:space="0" w:color="000000"/>
        </w:pBdr>
        <w:shd w:val="clear" w:color="auto" w:fill="D8D8D8"/>
        <w:spacing w:after="0" w:line="259" w:lineRule="auto"/>
        <w:ind w:left="0" w:right="4" w:firstLine="0"/>
      </w:pPr>
      <w:r>
        <w:rPr>
          <w:b/>
        </w:rPr>
        <w:t xml:space="preserve"> </w:t>
      </w:r>
      <w:r>
        <w:rPr>
          <w:b/>
        </w:rPr>
        <w:tab/>
      </w:r>
      <w:r>
        <w:rPr>
          <w:b/>
          <w:sz w:val="28"/>
        </w:rPr>
        <w:t xml:space="preserve"> </w:t>
      </w:r>
    </w:p>
    <w:p w:rsidR="001A0EB0" w:rsidRDefault="009036D2">
      <w:pPr>
        <w:pBdr>
          <w:top w:val="single" w:sz="6" w:space="0" w:color="000000"/>
          <w:left w:val="single" w:sz="6" w:space="0" w:color="000000"/>
          <w:bottom w:val="single" w:sz="6" w:space="0" w:color="000000"/>
          <w:right w:val="single" w:sz="6" w:space="0" w:color="000000"/>
        </w:pBdr>
        <w:shd w:val="clear" w:color="auto" w:fill="D8D8D8"/>
        <w:tabs>
          <w:tab w:val="center" w:pos="9350"/>
        </w:tabs>
        <w:spacing w:after="0" w:line="259" w:lineRule="auto"/>
        <w:ind w:left="0" w:right="4" w:firstLine="0"/>
        <w:jc w:val="right"/>
      </w:pPr>
      <w:r>
        <w:rPr>
          <w:b/>
          <w:sz w:val="28"/>
        </w:rPr>
        <w:t>Judges/Graders: Please double check and verify all scores and answer keys!</w:t>
      </w:r>
      <w:r>
        <w:rPr>
          <w:sz w:val="22"/>
        </w:rPr>
        <w:t xml:space="preserve"> </w:t>
      </w:r>
      <w:r>
        <w:rPr>
          <w:sz w:val="22"/>
        </w:rPr>
        <w:tab/>
      </w:r>
      <w:r>
        <w:rPr>
          <w:b/>
          <w:sz w:val="28"/>
        </w:rPr>
        <w:t xml:space="preserve"> </w:t>
      </w:r>
    </w:p>
    <w:p w:rsidR="001A0EB0" w:rsidRDefault="009036D2">
      <w:pPr>
        <w:pBdr>
          <w:top w:val="single" w:sz="6" w:space="0" w:color="000000"/>
          <w:left w:val="single" w:sz="6" w:space="0" w:color="000000"/>
          <w:bottom w:val="single" w:sz="6" w:space="0" w:color="000000"/>
          <w:right w:val="single" w:sz="6" w:space="0" w:color="000000"/>
        </w:pBdr>
        <w:shd w:val="clear" w:color="auto" w:fill="D8D8D8"/>
        <w:spacing w:after="0" w:line="259" w:lineRule="auto"/>
        <w:ind w:left="0" w:right="4" w:firstLine="0"/>
        <w:jc w:val="center"/>
      </w:pPr>
      <w:r>
        <w:rPr>
          <w:sz w:val="22"/>
        </w:rPr>
        <w:t xml:space="preserve"> </w:t>
      </w:r>
    </w:p>
    <w:p w:rsidR="001A0EB0" w:rsidRDefault="009036D2">
      <w:pPr>
        <w:pBdr>
          <w:top w:val="single" w:sz="6" w:space="0" w:color="000000"/>
          <w:left w:val="single" w:sz="6" w:space="0" w:color="000000"/>
          <w:bottom w:val="single" w:sz="6" w:space="0" w:color="000000"/>
          <w:right w:val="single" w:sz="6" w:space="0" w:color="000000"/>
        </w:pBdr>
        <w:shd w:val="clear" w:color="auto" w:fill="D8D8D8"/>
        <w:spacing w:after="0" w:line="259" w:lineRule="auto"/>
        <w:ind w:left="0" w:right="4" w:firstLine="0"/>
        <w:jc w:val="center"/>
      </w:pPr>
      <w:r>
        <w:rPr>
          <w:sz w:val="22"/>
        </w:rPr>
        <w:t xml:space="preserve"> </w:t>
      </w:r>
    </w:p>
    <w:p w:rsidR="001A0EB0" w:rsidRDefault="009036D2">
      <w:pPr>
        <w:spacing w:after="7" w:line="259" w:lineRule="auto"/>
        <w:ind w:left="0" w:right="4" w:firstLine="0"/>
        <w:jc w:val="center"/>
      </w:pPr>
      <w:r>
        <w:rPr>
          <w:sz w:val="22"/>
        </w:rPr>
        <w:t xml:space="preserve"> </w:t>
      </w:r>
    </w:p>
    <w:p w:rsidR="001A0EB0" w:rsidRDefault="009036D2">
      <w:pPr>
        <w:pBdr>
          <w:top w:val="single" w:sz="4" w:space="0" w:color="000000"/>
          <w:left w:val="single" w:sz="4" w:space="0" w:color="000000"/>
          <w:bottom w:val="single" w:sz="4" w:space="0" w:color="000000"/>
          <w:right w:val="single" w:sz="4" w:space="0" w:color="000000"/>
        </w:pBdr>
        <w:shd w:val="clear" w:color="auto" w:fill="D9D9D9"/>
        <w:spacing w:after="0" w:line="259" w:lineRule="auto"/>
        <w:ind w:left="524" w:right="528" w:firstLine="0"/>
        <w:jc w:val="center"/>
      </w:pPr>
      <w:r>
        <w:rPr>
          <w:sz w:val="22"/>
        </w:rPr>
        <w:t xml:space="preserve"> </w:t>
      </w:r>
    </w:p>
    <w:p w:rsidR="001A0EB0" w:rsidRDefault="009036D2">
      <w:pPr>
        <w:pBdr>
          <w:top w:val="single" w:sz="4" w:space="0" w:color="000000"/>
          <w:left w:val="single" w:sz="4" w:space="0" w:color="000000"/>
          <w:bottom w:val="single" w:sz="4" w:space="0" w:color="000000"/>
          <w:right w:val="single" w:sz="4" w:space="0" w:color="000000"/>
        </w:pBdr>
        <w:shd w:val="clear" w:color="auto" w:fill="D9D9D9"/>
        <w:spacing w:after="10" w:line="248" w:lineRule="auto"/>
        <w:ind w:left="534" w:right="528"/>
        <w:jc w:val="center"/>
      </w:pPr>
      <w:r>
        <w:rPr>
          <w:sz w:val="22"/>
        </w:rPr>
        <w:t xml:space="preserve">Property of Business Professionals of America.   </w:t>
      </w:r>
    </w:p>
    <w:p w:rsidR="001A0EB0" w:rsidRDefault="009036D2">
      <w:pPr>
        <w:pBdr>
          <w:top w:val="single" w:sz="4" w:space="0" w:color="000000"/>
          <w:left w:val="single" w:sz="4" w:space="0" w:color="000000"/>
          <w:bottom w:val="single" w:sz="4" w:space="0" w:color="000000"/>
          <w:right w:val="single" w:sz="4" w:space="0" w:color="000000"/>
        </w:pBdr>
        <w:shd w:val="clear" w:color="auto" w:fill="D9D9D9"/>
        <w:spacing w:after="10" w:line="248" w:lineRule="auto"/>
        <w:ind w:left="534" w:right="528"/>
        <w:jc w:val="center"/>
      </w:pPr>
      <w:r>
        <w:rPr>
          <w:sz w:val="22"/>
        </w:rPr>
        <w:t xml:space="preserve">May be reproduced only for use in a Business Professionals of America </w:t>
      </w:r>
      <w:r>
        <w:rPr>
          <w:i/>
          <w:sz w:val="22"/>
        </w:rPr>
        <w:t>Workplace Skills Assessment Program</w:t>
      </w:r>
      <w:r>
        <w:rPr>
          <w:sz w:val="22"/>
        </w:rPr>
        <w:t xml:space="preserve"> competition. </w:t>
      </w:r>
    </w:p>
    <w:p w:rsidR="001A0EB0" w:rsidRDefault="009036D2">
      <w:pPr>
        <w:pBdr>
          <w:top w:val="single" w:sz="4" w:space="0" w:color="000000"/>
          <w:left w:val="single" w:sz="4" w:space="0" w:color="000000"/>
          <w:bottom w:val="single" w:sz="4" w:space="0" w:color="000000"/>
          <w:right w:val="single" w:sz="4" w:space="0" w:color="000000"/>
        </w:pBdr>
        <w:shd w:val="clear" w:color="auto" w:fill="D9D9D9"/>
        <w:spacing w:after="0" w:line="259" w:lineRule="auto"/>
        <w:ind w:left="524" w:right="528" w:firstLine="0"/>
        <w:jc w:val="center"/>
      </w:pPr>
      <w:r>
        <w:t xml:space="preserve"> </w:t>
      </w:r>
    </w:p>
    <w:p w:rsidR="00A54C96" w:rsidRDefault="00A54C96">
      <w:pPr>
        <w:spacing w:after="160" w:line="259" w:lineRule="auto"/>
        <w:ind w:left="0" w:firstLine="0"/>
        <w:rPr>
          <w:rFonts w:ascii="Calibri" w:eastAsia="Calibri" w:hAnsi="Calibri" w:cs="Calibri"/>
          <w:sz w:val="22"/>
        </w:rPr>
      </w:pPr>
      <w:r>
        <w:rPr>
          <w:rFonts w:ascii="Calibri" w:eastAsia="Calibri" w:hAnsi="Calibri" w:cs="Calibri"/>
          <w:sz w:val="22"/>
        </w:rPr>
        <w:br w:type="page"/>
      </w:r>
    </w:p>
    <w:p w:rsidR="00CC5F03" w:rsidRPr="000B1AF8" w:rsidRDefault="00CC5F03" w:rsidP="00C74AFF">
      <w:pPr>
        <w:pStyle w:val="Heading1"/>
        <w:tabs>
          <w:tab w:val="center" w:pos="4418"/>
          <w:tab w:val="center" w:pos="6481"/>
        </w:tabs>
        <w:spacing w:after="0"/>
        <w:ind w:left="0"/>
      </w:pPr>
      <w:r w:rsidRPr="000B1AF8">
        <w:lastRenderedPageBreak/>
        <w:t>GENERAL INSTRUCTIONS</w:t>
      </w:r>
    </w:p>
    <w:p w:rsidR="00CC5F03" w:rsidRPr="001F16F8" w:rsidRDefault="00CC5F03" w:rsidP="00CC5F03">
      <w:pPr>
        <w:numPr>
          <w:ilvl w:val="0"/>
          <w:numId w:val="4"/>
        </w:numPr>
        <w:tabs>
          <w:tab w:val="left" w:pos="-1440"/>
          <w:tab w:val="center" w:pos="4680"/>
          <w:tab w:val="right" w:pos="9360"/>
        </w:tabs>
        <w:spacing w:after="200" w:line="240" w:lineRule="auto"/>
        <w:rPr>
          <w:rFonts w:eastAsia="MS Mincho"/>
          <w:color w:val="auto"/>
          <w:szCs w:val="24"/>
        </w:rPr>
      </w:pPr>
      <w:r w:rsidRPr="001F16F8">
        <w:rPr>
          <w:rFonts w:eastAsia="MS Mincho"/>
          <w:color w:val="auto"/>
          <w:szCs w:val="24"/>
        </w:rPr>
        <w:t>Answer the objective questions using the Scantron scoring sheet provided.</w:t>
      </w:r>
    </w:p>
    <w:p w:rsidR="00CC5F03" w:rsidRPr="000B1AF8" w:rsidRDefault="00CC5F03" w:rsidP="00CC5F03">
      <w:pPr>
        <w:numPr>
          <w:ilvl w:val="0"/>
          <w:numId w:val="4"/>
        </w:numPr>
        <w:tabs>
          <w:tab w:val="left" w:pos="-1440"/>
          <w:tab w:val="center" w:pos="4680"/>
          <w:tab w:val="right" w:pos="9360"/>
        </w:tabs>
        <w:spacing w:after="200" w:line="240" w:lineRule="auto"/>
        <w:rPr>
          <w:rFonts w:eastAsia="MS Mincho"/>
          <w:color w:val="auto"/>
          <w:szCs w:val="24"/>
        </w:rPr>
      </w:pPr>
      <w:r w:rsidRPr="000B1AF8">
        <w:rPr>
          <w:rFonts w:eastAsia="MS Mincho"/>
          <w:color w:val="auto"/>
          <w:szCs w:val="24"/>
        </w:rPr>
        <w:t>Make certain this test booklet contains Job 1</w:t>
      </w:r>
      <w:r w:rsidR="004D1142">
        <w:rPr>
          <w:rFonts w:eastAsia="MS Mincho"/>
          <w:color w:val="auto"/>
          <w:szCs w:val="24"/>
        </w:rPr>
        <w:t>-2</w:t>
      </w:r>
      <w:r w:rsidRPr="000B1AF8">
        <w:rPr>
          <w:rFonts w:eastAsia="MS Mincho"/>
          <w:color w:val="auto"/>
          <w:szCs w:val="24"/>
        </w:rPr>
        <w:t>.</w:t>
      </w:r>
    </w:p>
    <w:p w:rsidR="00CC5F03" w:rsidRPr="000B1AF8" w:rsidRDefault="00CC5F03" w:rsidP="00CC5F03">
      <w:pPr>
        <w:numPr>
          <w:ilvl w:val="0"/>
          <w:numId w:val="4"/>
        </w:numPr>
        <w:tabs>
          <w:tab w:val="left" w:pos="450"/>
        </w:tabs>
        <w:spacing w:after="200" w:line="240" w:lineRule="auto"/>
        <w:rPr>
          <w:rFonts w:eastAsia="MS Mincho"/>
          <w:color w:val="auto"/>
          <w:szCs w:val="24"/>
        </w:rPr>
      </w:pPr>
      <w:r w:rsidRPr="000B1AF8">
        <w:rPr>
          <w:rFonts w:eastAsia="MS Mincho"/>
          <w:color w:val="auto"/>
          <w:szCs w:val="24"/>
        </w:rPr>
        <w:t>Key all jobs according to the instructions given.</w:t>
      </w:r>
    </w:p>
    <w:p w:rsidR="00CC5F03" w:rsidRPr="000B1AF8" w:rsidRDefault="00CC5F03" w:rsidP="00CC5F03">
      <w:pPr>
        <w:numPr>
          <w:ilvl w:val="0"/>
          <w:numId w:val="4"/>
        </w:numPr>
        <w:tabs>
          <w:tab w:val="left" w:pos="450"/>
        </w:tabs>
        <w:spacing w:after="200" w:line="240" w:lineRule="auto"/>
        <w:rPr>
          <w:rFonts w:eastAsia="MS Mincho"/>
          <w:color w:val="auto"/>
          <w:szCs w:val="24"/>
        </w:rPr>
      </w:pPr>
      <w:r w:rsidRPr="000B1AF8">
        <w:rPr>
          <w:rFonts w:eastAsia="MS Mincho"/>
          <w:color w:val="auto"/>
          <w:szCs w:val="24"/>
        </w:rPr>
        <w:t>Correct any obvious keyboarding errors and incorporate any editing notations.</w:t>
      </w:r>
    </w:p>
    <w:p w:rsidR="00CC5F03" w:rsidRPr="000B1AF8" w:rsidRDefault="00CC5F03" w:rsidP="00CC5F03">
      <w:pPr>
        <w:numPr>
          <w:ilvl w:val="0"/>
          <w:numId w:val="4"/>
        </w:numPr>
        <w:tabs>
          <w:tab w:val="left" w:pos="450"/>
        </w:tabs>
        <w:spacing w:after="200" w:line="240" w:lineRule="auto"/>
        <w:rPr>
          <w:rFonts w:eastAsia="MS Mincho"/>
          <w:color w:val="auto"/>
          <w:szCs w:val="24"/>
        </w:rPr>
      </w:pPr>
      <w:r w:rsidRPr="000B1AF8">
        <w:rPr>
          <w:rFonts w:eastAsia="MS Mincho"/>
          <w:color w:val="auto"/>
          <w:szCs w:val="24"/>
        </w:rPr>
        <w:t xml:space="preserve">Correct any errors in formatting.  Use formatting shown in the </w:t>
      </w:r>
      <w:r w:rsidRPr="000B1AF8">
        <w:rPr>
          <w:rFonts w:eastAsia="MS Mincho"/>
          <w:i/>
          <w:color w:val="auto"/>
          <w:szCs w:val="24"/>
        </w:rPr>
        <w:t>Style &amp; Reference Manual</w:t>
      </w:r>
      <w:r w:rsidRPr="000B1AF8">
        <w:rPr>
          <w:rFonts w:eastAsia="MS Mincho"/>
          <w:color w:val="auto"/>
          <w:szCs w:val="24"/>
        </w:rPr>
        <w:t>.</w:t>
      </w:r>
    </w:p>
    <w:p w:rsidR="00CC5F03" w:rsidRPr="000B1AF8" w:rsidRDefault="00CC5F03" w:rsidP="00CC5F03">
      <w:pPr>
        <w:numPr>
          <w:ilvl w:val="0"/>
          <w:numId w:val="4"/>
        </w:numPr>
        <w:tabs>
          <w:tab w:val="left" w:pos="450"/>
        </w:tabs>
        <w:spacing w:after="200" w:line="240" w:lineRule="auto"/>
        <w:rPr>
          <w:rFonts w:eastAsia="MS Mincho"/>
          <w:b/>
          <w:color w:val="auto"/>
          <w:szCs w:val="24"/>
        </w:rPr>
      </w:pPr>
      <w:r w:rsidRPr="000B1AF8">
        <w:rPr>
          <w:rFonts w:eastAsia="MS Mincho"/>
          <w:color w:val="auto"/>
          <w:szCs w:val="24"/>
        </w:rPr>
        <w:t xml:space="preserve">For any problem where you would normally key your reference initials, key your contestant number. Your name or initials should </w:t>
      </w:r>
      <w:r w:rsidRPr="000B1AF8">
        <w:rPr>
          <w:rFonts w:eastAsia="MS Mincho"/>
          <w:i/>
          <w:color w:val="auto"/>
          <w:szCs w:val="24"/>
        </w:rPr>
        <w:t>not</w:t>
      </w:r>
      <w:r w:rsidRPr="000B1AF8">
        <w:rPr>
          <w:rFonts w:eastAsia="MS Mincho"/>
          <w:color w:val="auto"/>
          <w:szCs w:val="24"/>
        </w:rPr>
        <w:t xml:space="preserve"> appear on any work you submit. </w:t>
      </w:r>
    </w:p>
    <w:p w:rsidR="00CC5F03" w:rsidRPr="000B1AF8" w:rsidRDefault="00CC5F03" w:rsidP="00CC5F03">
      <w:pPr>
        <w:numPr>
          <w:ilvl w:val="0"/>
          <w:numId w:val="4"/>
        </w:numPr>
        <w:tabs>
          <w:tab w:val="left" w:pos="450"/>
        </w:tabs>
        <w:spacing w:after="0" w:line="240" w:lineRule="auto"/>
        <w:rPr>
          <w:rFonts w:eastAsia="MS Mincho"/>
          <w:color w:val="auto"/>
          <w:szCs w:val="24"/>
        </w:rPr>
      </w:pPr>
      <w:r w:rsidRPr="000B1AF8">
        <w:rPr>
          <w:rFonts w:eastAsia="MS Mincho"/>
          <w:color w:val="auto"/>
          <w:szCs w:val="24"/>
        </w:rPr>
        <w:t xml:space="preserve">Key your contestant number and job number as the footer in the lower left-hand corner of </w:t>
      </w:r>
      <w:r w:rsidRPr="000B1AF8">
        <w:rPr>
          <w:rFonts w:eastAsia="MS Mincho"/>
          <w:color w:val="auto"/>
          <w:szCs w:val="24"/>
          <w:u w:val="single"/>
        </w:rPr>
        <w:t>all</w:t>
      </w:r>
      <w:r w:rsidRPr="000B1AF8">
        <w:rPr>
          <w:rFonts w:eastAsia="MS Mincho"/>
          <w:color w:val="auto"/>
          <w:szCs w:val="24"/>
        </w:rPr>
        <w:t xml:space="preserve"> work submitted unless otherwise specified.</w:t>
      </w:r>
    </w:p>
    <w:p w:rsidR="00CC5F03" w:rsidRPr="000B1AF8" w:rsidRDefault="00CC5F03" w:rsidP="000B1AF8">
      <w:pPr>
        <w:tabs>
          <w:tab w:val="left" w:pos="450"/>
        </w:tabs>
        <w:spacing w:after="0" w:line="240" w:lineRule="auto"/>
        <w:ind w:left="360" w:firstLine="0"/>
        <w:rPr>
          <w:rFonts w:eastAsia="MS Mincho"/>
          <w:color w:val="auto"/>
          <w:sz w:val="16"/>
          <w:szCs w:val="16"/>
        </w:rPr>
      </w:pPr>
    </w:p>
    <w:tbl>
      <w:tblPr>
        <w:tblpPr w:leftFromText="180" w:rightFromText="180" w:vertAnchor="text" w:horzAnchor="page" w:tblpX="4361"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5"/>
      </w:tblGrid>
      <w:tr w:rsidR="00CC5F03" w:rsidRPr="000B1AF8" w:rsidTr="00433BCC">
        <w:trPr>
          <w:cantSplit/>
          <w:trHeight w:val="394"/>
        </w:trPr>
        <w:tc>
          <w:tcPr>
            <w:tcW w:w="2775" w:type="dxa"/>
            <w:shd w:val="clear" w:color="auto" w:fill="auto"/>
            <w:vAlign w:val="bottom"/>
          </w:tcPr>
          <w:p w:rsidR="00CC5F03" w:rsidRPr="000B1AF8" w:rsidRDefault="00CC5F03" w:rsidP="000B1AF8">
            <w:pPr>
              <w:spacing w:after="200" w:line="276" w:lineRule="auto"/>
              <w:ind w:left="0" w:firstLine="0"/>
              <w:rPr>
                <w:rFonts w:eastAsia="MS Mincho"/>
                <w:color w:val="auto"/>
              </w:rPr>
            </w:pPr>
            <w:r w:rsidRPr="000B1AF8">
              <w:rPr>
                <w:rFonts w:eastAsia="MS Mincho"/>
                <w:i/>
                <w:color w:val="auto"/>
              </w:rPr>
              <w:t>Example</w:t>
            </w:r>
            <w:r w:rsidRPr="000B1AF8">
              <w:rPr>
                <w:rFonts w:eastAsia="MS Mincho"/>
                <w:color w:val="auto"/>
              </w:rPr>
              <w:t>:</w:t>
            </w:r>
          </w:p>
        </w:tc>
      </w:tr>
      <w:tr w:rsidR="00CC5F03" w:rsidRPr="000B1AF8" w:rsidTr="00433BCC">
        <w:trPr>
          <w:trHeight w:val="1353"/>
        </w:trPr>
        <w:tc>
          <w:tcPr>
            <w:tcW w:w="2775" w:type="dxa"/>
            <w:shd w:val="clear" w:color="auto" w:fill="auto"/>
          </w:tcPr>
          <w:p w:rsidR="00CC5F03" w:rsidRPr="000B1AF8" w:rsidRDefault="00CC5F03" w:rsidP="000B1AF8">
            <w:pPr>
              <w:tabs>
                <w:tab w:val="left" w:pos="450"/>
              </w:tabs>
              <w:spacing w:after="200" w:line="240" w:lineRule="auto"/>
              <w:ind w:left="0" w:firstLine="0"/>
              <w:rPr>
                <w:rFonts w:eastAsia="MS Mincho"/>
                <w:color w:val="auto"/>
              </w:rPr>
            </w:pPr>
          </w:p>
          <w:p w:rsidR="00CC5F03" w:rsidRPr="000B1AF8" w:rsidRDefault="00CC5F03" w:rsidP="000B1AF8">
            <w:pPr>
              <w:tabs>
                <w:tab w:val="left" w:pos="450"/>
              </w:tabs>
              <w:spacing w:after="0" w:line="240" w:lineRule="auto"/>
              <w:ind w:left="360" w:firstLine="0"/>
              <w:rPr>
                <w:rFonts w:eastAsia="Calibri"/>
                <w:color w:val="auto"/>
              </w:rPr>
            </w:pPr>
            <w:r w:rsidRPr="000B1AF8">
              <w:rPr>
                <w:rFonts w:eastAsia="Calibri"/>
                <w:color w:val="auto"/>
              </w:rPr>
              <w:t>99-9999-9999</w:t>
            </w:r>
          </w:p>
          <w:p w:rsidR="00CC5F03" w:rsidRPr="000B1AF8" w:rsidRDefault="00CC5F03" w:rsidP="000B1AF8">
            <w:pPr>
              <w:tabs>
                <w:tab w:val="left" w:pos="450"/>
              </w:tabs>
              <w:spacing w:after="0" w:line="240" w:lineRule="auto"/>
              <w:ind w:left="360" w:firstLine="0"/>
              <w:rPr>
                <w:rFonts w:eastAsia="MS Mincho"/>
                <w:color w:val="auto"/>
                <w:sz w:val="16"/>
                <w:szCs w:val="16"/>
              </w:rPr>
            </w:pPr>
            <w:r w:rsidRPr="000B1AF8">
              <w:rPr>
                <w:rFonts w:eastAsia="Calibri"/>
                <w:color w:val="auto"/>
              </w:rPr>
              <w:t>Job 1</w:t>
            </w:r>
            <w:r w:rsidRPr="000B1AF8">
              <w:rPr>
                <w:rFonts w:eastAsia="Calibri"/>
                <w:color w:val="auto"/>
              </w:rPr>
              <w:br/>
            </w:r>
          </w:p>
        </w:tc>
      </w:tr>
    </w:tbl>
    <w:p w:rsidR="00CC5F03" w:rsidRPr="000B1AF8" w:rsidRDefault="00CC5F03" w:rsidP="000B1AF8">
      <w:pPr>
        <w:tabs>
          <w:tab w:val="left" w:pos="450"/>
        </w:tabs>
        <w:spacing w:after="200" w:line="240" w:lineRule="auto"/>
        <w:ind w:left="810" w:firstLine="0"/>
        <w:rPr>
          <w:rFonts w:eastAsia="MS Mincho"/>
          <w:color w:val="auto"/>
        </w:rPr>
      </w:pPr>
    </w:p>
    <w:p w:rsidR="00CC5F03" w:rsidRPr="000B1AF8" w:rsidRDefault="00CC5F03" w:rsidP="000B1AF8">
      <w:pPr>
        <w:tabs>
          <w:tab w:val="left" w:pos="450"/>
        </w:tabs>
        <w:spacing w:after="200" w:line="240" w:lineRule="auto"/>
        <w:ind w:left="810" w:firstLine="0"/>
        <w:rPr>
          <w:rFonts w:eastAsia="MS Mincho"/>
          <w:color w:val="auto"/>
        </w:rPr>
      </w:pPr>
    </w:p>
    <w:p w:rsidR="00CC5F03" w:rsidRPr="000B1AF8" w:rsidRDefault="00CC5F03" w:rsidP="000B1AF8">
      <w:pPr>
        <w:tabs>
          <w:tab w:val="left" w:pos="450"/>
        </w:tabs>
        <w:spacing w:after="200" w:line="240" w:lineRule="auto"/>
        <w:ind w:left="810" w:firstLine="0"/>
        <w:rPr>
          <w:rFonts w:eastAsia="MS Mincho"/>
          <w:color w:val="auto"/>
        </w:rPr>
      </w:pPr>
    </w:p>
    <w:p w:rsidR="00CC5F03" w:rsidRPr="000B1AF8" w:rsidRDefault="00CC5F03" w:rsidP="000B1AF8">
      <w:pPr>
        <w:tabs>
          <w:tab w:val="left" w:pos="450"/>
        </w:tabs>
        <w:spacing w:after="200" w:line="240" w:lineRule="auto"/>
        <w:ind w:left="810" w:firstLine="0"/>
        <w:rPr>
          <w:rFonts w:eastAsia="MS Mincho"/>
          <w:color w:val="auto"/>
        </w:rPr>
      </w:pPr>
    </w:p>
    <w:p w:rsidR="00CC5F03" w:rsidRPr="000B1AF8" w:rsidRDefault="00CC5F03" w:rsidP="000B1AF8">
      <w:pPr>
        <w:tabs>
          <w:tab w:val="left" w:pos="450"/>
        </w:tabs>
        <w:spacing w:after="200" w:line="240" w:lineRule="auto"/>
        <w:ind w:left="810" w:firstLine="0"/>
        <w:rPr>
          <w:rFonts w:eastAsia="MS Mincho"/>
          <w:color w:val="auto"/>
        </w:rPr>
      </w:pPr>
    </w:p>
    <w:p w:rsidR="00CC5F03" w:rsidRPr="000B1AF8" w:rsidRDefault="00CC5F03" w:rsidP="00CC5F03">
      <w:pPr>
        <w:numPr>
          <w:ilvl w:val="0"/>
          <w:numId w:val="4"/>
        </w:numPr>
        <w:tabs>
          <w:tab w:val="left" w:pos="450"/>
        </w:tabs>
        <w:spacing w:after="200" w:line="240" w:lineRule="auto"/>
        <w:rPr>
          <w:rFonts w:eastAsia="MS Mincho"/>
          <w:color w:val="auto"/>
          <w:szCs w:val="24"/>
        </w:rPr>
      </w:pPr>
      <w:r w:rsidRPr="000B1AF8">
        <w:rPr>
          <w:rFonts w:eastAsia="MS Mincho"/>
          <w:color w:val="auto"/>
          <w:szCs w:val="24"/>
        </w:rPr>
        <w:t>If you finish before the end of the testing time, notify the proctor. Time may be a factor in determining a winner when there is a tie score.</w:t>
      </w:r>
    </w:p>
    <w:p w:rsidR="00CC5F03" w:rsidRPr="000B1AF8" w:rsidRDefault="00CC5F03" w:rsidP="00CC5F03">
      <w:pPr>
        <w:numPr>
          <w:ilvl w:val="0"/>
          <w:numId w:val="4"/>
        </w:numPr>
        <w:tabs>
          <w:tab w:val="left" w:pos="450"/>
        </w:tabs>
        <w:spacing w:after="200" w:line="240" w:lineRule="auto"/>
        <w:rPr>
          <w:rFonts w:eastAsia="MS Mincho"/>
          <w:color w:val="auto"/>
          <w:szCs w:val="24"/>
        </w:rPr>
      </w:pPr>
      <w:r w:rsidRPr="000B1AF8">
        <w:rPr>
          <w:rFonts w:eastAsia="MS Mincho"/>
          <w:color w:val="auto"/>
          <w:szCs w:val="24"/>
        </w:rPr>
        <w:t>When turning in your materials, place your scoring sheet on top of your jobs. The jobs should be arranged in numerical order. Turn in all partial jobs completed</w:t>
      </w:r>
    </w:p>
    <w:tbl>
      <w:tblPr>
        <w:tblpPr w:leftFromText="180" w:rightFromText="180" w:vertAnchor="text" w:horzAnchor="page" w:tblpX="4261" w:tblpY="155"/>
        <w:tblW w:w="0" w:type="auto"/>
        <w:tblLayout w:type="fixed"/>
        <w:tblCellMar>
          <w:left w:w="0" w:type="dxa"/>
          <w:right w:w="0" w:type="dxa"/>
        </w:tblCellMar>
        <w:tblLook w:val="0000" w:firstRow="0" w:lastRow="0" w:firstColumn="0" w:lastColumn="0" w:noHBand="0" w:noVBand="0"/>
        <w:tblPrChange w:id="5" w:author="Hewes Angie" w:date="2020-02-14T08:42:00Z">
          <w:tblPr>
            <w:tblpPr w:leftFromText="180" w:rightFromText="180" w:vertAnchor="text" w:horzAnchor="page" w:tblpX="4261" w:tblpY="155"/>
            <w:tblW w:w="0" w:type="auto"/>
            <w:tblLayout w:type="fixed"/>
            <w:tblCellMar>
              <w:left w:w="0" w:type="dxa"/>
              <w:right w:w="0" w:type="dxa"/>
            </w:tblCellMar>
            <w:tblLook w:val="0000" w:firstRow="0" w:lastRow="0" w:firstColumn="0" w:lastColumn="0" w:noHBand="0" w:noVBand="0"/>
          </w:tblPr>
        </w:tblPrChange>
      </w:tblPr>
      <w:tblGrid>
        <w:gridCol w:w="1431"/>
        <w:gridCol w:w="2164"/>
        <w:tblGridChange w:id="6">
          <w:tblGrid>
            <w:gridCol w:w="1431"/>
            <w:gridCol w:w="1444"/>
          </w:tblGrid>
        </w:tblGridChange>
      </w:tblGrid>
      <w:tr w:rsidR="00CC5F03" w:rsidRPr="000B1AF8" w:rsidTr="00F3618D">
        <w:trPr>
          <w:trHeight w:hRule="exact" w:val="411"/>
          <w:trPrChange w:id="7" w:author="Hewes Angie" w:date="2020-02-14T08:42:00Z">
            <w:trPr>
              <w:trHeight w:hRule="exact" w:val="411"/>
            </w:trPr>
          </w:trPrChange>
        </w:trPr>
        <w:tc>
          <w:tcPr>
            <w:tcW w:w="3595" w:type="dxa"/>
            <w:gridSpan w:val="2"/>
            <w:tcBorders>
              <w:top w:val="single" w:sz="6" w:space="0" w:color="000000"/>
              <w:left w:val="single" w:sz="4" w:space="0" w:color="000000"/>
              <w:bottom w:val="single" w:sz="6" w:space="0" w:color="000000"/>
              <w:right w:val="single" w:sz="4" w:space="0" w:color="auto"/>
            </w:tcBorders>
            <w:vAlign w:val="center"/>
            <w:tcPrChange w:id="8" w:author="Hewes Angie" w:date="2020-02-14T08:42:00Z">
              <w:tcPr>
                <w:tcW w:w="2875" w:type="dxa"/>
                <w:gridSpan w:val="2"/>
                <w:tcBorders>
                  <w:top w:val="single" w:sz="6" w:space="0" w:color="000000"/>
                  <w:left w:val="single" w:sz="4" w:space="0" w:color="000000"/>
                  <w:bottom w:val="single" w:sz="6" w:space="0" w:color="000000"/>
                  <w:right w:val="single" w:sz="4" w:space="0" w:color="auto"/>
                </w:tcBorders>
                <w:vAlign w:val="center"/>
              </w:tcPr>
            </w:tcPrChange>
          </w:tcPr>
          <w:p w:rsidR="00CC5F03" w:rsidRPr="000B1AF8" w:rsidRDefault="00CC5F03" w:rsidP="000B1AF8">
            <w:pPr>
              <w:autoSpaceDE w:val="0"/>
              <w:autoSpaceDN w:val="0"/>
              <w:adjustRightInd w:val="0"/>
              <w:spacing w:before="60" w:after="60" w:line="276" w:lineRule="auto"/>
              <w:ind w:left="360" w:right="-20" w:firstLine="0"/>
              <w:jc w:val="center"/>
              <w:rPr>
                <w:rFonts w:eastAsia="MS Mincho"/>
                <w:b/>
                <w:bCs/>
                <w:color w:val="auto"/>
              </w:rPr>
            </w:pPr>
            <w:r w:rsidRPr="000B1AF8">
              <w:rPr>
                <w:rFonts w:eastAsia="MS Mincho"/>
                <w:b/>
                <w:bCs/>
                <w:color w:val="auto"/>
                <w:spacing w:val="1"/>
              </w:rPr>
              <w:t>P</w:t>
            </w:r>
            <w:r w:rsidRPr="000B1AF8">
              <w:rPr>
                <w:rFonts w:eastAsia="MS Mincho"/>
                <w:b/>
                <w:bCs/>
                <w:color w:val="auto"/>
                <w:spacing w:val="-2"/>
              </w:rPr>
              <w:t>r</w:t>
            </w:r>
            <w:r w:rsidRPr="000B1AF8">
              <w:rPr>
                <w:rFonts w:eastAsia="MS Mincho"/>
                <w:b/>
                <w:bCs/>
                <w:color w:val="auto"/>
                <w:spacing w:val="1"/>
              </w:rPr>
              <w:t>od</w:t>
            </w:r>
            <w:r w:rsidRPr="000B1AF8">
              <w:rPr>
                <w:rFonts w:eastAsia="MS Mincho"/>
                <w:b/>
                <w:bCs/>
                <w:color w:val="auto"/>
                <w:spacing w:val="-2"/>
              </w:rPr>
              <w:t>u</w:t>
            </w:r>
            <w:r w:rsidRPr="000B1AF8">
              <w:rPr>
                <w:rFonts w:eastAsia="MS Mincho"/>
                <w:b/>
                <w:bCs/>
                <w:color w:val="auto"/>
                <w:spacing w:val="2"/>
              </w:rPr>
              <w:t>c</w:t>
            </w:r>
            <w:r w:rsidRPr="000B1AF8">
              <w:rPr>
                <w:rFonts w:eastAsia="MS Mincho"/>
                <w:b/>
                <w:bCs/>
                <w:color w:val="auto"/>
                <w:spacing w:val="-1"/>
              </w:rPr>
              <w:t>ti</w:t>
            </w:r>
            <w:r w:rsidRPr="000B1AF8">
              <w:rPr>
                <w:rFonts w:eastAsia="MS Mincho"/>
                <w:b/>
                <w:bCs/>
                <w:color w:val="auto"/>
                <w:spacing w:val="1"/>
              </w:rPr>
              <w:t>o</w:t>
            </w:r>
            <w:r w:rsidRPr="000B1AF8">
              <w:rPr>
                <w:rFonts w:eastAsia="MS Mincho"/>
                <w:b/>
                <w:bCs/>
                <w:color w:val="auto"/>
              </w:rPr>
              <w:t xml:space="preserve">n </w:t>
            </w:r>
            <w:r w:rsidRPr="000B1AF8">
              <w:rPr>
                <w:rFonts w:eastAsia="MS Mincho"/>
                <w:b/>
                <w:bCs/>
                <w:color w:val="auto"/>
                <w:spacing w:val="1"/>
              </w:rPr>
              <w:t>S</w:t>
            </w:r>
            <w:r w:rsidRPr="000B1AF8">
              <w:rPr>
                <w:rFonts w:eastAsia="MS Mincho"/>
                <w:b/>
                <w:bCs/>
                <w:color w:val="auto"/>
                <w:spacing w:val="-1"/>
              </w:rPr>
              <w:t>t</w:t>
            </w:r>
            <w:r w:rsidRPr="000B1AF8">
              <w:rPr>
                <w:rFonts w:eastAsia="MS Mincho"/>
                <w:b/>
                <w:bCs/>
                <w:color w:val="auto"/>
                <w:spacing w:val="2"/>
              </w:rPr>
              <w:t>a</w:t>
            </w:r>
            <w:r w:rsidRPr="000B1AF8">
              <w:rPr>
                <w:rFonts w:eastAsia="MS Mincho"/>
                <w:b/>
                <w:bCs/>
                <w:color w:val="auto"/>
                <w:spacing w:val="-2"/>
              </w:rPr>
              <w:t>n</w:t>
            </w:r>
            <w:r w:rsidRPr="000B1AF8">
              <w:rPr>
                <w:rFonts w:eastAsia="MS Mincho"/>
                <w:b/>
                <w:bCs/>
                <w:color w:val="auto"/>
                <w:spacing w:val="1"/>
              </w:rPr>
              <w:t>d</w:t>
            </w:r>
            <w:r w:rsidRPr="000B1AF8">
              <w:rPr>
                <w:rFonts w:eastAsia="MS Mincho"/>
                <w:b/>
                <w:bCs/>
                <w:color w:val="auto"/>
                <w:spacing w:val="2"/>
              </w:rPr>
              <w:t>a</w:t>
            </w:r>
            <w:r w:rsidRPr="000B1AF8">
              <w:rPr>
                <w:rFonts w:eastAsia="MS Mincho"/>
                <w:b/>
                <w:bCs/>
                <w:color w:val="auto"/>
                <w:spacing w:val="-2"/>
              </w:rPr>
              <w:t>rds</w:t>
            </w:r>
          </w:p>
          <w:p w:rsidR="00CC5F03" w:rsidRPr="000B1AF8" w:rsidRDefault="00CC5F03" w:rsidP="000B1AF8">
            <w:pPr>
              <w:autoSpaceDE w:val="0"/>
              <w:autoSpaceDN w:val="0"/>
              <w:adjustRightInd w:val="0"/>
              <w:spacing w:before="60" w:after="60" w:line="276" w:lineRule="auto"/>
              <w:ind w:left="115" w:right="-20" w:firstLine="0"/>
              <w:jc w:val="center"/>
              <w:rPr>
                <w:rFonts w:eastAsia="MS Mincho"/>
                <w:color w:val="auto"/>
              </w:rPr>
            </w:pPr>
          </w:p>
        </w:tc>
      </w:tr>
      <w:tr w:rsidR="00CC5F03" w:rsidRPr="000B1AF8" w:rsidTr="00F3618D">
        <w:trPr>
          <w:trHeight w:hRule="exact" w:val="327"/>
          <w:trPrChange w:id="9" w:author="Hewes Angie" w:date="2020-02-14T08:42:00Z">
            <w:trPr>
              <w:trHeight w:hRule="exact" w:val="327"/>
            </w:trPr>
          </w:trPrChange>
        </w:trPr>
        <w:tc>
          <w:tcPr>
            <w:tcW w:w="1431" w:type="dxa"/>
            <w:tcBorders>
              <w:top w:val="single" w:sz="5" w:space="0" w:color="000000"/>
              <w:left w:val="single" w:sz="4" w:space="0" w:color="000000"/>
              <w:bottom w:val="single" w:sz="5" w:space="0" w:color="000000"/>
              <w:right w:val="single" w:sz="4" w:space="0" w:color="000000"/>
            </w:tcBorders>
            <w:vAlign w:val="center"/>
            <w:tcPrChange w:id="10" w:author="Hewes Angie" w:date="2020-02-14T08:42:00Z">
              <w:tcPr>
                <w:tcW w:w="1431" w:type="dxa"/>
                <w:tcBorders>
                  <w:top w:val="single" w:sz="5" w:space="0" w:color="000000"/>
                  <w:left w:val="single" w:sz="4" w:space="0" w:color="000000"/>
                  <w:bottom w:val="single" w:sz="5" w:space="0" w:color="000000"/>
                  <w:right w:val="single" w:sz="4" w:space="0" w:color="000000"/>
                </w:tcBorders>
                <w:vAlign w:val="center"/>
              </w:tcPr>
            </w:tcPrChange>
          </w:tcPr>
          <w:p w:rsidR="00CC5F03" w:rsidRPr="000B1AF8" w:rsidRDefault="00CC5F03" w:rsidP="000B1AF8">
            <w:pPr>
              <w:autoSpaceDE w:val="0"/>
              <w:autoSpaceDN w:val="0"/>
              <w:adjustRightInd w:val="0"/>
              <w:spacing w:after="0" w:line="240" w:lineRule="auto"/>
              <w:ind w:left="360" w:right="75" w:firstLine="0"/>
              <w:jc w:val="right"/>
              <w:rPr>
                <w:rFonts w:eastAsia="MS Mincho"/>
                <w:color w:val="auto"/>
              </w:rPr>
            </w:pPr>
            <w:r w:rsidRPr="000B1AF8">
              <w:rPr>
                <w:rFonts w:eastAsia="MS Mincho"/>
                <w:bCs/>
                <w:color w:val="auto"/>
              </w:rPr>
              <w:t xml:space="preserve">0 </w:t>
            </w:r>
            <w:r w:rsidRPr="000B1AF8">
              <w:rPr>
                <w:rFonts w:eastAsia="MS Mincho"/>
                <w:bCs/>
                <w:color w:val="auto"/>
                <w:spacing w:val="2"/>
              </w:rPr>
              <w:t>E</w:t>
            </w:r>
            <w:r w:rsidRPr="000B1AF8">
              <w:rPr>
                <w:rFonts w:eastAsia="MS Mincho"/>
                <w:bCs/>
                <w:color w:val="auto"/>
                <w:spacing w:val="-2"/>
              </w:rPr>
              <w:t>rr</w:t>
            </w:r>
            <w:r w:rsidRPr="000B1AF8">
              <w:rPr>
                <w:rFonts w:eastAsia="MS Mincho"/>
                <w:bCs/>
                <w:color w:val="auto"/>
                <w:spacing w:val="1"/>
              </w:rPr>
              <w:t>o</w:t>
            </w:r>
            <w:r w:rsidRPr="000B1AF8">
              <w:rPr>
                <w:rFonts w:eastAsia="MS Mincho"/>
                <w:bCs/>
                <w:color w:val="auto"/>
                <w:spacing w:val="-2"/>
              </w:rPr>
              <w:t>r</w:t>
            </w:r>
            <w:r w:rsidRPr="000B1AF8">
              <w:rPr>
                <w:rFonts w:eastAsia="MS Mincho"/>
                <w:bCs/>
                <w:color w:val="auto"/>
              </w:rPr>
              <w:t>s</w:t>
            </w:r>
          </w:p>
        </w:tc>
        <w:tc>
          <w:tcPr>
            <w:tcW w:w="2164" w:type="dxa"/>
            <w:tcBorders>
              <w:top w:val="single" w:sz="6" w:space="0" w:color="000000"/>
              <w:left w:val="single" w:sz="4" w:space="0" w:color="000000"/>
              <w:bottom w:val="single" w:sz="6" w:space="0" w:color="000000"/>
              <w:right w:val="single" w:sz="4" w:space="0" w:color="auto"/>
            </w:tcBorders>
            <w:vAlign w:val="center"/>
            <w:tcPrChange w:id="11" w:author="Hewes Angie" w:date="2020-02-14T08:42:00Z">
              <w:tcPr>
                <w:tcW w:w="1440" w:type="dxa"/>
                <w:tcBorders>
                  <w:top w:val="single" w:sz="6" w:space="0" w:color="000000"/>
                  <w:left w:val="single" w:sz="4" w:space="0" w:color="000000"/>
                  <w:bottom w:val="single" w:sz="6" w:space="0" w:color="000000"/>
                  <w:right w:val="single" w:sz="4" w:space="0" w:color="auto"/>
                </w:tcBorders>
                <w:vAlign w:val="center"/>
              </w:tcPr>
            </w:tcPrChange>
          </w:tcPr>
          <w:p w:rsidR="00CC5F03" w:rsidRPr="000B1AF8" w:rsidRDefault="00CC5F03" w:rsidP="000B1AF8">
            <w:pPr>
              <w:autoSpaceDE w:val="0"/>
              <w:autoSpaceDN w:val="0"/>
              <w:adjustRightInd w:val="0"/>
              <w:spacing w:after="0" w:line="240" w:lineRule="auto"/>
              <w:ind w:left="360" w:right="91" w:firstLine="0"/>
              <w:jc w:val="right"/>
              <w:rPr>
                <w:rFonts w:eastAsia="MS Mincho"/>
                <w:color w:val="auto"/>
              </w:rPr>
            </w:pPr>
            <w:r w:rsidRPr="000B1AF8">
              <w:rPr>
                <w:rFonts w:eastAsia="MS Mincho"/>
                <w:bCs/>
                <w:color w:val="auto"/>
                <w:spacing w:val="2"/>
              </w:rPr>
              <w:t>10</w:t>
            </w:r>
            <w:r w:rsidRPr="000B1AF8">
              <w:rPr>
                <w:rFonts w:eastAsia="MS Mincho"/>
                <w:bCs/>
                <w:color w:val="auto"/>
              </w:rPr>
              <w:t xml:space="preserve">0 </w:t>
            </w:r>
            <w:r w:rsidRPr="000B1AF8">
              <w:rPr>
                <w:rFonts w:eastAsia="MS Mincho"/>
                <w:bCs/>
                <w:color w:val="auto"/>
                <w:spacing w:val="-2"/>
              </w:rPr>
              <w:t>p</w:t>
            </w:r>
            <w:r w:rsidRPr="000B1AF8">
              <w:rPr>
                <w:rFonts w:eastAsia="MS Mincho"/>
                <w:bCs/>
                <w:color w:val="auto"/>
                <w:spacing w:val="1"/>
              </w:rPr>
              <w:t>o</w:t>
            </w:r>
            <w:r w:rsidRPr="000B1AF8">
              <w:rPr>
                <w:rFonts w:eastAsia="MS Mincho"/>
                <w:bCs/>
                <w:color w:val="auto"/>
                <w:spacing w:val="-1"/>
              </w:rPr>
              <w:t>i</w:t>
            </w:r>
            <w:r w:rsidRPr="000B1AF8">
              <w:rPr>
                <w:rFonts w:eastAsia="MS Mincho"/>
                <w:bCs/>
                <w:color w:val="auto"/>
                <w:spacing w:val="1"/>
              </w:rPr>
              <w:t>n</w:t>
            </w:r>
            <w:r w:rsidRPr="000B1AF8">
              <w:rPr>
                <w:rFonts w:eastAsia="MS Mincho"/>
                <w:bCs/>
                <w:color w:val="auto"/>
                <w:spacing w:val="-1"/>
              </w:rPr>
              <w:t>t</w:t>
            </w:r>
            <w:r w:rsidRPr="000B1AF8">
              <w:rPr>
                <w:rFonts w:eastAsia="MS Mincho"/>
                <w:bCs/>
                <w:color w:val="auto"/>
              </w:rPr>
              <w:t>s</w:t>
            </w:r>
          </w:p>
        </w:tc>
      </w:tr>
      <w:tr w:rsidR="00CC5F03" w:rsidRPr="000B1AF8" w:rsidTr="00F3618D">
        <w:trPr>
          <w:trHeight w:hRule="exact" w:val="363"/>
          <w:trPrChange w:id="12" w:author="Hewes Angie" w:date="2020-02-14T08:42:00Z">
            <w:trPr>
              <w:trHeight w:hRule="exact" w:val="363"/>
            </w:trPr>
          </w:trPrChange>
        </w:trPr>
        <w:tc>
          <w:tcPr>
            <w:tcW w:w="1431" w:type="dxa"/>
            <w:tcBorders>
              <w:top w:val="single" w:sz="5" w:space="0" w:color="000000"/>
              <w:left w:val="single" w:sz="4" w:space="0" w:color="000000"/>
              <w:bottom w:val="single" w:sz="5" w:space="0" w:color="000000"/>
              <w:right w:val="single" w:sz="4" w:space="0" w:color="000000"/>
            </w:tcBorders>
            <w:vAlign w:val="center"/>
            <w:tcPrChange w:id="13" w:author="Hewes Angie" w:date="2020-02-14T08:42:00Z">
              <w:tcPr>
                <w:tcW w:w="1431" w:type="dxa"/>
                <w:tcBorders>
                  <w:top w:val="single" w:sz="5" w:space="0" w:color="000000"/>
                  <w:left w:val="single" w:sz="4" w:space="0" w:color="000000"/>
                  <w:bottom w:val="single" w:sz="5" w:space="0" w:color="000000"/>
                  <w:right w:val="single" w:sz="4" w:space="0" w:color="000000"/>
                </w:tcBorders>
                <w:vAlign w:val="center"/>
              </w:tcPr>
            </w:tcPrChange>
          </w:tcPr>
          <w:p w:rsidR="00CC5F03" w:rsidRPr="000B1AF8" w:rsidRDefault="00CC5F03" w:rsidP="000B1AF8">
            <w:pPr>
              <w:autoSpaceDE w:val="0"/>
              <w:autoSpaceDN w:val="0"/>
              <w:adjustRightInd w:val="0"/>
              <w:spacing w:after="0" w:line="240" w:lineRule="auto"/>
              <w:ind w:left="360" w:right="75" w:firstLine="0"/>
              <w:jc w:val="right"/>
              <w:rPr>
                <w:rFonts w:eastAsia="MS Mincho"/>
                <w:color w:val="auto"/>
              </w:rPr>
            </w:pPr>
            <w:r w:rsidRPr="000B1AF8">
              <w:rPr>
                <w:rFonts w:eastAsia="MS Mincho"/>
                <w:bCs/>
                <w:color w:val="auto"/>
              </w:rPr>
              <w:t xml:space="preserve">1 </w:t>
            </w:r>
            <w:r w:rsidRPr="000B1AF8">
              <w:rPr>
                <w:rFonts w:eastAsia="MS Mincho"/>
                <w:bCs/>
                <w:color w:val="auto"/>
                <w:spacing w:val="2"/>
              </w:rPr>
              <w:t>E</w:t>
            </w:r>
            <w:r w:rsidRPr="000B1AF8">
              <w:rPr>
                <w:rFonts w:eastAsia="MS Mincho"/>
                <w:bCs/>
                <w:color w:val="auto"/>
                <w:spacing w:val="-2"/>
              </w:rPr>
              <w:t>rr</w:t>
            </w:r>
            <w:r w:rsidRPr="000B1AF8">
              <w:rPr>
                <w:rFonts w:eastAsia="MS Mincho"/>
                <w:bCs/>
                <w:color w:val="auto"/>
                <w:spacing w:val="1"/>
              </w:rPr>
              <w:t>o</w:t>
            </w:r>
            <w:r w:rsidRPr="000B1AF8">
              <w:rPr>
                <w:rFonts w:eastAsia="MS Mincho"/>
                <w:bCs/>
                <w:color w:val="auto"/>
              </w:rPr>
              <w:t>r</w:t>
            </w:r>
          </w:p>
        </w:tc>
        <w:tc>
          <w:tcPr>
            <w:tcW w:w="2164" w:type="dxa"/>
            <w:tcBorders>
              <w:top w:val="single" w:sz="6" w:space="0" w:color="000000"/>
              <w:left w:val="single" w:sz="4" w:space="0" w:color="000000"/>
              <w:bottom w:val="single" w:sz="6" w:space="0" w:color="000000"/>
              <w:right w:val="single" w:sz="4" w:space="0" w:color="auto"/>
            </w:tcBorders>
            <w:vAlign w:val="center"/>
            <w:tcPrChange w:id="14" w:author="Hewes Angie" w:date="2020-02-14T08:42:00Z">
              <w:tcPr>
                <w:tcW w:w="1440" w:type="dxa"/>
                <w:tcBorders>
                  <w:top w:val="single" w:sz="6" w:space="0" w:color="000000"/>
                  <w:left w:val="single" w:sz="4" w:space="0" w:color="000000"/>
                  <w:bottom w:val="single" w:sz="6" w:space="0" w:color="000000"/>
                  <w:right w:val="single" w:sz="4" w:space="0" w:color="auto"/>
                </w:tcBorders>
                <w:vAlign w:val="center"/>
              </w:tcPr>
            </w:tcPrChange>
          </w:tcPr>
          <w:p w:rsidR="00CC5F03" w:rsidRPr="000B1AF8" w:rsidRDefault="00CC5F03" w:rsidP="000B1AF8">
            <w:pPr>
              <w:autoSpaceDE w:val="0"/>
              <w:autoSpaceDN w:val="0"/>
              <w:adjustRightInd w:val="0"/>
              <w:spacing w:after="0" w:line="240" w:lineRule="auto"/>
              <w:ind w:left="360" w:right="91" w:firstLine="0"/>
              <w:jc w:val="right"/>
              <w:rPr>
                <w:rFonts w:eastAsia="MS Mincho"/>
                <w:color w:val="auto"/>
              </w:rPr>
            </w:pPr>
            <w:r w:rsidRPr="000B1AF8">
              <w:rPr>
                <w:rFonts w:eastAsia="MS Mincho"/>
                <w:bCs/>
                <w:color w:val="auto"/>
                <w:spacing w:val="2"/>
              </w:rPr>
              <w:t>9</w:t>
            </w:r>
            <w:r w:rsidRPr="000B1AF8">
              <w:rPr>
                <w:rFonts w:eastAsia="MS Mincho"/>
                <w:bCs/>
                <w:color w:val="auto"/>
              </w:rPr>
              <w:t xml:space="preserve">0 </w:t>
            </w:r>
            <w:r w:rsidRPr="000B1AF8">
              <w:rPr>
                <w:rFonts w:eastAsia="MS Mincho"/>
                <w:bCs/>
                <w:color w:val="auto"/>
                <w:spacing w:val="1"/>
              </w:rPr>
              <w:t>po</w:t>
            </w:r>
            <w:r w:rsidRPr="000B1AF8">
              <w:rPr>
                <w:rFonts w:eastAsia="MS Mincho"/>
                <w:bCs/>
                <w:color w:val="auto"/>
                <w:spacing w:val="-1"/>
              </w:rPr>
              <w:t>i</w:t>
            </w:r>
            <w:r w:rsidRPr="000B1AF8">
              <w:rPr>
                <w:rFonts w:eastAsia="MS Mincho"/>
                <w:bCs/>
                <w:color w:val="auto"/>
                <w:spacing w:val="1"/>
              </w:rPr>
              <w:t>n</w:t>
            </w:r>
            <w:r w:rsidRPr="000B1AF8">
              <w:rPr>
                <w:rFonts w:eastAsia="MS Mincho"/>
                <w:bCs/>
                <w:color w:val="auto"/>
                <w:spacing w:val="-5"/>
              </w:rPr>
              <w:t>t</w:t>
            </w:r>
            <w:r w:rsidRPr="000B1AF8">
              <w:rPr>
                <w:rFonts w:eastAsia="MS Mincho"/>
                <w:bCs/>
                <w:color w:val="auto"/>
              </w:rPr>
              <w:t>s</w:t>
            </w:r>
          </w:p>
        </w:tc>
      </w:tr>
      <w:tr w:rsidR="00CC5F03" w:rsidRPr="000B1AF8" w:rsidTr="00F3618D">
        <w:trPr>
          <w:trHeight w:hRule="exact" w:val="363"/>
          <w:trPrChange w:id="15" w:author="Hewes Angie" w:date="2020-02-14T08:42:00Z">
            <w:trPr>
              <w:trHeight w:hRule="exact" w:val="363"/>
            </w:trPr>
          </w:trPrChange>
        </w:trPr>
        <w:tc>
          <w:tcPr>
            <w:tcW w:w="1431" w:type="dxa"/>
            <w:tcBorders>
              <w:top w:val="single" w:sz="5" w:space="0" w:color="000000"/>
              <w:left w:val="single" w:sz="4" w:space="0" w:color="000000"/>
              <w:bottom w:val="single" w:sz="5" w:space="0" w:color="000000"/>
              <w:right w:val="single" w:sz="4" w:space="0" w:color="000000"/>
            </w:tcBorders>
            <w:vAlign w:val="center"/>
            <w:tcPrChange w:id="16" w:author="Hewes Angie" w:date="2020-02-14T08:42:00Z">
              <w:tcPr>
                <w:tcW w:w="1431" w:type="dxa"/>
                <w:tcBorders>
                  <w:top w:val="single" w:sz="5" w:space="0" w:color="000000"/>
                  <w:left w:val="single" w:sz="4" w:space="0" w:color="000000"/>
                  <w:bottom w:val="single" w:sz="5" w:space="0" w:color="000000"/>
                  <w:right w:val="single" w:sz="4" w:space="0" w:color="000000"/>
                </w:tcBorders>
                <w:vAlign w:val="center"/>
              </w:tcPr>
            </w:tcPrChange>
          </w:tcPr>
          <w:p w:rsidR="00CC5F03" w:rsidRPr="000B1AF8" w:rsidRDefault="00CC5F03" w:rsidP="000B1AF8">
            <w:pPr>
              <w:autoSpaceDE w:val="0"/>
              <w:autoSpaceDN w:val="0"/>
              <w:adjustRightInd w:val="0"/>
              <w:spacing w:after="0" w:line="240" w:lineRule="auto"/>
              <w:ind w:left="360" w:right="75" w:firstLine="0"/>
              <w:jc w:val="right"/>
              <w:rPr>
                <w:rFonts w:eastAsia="MS Mincho"/>
                <w:color w:val="auto"/>
              </w:rPr>
            </w:pPr>
            <w:r w:rsidRPr="000B1AF8">
              <w:rPr>
                <w:rFonts w:eastAsia="MS Mincho"/>
                <w:bCs/>
                <w:color w:val="auto"/>
              </w:rPr>
              <w:t xml:space="preserve">2 </w:t>
            </w:r>
            <w:r w:rsidRPr="000B1AF8">
              <w:rPr>
                <w:rFonts w:eastAsia="MS Mincho"/>
                <w:bCs/>
                <w:color w:val="auto"/>
                <w:spacing w:val="2"/>
              </w:rPr>
              <w:t>E</w:t>
            </w:r>
            <w:r w:rsidRPr="000B1AF8">
              <w:rPr>
                <w:rFonts w:eastAsia="MS Mincho"/>
                <w:bCs/>
                <w:color w:val="auto"/>
                <w:spacing w:val="-2"/>
              </w:rPr>
              <w:t>rr</w:t>
            </w:r>
            <w:r w:rsidRPr="000B1AF8">
              <w:rPr>
                <w:rFonts w:eastAsia="MS Mincho"/>
                <w:bCs/>
                <w:color w:val="auto"/>
                <w:spacing w:val="1"/>
              </w:rPr>
              <w:t>o</w:t>
            </w:r>
            <w:r w:rsidRPr="000B1AF8">
              <w:rPr>
                <w:rFonts w:eastAsia="MS Mincho"/>
                <w:bCs/>
                <w:color w:val="auto"/>
                <w:spacing w:val="-2"/>
              </w:rPr>
              <w:t>r</w:t>
            </w:r>
            <w:r w:rsidRPr="000B1AF8">
              <w:rPr>
                <w:rFonts w:eastAsia="MS Mincho"/>
                <w:bCs/>
                <w:color w:val="auto"/>
              </w:rPr>
              <w:t>s</w:t>
            </w:r>
          </w:p>
        </w:tc>
        <w:tc>
          <w:tcPr>
            <w:tcW w:w="2164" w:type="dxa"/>
            <w:tcBorders>
              <w:top w:val="single" w:sz="6" w:space="0" w:color="000000"/>
              <w:left w:val="single" w:sz="4" w:space="0" w:color="000000"/>
              <w:bottom w:val="single" w:sz="6" w:space="0" w:color="000000"/>
              <w:right w:val="single" w:sz="4" w:space="0" w:color="auto"/>
            </w:tcBorders>
            <w:vAlign w:val="center"/>
            <w:tcPrChange w:id="17" w:author="Hewes Angie" w:date="2020-02-14T08:42:00Z">
              <w:tcPr>
                <w:tcW w:w="1440" w:type="dxa"/>
                <w:tcBorders>
                  <w:top w:val="single" w:sz="6" w:space="0" w:color="000000"/>
                  <w:left w:val="single" w:sz="4" w:space="0" w:color="000000"/>
                  <w:bottom w:val="single" w:sz="6" w:space="0" w:color="000000"/>
                  <w:right w:val="single" w:sz="4" w:space="0" w:color="auto"/>
                </w:tcBorders>
                <w:vAlign w:val="center"/>
              </w:tcPr>
            </w:tcPrChange>
          </w:tcPr>
          <w:p w:rsidR="00CC5F03" w:rsidRPr="000B1AF8" w:rsidRDefault="00CC5F03" w:rsidP="000B1AF8">
            <w:pPr>
              <w:autoSpaceDE w:val="0"/>
              <w:autoSpaceDN w:val="0"/>
              <w:adjustRightInd w:val="0"/>
              <w:spacing w:after="0" w:line="240" w:lineRule="auto"/>
              <w:ind w:left="360" w:right="91" w:firstLine="0"/>
              <w:jc w:val="right"/>
              <w:rPr>
                <w:rFonts w:eastAsia="MS Mincho"/>
                <w:color w:val="auto"/>
              </w:rPr>
            </w:pPr>
            <w:r w:rsidRPr="000B1AF8">
              <w:rPr>
                <w:rFonts w:eastAsia="MS Mincho"/>
                <w:bCs/>
                <w:color w:val="auto"/>
                <w:spacing w:val="2"/>
              </w:rPr>
              <w:t>7</w:t>
            </w:r>
            <w:r w:rsidRPr="000B1AF8">
              <w:rPr>
                <w:rFonts w:eastAsia="MS Mincho"/>
                <w:bCs/>
                <w:color w:val="auto"/>
              </w:rPr>
              <w:t xml:space="preserve">0 </w:t>
            </w:r>
            <w:r w:rsidRPr="000B1AF8">
              <w:rPr>
                <w:rFonts w:eastAsia="MS Mincho"/>
                <w:bCs/>
                <w:color w:val="auto"/>
                <w:spacing w:val="1"/>
              </w:rPr>
              <w:t>po</w:t>
            </w:r>
            <w:r w:rsidRPr="000B1AF8">
              <w:rPr>
                <w:rFonts w:eastAsia="MS Mincho"/>
                <w:bCs/>
                <w:color w:val="auto"/>
                <w:spacing w:val="-1"/>
              </w:rPr>
              <w:t>i</w:t>
            </w:r>
            <w:r w:rsidRPr="000B1AF8">
              <w:rPr>
                <w:rFonts w:eastAsia="MS Mincho"/>
                <w:bCs/>
                <w:color w:val="auto"/>
                <w:spacing w:val="1"/>
              </w:rPr>
              <w:t>n</w:t>
            </w:r>
            <w:r w:rsidRPr="000B1AF8">
              <w:rPr>
                <w:rFonts w:eastAsia="MS Mincho"/>
                <w:bCs/>
                <w:color w:val="auto"/>
                <w:spacing w:val="-5"/>
              </w:rPr>
              <w:t>t</w:t>
            </w:r>
            <w:r w:rsidRPr="000B1AF8">
              <w:rPr>
                <w:rFonts w:eastAsia="MS Mincho"/>
                <w:bCs/>
                <w:color w:val="auto"/>
              </w:rPr>
              <w:t>s</w:t>
            </w:r>
          </w:p>
        </w:tc>
      </w:tr>
      <w:tr w:rsidR="00CC5F03" w:rsidRPr="000B1AF8" w:rsidTr="00F3618D">
        <w:trPr>
          <w:trHeight w:hRule="exact" w:val="345"/>
          <w:trPrChange w:id="18" w:author="Hewes Angie" w:date="2020-02-14T08:42:00Z">
            <w:trPr>
              <w:trHeight w:hRule="exact" w:val="345"/>
            </w:trPr>
          </w:trPrChange>
        </w:trPr>
        <w:tc>
          <w:tcPr>
            <w:tcW w:w="1431" w:type="dxa"/>
            <w:tcBorders>
              <w:top w:val="single" w:sz="5" w:space="0" w:color="000000"/>
              <w:left w:val="single" w:sz="4" w:space="0" w:color="000000"/>
              <w:bottom w:val="single" w:sz="5" w:space="0" w:color="000000"/>
              <w:right w:val="single" w:sz="4" w:space="0" w:color="000000"/>
            </w:tcBorders>
            <w:vAlign w:val="center"/>
            <w:tcPrChange w:id="19" w:author="Hewes Angie" w:date="2020-02-14T08:42:00Z">
              <w:tcPr>
                <w:tcW w:w="1431" w:type="dxa"/>
                <w:tcBorders>
                  <w:top w:val="single" w:sz="5" w:space="0" w:color="000000"/>
                  <w:left w:val="single" w:sz="4" w:space="0" w:color="000000"/>
                  <w:bottom w:val="single" w:sz="5" w:space="0" w:color="000000"/>
                  <w:right w:val="single" w:sz="4" w:space="0" w:color="000000"/>
                </w:tcBorders>
                <w:vAlign w:val="center"/>
              </w:tcPr>
            </w:tcPrChange>
          </w:tcPr>
          <w:p w:rsidR="00CC5F03" w:rsidRPr="000B1AF8" w:rsidRDefault="00CC5F03" w:rsidP="000B1AF8">
            <w:pPr>
              <w:autoSpaceDE w:val="0"/>
              <w:autoSpaceDN w:val="0"/>
              <w:adjustRightInd w:val="0"/>
              <w:spacing w:after="0" w:line="240" w:lineRule="auto"/>
              <w:ind w:left="360" w:right="75" w:firstLine="0"/>
              <w:jc w:val="right"/>
              <w:rPr>
                <w:rFonts w:eastAsia="MS Mincho"/>
                <w:color w:val="auto"/>
              </w:rPr>
            </w:pPr>
            <w:r w:rsidRPr="000B1AF8">
              <w:rPr>
                <w:rFonts w:eastAsia="MS Mincho"/>
                <w:bCs/>
                <w:color w:val="auto"/>
              </w:rPr>
              <w:t xml:space="preserve">3 </w:t>
            </w:r>
            <w:r w:rsidRPr="000B1AF8">
              <w:rPr>
                <w:rFonts w:eastAsia="MS Mincho"/>
                <w:bCs/>
                <w:color w:val="auto"/>
                <w:spacing w:val="2"/>
              </w:rPr>
              <w:t>E</w:t>
            </w:r>
            <w:r w:rsidRPr="000B1AF8">
              <w:rPr>
                <w:rFonts w:eastAsia="MS Mincho"/>
                <w:bCs/>
                <w:color w:val="auto"/>
                <w:spacing w:val="-2"/>
              </w:rPr>
              <w:t>rr</w:t>
            </w:r>
            <w:r w:rsidRPr="000B1AF8">
              <w:rPr>
                <w:rFonts w:eastAsia="MS Mincho"/>
                <w:bCs/>
                <w:color w:val="auto"/>
                <w:spacing w:val="2"/>
              </w:rPr>
              <w:t>o</w:t>
            </w:r>
            <w:r w:rsidRPr="000B1AF8">
              <w:rPr>
                <w:rFonts w:eastAsia="MS Mincho"/>
                <w:bCs/>
                <w:color w:val="auto"/>
                <w:spacing w:val="-2"/>
              </w:rPr>
              <w:t>rs</w:t>
            </w:r>
          </w:p>
        </w:tc>
        <w:tc>
          <w:tcPr>
            <w:tcW w:w="2164" w:type="dxa"/>
            <w:tcBorders>
              <w:top w:val="single" w:sz="6" w:space="0" w:color="000000"/>
              <w:left w:val="single" w:sz="4" w:space="0" w:color="000000"/>
              <w:bottom w:val="single" w:sz="6" w:space="0" w:color="000000"/>
              <w:right w:val="single" w:sz="4" w:space="0" w:color="auto"/>
            </w:tcBorders>
            <w:vAlign w:val="center"/>
            <w:tcPrChange w:id="20" w:author="Hewes Angie" w:date="2020-02-14T08:42:00Z">
              <w:tcPr>
                <w:tcW w:w="1440" w:type="dxa"/>
                <w:tcBorders>
                  <w:top w:val="single" w:sz="6" w:space="0" w:color="000000"/>
                  <w:left w:val="single" w:sz="4" w:space="0" w:color="000000"/>
                  <w:bottom w:val="single" w:sz="6" w:space="0" w:color="000000"/>
                  <w:right w:val="single" w:sz="4" w:space="0" w:color="auto"/>
                </w:tcBorders>
                <w:vAlign w:val="center"/>
              </w:tcPr>
            </w:tcPrChange>
          </w:tcPr>
          <w:p w:rsidR="00CC5F03" w:rsidRPr="000B1AF8" w:rsidRDefault="00CC5F03" w:rsidP="000B1AF8">
            <w:pPr>
              <w:autoSpaceDE w:val="0"/>
              <w:autoSpaceDN w:val="0"/>
              <w:adjustRightInd w:val="0"/>
              <w:spacing w:after="0" w:line="240" w:lineRule="auto"/>
              <w:ind w:left="360" w:right="91" w:firstLine="0"/>
              <w:jc w:val="right"/>
              <w:rPr>
                <w:rFonts w:eastAsia="MS Mincho"/>
                <w:color w:val="auto"/>
              </w:rPr>
            </w:pPr>
            <w:r w:rsidRPr="000B1AF8">
              <w:rPr>
                <w:rFonts w:eastAsia="MS Mincho"/>
                <w:bCs/>
                <w:color w:val="auto"/>
              </w:rPr>
              <w:t xml:space="preserve">50 </w:t>
            </w:r>
            <w:r w:rsidRPr="000B1AF8">
              <w:rPr>
                <w:rFonts w:eastAsia="MS Mincho"/>
                <w:bCs/>
                <w:color w:val="auto"/>
                <w:spacing w:val="1"/>
              </w:rPr>
              <w:t>po</w:t>
            </w:r>
            <w:r w:rsidRPr="000B1AF8">
              <w:rPr>
                <w:rFonts w:eastAsia="MS Mincho"/>
                <w:bCs/>
                <w:color w:val="auto"/>
                <w:spacing w:val="-1"/>
              </w:rPr>
              <w:t>i</w:t>
            </w:r>
            <w:r w:rsidRPr="000B1AF8">
              <w:rPr>
                <w:rFonts w:eastAsia="MS Mincho"/>
                <w:bCs/>
                <w:color w:val="auto"/>
                <w:spacing w:val="1"/>
              </w:rPr>
              <w:t>n</w:t>
            </w:r>
            <w:r w:rsidRPr="000B1AF8">
              <w:rPr>
                <w:rFonts w:eastAsia="MS Mincho"/>
                <w:bCs/>
                <w:color w:val="auto"/>
                <w:spacing w:val="-1"/>
              </w:rPr>
              <w:t>t</w:t>
            </w:r>
            <w:r w:rsidRPr="000B1AF8">
              <w:rPr>
                <w:rFonts w:eastAsia="MS Mincho"/>
                <w:bCs/>
                <w:color w:val="auto"/>
              </w:rPr>
              <w:t>s</w:t>
            </w:r>
          </w:p>
        </w:tc>
      </w:tr>
      <w:tr w:rsidR="00CC5F03" w:rsidRPr="000B1AF8" w:rsidTr="00F3618D">
        <w:trPr>
          <w:trHeight w:hRule="exact" w:val="273"/>
          <w:trPrChange w:id="21" w:author="Hewes Angie" w:date="2020-02-14T08:42:00Z">
            <w:trPr>
              <w:trHeight w:hRule="exact" w:val="273"/>
            </w:trPr>
          </w:trPrChange>
        </w:trPr>
        <w:tc>
          <w:tcPr>
            <w:tcW w:w="1431" w:type="dxa"/>
            <w:tcBorders>
              <w:top w:val="single" w:sz="5" w:space="0" w:color="000000"/>
              <w:left w:val="single" w:sz="4" w:space="0" w:color="000000"/>
              <w:bottom w:val="single" w:sz="4" w:space="0" w:color="000000"/>
              <w:right w:val="single" w:sz="4" w:space="0" w:color="000000"/>
            </w:tcBorders>
            <w:vAlign w:val="center"/>
            <w:tcPrChange w:id="22" w:author="Hewes Angie" w:date="2020-02-14T08:42:00Z">
              <w:tcPr>
                <w:tcW w:w="1431" w:type="dxa"/>
                <w:tcBorders>
                  <w:top w:val="single" w:sz="5" w:space="0" w:color="000000"/>
                  <w:left w:val="single" w:sz="4" w:space="0" w:color="000000"/>
                  <w:bottom w:val="single" w:sz="4" w:space="0" w:color="000000"/>
                  <w:right w:val="single" w:sz="4" w:space="0" w:color="000000"/>
                </w:tcBorders>
                <w:vAlign w:val="center"/>
              </w:tcPr>
            </w:tcPrChange>
          </w:tcPr>
          <w:p w:rsidR="00CC5F03" w:rsidRPr="000B1AF8" w:rsidRDefault="00CC5F03" w:rsidP="000B1AF8">
            <w:pPr>
              <w:autoSpaceDE w:val="0"/>
              <w:autoSpaceDN w:val="0"/>
              <w:adjustRightInd w:val="0"/>
              <w:spacing w:after="0" w:line="240" w:lineRule="auto"/>
              <w:ind w:left="360" w:right="75" w:firstLine="0"/>
              <w:jc w:val="right"/>
              <w:rPr>
                <w:rFonts w:eastAsia="MS Mincho"/>
                <w:bCs/>
                <w:color w:val="auto"/>
              </w:rPr>
            </w:pPr>
            <w:r w:rsidRPr="000B1AF8">
              <w:rPr>
                <w:rFonts w:eastAsia="MS Mincho"/>
                <w:bCs/>
                <w:color w:val="auto"/>
              </w:rPr>
              <w:t>4+ Errors</w:t>
            </w:r>
          </w:p>
        </w:tc>
        <w:tc>
          <w:tcPr>
            <w:tcW w:w="2164" w:type="dxa"/>
            <w:tcBorders>
              <w:top w:val="single" w:sz="6" w:space="0" w:color="000000"/>
              <w:left w:val="single" w:sz="4" w:space="0" w:color="000000"/>
              <w:bottom w:val="single" w:sz="4" w:space="0" w:color="000000"/>
              <w:right w:val="single" w:sz="4" w:space="0" w:color="auto"/>
            </w:tcBorders>
            <w:vAlign w:val="center"/>
            <w:tcPrChange w:id="23" w:author="Hewes Angie" w:date="2020-02-14T08:42:00Z">
              <w:tcPr>
                <w:tcW w:w="1440" w:type="dxa"/>
                <w:tcBorders>
                  <w:top w:val="single" w:sz="6" w:space="0" w:color="000000"/>
                  <w:left w:val="single" w:sz="4" w:space="0" w:color="000000"/>
                  <w:bottom w:val="single" w:sz="4" w:space="0" w:color="000000"/>
                  <w:right w:val="single" w:sz="4" w:space="0" w:color="auto"/>
                </w:tcBorders>
                <w:vAlign w:val="center"/>
              </w:tcPr>
            </w:tcPrChange>
          </w:tcPr>
          <w:p w:rsidR="00CC5F03" w:rsidRPr="000B1AF8" w:rsidRDefault="00CC5F03" w:rsidP="000B1AF8">
            <w:pPr>
              <w:autoSpaceDE w:val="0"/>
              <w:autoSpaceDN w:val="0"/>
              <w:adjustRightInd w:val="0"/>
              <w:spacing w:after="0" w:line="240" w:lineRule="auto"/>
              <w:ind w:left="360" w:right="91" w:firstLine="0"/>
              <w:jc w:val="right"/>
              <w:rPr>
                <w:rFonts w:eastAsia="MS Mincho"/>
                <w:bCs/>
                <w:color w:val="auto"/>
              </w:rPr>
            </w:pPr>
            <w:r w:rsidRPr="000B1AF8">
              <w:rPr>
                <w:rFonts w:eastAsia="MS Mincho"/>
                <w:bCs/>
                <w:color w:val="auto"/>
              </w:rPr>
              <w:t>0 points</w:t>
            </w:r>
          </w:p>
        </w:tc>
      </w:tr>
    </w:tbl>
    <w:p w:rsidR="00CC5F03" w:rsidRPr="000B1AF8" w:rsidRDefault="00CC5F03" w:rsidP="000B1AF8">
      <w:pPr>
        <w:spacing w:after="200" w:line="276" w:lineRule="auto"/>
        <w:ind w:left="0" w:firstLine="0"/>
        <w:rPr>
          <w:rFonts w:eastAsia="MS Mincho"/>
          <w:b/>
          <w:color w:val="auto"/>
        </w:rPr>
      </w:pPr>
    </w:p>
    <w:p w:rsidR="00CC5F03" w:rsidRPr="000B1AF8" w:rsidRDefault="00CC5F03" w:rsidP="000B1AF8">
      <w:pPr>
        <w:tabs>
          <w:tab w:val="left" w:pos="-1440"/>
          <w:tab w:val="center" w:pos="4680"/>
          <w:tab w:val="right" w:pos="9360"/>
        </w:tabs>
        <w:spacing w:after="0" w:line="240" w:lineRule="auto"/>
        <w:ind w:left="0" w:firstLine="0"/>
        <w:jc w:val="center"/>
        <w:rPr>
          <w:rFonts w:eastAsia="MS Mincho"/>
          <w:b/>
          <w:color w:val="auto"/>
        </w:rPr>
      </w:pPr>
    </w:p>
    <w:p w:rsidR="00CC5F03" w:rsidRPr="000B1AF8" w:rsidRDefault="00CC5F03" w:rsidP="000B1AF8">
      <w:pPr>
        <w:tabs>
          <w:tab w:val="left" w:pos="-1440"/>
          <w:tab w:val="center" w:pos="4680"/>
          <w:tab w:val="right" w:pos="9360"/>
        </w:tabs>
        <w:spacing w:after="0" w:line="240" w:lineRule="auto"/>
        <w:ind w:left="0" w:firstLine="0"/>
        <w:rPr>
          <w:rFonts w:eastAsia="MS Mincho"/>
          <w:color w:val="auto"/>
        </w:rPr>
      </w:pPr>
    </w:p>
    <w:p w:rsidR="00CC5F03" w:rsidRPr="000B1AF8" w:rsidRDefault="00CC5F03" w:rsidP="000B1AF8">
      <w:pPr>
        <w:tabs>
          <w:tab w:val="left" w:pos="-1440"/>
          <w:tab w:val="center" w:pos="4680"/>
          <w:tab w:val="right" w:pos="9360"/>
        </w:tabs>
        <w:spacing w:after="0" w:line="240" w:lineRule="auto"/>
        <w:ind w:left="0" w:firstLine="0"/>
        <w:rPr>
          <w:rFonts w:eastAsia="MS Mincho"/>
          <w:b/>
          <w:color w:val="auto"/>
          <w:szCs w:val="24"/>
        </w:rPr>
      </w:pPr>
    </w:p>
    <w:p w:rsidR="00CC5F03" w:rsidRPr="000B1AF8" w:rsidRDefault="00CC5F03">
      <w:pPr>
        <w:spacing w:after="22" w:line="259" w:lineRule="auto"/>
        <w:ind w:left="0" w:firstLine="0"/>
      </w:pPr>
    </w:p>
    <w:p w:rsidR="00CC5F03" w:rsidRPr="000B1AF8" w:rsidRDefault="00CC5F03">
      <w:pPr>
        <w:spacing w:after="0" w:line="259" w:lineRule="auto"/>
        <w:ind w:left="0" w:firstLine="0"/>
        <w:rPr>
          <w:b/>
        </w:rPr>
      </w:pPr>
      <w:r w:rsidRPr="000B1AF8">
        <w:rPr>
          <w:b/>
        </w:rPr>
        <w:t xml:space="preserve"> </w:t>
      </w:r>
      <w:r w:rsidRPr="000B1AF8">
        <w:rPr>
          <w:b/>
        </w:rPr>
        <w:tab/>
        <w:t xml:space="preserve"> </w:t>
      </w:r>
    </w:p>
    <w:p w:rsidR="00CC5F03" w:rsidRPr="000B1AF8" w:rsidRDefault="00CC5F03">
      <w:pPr>
        <w:spacing w:after="160" w:line="259" w:lineRule="auto"/>
        <w:ind w:left="0" w:firstLine="0"/>
        <w:rPr>
          <w:b/>
        </w:rPr>
      </w:pPr>
      <w:r w:rsidRPr="000B1AF8">
        <w:rPr>
          <w:b/>
        </w:rPr>
        <w:br w:type="page"/>
      </w:r>
    </w:p>
    <w:p w:rsidR="001A0EB0" w:rsidRDefault="009036D2">
      <w:pPr>
        <w:spacing w:after="10"/>
        <w:ind w:left="-5"/>
      </w:pPr>
      <w:r>
        <w:rPr>
          <w:b/>
        </w:rPr>
        <w:t xml:space="preserve">PART I – OBJECTIVE </w:t>
      </w:r>
    </w:p>
    <w:p w:rsidR="001A0EB0" w:rsidRDefault="009036D2">
      <w:pPr>
        <w:spacing w:after="0" w:line="259" w:lineRule="auto"/>
        <w:ind w:left="0" w:firstLine="0"/>
      </w:pPr>
      <w:r>
        <w:rPr>
          <w:b/>
        </w:rPr>
        <w:t xml:space="preserve"> </w:t>
      </w:r>
    </w:p>
    <w:p w:rsidR="001A0EB0" w:rsidRDefault="009036D2">
      <w:pPr>
        <w:spacing w:after="10"/>
        <w:ind w:left="-5"/>
      </w:pPr>
      <w:r>
        <w:rPr>
          <w:b/>
        </w:rPr>
        <w:t xml:space="preserve">SECTION 1 – LEGAL KNOWLEDGE  </w:t>
      </w:r>
    </w:p>
    <w:p w:rsidR="001A0EB0" w:rsidRDefault="009036D2">
      <w:pPr>
        <w:spacing w:after="10"/>
        <w:ind w:left="-5"/>
      </w:pPr>
      <w:r>
        <w:rPr>
          <w:b/>
        </w:rPr>
        <w:t xml:space="preserve">SECTION 2 – WORKING IN A LEGAL OFFICE </w:t>
      </w:r>
    </w:p>
    <w:p w:rsidR="001A0EB0" w:rsidRDefault="009036D2">
      <w:pPr>
        <w:spacing w:after="0" w:line="259" w:lineRule="auto"/>
        <w:ind w:left="0" w:firstLine="0"/>
      </w:pPr>
      <w:r>
        <w:t xml:space="preserve"> </w:t>
      </w:r>
    </w:p>
    <w:tbl>
      <w:tblPr>
        <w:tblStyle w:val="TableGrid"/>
        <w:tblW w:w="6116" w:type="dxa"/>
        <w:tblInd w:w="5" w:type="dxa"/>
        <w:tblCellMar>
          <w:top w:w="39" w:type="dxa"/>
          <w:left w:w="104" w:type="dxa"/>
        </w:tblCellMar>
        <w:tblLook w:val="04A0" w:firstRow="1" w:lastRow="0" w:firstColumn="1" w:lastColumn="0" w:noHBand="0" w:noVBand="1"/>
      </w:tblPr>
      <w:tblGrid>
        <w:gridCol w:w="541"/>
        <w:gridCol w:w="544"/>
        <w:gridCol w:w="593"/>
        <w:gridCol w:w="542"/>
        <w:gridCol w:w="544"/>
        <w:gridCol w:w="590"/>
        <w:gridCol w:w="544"/>
        <w:gridCol w:w="541"/>
        <w:gridCol w:w="593"/>
        <w:gridCol w:w="544"/>
        <w:gridCol w:w="540"/>
      </w:tblGrid>
      <w:tr w:rsidR="001A0EB0">
        <w:trPr>
          <w:trHeight w:val="317"/>
        </w:trPr>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0" w:right="112" w:firstLine="0"/>
              <w:jc w:val="right"/>
            </w:pPr>
            <w:r>
              <w:rPr>
                <w:rFonts w:ascii="Calibri" w:eastAsia="Calibri" w:hAnsi="Calibri" w:cs="Calibri"/>
                <w:sz w:val="22"/>
              </w:rPr>
              <w:t>1.</w:t>
            </w:r>
            <w:r>
              <w:rPr>
                <w:rFonts w:ascii="Arial" w:eastAsia="Arial" w:hAnsi="Arial" w:cs="Arial"/>
                <w:sz w:val="22"/>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a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11.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a </w:t>
            </w:r>
          </w:p>
        </w:tc>
        <w:tc>
          <w:tcPr>
            <w:tcW w:w="590"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0"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21. </w:t>
            </w:r>
          </w:p>
        </w:tc>
        <w:tc>
          <w:tcPr>
            <w:tcW w:w="541"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d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31. </w:t>
            </w:r>
          </w:p>
        </w:tc>
        <w:tc>
          <w:tcPr>
            <w:tcW w:w="540"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r>
      <w:tr w:rsidR="001A0EB0">
        <w:trPr>
          <w:trHeight w:val="319"/>
        </w:trPr>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0" w:right="112" w:firstLine="0"/>
              <w:jc w:val="right"/>
            </w:pPr>
            <w:r>
              <w:rPr>
                <w:rFonts w:ascii="Calibri" w:eastAsia="Calibri" w:hAnsi="Calibri" w:cs="Calibri"/>
                <w:sz w:val="22"/>
              </w:rPr>
              <w:t>2.</w:t>
            </w:r>
            <w:r>
              <w:rPr>
                <w:rFonts w:ascii="Arial" w:eastAsia="Arial" w:hAnsi="Arial" w:cs="Arial"/>
                <w:sz w:val="22"/>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12.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c>
          <w:tcPr>
            <w:tcW w:w="590"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0"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22. </w:t>
            </w:r>
          </w:p>
        </w:tc>
        <w:tc>
          <w:tcPr>
            <w:tcW w:w="541"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a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32. </w:t>
            </w:r>
          </w:p>
        </w:tc>
        <w:tc>
          <w:tcPr>
            <w:tcW w:w="540"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r>
      <w:tr w:rsidR="001A0EB0">
        <w:trPr>
          <w:trHeight w:val="319"/>
        </w:trPr>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0" w:right="112" w:firstLine="0"/>
              <w:jc w:val="right"/>
            </w:pPr>
            <w:r>
              <w:rPr>
                <w:rFonts w:ascii="Calibri" w:eastAsia="Calibri" w:hAnsi="Calibri" w:cs="Calibri"/>
                <w:sz w:val="22"/>
              </w:rPr>
              <w:t>3.</w:t>
            </w:r>
            <w:r>
              <w:rPr>
                <w:rFonts w:ascii="Arial" w:eastAsia="Arial" w:hAnsi="Arial" w:cs="Arial"/>
                <w:sz w:val="22"/>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d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13.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d </w:t>
            </w:r>
          </w:p>
        </w:tc>
        <w:tc>
          <w:tcPr>
            <w:tcW w:w="590"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0"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23. </w:t>
            </w:r>
          </w:p>
        </w:tc>
        <w:tc>
          <w:tcPr>
            <w:tcW w:w="541"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b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33. </w:t>
            </w:r>
          </w:p>
        </w:tc>
        <w:tc>
          <w:tcPr>
            <w:tcW w:w="540"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a </w:t>
            </w:r>
          </w:p>
        </w:tc>
      </w:tr>
      <w:tr w:rsidR="001A0EB0">
        <w:trPr>
          <w:trHeight w:val="319"/>
        </w:trPr>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0" w:right="112" w:firstLine="0"/>
              <w:jc w:val="right"/>
            </w:pPr>
            <w:r>
              <w:rPr>
                <w:rFonts w:ascii="Calibri" w:eastAsia="Calibri" w:hAnsi="Calibri" w:cs="Calibri"/>
                <w:sz w:val="22"/>
              </w:rPr>
              <w:t>4.</w:t>
            </w:r>
            <w:r>
              <w:rPr>
                <w:rFonts w:ascii="Arial" w:eastAsia="Arial" w:hAnsi="Arial" w:cs="Arial"/>
                <w:sz w:val="22"/>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d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14.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d </w:t>
            </w:r>
          </w:p>
        </w:tc>
        <w:tc>
          <w:tcPr>
            <w:tcW w:w="590"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0"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24. </w:t>
            </w:r>
          </w:p>
        </w:tc>
        <w:tc>
          <w:tcPr>
            <w:tcW w:w="541"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34. </w:t>
            </w:r>
          </w:p>
        </w:tc>
        <w:tc>
          <w:tcPr>
            <w:tcW w:w="540"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b </w:t>
            </w:r>
          </w:p>
        </w:tc>
      </w:tr>
      <w:tr w:rsidR="001A0EB0">
        <w:trPr>
          <w:trHeight w:val="320"/>
        </w:trPr>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0" w:right="112" w:firstLine="0"/>
              <w:jc w:val="right"/>
            </w:pPr>
            <w:r>
              <w:rPr>
                <w:rFonts w:ascii="Calibri" w:eastAsia="Calibri" w:hAnsi="Calibri" w:cs="Calibri"/>
                <w:sz w:val="22"/>
              </w:rPr>
              <w:t>5.</w:t>
            </w:r>
            <w:r>
              <w:rPr>
                <w:rFonts w:ascii="Arial" w:eastAsia="Arial" w:hAnsi="Arial" w:cs="Arial"/>
                <w:sz w:val="22"/>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b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15.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b </w:t>
            </w:r>
          </w:p>
        </w:tc>
        <w:tc>
          <w:tcPr>
            <w:tcW w:w="590"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0"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25. </w:t>
            </w:r>
          </w:p>
        </w:tc>
        <w:tc>
          <w:tcPr>
            <w:tcW w:w="541"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b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35. </w:t>
            </w:r>
          </w:p>
        </w:tc>
        <w:tc>
          <w:tcPr>
            <w:tcW w:w="540"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a </w:t>
            </w:r>
          </w:p>
        </w:tc>
      </w:tr>
      <w:tr w:rsidR="001A0EB0">
        <w:trPr>
          <w:trHeight w:val="319"/>
        </w:trPr>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0" w:right="112" w:firstLine="0"/>
              <w:jc w:val="right"/>
            </w:pPr>
            <w:r>
              <w:rPr>
                <w:rFonts w:ascii="Calibri" w:eastAsia="Calibri" w:hAnsi="Calibri" w:cs="Calibri"/>
                <w:sz w:val="22"/>
              </w:rPr>
              <w:t>6.</w:t>
            </w:r>
            <w:r>
              <w:rPr>
                <w:rFonts w:ascii="Arial" w:eastAsia="Arial" w:hAnsi="Arial" w:cs="Arial"/>
                <w:sz w:val="22"/>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b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16.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c>
          <w:tcPr>
            <w:tcW w:w="590"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0"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26. </w:t>
            </w:r>
          </w:p>
        </w:tc>
        <w:tc>
          <w:tcPr>
            <w:tcW w:w="541"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d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36. </w:t>
            </w:r>
          </w:p>
        </w:tc>
        <w:tc>
          <w:tcPr>
            <w:tcW w:w="540"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r>
      <w:tr w:rsidR="001A0EB0">
        <w:trPr>
          <w:trHeight w:val="318"/>
        </w:trPr>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0" w:right="112" w:firstLine="0"/>
              <w:jc w:val="right"/>
            </w:pPr>
            <w:r>
              <w:rPr>
                <w:rFonts w:ascii="Calibri" w:eastAsia="Calibri" w:hAnsi="Calibri" w:cs="Calibri"/>
                <w:sz w:val="22"/>
              </w:rPr>
              <w:t>7.</w:t>
            </w:r>
            <w:r>
              <w:rPr>
                <w:rFonts w:ascii="Arial" w:eastAsia="Arial" w:hAnsi="Arial" w:cs="Arial"/>
                <w:sz w:val="22"/>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d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17.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d </w:t>
            </w:r>
          </w:p>
        </w:tc>
        <w:tc>
          <w:tcPr>
            <w:tcW w:w="590"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0"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27. </w:t>
            </w:r>
          </w:p>
        </w:tc>
        <w:tc>
          <w:tcPr>
            <w:tcW w:w="541"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a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37. </w:t>
            </w:r>
          </w:p>
        </w:tc>
        <w:tc>
          <w:tcPr>
            <w:tcW w:w="540"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a </w:t>
            </w:r>
          </w:p>
        </w:tc>
      </w:tr>
      <w:tr w:rsidR="001A0EB0">
        <w:trPr>
          <w:trHeight w:val="318"/>
        </w:trPr>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0" w:right="112" w:firstLine="0"/>
              <w:jc w:val="right"/>
            </w:pPr>
            <w:r>
              <w:rPr>
                <w:rFonts w:ascii="Calibri" w:eastAsia="Calibri" w:hAnsi="Calibri" w:cs="Calibri"/>
                <w:sz w:val="22"/>
              </w:rPr>
              <w:t>8.</w:t>
            </w:r>
            <w:r>
              <w:rPr>
                <w:rFonts w:ascii="Arial" w:eastAsia="Arial" w:hAnsi="Arial" w:cs="Arial"/>
                <w:sz w:val="22"/>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b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18.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c>
          <w:tcPr>
            <w:tcW w:w="590"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0"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28. </w:t>
            </w:r>
          </w:p>
        </w:tc>
        <w:tc>
          <w:tcPr>
            <w:tcW w:w="541"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38. </w:t>
            </w:r>
          </w:p>
        </w:tc>
        <w:tc>
          <w:tcPr>
            <w:tcW w:w="540"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r>
      <w:tr w:rsidR="001A0EB0">
        <w:trPr>
          <w:trHeight w:val="319"/>
        </w:trPr>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0" w:right="112" w:firstLine="0"/>
              <w:jc w:val="right"/>
            </w:pPr>
            <w:r>
              <w:rPr>
                <w:rFonts w:ascii="Calibri" w:eastAsia="Calibri" w:hAnsi="Calibri" w:cs="Calibri"/>
                <w:sz w:val="22"/>
              </w:rPr>
              <w:t>9.</w:t>
            </w:r>
            <w:r>
              <w:rPr>
                <w:rFonts w:ascii="Arial" w:eastAsia="Arial" w:hAnsi="Arial" w:cs="Arial"/>
                <w:sz w:val="22"/>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a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19.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c>
          <w:tcPr>
            <w:tcW w:w="590"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0"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29. </w:t>
            </w:r>
          </w:p>
        </w:tc>
        <w:tc>
          <w:tcPr>
            <w:tcW w:w="541"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b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39. </w:t>
            </w:r>
          </w:p>
        </w:tc>
        <w:tc>
          <w:tcPr>
            <w:tcW w:w="540"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c </w:t>
            </w:r>
          </w:p>
        </w:tc>
      </w:tr>
      <w:tr w:rsidR="001A0EB0">
        <w:trPr>
          <w:trHeight w:val="318"/>
        </w:trPr>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0" w:firstLine="0"/>
              <w:jc w:val="right"/>
            </w:pPr>
            <w:r>
              <w:rPr>
                <w:rFonts w:ascii="Calibri" w:eastAsia="Calibri" w:hAnsi="Calibri" w:cs="Calibri"/>
                <w:sz w:val="22"/>
              </w:rPr>
              <w:t>10.</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d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2"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20.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b </w:t>
            </w:r>
          </w:p>
        </w:tc>
        <w:tc>
          <w:tcPr>
            <w:tcW w:w="590"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0"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30. </w:t>
            </w:r>
          </w:p>
        </w:tc>
        <w:tc>
          <w:tcPr>
            <w:tcW w:w="541"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d </w:t>
            </w:r>
          </w:p>
        </w:tc>
        <w:tc>
          <w:tcPr>
            <w:tcW w:w="593" w:type="dxa"/>
            <w:tcBorders>
              <w:top w:val="single" w:sz="4" w:space="0" w:color="000000"/>
              <w:left w:val="single" w:sz="4" w:space="0" w:color="000000"/>
              <w:bottom w:val="single" w:sz="4" w:space="0" w:color="000000"/>
              <w:right w:val="single" w:sz="4" w:space="0" w:color="000000"/>
            </w:tcBorders>
            <w:shd w:val="clear" w:color="auto" w:fill="BFBFBF"/>
          </w:tcPr>
          <w:p w:rsidR="001A0EB0" w:rsidRDefault="009036D2">
            <w:pPr>
              <w:spacing w:after="0" w:line="259" w:lineRule="auto"/>
              <w:ind w:left="2" w:firstLine="0"/>
            </w:pPr>
            <w:r>
              <w:rPr>
                <w:rFonts w:ascii="Calibri" w:eastAsia="Calibri" w:hAnsi="Calibri" w:cs="Calibri"/>
              </w:rPr>
              <w:t xml:space="preserve"> </w:t>
            </w:r>
          </w:p>
        </w:tc>
        <w:tc>
          <w:tcPr>
            <w:tcW w:w="544"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5" w:firstLine="0"/>
            </w:pPr>
            <w:r>
              <w:rPr>
                <w:rFonts w:ascii="Calibri" w:eastAsia="Calibri" w:hAnsi="Calibri" w:cs="Calibri"/>
              </w:rPr>
              <w:t xml:space="preserve">40. </w:t>
            </w:r>
          </w:p>
        </w:tc>
        <w:tc>
          <w:tcPr>
            <w:tcW w:w="540" w:type="dxa"/>
            <w:tcBorders>
              <w:top w:val="single" w:sz="4" w:space="0" w:color="000000"/>
              <w:left w:val="single" w:sz="4" w:space="0" w:color="000000"/>
              <w:bottom w:val="single" w:sz="4" w:space="0" w:color="000000"/>
              <w:right w:val="single" w:sz="4" w:space="0" w:color="000000"/>
            </w:tcBorders>
          </w:tcPr>
          <w:p w:rsidR="001A0EB0" w:rsidRDefault="009036D2">
            <w:pPr>
              <w:spacing w:after="0" w:line="259" w:lineRule="auto"/>
              <w:ind w:left="4" w:firstLine="0"/>
            </w:pPr>
            <w:r>
              <w:rPr>
                <w:rFonts w:ascii="Calibri" w:eastAsia="Calibri" w:hAnsi="Calibri" w:cs="Calibri"/>
              </w:rPr>
              <w:t xml:space="preserve">a </w:t>
            </w:r>
          </w:p>
        </w:tc>
      </w:tr>
    </w:tbl>
    <w:p w:rsidR="001A0EB0" w:rsidRDefault="009036D2">
      <w:pPr>
        <w:spacing w:after="0" w:line="259" w:lineRule="auto"/>
        <w:ind w:left="0" w:firstLine="0"/>
      </w:pPr>
      <w:r>
        <w:t xml:space="preserve"> </w:t>
      </w:r>
    </w:p>
    <w:p w:rsidR="001A0EB0" w:rsidRDefault="009036D2">
      <w:pPr>
        <w:spacing w:after="0" w:line="259" w:lineRule="auto"/>
        <w:ind w:left="0" w:firstLine="0"/>
      </w:pPr>
      <w:r>
        <w:t xml:space="preserve"> </w:t>
      </w:r>
    </w:p>
    <w:p w:rsidR="001A0EB0" w:rsidRDefault="009036D2">
      <w:pPr>
        <w:spacing w:after="0" w:line="259" w:lineRule="auto"/>
        <w:ind w:left="0" w:firstLine="0"/>
      </w:pPr>
      <w:r>
        <w:t xml:space="preserve"> </w:t>
      </w:r>
    </w:p>
    <w:p w:rsidR="001A0EB0" w:rsidRDefault="009036D2">
      <w:pPr>
        <w:spacing w:after="0" w:line="259" w:lineRule="auto"/>
        <w:ind w:left="0" w:firstLine="0"/>
      </w:pPr>
      <w:r>
        <w:t xml:space="preserve"> </w:t>
      </w:r>
    </w:p>
    <w:p w:rsidR="001A0EB0" w:rsidRDefault="009036D2">
      <w:pPr>
        <w:spacing w:after="0" w:line="259" w:lineRule="auto"/>
        <w:ind w:left="0" w:firstLine="0"/>
      </w:pPr>
      <w:r>
        <w:t xml:space="preserve"> </w:t>
      </w:r>
    </w:p>
    <w:p w:rsidR="001A0EB0" w:rsidRDefault="009036D2">
      <w:pPr>
        <w:spacing w:after="0" w:line="259" w:lineRule="auto"/>
        <w:ind w:left="0" w:firstLine="0"/>
      </w:pPr>
      <w:r>
        <w:t xml:space="preserve"> </w:t>
      </w:r>
    </w:p>
    <w:p w:rsidR="001A0EB0" w:rsidRDefault="009036D2">
      <w:pPr>
        <w:spacing w:after="10"/>
        <w:ind w:left="-5"/>
      </w:pPr>
      <w:r>
        <w:rPr>
          <w:b/>
        </w:rPr>
        <w:t xml:space="preserve">PART II – PRODUCTION  </w:t>
      </w:r>
    </w:p>
    <w:p w:rsidR="001A0EB0" w:rsidRDefault="009036D2">
      <w:pPr>
        <w:spacing w:after="0" w:line="259" w:lineRule="auto"/>
        <w:ind w:left="0" w:firstLine="0"/>
      </w:pPr>
      <w:r>
        <w:t xml:space="preserve"> </w:t>
      </w:r>
    </w:p>
    <w:p w:rsidR="001A0EB0" w:rsidRDefault="009036D2">
      <w:pPr>
        <w:ind w:left="-5"/>
      </w:pPr>
      <w:r>
        <w:t xml:space="preserve">Your role in the production part of this test is to work for the law firm of Wooster &amp; Hunt as a legal office assistant. You have been asked to prepare a letter for attorney Randall Nebeker:  </w:t>
      </w:r>
    </w:p>
    <w:p w:rsidR="001A0EB0" w:rsidRDefault="009036D2">
      <w:pPr>
        <w:spacing w:after="0" w:line="259" w:lineRule="auto"/>
        <w:ind w:left="0" w:firstLine="0"/>
      </w:pPr>
      <w:r>
        <w:t xml:space="preserve"> </w:t>
      </w:r>
    </w:p>
    <w:p w:rsidR="001A0EB0" w:rsidRDefault="009036D2">
      <w:pPr>
        <w:spacing w:after="30"/>
        <w:ind w:left="705" w:right="1044" w:hanging="720"/>
      </w:pPr>
      <w:r>
        <w:t xml:space="preserve">Job 1: Letter to a client, Mr. and Mrs. Sydney Nelson, from Randall Nebeker.  Sydney Nelson’s wife’s name is Maria Nelson.   </w:t>
      </w:r>
    </w:p>
    <w:p w:rsidR="001A0EB0" w:rsidRDefault="009036D2">
      <w:pPr>
        <w:spacing w:after="0" w:line="259" w:lineRule="auto"/>
        <w:ind w:left="0" w:firstLine="0"/>
      </w:pPr>
      <w:r>
        <w:t xml:space="preserve"> </w:t>
      </w:r>
    </w:p>
    <w:p w:rsidR="001A0EB0" w:rsidRDefault="009036D2">
      <w:pPr>
        <w:ind w:left="-5"/>
      </w:pPr>
      <w:r>
        <w:t xml:space="preserve">Job 2: Durable Power of Attorney  </w:t>
      </w:r>
    </w:p>
    <w:p w:rsidR="001A0EB0" w:rsidRDefault="009036D2">
      <w:r>
        <w:t xml:space="preserve">Grantor: Sydney Nelson -- Granting Power of Attorney to Maria Nelson  </w:t>
      </w:r>
    </w:p>
    <w:p w:rsidR="001A0EB0" w:rsidRDefault="009036D2">
      <w:r>
        <w:t xml:space="preserve">Bank:  Chicago First National Bank </w:t>
      </w:r>
    </w:p>
    <w:p w:rsidR="001A0EB0" w:rsidRDefault="009036D2">
      <w:pPr>
        <w:spacing w:after="0" w:line="259" w:lineRule="auto"/>
        <w:ind w:left="720" w:firstLine="0"/>
      </w:pPr>
      <w:r>
        <w:t xml:space="preserve"> </w:t>
      </w:r>
    </w:p>
    <w:p w:rsidR="001A0EB0" w:rsidRDefault="001A0EB0">
      <w:pPr>
        <w:spacing w:after="0" w:line="259" w:lineRule="auto"/>
        <w:ind w:left="0" w:firstLine="0"/>
      </w:pPr>
    </w:p>
    <w:p w:rsidR="001A0EB0" w:rsidRDefault="009036D2">
      <w:pPr>
        <w:spacing w:after="10"/>
        <w:ind w:left="-5"/>
      </w:pPr>
      <w:r>
        <w:rPr>
          <w:b/>
        </w:rPr>
        <w:t xml:space="preserve">Be sure to follow the contest and format guidelines in the WSAP, the BPA Style &amp; Reference Manual, and the General Instructions provided with this event.   </w:t>
      </w:r>
    </w:p>
    <w:p w:rsidR="00A54C96" w:rsidRDefault="00A54C96">
      <w:pPr>
        <w:spacing w:after="160" w:line="259" w:lineRule="auto"/>
        <w:ind w:left="0" w:firstLine="0"/>
      </w:pPr>
      <w:r>
        <w:br w:type="page"/>
      </w:r>
    </w:p>
    <w:p w:rsidR="001A0EB0" w:rsidRDefault="009036D2">
      <w:pPr>
        <w:ind w:left="-5"/>
      </w:pPr>
      <w:r>
        <w:t xml:space="preserve">JOB 1 </w:t>
      </w:r>
    </w:p>
    <w:p w:rsidR="001A0EB0" w:rsidRDefault="00D10003">
      <w:pPr>
        <w:spacing w:after="0" w:line="259" w:lineRule="auto"/>
        <w:ind w:left="0" w:firstLine="0"/>
        <w:jc w:val="right"/>
      </w:pPr>
      <w:r>
        <w:rPr>
          <w:noProof/>
        </w:rPr>
        <w:drawing>
          <wp:anchor distT="0" distB="0" distL="114300" distR="114300" simplePos="0" relativeHeight="251664384" behindDoc="1" locked="0" layoutInCell="1" allowOverlap="1">
            <wp:simplePos x="0" y="0"/>
            <wp:positionH relativeFrom="column">
              <wp:posOffset>3686175</wp:posOffset>
            </wp:positionH>
            <wp:positionV relativeFrom="paragraph">
              <wp:posOffset>14605</wp:posOffset>
            </wp:positionV>
            <wp:extent cx="2210435" cy="814070"/>
            <wp:effectExtent l="0" t="0" r="0" b="5080"/>
            <wp:wrapNone/>
            <wp:docPr id="1323" name="Picture 1323"/>
            <wp:cNvGraphicFramePr/>
            <a:graphic xmlns:a="http://schemas.openxmlformats.org/drawingml/2006/main">
              <a:graphicData uri="http://schemas.openxmlformats.org/drawingml/2006/picture">
                <pic:pic xmlns:pic="http://schemas.openxmlformats.org/drawingml/2006/picture">
                  <pic:nvPicPr>
                    <pic:cNvPr id="1323" name="Picture 1323"/>
                    <pic:cNvPicPr/>
                  </pic:nvPicPr>
                  <pic:blipFill>
                    <a:blip r:embed="rId9">
                      <a:extLst>
                        <a:ext uri="{28A0092B-C50C-407E-A947-70E740481C1C}">
                          <a14:useLocalDpi xmlns:a14="http://schemas.microsoft.com/office/drawing/2010/main" val="0"/>
                        </a:ext>
                      </a:extLst>
                    </a:blip>
                    <a:stretch>
                      <a:fillRect/>
                    </a:stretch>
                  </pic:blipFill>
                  <pic:spPr>
                    <a:xfrm>
                      <a:off x="0" y="0"/>
                      <a:ext cx="2210435" cy="814070"/>
                    </a:xfrm>
                    <a:prstGeom prst="rect">
                      <a:avLst/>
                    </a:prstGeom>
                  </pic:spPr>
                </pic:pic>
              </a:graphicData>
            </a:graphic>
            <wp14:sizeRelH relativeFrom="page">
              <wp14:pctWidth>0</wp14:pctWidth>
            </wp14:sizeRelH>
            <wp14:sizeRelV relativeFrom="page">
              <wp14:pctHeight>0</wp14:pctHeight>
            </wp14:sizeRelV>
          </wp:anchor>
        </w:drawing>
      </w:r>
      <w:r w:rsidR="009036D2">
        <w:t xml:space="preserve"> </w:t>
      </w:r>
    </w:p>
    <w:p w:rsidR="001A0EB0" w:rsidRDefault="009036D2">
      <w:pPr>
        <w:ind w:left="-5"/>
      </w:pPr>
      <w:r>
        <w:t>[</w:t>
      </w:r>
      <w:del w:id="24" w:author="Hewes Angie" w:date="2020-02-14T08:44:00Z">
        <w:r w:rsidDel="008558CB">
          <w:delText>current</w:delText>
        </w:r>
      </w:del>
      <w:ins w:id="25" w:author="Hewes Angie" w:date="2020-02-14T08:44:00Z">
        <w:r w:rsidR="008558CB">
          <w:t>Current</w:t>
        </w:r>
      </w:ins>
      <w:r>
        <w:t xml:space="preserve"> date]  </w:t>
      </w:r>
    </w:p>
    <w:p w:rsidR="001A0EB0" w:rsidRDefault="009036D2">
      <w:pPr>
        <w:spacing w:after="0" w:line="259" w:lineRule="auto"/>
        <w:ind w:left="0" w:firstLine="0"/>
      </w:pPr>
      <w:r>
        <w:t xml:space="preserve"> </w:t>
      </w:r>
    </w:p>
    <w:p w:rsidR="001A0EB0" w:rsidRDefault="009036D2">
      <w:pPr>
        <w:spacing w:after="0" w:line="259" w:lineRule="auto"/>
        <w:ind w:left="0" w:firstLine="0"/>
      </w:pPr>
      <w:r>
        <w:t xml:space="preserve"> </w:t>
      </w:r>
    </w:p>
    <w:p w:rsidR="001A0EB0" w:rsidRDefault="009036D2">
      <w:pPr>
        <w:spacing w:after="0" w:line="259" w:lineRule="auto"/>
        <w:ind w:left="0" w:firstLine="0"/>
      </w:pPr>
      <w:r>
        <w:t xml:space="preserve"> </w:t>
      </w:r>
    </w:p>
    <w:p w:rsidR="001A0EB0" w:rsidRDefault="009036D2">
      <w:pPr>
        <w:ind w:left="-5"/>
      </w:pPr>
      <w:r>
        <w:t xml:space="preserve">Mr. and Mrs. Sydney Nelson  </w:t>
      </w:r>
    </w:p>
    <w:p w:rsidR="001A0EB0" w:rsidRDefault="009036D2">
      <w:pPr>
        <w:ind w:left="-5"/>
      </w:pPr>
      <w:r>
        <w:t xml:space="preserve">Fourth Street Tower  </w:t>
      </w:r>
    </w:p>
    <w:p w:rsidR="001A0EB0" w:rsidRDefault="009036D2">
      <w:pPr>
        <w:ind w:left="-5"/>
      </w:pPr>
      <w:r>
        <w:t xml:space="preserve">Apartment B-29 </w:t>
      </w:r>
    </w:p>
    <w:p w:rsidR="001A0EB0" w:rsidRDefault="009036D2">
      <w:pPr>
        <w:ind w:left="-5"/>
      </w:pPr>
      <w:r>
        <w:t xml:space="preserve">Chicago, IL  60601-1234  </w:t>
      </w:r>
    </w:p>
    <w:p w:rsidR="001A0EB0" w:rsidRDefault="009036D2">
      <w:pPr>
        <w:spacing w:after="0" w:line="259" w:lineRule="auto"/>
        <w:ind w:left="0" w:firstLine="0"/>
      </w:pPr>
      <w:r>
        <w:t xml:space="preserve"> </w:t>
      </w:r>
    </w:p>
    <w:p w:rsidR="001A0EB0" w:rsidRDefault="009036D2">
      <w:pPr>
        <w:ind w:left="-5"/>
      </w:pPr>
      <w:r>
        <w:t xml:space="preserve">Dear </w:t>
      </w:r>
      <w:r w:rsidR="00D10003">
        <w:t>Mr. &amp; Mrs. Nelson</w:t>
      </w:r>
      <w:r>
        <w:t xml:space="preserve">  </w:t>
      </w:r>
    </w:p>
    <w:p w:rsidR="001A0EB0" w:rsidRDefault="009036D2">
      <w:pPr>
        <w:spacing w:after="0" w:line="259" w:lineRule="auto"/>
        <w:ind w:left="0" w:firstLine="0"/>
      </w:pPr>
      <w:r>
        <w:t xml:space="preserve"> </w:t>
      </w:r>
    </w:p>
    <w:p w:rsidR="001A0EB0" w:rsidRDefault="009036D2">
      <w:pPr>
        <w:ind w:left="-5"/>
      </w:pPr>
      <w:r>
        <w:t xml:space="preserve">Over the course of the next month we will meet and then I will prepare the documents we discussed to ensure your estate plan is set up the way you intend. My assistant Tony Trent will contact you next week to set up a time for you to come to the office and meet with me. Please plan for this meeting to take about an hour. Also plan to bring with you the following: </w:t>
      </w:r>
    </w:p>
    <w:p w:rsidR="001A0EB0" w:rsidRDefault="009036D2">
      <w:pPr>
        <w:spacing w:after="0" w:line="259" w:lineRule="auto"/>
        <w:ind w:left="0" w:firstLine="0"/>
      </w:pPr>
      <w:r>
        <w:t xml:space="preserve"> </w:t>
      </w:r>
    </w:p>
    <w:p w:rsidR="001A0EB0" w:rsidRDefault="009036D2">
      <w:pPr>
        <w:numPr>
          <w:ilvl w:val="0"/>
          <w:numId w:val="2"/>
        </w:numPr>
        <w:ind w:hanging="360"/>
      </w:pPr>
      <w:r>
        <w:t xml:space="preserve">The most recent LAST WILL AND TESTAMENT for each of you.   </w:t>
      </w:r>
    </w:p>
    <w:p w:rsidR="001A0EB0" w:rsidRDefault="009036D2">
      <w:pPr>
        <w:spacing w:after="0" w:line="259" w:lineRule="auto"/>
        <w:ind w:left="0" w:firstLine="0"/>
      </w:pPr>
      <w:r>
        <w:t xml:space="preserve"> </w:t>
      </w:r>
    </w:p>
    <w:p w:rsidR="001A0EB0" w:rsidRDefault="009036D2">
      <w:pPr>
        <w:numPr>
          <w:ilvl w:val="0"/>
          <w:numId w:val="2"/>
        </w:numPr>
        <w:ind w:hanging="360"/>
      </w:pPr>
      <w:r>
        <w:t xml:space="preserve">Living wills or health care directives for each of you. If you have not completed these documents in the past, enclosed is a sample for you to review and consider.  </w:t>
      </w:r>
    </w:p>
    <w:p w:rsidR="001A0EB0" w:rsidRDefault="009036D2">
      <w:pPr>
        <w:spacing w:after="0" w:line="259" w:lineRule="auto"/>
        <w:ind w:left="0" w:firstLine="0"/>
      </w:pPr>
      <w:r>
        <w:t xml:space="preserve"> </w:t>
      </w:r>
    </w:p>
    <w:p w:rsidR="001A0EB0" w:rsidRDefault="009036D2">
      <w:pPr>
        <w:numPr>
          <w:ilvl w:val="0"/>
          <w:numId w:val="2"/>
        </w:numPr>
        <w:ind w:hanging="360"/>
      </w:pPr>
      <w:r>
        <w:t>A list of all your assets. This may be time consuming, but it is absolutely imperative for me to get a complete picture of your estate in order to give you the best legal advice for your estate plan</w:t>
      </w:r>
      <w:r>
        <w:rPr>
          <w:rFonts w:ascii="Calibri" w:eastAsia="Calibri" w:hAnsi="Calibri" w:cs="Calibri"/>
          <w:sz w:val="22"/>
        </w:rPr>
        <w:t xml:space="preserve">.  </w:t>
      </w:r>
    </w:p>
    <w:p w:rsidR="001A0EB0" w:rsidRDefault="009036D2">
      <w:pPr>
        <w:spacing w:after="0" w:line="259" w:lineRule="auto"/>
        <w:ind w:left="0" w:firstLine="0"/>
      </w:pPr>
      <w:r>
        <w:t xml:space="preserve"> </w:t>
      </w:r>
    </w:p>
    <w:p w:rsidR="001A0EB0" w:rsidRDefault="009036D2">
      <w:pPr>
        <w:ind w:left="-5"/>
      </w:pPr>
      <w:r>
        <w:t xml:space="preserve">You do not need to get these items to me ahead of time, but please set up the meeting as soon as you think you will have these items pulled together. The sooner we get started, the easier it will be for us to prepare your documents and subsequently meet again to execute them before </w:t>
      </w:r>
      <w:r w:rsidR="00D10003">
        <w:t xml:space="preserve">you leave for </w:t>
      </w:r>
      <w:r>
        <w:t xml:space="preserve">your trip abroad.  If you have any questions while you are preparing to meet, please give me a call.  </w:t>
      </w:r>
    </w:p>
    <w:p w:rsidR="001A0EB0" w:rsidRDefault="009036D2">
      <w:pPr>
        <w:spacing w:after="0" w:line="259" w:lineRule="auto"/>
        <w:ind w:left="0" w:firstLine="0"/>
      </w:pPr>
      <w:r>
        <w:t xml:space="preserve"> </w:t>
      </w:r>
    </w:p>
    <w:p w:rsidR="00D10003" w:rsidRDefault="009036D2" w:rsidP="00D10003">
      <w:pPr>
        <w:pStyle w:val="NoSpacing"/>
        <w:ind w:left="0"/>
      </w:pPr>
      <w:r>
        <w:rPr>
          <w:shd w:val="clear" w:color="auto" w:fill="FFFF00"/>
        </w:rPr>
        <w:t>Sincerely</w:t>
      </w:r>
      <w:r>
        <w:t xml:space="preserve">  </w:t>
      </w:r>
    </w:p>
    <w:p w:rsidR="00D10003" w:rsidRDefault="00D10003" w:rsidP="00D10003">
      <w:pPr>
        <w:pStyle w:val="NoSpacing"/>
        <w:ind w:left="0"/>
      </w:pPr>
    </w:p>
    <w:p w:rsidR="00D10003" w:rsidRDefault="00D10003" w:rsidP="00D10003">
      <w:pPr>
        <w:pStyle w:val="NoSpacing"/>
        <w:ind w:left="0"/>
      </w:pPr>
    </w:p>
    <w:p w:rsidR="00D10003" w:rsidRDefault="00D10003" w:rsidP="00D10003">
      <w:pPr>
        <w:pStyle w:val="NoSpacing"/>
        <w:ind w:left="0"/>
      </w:pPr>
    </w:p>
    <w:p w:rsidR="001A0EB0" w:rsidRDefault="009036D2" w:rsidP="00D10003">
      <w:pPr>
        <w:pStyle w:val="NoSpacing"/>
        <w:ind w:left="0"/>
      </w:pPr>
      <w:r>
        <w:rPr>
          <w:shd w:val="clear" w:color="auto" w:fill="FFFF00"/>
        </w:rPr>
        <w:t>Randall Nebeker</w:t>
      </w:r>
      <w:r>
        <w:t xml:space="preserve">  </w:t>
      </w:r>
    </w:p>
    <w:p w:rsidR="001A0EB0" w:rsidRDefault="001A0EB0" w:rsidP="00D10003">
      <w:pPr>
        <w:pStyle w:val="NoSpacing"/>
        <w:ind w:left="0" w:firstLine="0"/>
        <w:rPr>
          <w:shd w:val="clear" w:color="auto" w:fill="FFFF00"/>
        </w:rPr>
      </w:pPr>
    </w:p>
    <w:p w:rsidR="00D10003" w:rsidRDefault="00D10003" w:rsidP="00D10003">
      <w:pPr>
        <w:pStyle w:val="NoSpacing"/>
        <w:ind w:left="0" w:firstLine="0"/>
      </w:pPr>
      <w:r>
        <w:rPr>
          <w:shd w:val="clear" w:color="auto" w:fill="FFFF00"/>
        </w:rPr>
        <w:t>Contestant #</w:t>
      </w:r>
    </w:p>
    <w:p w:rsidR="00D10003" w:rsidRDefault="00D10003" w:rsidP="00D10003">
      <w:pPr>
        <w:pStyle w:val="NoSpacing"/>
        <w:ind w:left="0"/>
        <w:rPr>
          <w:shd w:val="clear" w:color="auto" w:fill="FFFF00"/>
        </w:rPr>
      </w:pPr>
    </w:p>
    <w:p w:rsidR="001A0EB0" w:rsidRDefault="009036D2" w:rsidP="00D10003">
      <w:pPr>
        <w:pStyle w:val="NoSpacing"/>
        <w:ind w:left="0"/>
      </w:pPr>
      <w:r>
        <w:rPr>
          <w:shd w:val="clear" w:color="auto" w:fill="FFFF00"/>
        </w:rPr>
        <w:t>Enclosure</w:t>
      </w:r>
      <w:r>
        <w:t xml:space="preserve">  </w:t>
      </w:r>
    </w:p>
    <w:p w:rsidR="00D10003" w:rsidRDefault="00D10003">
      <w:pPr>
        <w:spacing w:after="156" w:line="259" w:lineRule="auto"/>
        <w:ind w:left="0" w:firstLine="0"/>
      </w:pPr>
      <w:r>
        <w:rPr>
          <w:noProof/>
        </w:rPr>
        <mc:AlternateContent>
          <mc:Choice Requires="wps">
            <w:drawing>
              <wp:anchor distT="0" distB="0" distL="114300" distR="114300" simplePos="0" relativeHeight="251661312" behindDoc="1" locked="0" layoutInCell="1" allowOverlap="1" wp14:anchorId="00797079" wp14:editId="4DDC8B94">
                <wp:simplePos x="0" y="0"/>
                <wp:positionH relativeFrom="margin">
                  <wp:posOffset>-85725</wp:posOffset>
                </wp:positionH>
                <wp:positionV relativeFrom="paragraph">
                  <wp:posOffset>369570</wp:posOffset>
                </wp:positionV>
                <wp:extent cx="3267075" cy="476250"/>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3267075" cy="476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22572" w:rsidRDefault="00622572" w:rsidP="00622572">
                            <w:pPr>
                              <w:ind w:left="0"/>
                            </w:pPr>
                            <w:r>
                              <w:t>Contestant #</w:t>
                            </w:r>
                          </w:p>
                          <w:p w:rsidR="00622572" w:rsidRDefault="00622572" w:rsidP="00622572">
                            <w:pPr>
                              <w:ind w:left="0"/>
                            </w:pPr>
                            <w:r>
                              <w:t>Job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797079" id="_x0000_t202" coordsize="21600,21600" o:spt="202" path="m,l,21600r21600,l21600,xe">
                <v:stroke joinstyle="miter"/>
                <v:path gradientshapeok="t" o:connecttype="rect"/>
              </v:shapetype>
              <v:shape id="Text Box 1" o:spid="_x0000_s1026" type="#_x0000_t202" style="position:absolute;margin-left:-6.75pt;margin-top:29.1pt;width:257.25pt;height:37.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" fillcolor="white [3201]" stroked="f" strokeweight=".5pt">
                <v:textbox>
                  <w:txbxContent>
                    <w:p w:rsidR="00622572" w:rsidRDefault="00622572" w:rsidP="00622572">
                      <w:pPr>
                        <w:ind w:left="0"/>
                      </w:pPr>
                      <w:r>
                        <w:t>Contestant #</w:t>
                      </w:r>
                    </w:p>
                    <w:p w:rsidR="00622572" w:rsidRDefault="00622572" w:rsidP="00622572">
                      <w:pPr>
                        <w:ind w:left="0"/>
                      </w:pPr>
                      <w:r>
                        <w:t>Job 1</w:t>
                      </w:r>
                    </w:p>
                  </w:txbxContent>
                </v:textbox>
                <w10:wrap anchorx="margin"/>
              </v:shape>
            </w:pict>
          </mc:Fallback>
        </mc:AlternateContent>
      </w:r>
      <w:r w:rsidR="009036D2">
        <w:t xml:space="preserve"> </w:t>
      </w:r>
    </w:p>
    <w:p w:rsidR="001A0EB0" w:rsidRDefault="00D10003" w:rsidP="007F71E2">
      <w:pPr>
        <w:spacing w:after="156" w:line="259" w:lineRule="auto"/>
        <w:ind w:left="0" w:firstLine="0"/>
      </w:pPr>
      <w:r>
        <w:rPr>
          <w:noProof/>
        </w:rPr>
        <w:drawing>
          <wp:anchor distT="0" distB="0" distL="114300" distR="114300" simplePos="0" relativeHeight="251659264" behindDoc="0" locked="0" layoutInCell="1" allowOverlap="1">
            <wp:simplePos x="0" y="0"/>
            <wp:positionH relativeFrom="column">
              <wp:posOffset>4657725</wp:posOffset>
            </wp:positionH>
            <wp:positionV relativeFrom="paragraph">
              <wp:posOffset>-501650</wp:posOffset>
            </wp:positionV>
            <wp:extent cx="1848485" cy="733425"/>
            <wp:effectExtent l="0" t="0" r="0" b="9525"/>
            <wp:wrapNone/>
            <wp:docPr id="1353" name="Picture 1353"/>
            <wp:cNvGraphicFramePr/>
            <a:graphic xmlns:a="http://schemas.openxmlformats.org/drawingml/2006/main">
              <a:graphicData uri="http://schemas.openxmlformats.org/drawingml/2006/picture">
                <pic:pic xmlns:pic="http://schemas.openxmlformats.org/drawingml/2006/picture">
                  <pic:nvPicPr>
                    <pic:cNvPr id="1353" name="Picture 1353"/>
                    <pic:cNvPicPr/>
                  </pic:nvPicPr>
                  <pic:blipFill>
                    <a:blip r:embed="rId10">
                      <a:extLst>
                        <a:ext uri="{28A0092B-C50C-407E-A947-70E740481C1C}">
                          <a14:useLocalDpi xmlns:a14="http://schemas.microsoft.com/office/drawing/2010/main" val="0"/>
                        </a:ext>
                      </a:extLst>
                    </a:blip>
                    <a:stretch>
                      <a:fillRect/>
                    </a:stretch>
                  </pic:blipFill>
                  <pic:spPr>
                    <a:xfrm>
                      <a:off x="0" y="0"/>
                      <a:ext cx="1848485" cy="733425"/>
                    </a:xfrm>
                    <a:prstGeom prst="rect">
                      <a:avLst/>
                    </a:prstGeom>
                  </pic:spPr>
                </pic:pic>
              </a:graphicData>
            </a:graphic>
          </wp:anchor>
        </w:drawing>
      </w:r>
      <w:r w:rsidR="00A54C96">
        <w:t>J</w:t>
      </w:r>
      <w:r w:rsidR="00170335">
        <w:t>OB</w:t>
      </w:r>
      <w:r w:rsidR="00A54C96">
        <w:t xml:space="preserve"> 2</w:t>
      </w:r>
      <w:r w:rsidR="009036D2">
        <w:rPr>
          <w:rFonts w:ascii="Calibri" w:eastAsia="Calibri" w:hAnsi="Calibri" w:cs="Calibri"/>
          <w:sz w:val="22"/>
        </w:rPr>
        <w:tab/>
      </w:r>
      <w:r w:rsidR="009036D2">
        <w:rPr>
          <w:b/>
        </w:rPr>
        <w:t xml:space="preserve"> </w:t>
      </w:r>
      <w:r w:rsidR="009036D2">
        <w:rPr>
          <w:b/>
        </w:rPr>
        <w:tab/>
      </w:r>
    </w:p>
    <w:p w:rsidR="001A0EB0" w:rsidRDefault="009036D2">
      <w:pPr>
        <w:spacing w:after="156" w:line="259" w:lineRule="auto"/>
        <w:ind w:left="10" w:right="59"/>
        <w:jc w:val="center"/>
      </w:pPr>
      <w:r>
        <w:rPr>
          <w:b/>
        </w:rPr>
        <w:t>DURABLE POWER OF ATTORNEY</w:t>
      </w:r>
      <w:r>
        <w:t xml:space="preserve"> </w:t>
      </w:r>
      <w:r w:rsidRPr="007F71E2">
        <w:rPr>
          <w:i/>
        </w:rPr>
        <w:t>(bold)</w:t>
      </w:r>
      <w:r>
        <w:t xml:space="preserve">  </w:t>
      </w:r>
    </w:p>
    <w:p w:rsidR="001A0EB0" w:rsidRDefault="009036D2">
      <w:pPr>
        <w:ind w:left="-5"/>
      </w:pPr>
      <w:r>
        <w:t xml:space="preserve">(DS)  </w:t>
      </w:r>
    </w:p>
    <w:p w:rsidR="001A0EB0" w:rsidRDefault="009036D2">
      <w:pPr>
        <w:spacing w:after="10"/>
        <w:ind w:left="-5"/>
      </w:pPr>
      <w:r>
        <w:rPr>
          <w:b/>
        </w:rPr>
        <w:t>Know All Men By These Presents:</w:t>
      </w:r>
      <w:r>
        <w:t xml:space="preserve"> (bold) | </w:t>
      </w:r>
    </w:p>
    <w:p w:rsidR="001A0EB0" w:rsidRDefault="009036D2">
      <w:pPr>
        <w:spacing w:after="145"/>
        <w:ind w:left="-5"/>
      </w:pPr>
      <w:r>
        <w:t xml:space="preserve">(DS)   </w:t>
      </w:r>
    </w:p>
    <w:p w:rsidR="001A0EB0" w:rsidRDefault="009036D2">
      <w:pPr>
        <w:spacing w:line="393" w:lineRule="auto"/>
        <w:ind w:left="-15" w:right="416" w:firstLine="720"/>
      </w:pPr>
      <w:r>
        <w:t xml:space="preserve">That </w:t>
      </w:r>
      <w:r w:rsidR="00D10003">
        <w:rPr>
          <w:shd w:val="clear" w:color="auto" w:fill="FFFF00"/>
        </w:rPr>
        <w:t>SYDNEY NELSON</w:t>
      </w:r>
      <w:r>
        <w:t xml:space="preserve">, Grantor, has made, constituted, and appointed, and by these  presents does make, constitute, and appoint </w:t>
      </w:r>
      <w:r w:rsidR="007F71E2">
        <w:rPr>
          <w:shd w:val="clear" w:color="auto" w:fill="FFFF00"/>
        </w:rPr>
        <w:t>MARIA NELSON</w:t>
      </w:r>
      <w:r w:rsidR="007F71E2">
        <w:t xml:space="preserve"> </w:t>
      </w:r>
      <w:r>
        <w:t xml:space="preserve">his true and lawful  attorney-in-fact for him and in his name, place and stead, for the sole and singular purpose of:  </w:t>
      </w:r>
    </w:p>
    <w:p w:rsidR="001A0EB0" w:rsidRDefault="009036D2" w:rsidP="007F71E2">
      <w:pPr>
        <w:ind w:left="1440" w:right="1502"/>
      </w:pPr>
      <w:r>
        <w:t xml:space="preserve">executing any and all documents necessary or required to establish or create a joint account between </w:t>
      </w:r>
      <w:r w:rsidR="007F71E2">
        <w:rPr>
          <w:shd w:val="clear" w:color="auto" w:fill="FFFF00"/>
        </w:rPr>
        <w:t>SYDNEY NELSON</w:t>
      </w:r>
      <w:r w:rsidR="007F71E2">
        <w:t xml:space="preserve"> </w:t>
      </w:r>
      <w:r>
        <w:t xml:space="preserve">and </w:t>
      </w:r>
      <w:r w:rsidR="007F71E2">
        <w:rPr>
          <w:shd w:val="clear" w:color="auto" w:fill="FFFF00"/>
        </w:rPr>
        <w:t>MARIA NELSON</w:t>
      </w:r>
      <w:r w:rsidR="007F71E2">
        <w:t xml:space="preserve"> </w:t>
      </w:r>
      <w:r>
        <w:t xml:space="preserve">at </w:t>
      </w:r>
      <w:r>
        <w:rPr>
          <w:shd w:val="clear" w:color="auto" w:fill="FFFF00"/>
        </w:rPr>
        <w:t>Chicago First National</w:t>
      </w:r>
      <w:r>
        <w:t xml:space="preserve"> </w:t>
      </w:r>
      <w:r>
        <w:rPr>
          <w:shd w:val="clear" w:color="auto" w:fill="FFFF00"/>
        </w:rPr>
        <w:t>Bank</w:t>
      </w:r>
      <w:r>
        <w:t xml:space="preserve"> or any other banking or savings and loan institution, and further, </w:t>
      </w:r>
      <w:r w:rsidR="007F71E2" w:rsidRPr="00170335">
        <w:rPr>
          <w:shd w:val="clear" w:color="auto" w:fill="FFFF00"/>
        </w:rPr>
        <w:t>MARIA NELSON</w:t>
      </w:r>
      <w:r w:rsidR="007F71E2">
        <w:t xml:space="preserve"> </w:t>
      </w:r>
      <w:r>
        <w:t xml:space="preserve">is further empowered to make, do, and transact any and every kind of business of whatsoever kind and whatsoever nature on behalf of Grantor,  </w:t>
      </w:r>
    </w:p>
    <w:p w:rsidR="007F71E2" w:rsidRDefault="009036D2" w:rsidP="007F71E2">
      <w:pPr>
        <w:pStyle w:val="NoSpacing"/>
        <w:ind w:left="0" w:firstLine="0"/>
      </w:pPr>
      <w:r>
        <w:t xml:space="preserve">(DS)  </w:t>
      </w:r>
    </w:p>
    <w:p w:rsidR="001A0EB0" w:rsidRDefault="009036D2">
      <w:pPr>
        <w:spacing w:after="136" w:line="357" w:lineRule="auto"/>
        <w:ind w:left="-5" w:right="287"/>
      </w:pPr>
      <w:r>
        <w:t xml:space="preserve">giving and granting unto </w:t>
      </w:r>
      <w:r w:rsidR="007F71E2">
        <w:rPr>
          <w:shd w:val="clear" w:color="auto" w:fill="FFFF00"/>
        </w:rPr>
        <w:t>MARIA</w:t>
      </w:r>
      <w:r w:rsidR="007F71E2">
        <w:t xml:space="preserve"> </w:t>
      </w:r>
      <w:r w:rsidR="007F71E2">
        <w:rPr>
          <w:shd w:val="clear" w:color="auto" w:fill="FFFF00"/>
        </w:rPr>
        <w:t>NELSON,</w:t>
      </w:r>
      <w:r w:rsidR="007F71E2">
        <w:t xml:space="preserve"> </w:t>
      </w:r>
      <w:r>
        <w:t xml:space="preserve">said attorney-in-fact, full power and authority to do and perform all and every act and thing whatsoever requisite and necessary.   </w:t>
      </w:r>
    </w:p>
    <w:p w:rsidR="001A0EB0" w:rsidRDefault="009036D2">
      <w:pPr>
        <w:spacing w:line="391" w:lineRule="auto"/>
        <w:ind w:left="-15" w:firstLine="720"/>
      </w:pPr>
      <w:r>
        <w:t xml:space="preserve"> IN WITNESS WHEREOF, I have hereunto set my hand and seal this ___ day of  _________________ (1½" line), 20___.  </w:t>
      </w:r>
    </w:p>
    <w:p w:rsidR="001A0EB0" w:rsidRDefault="009036D2">
      <w:pPr>
        <w:spacing w:after="212"/>
        <w:ind w:left="-5"/>
      </w:pPr>
      <w:r>
        <w:t xml:space="preserve">(QS)  </w:t>
      </w:r>
    </w:p>
    <w:p w:rsidR="007F71E2" w:rsidRDefault="009036D2" w:rsidP="007F71E2">
      <w:pPr>
        <w:pStyle w:val="NoSpacing"/>
        <w:ind w:left="0"/>
      </w:pPr>
      <w:r>
        <w:t xml:space="preserve"> ________________________   (2” line)  </w:t>
      </w:r>
    </w:p>
    <w:p w:rsidR="001A0EB0" w:rsidRDefault="009036D2" w:rsidP="007F71E2">
      <w:pPr>
        <w:pStyle w:val="NoSpacing"/>
        <w:ind w:left="0"/>
      </w:pPr>
      <w:r>
        <w:t xml:space="preserve">Notary Public  </w:t>
      </w:r>
    </w:p>
    <w:p w:rsidR="007F71E2" w:rsidRDefault="007F71E2">
      <w:pPr>
        <w:spacing w:after="164"/>
        <w:ind w:left="-5"/>
      </w:pPr>
    </w:p>
    <w:p w:rsidR="001A0EB0" w:rsidRDefault="009036D2">
      <w:pPr>
        <w:spacing w:after="164"/>
        <w:ind w:left="-5"/>
      </w:pPr>
      <w:r>
        <w:t xml:space="preserve">Signed and sealed in the presence of  </w:t>
      </w:r>
    </w:p>
    <w:p w:rsidR="001A0EB0" w:rsidRDefault="009036D2">
      <w:pPr>
        <w:spacing w:after="203"/>
        <w:ind w:left="-5"/>
      </w:pPr>
      <w:r>
        <w:t xml:space="preserve"> (QS)  </w:t>
      </w:r>
    </w:p>
    <w:p w:rsidR="001A0EB0" w:rsidRDefault="009036D2">
      <w:pPr>
        <w:spacing w:after="167"/>
        <w:ind w:left="-5"/>
      </w:pPr>
      <w:r>
        <w:t xml:space="preserve">_________________________ (2” line)      (2” line, right aligned) _______________________ Witness   </w:t>
      </w:r>
    </w:p>
    <w:p w:rsidR="001A0EB0" w:rsidRDefault="009036D2">
      <w:pPr>
        <w:spacing w:after="212"/>
        <w:ind w:left="-5"/>
      </w:pPr>
      <w:r>
        <w:t xml:space="preserve"> (QS)  </w:t>
      </w:r>
    </w:p>
    <w:p w:rsidR="001A0EB0" w:rsidRDefault="009036D2">
      <w:pPr>
        <w:ind w:left="-5"/>
      </w:pPr>
      <w:r>
        <w:t xml:space="preserve"> _________________________ (2” line)  </w:t>
      </w:r>
    </w:p>
    <w:p w:rsidR="001A0EB0" w:rsidRDefault="009036D2">
      <w:pPr>
        <w:spacing w:after="169"/>
        <w:ind w:left="-5"/>
      </w:pPr>
      <w:r>
        <w:t xml:space="preserve">Witness  </w:t>
      </w:r>
    </w:p>
    <w:p w:rsidR="007F71E2" w:rsidRDefault="007F71E2" w:rsidP="007F71E2">
      <w:pPr>
        <w:spacing w:after="166" w:line="251" w:lineRule="auto"/>
        <w:ind w:left="3273" w:right="3150" w:firstLine="0"/>
        <w:jc w:val="center"/>
      </w:pPr>
      <w:r>
        <w:rPr>
          <w:noProof/>
        </w:rPr>
        <mc:AlternateContent>
          <mc:Choice Requires="wps">
            <w:drawing>
              <wp:anchor distT="45720" distB="45720" distL="114300" distR="114300" simplePos="0" relativeHeight="251666432" behindDoc="0" locked="0" layoutInCell="1" allowOverlap="1">
                <wp:simplePos x="0" y="0"/>
                <wp:positionH relativeFrom="page">
                  <wp:posOffset>2565400</wp:posOffset>
                </wp:positionH>
                <wp:positionV relativeFrom="paragraph">
                  <wp:posOffset>448945</wp:posOffset>
                </wp:positionV>
                <wp:extent cx="2360930" cy="1404620"/>
                <wp:effectExtent l="0" t="0" r="698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7F71E2" w:rsidRDefault="007F71E2">
                            <w:r w:rsidRPr="007F71E2">
                              <w:rPr>
                                <w:sz w:val="20"/>
                              </w:rPr>
                              <w:t xml:space="preserve">Page 1 Intitials </w:t>
                            </w:r>
                            <w:r>
                              <w:t>____________</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7" type="#_x0000_t202" style="position:absolute;left:0;text-align:left;margin-left:202pt;margin-top:35.35pt;width:185.9pt;height:110.6pt;z-index:251666432;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MitIwIAACU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" stroked="f">
                <v:textbox style="mso-fit-shape-to-text:t">
                  <w:txbxContent>
                    <w:p w:rsidR="007F71E2" w:rsidRDefault="007F71E2">
                      <w:r w:rsidRPr="007F71E2">
                        <w:rPr>
                          <w:sz w:val="20"/>
                        </w:rPr>
                        <w:t xml:space="preserve">Page 1 Intitials </w:t>
                      </w:r>
                      <w:r>
                        <w:t>____________</w:t>
                      </w:r>
                    </w:p>
                  </w:txbxContent>
                </v:textbox>
                <w10:wrap anchorx="page"/>
              </v:shape>
            </w:pict>
          </mc:Fallback>
        </mc:AlternateContent>
      </w:r>
      <w:r>
        <w:rPr>
          <w:noProof/>
        </w:rPr>
        <mc:AlternateContent>
          <mc:Choice Requires="wps">
            <w:drawing>
              <wp:anchor distT="0" distB="0" distL="114300" distR="114300" simplePos="0" relativeHeight="251663360" behindDoc="0" locked="0" layoutInCell="1" allowOverlap="1" wp14:anchorId="00797079" wp14:editId="4DDC8B94">
                <wp:simplePos x="0" y="0"/>
                <wp:positionH relativeFrom="margin">
                  <wp:posOffset>-57150</wp:posOffset>
                </wp:positionH>
                <wp:positionV relativeFrom="paragraph">
                  <wp:posOffset>677545</wp:posOffset>
                </wp:positionV>
                <wp:extent cx="3267075" cy="47625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3267075" cy="476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22572" w:rsidRDefault="00622572" w:rsidP="00622572">
                            <w:pPr>
                              <w:ind w:left="0"/>
                            </w:pPr>
                            <w:r>
                              <w:t>Contestant #</w:t>
                            </w:r>
                          </w:p>
                          <w:p w:rsidR="00622572" w:rsidRDefault="00622572" w:rsidP="00622572">
                            <w:pPr>
                              <w:ind w:left="0"/>
                            </w:pPr>
                            <w:r>
                              <w:t>Job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797079" id="_x0000_s1028" type="#_x0000_t202" style="position:absolute;left:0;text-align:left;margin-left:-4.5pt;margin-top:53.35pt;width:257.25pt;height:37.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" fillcolor="white [3201]" stroked="f" strokeweight=".5pt">
                <v:textbox>
                  <w:txbxContent>
                    <w:p w:rsidR="00622572" w:rsidRDefault="00622572" w:rsidP="00622572">
                      <w:pPr>
                        <w:ind w:left="0"/>
                      </w:pPr>
                      <w:r>
                        <w:t>Contestant #</w:t>
                      </w:r>
                    </w:p>
                    <w:p w:rsidR="00622572" w:rsidRDefault="00622572" w:rsidP="00622572">
                      <w:pPr>
                        <w:ind w:left="0"/>
                      </w:pPr>
                      <w:r>
                        <w:t>Job 2</w:t>
                      </w:r>
                    </w:p>
                  </w:txbxContent>
                </v:textbox>
                <w10:wrap anchorx="margin"/>
              </v:shape>
            </w:pict>
          </mc:Fallback>
        </mc:AlternateContent>
      </w:r>
      <w:r w:rsidR="009036D2">
        <w:t xml:space="preserve">Durable Power of Attorney   of Sydney Nelson </w:t>
      </w:r>
    </w:p>
    <w:sectPr w:rsidR="007F71E2" w:rsidSect="004D1142">
      <w:headerReference w:type="even" r:id="rId11"/>
      <w:headerReference w:type="default" r:id="rId12"/>
      <w:headerReference w:type="first" r:id="rId13"/>
      <w:pgSz w:w="12240" w:h="15840"/>
      <w:pgMar w:top="755" w:right="1378" w:bottom="1201" w:left="1440" w:header="73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A89" w:rsidRDefault="001E0A89">
      <w:pPr>
        <w:spacing w:after="0" w:line="240" w:lineRule="auto"/>
      </w:pPr>
      <w:r>
        <w:separator/>
      </w:r>
    </w:p>
  </w:endnote>
  <w:endnote w:type="continuationSeparator" w:id="0">
    <w:p w:rsidR="001E0A89" w:rsidRDefault="001E0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A89" w:rsidRDefault="001E0A89">
      <w:pPr>
        <w:spacing w:after="0" w:line="240" w:lineRule="auto"/>
      </w:pPr>
      <w:r>
        <w:separator/>
      </w:r>
    </w:p>
  </w:footnote>
  <w:footnote w:type="continuationSeparator" w:id="0">
    <w:p w:rsidR="001E0A89" w:rsidRDefault="001E0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EB0" w:rsidRDefault="009036D2">
    <w:pPr>
      <w:tabs>
        <w:tab w:val="center" w:pos="8642"/>
      </w:tabs>
      <w:spacing w:after="0" w:line="259" w:lineRule="auto"/>
      <w:ind w:left="0" w:firstLine="0"/>
    </w:pPr>
    <w:r>
      <w:rPr>
        <w:b/>
        <w:sz w:val="20"/>
      </w:rPr>
      <w:t xml:space="preserve">LEGAL OFFICE PROCEDURES - NATIONAL 2020 </w:t>
    </w:r>
    <w:r>
      <w:rPr>
        <w:b/>
        <w:sz w:val="20"/>
      </w:rPr>
      <w:tab/>
      <w:t xml:space="preserve"> </w:t>
    </w:r>
  </w:p>
  <w:p w:rsidR="001A0EB0" w:rsidRDefault="009036D2">
    <w:pPr>
      <w:spacing w:after="0" w:line="259" w:lineRule="auto"/>
      <w:ind w:left="0" w:firstLine="0"/>
    </w:pPr>
    <w:r>
      <w:rPr>
        <w:b/>
        <w:color w:val="FF0000"/>
        <w:sz w:val="20"/>
      </w:rPr>
      <w:t xml:space="preserve">ANSWER KEY </w:t>
    </w:r>
  </w:p>
  <w:p w:rsidR="001A0EB0" w:rsidRDefault="009036D2">
    <w:pPr>
      <w:spacing w:after="12" w:line="259" w:lineRule="auto"/>
      <w:ind w:left="0" w:firstLine="0"/>
    </w:pPr>
    <w:r>
      <w:rPr>
        <w:b/>
        <w:sz w:val="20"/>
      </w:rPr>
      <w:t xml:space="preserve">Page </w:t>
    </w:r>
    <w:r>
      <w:fldChar w:fldCharType="begin"/>
    </w:r>
    <w:r>
      <w:instrText xml:space="preserve"> PAGE   \* MERGEFORMAT </w:instrText>
    </w:r>
    <w:r>
      <w:fldChar w:fldCharType="separate"/>
    </w:r>
    <w:r>
      <w:rPr>
        <w:b/>
        <w:sz w:val="20"/>
      </w:rPr>
      <w:t>2</w:t>
    </w:r>
    <w:r>
      <w:rPr>
        <w:b/>
        <w:sz w:val="20"/>
      </w:rPr>
      <w:fldChar w:fldCharType="end"/>
    </w:r>
    <w:r>
      <w:rPr>
        <w:b/>
        <w:sz w:val="20"/>
      </w:rPr>
      <w:t xml:space="preserve"> of </w:t>
    </w:r>
    <w:fldSimple w:instr=" NUMPAGES   \* MERGEFORMAT ">
      <w:r>
        <w:rPr>
          <w:b/>
          <w:sz w:val="20"/>
        </w:rPr>
        <w:t>6</w:t>
      </w:r>
    </w:fldSimple>
    <w:r>
      <w:rPr>
        <w:b/>
        <w:sz w:val="20"/>
      </w:rPr>
      <w:t xml:space="preserve"> </w:t>
    </w:r>
  </w:p>
  <w:p w:rsidR="001A0EB0" w:rsidRDefault="009036D2">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EB0" w:rsidRDefault="009036D2">
    <w:pPr>
      <w:tabs>
        <w:tab w:val="center" w:pos="8642"/>
      </w:tabs>
      <w:spacing w:after="0" w:line="259" w:lineRule="auto"/>
      <w:ind w:left="0" w:firstLine="0"/>
    </w:pPr>
    <w:r>
      <w:rPr>
        <w:b/>
        <w:sz w:val="20"/>
      </w:rPr>
      <w:t xml:space="preserve">LEGAL OFFICE PROCEDURES - NATIONAL 2020 </w:t>
    </w:r>
    <w:r>
      <w:rPr>
        <w:b/>
        <w:sz w:val="20"/>
      </w:rPr>
      <w:tab/>
      <w:t xml:space="preserve"> </w:t>
    </w:r>
  </w:p>
  <w:p w:rsidR="001A0EB0" w:rsidRPr="004D1142" w:rsidRDefault="009036D2">
    <w:pPr>
      <w:spacing w:after="0" w:line="259" w:lineRule="auto"/>
      <w:ind w:left="0" w:firstLine="0"/>
      <w:rPr>
        <w:color w:val="auto"/>
      </w:rPr>
    </w:pPr>
    <w:r w:rsidRPr="004D1142">
      <w:rPr>
        <w:b/>
        <w:color w:val="auto"/>
        <w:sz w:val="20"/>
      </w:rPr>
      <w:t xml:space="preserve">ANSWER KEY </w:t>
    </w:r>
  </w:p>
  <w:p w:rsidR="001A0EB0" w:rsidRDefault="009036D2">
    <w:pPr>
      <w:spacing w:after="12" w:line="259" w:lineRule="auto"/>
      <w:ind w:left="0" w:firstLine="0"/>
    </w:pPr>
    <w:r>
      <w:rPr>
        <w:b/>
        <w:sz w:val="20"/>
      </w:rPr>
      <w:t xml:space="preserve">Page </w:t>
    </w:r>
    <w:r>
      <w:fldChar w:fldCharType="begin"/>
    </w:r>
    <w:r>
      <w:instrText xml:space="preserve"> PAGE   \* MERGEFORMAT </w:instrText>
    </w:r>
    <w:r>
      <w:fldChar w:fldCharType="separate"/>
    </w:r>
    <w:r w:rsidR="00696237" w:rsidRPr="00696237">
      <w:rPr>
        <w:b/>
        <w:noProof/>
        <w:sz w:val="20"/>
      </w:rPr>
      <w:t>5</w:t>
    </w:r>
    <w:r>
      <w:rPr>
        <w:b/>
        <w:sz w:val="20"/>
      </w:rPr>
      <w:fldChar w:fldCharType="end"/>
    </w:r>
    <w:r>
      <w:rPr>
        <w:b/>
        <w:sz w:val="20"/>
      </w:rPr>
      <w:t xml:space="preserve"> of </w:t>
    </w:r>
    <w:fldSimple w:instr=" NUMPAGES   \* MERGEFORMAT ">
      <w:r w:rsidR="00696237" w:rsidRPr="00696237">
        <w:rPr>
          <w:b/>
          <w:noProof/>
          <w:sz w:val="20"/>
        </w:rPr>
        <w:t>5</w:t>
      </w:r>
    </w:fldSimple>
    <w:r>
      <w:rPr>
        <w:b/>
        <w:sz w:val="20"/>
      </w:rPr>
      <w:t xml:space="preserve"> </w:t>
    </w:r>
  </w:p>
  <w:p w:rsidR="001A0EB0" w:rsidRDefault="009036D2">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EB0" w:rsidRDefault="001A0EB0" w:rsidP="00A54C96">
    <w:pPr>
      <w:spacing w:after="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36EC0"/>
    <w:multiLevelType w:val="hybridMultilevel"/>
    <w:tmpl w:val="08C6EE1A"/>
    <w:lvl w:ilvl="0" w:tplc="F0022B14">
      <w:start w:val="1"/>
      <w:numFmt w:val="decimal"/>
      <w:lvlText w:val="%1."/>
      <w:lvlJc w:val="left"/>
      <w:pPr>
        <w:ind w:left="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E8B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C4F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EA16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94ED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87C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4625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18C7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06EF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A062A8B"/>
    <w:multiLevelType w:val="hybridMultilevel"/>
    <w:tmpl w:val="A13E4866"/>
    <w:lvl w:ilvl="0" w:tplc="E1B0A3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6260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61B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0D7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405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42E9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0099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BE8CF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88CC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1FB7EB8"/>
    <w:multiLevelType w:val="hybridMultilevel"/>
    <w:tmpl w:val="26FAAEC4"/>
    <w:lvl w:ilvl="0" w:tplc="4BE28456">
      <w:start w:val="1"/>
      <w:numFmt w:val="decimal"/>
      <w:lvlText w:val="%1."/>
      <w:lvlJc w:val="left"/>
      <w:pPr>
        <w:ind w:left="810" w:hanging="45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1A6AA0"/>
    <w:multiLevelType w:val="hybridMultilevel"/>
    <w:tmpl w:val="9992F50E"/>
    <w:lvl w:ilvl="0" w:tplc="E2EC31FE">
      <w:start w:val="1"/>
      <w:numFmt w:val="decimal"/>
      <w:lvlText w:val="%1."/>
      <w:lvlJc w:val="left"/>
      <w:pPr>
        <w:ind w:left="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234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447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076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0E5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2D0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24D8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816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668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
  </w:num>
  <w:num w:numId="3">
    <w:abstractNumId w:val="0"/>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trackRevisions/>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EB0"/>
    <w:rsid w:val="00170335"/>
    <w:rsid w:val="001A0EB0"/>
    <w:rsid w:val="001C083B"/>
    <w:rsid w:val="001E0A89"/>
    <w:rsid w:val="004D1142"/>
    <w:rsid w:val="00547202"/>
    <w:rsid w:val="00622572"/>
    <w:rsid w:val="00696237"/>
    <w:rsid w:val="007F71E2"/>
    <w:rsid w:val="008558CB"/>
    <w:rsid w:val="0088354D"/>
    <w:rsid w:val="009036D2"/>
    <w:rsid w:val="00A54C96"/>
    <w:rsid w:val="00AC4175"/>
    <w:rsid w:val="00B93BF6"/>
    <w:rsid w:val="00CC5F03"/>
    <w:rsid w:val="00D10003"/>
    <w:rsid w:val="00F36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C1A1C85-7973-4E31-8CA5-DCA09A4A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 w:line="249" w:lineRule="auto"/>
      <w:ind w:left="73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CC5F03"/>
    <w:pPr>
      <w:keepNext/>
      <w:keepLines/>
      <w:spacing w:after="110"/>
      <w:ind w:left="72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A54C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C96"/>
    <w:rPr>
      <w:rFonts w:ascii="Times New Roman" w:eastAsia="Times New Roman" w:hAnsi="Times New Roman" w:cs="Times New Roman"/>
      <w:color w:val="000000"/>
      <w:sz w:val="24"/>
    </w:rPr>
  </w:style>
  <w:style w:type="paragraph" w:customStyle="1" w:styleId="TestTitle">
    <w:name w:val="TestTitle"/>
    <w:basedOn w:val="Normal"/>
    <w:link w:val="TestTitleChar"/>
    <w:autoRedefine/>
    <w:qFormat/>
    <w:rsid w:val="00A54C96"/>
    <w:pPr>
      <w:spacing w:after="0" w:line="259" w:lineRule="auto"/>
      <w:ind w:left="0" w:firstLine="0"/>
      <w:jc w:val="center"/>
    </w:pPr>
    <w:rPr>
      <w:b/>
      <w:sz w:val="60"/>
    </w:rPr>
  </w:style>
  <w:style w:type="paragraph" w:customStyle="1" w:styleId="LevelYear">
    <w:name w:val="LevelYear"/>
    <w:basedOn w:val="Normal"/>
    <w:link w:val="LevelYearChar"/>
    <w:qFormat/>
    <w:rsid w:val="00A54C96"/>
    <w:pPr>
      <w:spacing w:after="0" w:line="240" w:lineRule="auto"/>
      <w:ind w:left="0" w:firstLine="0"/>
      <w:jc w:val="center"/>
    </w:pPr>
    <w:rPr>
      <w:b/>
      <w:color w:val="00B050"/>
      <w:sz w:val="52"/>
    </w:rPr>
  </w:style>
  <w:style w:type="character" w:customStyle="1" w:styleId="TestTitleChar">
    <w:name w:val="TestTitle Char"/>
    <w:basedOn w:val="DefaultParagraphFont"/>
    <w:link w:val="TestTitle"/>
    <w:rsid w:val="00A54C96"/>
    <w:rPr>
      <w:rFonts w:ascii="Times New Roman" w:eastAsia="Times New Roman" w:hAnsi="Times New Roman" w:cs="Times New Roman"/>
      <w:b/>
      <w:color w:val="000000"/>
      <w:sz w:val="60"/>
    </w:rPr>
  </w:style>
  <w:style w:type="paragraph" w:customStyle="1" w:styleId="AnswerKeyHeading">
    <w:name w:val="AnswerKeyHeading"/>
    <w:basedOn w:val="Normal"/>
    <w:link w:val="AnswerKeyHeadingChar"/>
    <w:qFormat/>
    <w:rsid w:val="00A54C96"/>
    <w:pPr>
      <w:spacing w:after="0" w:line="240" w:lineRule="auto"/>
      <w:ind w:left="0" w:firstLine="0"/>
      <w:jc w:val="center"/>
    </w:pPr>
    <w:rPr>
      <w:b/>
      <w:color w:val="FF0000"/>
      <w:sz w:val="52"/>
    </w:rPr>
  </w:style>
  <w:style w:type="character" w:customStyle="1" w:styleId="LevelYearChar">
    <w:name w:val="LevelYear Char"/>
    <w:basedOn w:val="DefaultParagraphFont"/>
    <w:link w:val="LevelYear"/>
    <w:rsid w:val="00A54C96"/>
    <w:rPr>
      <w:rFonts w:ascii="Times New Roman" w:eastAsia="Times New Roman" w:hAnsi="Times New Roman" w:cs="Times New Roman"/>
      <w:b/>
      <w:color w:val="00B050"/>
      <w:sz w:val="52"/>
    </w:rPr>
  </w:style>
  <w:style w:type="character" w:customStyle="1" w:styleId="Heading1Char">
    <w:name w:val="Heading 1 Char"/>
    <w:basedOn w:val="DefaultParagraphFont"/>
    <w:link w:val="Heading1"/>
    <w:uiPriority w:val="9"/>
    <w:rsid w:val="00CC5F03"/>
    <w:rPr>
      <w:rFonts w:ascii="Times New Roman" w:eastAsia="Times New Roman" w:hAnsi="Times New Roman" w:cs="Times New Roman"/>
      <w:b/>
      <w:color w:val="000000"/>
      <w:sz w:val="24"/>
    </w:rPr>
  </w:style>
  <w:style w:type="character" w:customStyle="1" w:styleId="AnswerKeyHeadingChar">
    <w:name w:val="AnswerKeyHeading Char"/>
    <w:basedOn w:val="DefaultParagraphFont"/>
    <w:link w:val="AnswerKeyHeading"/>
    <w:rsid w:val="00A54C96"/>
    <w:rPr>
      <w:rFonts w:ascii="Times New Roman" w:eastAsia="Times New Roman" w:hAnsi="Times New Roman" w:cs="Times New Roman"/>
      <w:b/>
      <w:color w:val="FF0000"/>
      <w:sz w:val="52"/>
    </w:rPr>
  </w:style>
  <w:style w:type="paragraph" w:styleId="NoSpacing">
    <w:name w:val="No Spacing"/>
    <w:uiPriority w:val="1"/>
    <w:qFormat/>
    <w:rsid w:val="00D10003"/>
    <w:pPr>
      <w:spacing w:after="0" w:line="240" w:lineRule="auto"/>
      <w:ind w:left="730" w:hanging="10"/>
    </w:pPr>
    <w:rPr>
      <w:rFonts w:ascii="Times New Roman" w:eastAsia="Times New Roman" w:hAnsi="Times New Roman" w:cs="Times New Roman"/>
      <w:color w:val="000000"/>
      <w:sz w:val="24"/>
    </w:rPr>
  </w:style>
  <w:style w:type="paragraph" w:styleId="Header">
    <w:name w:val="header"/>
    <w:basedOn w:val="Normal"/>
    <w:link w:val="HeaderChar"/>
    <w:uiPriority w:val="99"/>
    <w:semiHidden/>
    <w:unhideWhenUsed/>
    <w:rsid w:val="004D11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1142"/>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F361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618D"/>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7432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ENTER CONTEST NAME AND NUMBER HERE (##)</vt:lpstr>
    </vt:vector>
  </TitlesOfParts>
  <Company>MSD of Pike Township</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CONTEST NAME AND NUMBER HERE (##)</dc:title>
  <dc:subject/>
  <dc:creator>Rhannah</dc:creator>
  <cp:keywords/>
  <cp:lastModifiedBy>McNew, Amber</cp:lastModifiedBy>
  <cp:revision>2</cp:revision>
  <dcterms:created xsi:type="dcterms:W3CDTF">2020-03-04T16:03:00Z</dcterms:created>
  <dcterms:modified xsi:type="dcterms:W3CDTF">2020-03-04T16:03:00Z</dcterms:modified>
</cp:coreProperties>
</file>