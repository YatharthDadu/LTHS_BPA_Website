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8170BD" w:rsidRDefault="00EC5911" w:rsidP="00EC5911">
      <w:pPr>
        <w:jc w:val="center"/>
        <w:rPr>
          <w:rFonts w:ascii="Times New Roman" w:hAnsi="Times New Roman"/>
          <w:b/>
        </w:rPr>
      </w:pPr>
      <w:r w:rsidRPr="000B1AF8">
        <w:rPr>
          <w:rFonts w:ascii="Times New Roman" w:eastAsia="MS Mincho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23CB07B" wp14:editId="3D4B2258">
                <wp:simplePos x="0" y="0"/>
                <wp:positionH relativeFrom="column">
                  <wp:posOffset>3971925</wp:posOffset>
                </wp:positionH>
                <wp:positionV relativeFrom="paragraph">
                  <wp:posOffset>-714375</wp:posOffset>
                </wp:positionV>
                <wp:extent cx="2714625" cy="1085850"/>
                <wp:effectExtent l="0" t="0" r="952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108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C5911" w:rsidRPr="00B6410B" w:rsidRDefault="00EC5911" w:rsidP="00EC5911">
                            <w:pPr>
                              <w:tabs>
                                <w:tab w:val="right" w:leader="underscore" w:pos="3960"/>
                              </w:tabs>
                              <w:spacing w:line="360" w:lineRule="auto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B6410B">
                              <w:rPr>
                                <w:rFonts w:ascii="Times New Roman" w:hAnsi="Times New Roman"/>
                                <w:b/>
                              </w:rPr>
                              <w:t xml:space="preserve">Contestant Number: </w:t>
                            </w:r>
                            <w:r w:rsidRPr="00B6410B">
                              <w:rPr>
                                <w:rFonts w:ascii="Times New Roman" w:hAnsi="Times New Roman"/>
                                <w:b/>
                              </w:rPr>
                              <w:tab/>
                            </w:r>
                          </w:p>
                          <w:p w:rsidR="00EC5911" w:rsidRPr="00B6410B" w:rsidRDefault="00EC5911" w:rsidP="00EC5911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B6410B">
                              <w:rPr>
                                <w:rFonts w:ascii="Times New Roman" w:hAnsi="Times New Roman"/>
                                <w:b/>
                              </w:rPr>
                              <w:tab/>
                              <w:t xml:space="preserve">Time: </w:t>
                            </w:r>
                            <w:r w:rsidRPr="00B6410B">
                              <w:rPr>
                                <w:rFonts w:ascii="Times New Roman" w:hAnsi="Times New Roman"/>
                                <w:b/>
                              </w:rPr>
                              <w:tab/>
                            </w:r>
                          </w:p>
                          <w:p w:rsidR="00EC5911" w:rsidRPr="00B6410B" w:rsidRDefault="00EC5911" w:rsidP="00EC5911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</w:rPr>
                            </w:pPr>
                            <w:r w:rsidRPr="00B6410B">
                              <w:rPr>
                                <w:rFonts w:ascii="Times New Roman" w:hAnsi="Times New Roman"/>
                                <w:b/>
                              </w:rPr>
                              <w:tab/>
                              <w:t xml:space="preserve">Rank: </w:t>
                            </w:r>
                            <w:r w:rsidRPr="00B6410B">
                              <w:rPr>
                                <w:rFonts w:ascii="Times New Roman" w:hAnsi="Times New Roman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3CB0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2.75pt;margin-top:-56.25pt;width:213.75pt;height:85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" stroked="f">
                <v:textbox>
                  <w:txbxContent>
                    <w:p w:rsidR="00EC5911" w:rsidRPr="00B6410B" w:rsidRDefault="00EC5911" w:rsidP="00EC5911">
                      <w:pPr>
                        <w:tabs>
                          <w:tab w:val="right" w:leader="underscore" w:pos="3960"/>
                        </w:tabs>
                        <w:spacing w:line="360" w:lineRule="auto"/>
                        <w:rPr>
                          <w:rFonts w:ascii="Times New Roman" w:hAnsi="Times New Roman"/>
                          <w:b/>
                        </w:rPr>
                      </w:pPr>
                      <w:r w:rsidRPr="00B6410B">
                        <w:rPr>
                          <w:rFonts w:ascii="Times New Roman" w:hAnsi="Times New Roman"/>
                          <w:b/>
                        </w:rPr>
                        <w:t xml:space="preserve">Contestant Number: </w:t>
                      </w:r>
                      <w:r w:rsidRPr="00B6410B">
                        <w:rPr>
                          <w:rFonts w:ascii="Times New Roman" w:hAnsi="Times New Roman"/>
                          <w:b/>
                        </w:rPr>
                        <w:tab/>
                      </w:r>
                    </w:p>
                    <w:p w:rsidR="00EC5911" w:rsidRPr="00B6410B" w:rsidRDefault="00EC5911" w:rsidP="00EC5911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rFonts w:ascii="Times New Roman" w:hAnsi="Times New Roman"/>
                          <w:b/>
                        </w:rPr>
                      </w:pPr>
                      <w:r w:rsidRPr="00B6410B">
                        <w:rPr>
                          <w:rFonts w:ascii="Times New Roman" w:hAnsi="Times New Roman"/>
                          <w:b/>
                        </w:rPr>
                        <w:tab/>
                        <w:t xml:space="preserve">Time: </w:t>
                      </w:r>
                      <w:r w:rsidRPr="00B6410B">
                        <w:rPr>
                          <w:rFonts w:ascii="Times New Roman" w:hAnsi="Times New Roman"/>
                          <w:b/>
                        </w:rPr>
                        <w:tab/>
                      </w:r>
                    </w:p>
                    <w:p w:rsidR="00EC5911" w:rsidRPr="00B6410B" w:rsidRDefault="00EC5911" w:rsidP="00EC5911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b/>
                        </w:rPr>
                      </w:pPr>
                      <w:r w:rsidRPr="00B6410B">
                        <w:rPr>
                          <w:rFonts w:ascii="Times New Roman" w:hAnsi="Times New Roman"/>
                          <w:b/>
                        </w:rPr>
                        <w:tab/>
                        <w:t xml:space="preserve">Rank: </w:t>
                      </w:r>
                      <w:r w:rsidRPr="00B6410B">
                        <w:rPr>
                          <w:rFonts w:ascii="Times New Roman" w:hAnsi="Times New Roman"/>
                          <w:b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5F22B3">
        <w:rPr>
          <w:rFonts w:ascii="Times New Roman" w:hAnsi="Times New Roman"/>
          <w:b/>
        </w:rPr>
        <w:t xml:space="preserve"> </w:t>
      </w:r>
      <w:r w:rsidRPr="000B1B6A">
        <w:rPr>
          <w:noProof/>
        </w:rPr>
        <w:drawing>
          <wp:inline distT="0" distB="0" distL="0" distR="0" wp14:anchorId="54AACDA7" wp14:editId="37A07515">
            <wp:extent cx="2839930" cy="8547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911" w:rsidRDefault="008170BD" w:rsidP="00EC5911">
      <w:pPr>
        <w:pStyle w:val="TestTitle"/>
      </w:pPr>
      <w:r w:rsidRPr="00EC5911">
        <w:t xml:space="preserve">Medical Office Procedures </w:t>
      </w:r>
    </w:p>
    <w:p w:rsidR="008170BD" w:rsidRPr="00EC5911" w:rsidRDefault="008170BD" w:rsidP="00EC5911">
      <w:pPr>
        <w:pStyle w:val="TestTitle"/>
      </w:pPr>
      <w:r w:rsidRPr="00EC5911">
        <w:t>(250)</w:t>
      </w:r>
    </w:p>
    <w:p w:rsidR="00B97738" w:rsidRPr="00EC5911" w:rsidRDefault="00B97738" w:rsidP="00EC5911">
      <w:pPr>
        <w:pStyle w:val="LevelYear"/>
      </w:pPr>
      <w:r w:rsidRPr="00EC5911">
        <w:t>National – 2020</w:t>
      </w:r>
    </w:p>
    <w:p w:rsidR="00B97738" w:rsidRDefault="00B97738" w:rsidP="00B97738">
      <w:pPr>
        <w:rPr>
          <w:rFonts w:ascii="Times New Roman" w:hAnsi="Times New Roman"/>
          <w:b/>
        </w:rPr>
      </w:pP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2551"/>
        <w:gridCol w:w="569"/>
        <w:gridCol w:w="1503"/>
        <w:gridCol w:w="1617"/>
      </w:tblGrid>
      <w:tr w:rsidR="00C30E8C" w:rsidTr="00DE2CAE">
        <w:trPr>
          <w:trHeight w:val="737"/>
        </w:trPr>
        <w:tc>
          <w:tcPr>
            <w:tcW w:w="3120" w:type="dxa"/>
            <w:vAlign w:val="bottom"/>
          </w:tcPr>
          <w:p w:rsidR="00C30E8C" w:rsidRDefault="00C30E8C" w:rsidP="00EC591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Objective Section:</w:t>
            </w:r>
          </w:p>
        </w:tc>
        <w:tc>
          <w:tcPr>
            <w:tcW w:w="3120" w:type="dxa"/>
            <w:gridSpan w:val="2"/>
            <w:vAlign w:val="bottom"/>
          </w:tcPr>
          <w:p w:rsidR="00C30E8C" w:rsidRDefault="00C30E8C" w:rsidP="00EC5911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120" w:type="dxa"/>
            <w:gridSpan w:val="2"/>
            <w:vAlign w:val="bottom"/>
          </w:tcPr>
          <w:p w:rsidR="00C30E8C" w:rsidRDefault="00C30E8C" w:rsidP="00EC5911">
            <w:pPr>
              <w:rPr>
                <w:rFonts w:ascii="Times New Roman" w:hAnsi="Times New Roman"/>
                <w:b/>
              </w:rPr>
            </w:pPr>
          </w:p>
        </w:tc>
      </w:tr>
      <w:tr w:rsidR="00B97738" w:rsidTr="00EC5911">
        <w:trPr>
          <w:trHeight w:val="387"/>
        </w:trPr>
        <w:tc>
          <w:tcPr>
            <w:tcW w:w="5671" w:type="dxa"/>
            <w:gridSpan w:val="2"/>
            <w:vAlign w:val="bottom"/>
          </w:tcPr>
          <w:p w:rsidR="00B97738" w:rsidRPr="00B97738" w:rsidRDefault="00B97738" w:rsidP="00EC59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     </w:t>
            </w:r>
            <w:r>
              <w:rPr>
                <w:rFonts w:ascii="Times New Roman" w:hAnsi="Times New Roman"/>
              </w:rPr>
              <w:t>Multiple Choice (20 at 5 points each)</w:t>
            </w:r>
          </w:p>
        </w:tc>
        <w:tc>
          <w:tcPr>
            <w:tcW w:w="2072" w:type="dxa"/>
            <w:gridSpan w:val="2"/>
            <w:tcBorders>
              <w:bottom w:val="single" w:sz="4" w:space="0" w:color="auto"/>
            </w:tcBorders>
            <w:vAlign w:val="bottom"/>
          </w:tcPr>
          <w:p w:rsidR="00B97738" w:rsidRDefault="00B97738" w:rsidP="00EC5911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617" w:type="dxa"/>
            <w:vAlign w:val="bottom"/>
          </w:tcPr>
          <w:p w:rsidR="00B97738" w:rsidRPr="0089409A" w:rsidRDefault="0089409A" w:rsidP="00EC5911">
            <w:pPr>
              <w:rPr>
                <w:rFonts w:ascii="Times New Roman" w:hAnsi="Times New Roman"/>
              </w:rPr>
            </w:pPr>
            <w:r w:rsidRPr="0089409A">
              <w:rPr>
                <w:rFonts w:ascii="Times New Roman" w:hAnsi="Times New Roman"/>
              </w:rPr>
              <w:t>(100 points)</w:t>
            </w:r>
          </w:p>
        </w:tc>
      </w:tr>
      <w:tr w:rsidR="00B97738" w:rsidTr="00EC5911">
        <w:trPr>
          <w:trHeight w:val="350"/>
        </w:trPr>
        <w:tc>
          <w:tcPr>
            <w:tcW w:w="5671" w:type="dxa"/>
            <w:gridSpan w:val="2"/>
            <w:vAlign w:val="bottom"/>
          </w:tcPr>
          <w:p w:rsidR="00B97738" w:rsidRPr="0089409A" w:rsidRDefault="0089409A" w:rsidP="00EC5911">
            <w:pPr>
              <w:rPr>
                <w:rFonts w:ascii="Times New Roman" w:hAnsi="Times New Roman"/>
              </w:rPr>
            </w:pPr>
            <w:r w:rsidRPr="0089409A">
              <w:rPr>
                <w:rFonts w:ascii="Times New Roman" w:hAnsi="Times New Roman"/>
              </w:rPr>
              <w:t xml:space="preserve">     </w:t>
            </w:r>
            <w:r>
              <w:rPr>
                <w:rFonts w:ascii="Times New Roman" w:hAnsi="Times New Roman"/>
              </w:rPr>
              <w:t>Matching (10 at 3 points each)</w:t>
            </w:r>
          </w:p>
        </w:tc>
        <w:tc>
          <w:tcPr>
            <w:tcW w:w="207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97738" w:rsidRDefault="00B97738" w:rsidP="00EC5911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617" w:type="dxa"/>
            <w:vAlign w:val="bottom"/>
          </w:tcPr>
          <w:p w:rsidR="00B97738" w:rsidRPr="0089409A" w:rsidRDefault="0089409A" w:rsidP="00EC59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(30 points)</w:t>
            </w:r>
          </w:p>
        </w:tc>
      </w:tr>
      <w:tr w:rsidR="00B97738" w:rsidTr="00EC5911">
        <w:trPr>
          <w:trHeight w:val="350"/>
        </w:trPr>
        <w:tc>
          <w:tcPr>
            <w:tcW w:w="5671" w:type="dxa"/>
            <w:gridSpan w:val="2"/>
            <w:vAlign w:val="bottom"/>
          </w:tcPr>
          <w:p w:rsidR="00B97738" w:rsidRPr="0089409A" w:rsidRDefault="0089409A" w:rsidP="00EC59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Abbreviations (10 at 3 points each)</w:t>
            </w:r>
          </w:p>
        </w:tc>
        <w:tc>
          <w:tcPr>
            <w:tcW w:w="207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97738" w:rsidRDefault="00B97738" w:rsidP="00EC5911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617" w:type="dxa"/>
            <w:vAlign w:val="bottom"/>
          </w:tcPr>
          <w:p w:rsidR="00B97738" w:rsidRPr="0089409A" w:rsidRDefault="0089409A" w:rsidP="00EC59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(30 points)</w:t>
            </w:r>
          </w:p>
        </w:tc>
      </w:tr>
      <w:tr w:rsidR="00B97738" w:rsidTr="00EC5911">
        <w:trPr>
          <w:trHeight w:val="350"/>
        </w:trPr>
        <w:tc>
          <w:tcPr>
            <w:tcW w:w="5671" w:type="dxa"/>
            <w:gridSpan w:val="2"/>
            <w:vAlign w:val="bottom"/>
          </w:tcPr>
          <w:p w:rsidR="00B97738" w:rsidRPr="0089409A" w:rsidRDefault="0089409A" w:rsidP="00EC59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SOAP Note Proofreading (40 points)</w:t>
            </w:r>
          </w:p>
        </w:tc>
        <w:tc>
          <w:tcPr>
            <w:tcW w:w="207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97738" w:rsidRDefault="00B97738" w:rsidP="00EC5911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617" w:type="dxa"/>
            <w:vAlign w:val="bottom"/>
          </w:tcPr>
          <w:p w:rsidR="00B97738" w:rsidRPr="0089409A" w:rsidRDefault="0089409A" w:rsidP="00EC59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(40 points)</w:t>
            </w:r>
          </w:p>
        </w:tc>
      </w:tr>
      <w:tr w:rsidR="0089409A" w:rsidTr="00EC5911">
        <w:trPr>
          <w:trHeight w:val="350"/>
        </w:trPr>
        <w:tc>
          <w:tcPr>
            <w:tcW w:w="9360" w:type="dxa"/>
            <w:gridSpan w:val="5"/>
            <w:vAlign w:val="bottom"/>
          </w:tcPr>
          <w:p w:rsidR="0089409A" w:rsidRPr="0089409A" w:rsidRDefault="0089409A" w:rsidP="00EC59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Production Section:</w:t>
            </w:r>
          </w:p>
        </w:tc>
      </w:tr>
      <w:tr w:rsidR="00B97738" w:rsidTr="00EC5911">
        <w:trPr>
          <w:trHeight w:val="450"/>
        </w:trPr>
        <w:tc>
          <w:tcPr>
            <w:tcW w:w="5671" w:type="dxa"/>
            <w:gridSpan w:val="2"/>
            <w:vAlign w:val="bottom"/>
          </w:tcPr>
          <w:p w:rsidR="00B97738" w:rsidRPr="0089409A" w:rsidRDefault="0089409A" w:rsidP="00EC59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HPIP Report Transcription (100 points)</w:t>
            </w:r>
          </w:p>
        </w:tc>
        <w:tc>
          <w:tcPr>
            <w:tcW w:w="2072" w:type="dxa"/>
            <w:gridSpan w:val="2"/>
            <w:tcBorders>
              <w:bottom w:val="single" w:sz="4" w:space="0" w:color="auto"/>
            </w:tcBorders>
            <w:vAlign w:val="bottom"/>
          </w:tcPr>
          <w:p w:rsidR="00B97738" w:rsidRDefault="00B97738" w:rsidP="00EC5911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617" w:type="dxa"/>
            <w:vAlign w:val="bottom"/>
          </w:tcPr>
          <w:p w:rsidR="00B97738" w:rsidRPr="0089409A" w:rsidRDefault="00C30E8C" w:rsidP="00EC591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(100 points)</w:t>
            </w:r>
          </w:p>
        </w:tc>
      </w:tr>
      <w:tr w:rsidR="00B97738" w:rsidTr="00EC5911">
        <w:trPr>
          <w:trHeight w:val="350"/>
        </w:trPr>
        <w:tc>
          <w:tcPr>
            <w:tcW w:w="5671" w:type="dxa"/>
            <w:gridSpan w:val="2"/>
            <w:vAlign w:val="bottom"/>
          </w:tcPr>
          <w:p w:rsidR="00B97738" w:rsidRPr="00C30E8C" w:rsidRDefault="00C30E8C" w:rsidP="00EC5911">
            <w:pPr>
              <w:rPr>
                <w:rFonts w:ascii="Times New Roman" w:hAnsi="Times New Roman"/>
                <w:b/>
                <w:i/>
              </w:rPr>
            </w:pPr>
            <w:r w:rsidRPr="00C30E8C">
              <w:rPr>
                <w:rFonts w:ascii="Times New Roman" w:hAnsi="Times New Roman"/>
                <w:b/>
                <w:i/>
              </w:rPr>
              <w:t>Total Points</w:t>
            </w:r>
          </w:p>
        </w:tc>
        <w:tc>
          <w:tcPr>
            <w:tcW w:w="207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97738" w:rsidRPr="00C30E8C" w:rsidRDefault="00B97738" w:rsidP="00EC5911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617" w:type="dxa"/>
            <w:vAlign w:val="bottom"/>
          </w:tcPr>
          <w:p w:rsidR="00B97738" w:rsidRPr="00C30E8C" w:rsidRDefault="00C30E8C" w:rsidP="00EC5911">
            <w:pPr>
              <w:rPr>
                <w:rFonts w:ascii="Times New Roman" w:hAnsi="Times New Roman"/>
                <w:b/>
              </w:rPr>
            </w:pPr>
            <w:r w:rsidRPr="00C30E8C">
              <w:rPr>
                <w:rFonts w:ascii="Times New Roman" w:hAnsi="Times New Roman"/>
                <w:b/>
              </w:rPr>
              <w:t>(300 points)</w:t>
            </w:r>
          </w:p>
        </w:tc>
      </w:tr>
    </w:tbl>
    <w:p w:rsidR="00EC5911" w:rsidRDefault="00EC5911" w:rsidP="00EC5911">
      <w:pPr>
        <w:spacing w:after="26"/>
        <w:ind w:right="4141"/>
      </w:pPr>
    </w:p>
    <w:tbl>
      <w:tblPr>
        <w:tblStyle w:val="TableGrid0"/>
        <w:tblW w:w="9915" w:type="dxa"/>
        <w:tblInd w:w="-126" w:type="dxa"/>
        <w:tblCellMar>
          <w:left w:w="126" w:type="dxa"/>
          <w:right w:w="115" w:type="dxa"/>
        </w:tblCellMar>
        <w:tblLook w:val="04A0" w:firstRow="1" w:lastRow="0" w:firstColumn="1" w:lastColumn="0" w:noHBand="0" w:noVBand="1"/>
      </w:tblPr>
      <w:tblGrid>
        <w:gridCol w:w="9915"/>
      </w:tblGrid>
      <w:tr w:rsidR="00EC5911" w:rsidTr="009457DC">
        <w:trPr>
          <w:trHeight w:val="3465"/>
        </w:trPr>
        <w:tc>
          <w:tcPr>
            <w:tcW w:w="9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8D8"/>
            <w:vAlign w:val="bottom"/>
          </w:tcPr>
          <w:p w:rsidR="00EC5911" w:rsidRDefault="00EC5911" w:rsidP="00EC5911">
            <w:r>
              <w:rPr>
                <w:rFonts w:ascii="Times New Roman" w:eastAsia="Times New Roman" w:hAnsi="Times New Roman"/>
                <w:b/>
              </w:rPr>
              <w:t xml:space="preserve">Failure to adhere to any of the following rules will result in disqualification:  </w:t>
            </w:r>
          </w:p>
          <w:p w:rsidR="00EC5911" w:rsidRDefault="00EC5911" w:rsidP="00EC5911">
            <w:pPr>
              <w:numPr>
                <w:ilvl w:val="0"/>
                <w:numId w:val="23"/>
              </w:numPr>
              <w:spacing w:after="41" w:line="239" w:lineRule="auto"/>
              <w:ind w:right="80" w:hanging="360"/>
            </w:pPr>
            <w:r>
              <w:rPr>
                <w:rFonts w:ascii="Times New Roman" w:eastAsia="Times New Roman" w:hAnsi="Times New Roman"/>
                <w:b/>
              </w:rPr>
              <w:t xml:space="preserve">Contestant must hand in this test booklet and all printouts. Failure to do so will result in disqualification. </w:t>
            </w:r>
          </w:p>
          <w:p w:rsidR="00EC5911" w:rsidRDefault="00EC5911" w:rsidP="00EC5911">
            <w:pPr>
              <w:numPr>
                <w:ilvl w:val="0"/>
                <w:numId w:val="23"/>
              </w:numPr>
              <w:spacing w:line="238" w:lineRule="auto"/>
              <w:ind w:right="80" w:hanging="360"/>
            </w:pPr>
            <w:r>
              <w:rPr>
                <w:rFonts w:ascii="Times New Roman" w:eastAsia="Times New Roman" w:hAnsi="Times New Roman"/>
                <w:b/>
              </w:rPr>
              <w:t xml:space="preserve">No equipment, supplies, or materials other than those specified for this event are allowed in the testing area.  No previous BPA tests and/or sample tests or facsimile (handwritten, photocopied, or keyed) are allowed in the testing area. </w:t>
            </w:r>
          </w:p>
          <w:p w:rsidR="00EC5911" w:rsidRDefault="00EC5911" w:rsidP="009457DC">
            <w:pPr>
              <w:spacing w:after="48" w:line="238" w:lineRule="auto"/>
              <w:ind w:left="1267" w:right="362"/>
            </w:pPr>
            <w:r>
              <w:rPr>
                <w:rFonts w:ascii="Times New Roman" w:eastAsia="Times New Roman" w:hAnsi="Times New Roman"/>
              </w:rPr>
              <w:t xml:space="preserve">Contestant may supply these permitted equipment and supplies: Pencils, pens, cordless calculator (electronic devices must meet NLC Calculator Guidelines), and published and/or unpublished written reference materials.  </w:t>
            </w:r>
          </w:p>
          <w:p w:rsidR="00EC5911" w:rsidRDefault="00EC5911" w:rsidP="00EC5911">
            <w:pPr>
              <w:numPr>
                <w:ilvl w:val="0"/>
                <w:numId w:val="23"/>
              </w:numPr>
              <w:ind w:right="80" w:hanging="360"/>
            </w:pPr>
            <w:r>
              <w:rPr>
                <w:rFonts w:ascii="Times New Roman" w:eastAsia="Times New Roman" w:hAnsi="Times New Roman"/>
                <w:b/>
              </w:rPr>
              <w:t xml:space="preserve">Electronic devices will be monitored according to ACT standards. 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  <w:p w:rsidR="00EC5911" w:rsidRDefault="00EC5911" w:rsidP="00EC5911">
            <w:pPr>
              <w:ind w:right="256"/>
              <w:jc w:val="center"/>
            </w:pP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</w:tr>
    </w:tbl>
    <w:p w:rsidR="00EC5911" w:rsidRDefault="00EC5911" w:rsidP="00EC5911">
      <w:pPr>
        <w:ind w:left="10" w:right="600" w:hanging="10"/>
        <w:jc w:val="center"/>
      </w:pPr>
      <w:r>
        <w:rPr>
          <w:rFonts w:ascii="Times New Roman" w:hAnsi="Times New Roman"/>
        </w:rPr>
        <w:t xml:space="preserve">No more than ten (10) minutes orientation </w:t>
      </w:r>
    </w:p>
    <w:p w:rsidR="00EC5911" w:rsidRDefault="00EC5911" w:rsidP="00EC5911">
      <w:pPr>
        <w:ind w:left="2413"/>
      </w:pPr>
      <w:r>
        <w:rPr>
          <w:rFonts w:ascii="Times New Roman" w:hAnsi="Times New Roman"/>
        </w:rPr>
        <w:t xml:space="preserve">No more than sixty (60) minutes actual testing time </w:t>
      </w:r>
    </w:p>
    <w:p w:rsidR="00EC5911" w:rsidRDefault="00EC5911" w:rsidP="00EC5911">
      <w:pPr>
        <w:ind w:left="10" w:right="600" w:hanging="10"/>
        <w:jc w:val="center"/>
      </w:pPr>
      <w:r>
        <w:rPr>
          <w:rFonts w:ascii="Times New Roman" w:hAnsi="Times New Roman"/>
        </w:rPr>
        <w:t xml:space="preserve">No more than ten (10) minutes wrap-up </w:t>
      </w:r>
    </w:p>
    <w:p w:rsidR="00EC5911" w:rsidRDefault="00EC5911" w:rsidP="00EC5911">
      <w:pPr>
        <w:spacing w:after="7"/>
        <w:ind w:right="544"/>
        <w:jc w:val="center"/>
      </w:pPr>
      <w:r>
        <w:rPr>
          <w:rFonts w:ascii="Times New Roman" w:hAnsi="Times New Roman"/>
        </w:rPr>
        <w:lastRenderedPageBreak/>
        <w:t xml:space="preserve"> </w:t>
      </w:r>
    </w:p>
    <w:p w:rsidR="00EC5911" w:rsidRDefault="00EC5911" w:rsidP="00EC5911"/>
    <w:p w:rsidR="00EC5911" w:rsidRPr="000B1AF8" w:rsidRDefault="00EC5911" w:rsidP="00EC5911">
      <w:pPr>
        <w:pStyle w:val="Heading1"/>
        <w:tabs>
          <w:tab w:val="center" w:pos="4418"/>
          <w:tab w:val="center" w:pos="6481"/>
        </w:tabs>
        <w:spacing w:after="0"/>
        <w:ind w:left="0"/>
      </w:pPr>
      <w:r w:rsidRPr="000B1AF8">
        <w:t>GENERAL INSTRUCTIONS</w:t>
      </w:r>
    </w:p>
    <w:p w:rsidR="00EC5911" w:rsidRPr="001F16F8" w:rsidRDefault="00EC5911" w:rsidP="00EC5911">
      <w:pPr>
        <w:numPr>
          <w:ilvl w:val="0"/>
          <w:numId w:val="24"/>
        </w:numPr>
        <w:tabs>
          <w:tab w:val="left" w:pos="-1440"/>
          <w:tab w:val="center" w:pos="4680"/>
          <w:tab w:val="right" w:pos="9360"/>
        </w:tabs>
        <w:spacing w:after="200"/>
        <w:rPr>
          <w:rFonts w:ascii="Times New Roman" w:eastAsia="MS Mincho" w:hAnsi="Times New Roman"/>
        </w:rPr>
      </w:pPr>
      <w:r w:rsidRPr="001F16F8">
        <w:rPr>
          <w:rFonts w:ascii="Times New Roman" w:eastAsia="MS Mincho" w:hAnsi="Times New Roman"/>
        </w:rPr>
        <w:t>Answer the objective questions using the Scantron scoring sheet provided.</w:t>
      </w:r>
    </w:p>
    <w:p w:rsidR="00EC5911" w:rsidRPr="000B1AF8" w:rsidRDefault="00EC5911" w:rsidP="00EC5911">
      <w:pPr>
        <w:numPr>
          <w:ilvl w:val="0"/>
          <w:numId w:val="24"/>
        </w:numPr>
        <w:tabs>
          <w:tab w:val="left" w:pos="-1440"/>
          <w:tab w:val="center" w:pos="4680"/>
          <w:tab w:val="right" w:pos="9360"/>
        </w:tabs>
        <w:spacing w:after="200"/>
        <w:rPr>
          <w:rFonts w:ascii="Times New Roman" w:eastAsia="MS Mincho" w:hAnsi="Times New Roman"/>
        </w:rPr>
      </w:pPr>
      <w:r w:rsidRPr="000B1AF8">
        <w:rPr>
          <w:rFonts w:ascii="Times New Roman" w:eastAsia="MS Mincho" w:hAnsi="Times New Roman"/>
        </w:rPr>
        <w:t>Make certain this test booklet contains Job</w:t>
      </w:r>
      <w:r>
        <w:rPr>
          <w:rFonts w:ascii="Times New Roman" w:eastAsia="MS Mincho" w:hAnsi="Times New Roman"/>
        </w:rPr>
        <w:t>s</w:t>
      </w:r>
      <w:r w:rsidRPr="000B1AF8">
        <w:rPr>
          <w:rFonts w:ascii="Times New Roman" w:eastAsia="MS Mincho" w:hAnsi="Times New Roman"/>
        </w:rPr>
        <w:t xml:space="preserve"> 1.</w:t>
      </w:r>
    </w:p>
    <w:p w:rsidR="00EC5911" w:rsidRPr="000B1AF8" w:rsidRDefault="00EC5911" w:rsidP="00EC5911">
      <w:pPr>
        <w:numPr>
          <w:ilvl w:val="0"/>
          <w:numId w:val="24"/>
        </w:numPr>
        <w:tabs>
          <w:tab w:val="left" w:pos="450"/>
        </w:tabs>
        <w:spacing w:after="200"/>
        <w:rPr>
          <w:rFonts w:ascii="Times New Roman" w:eastAsia="MS Mincho" w:hAnsi="Times New Roman"/>
        </w:rPr>
      </w:pPr>
      <w:r w:rsidRPr="000B1AF8">
        <w:rPr>
          <w:rFonts w:ascii="Times New Roman" w:eastAsia="MS Mincho" w:hAnsi="Times New Roman"/>
        </w:rPr>
        <w:t>Key all jobs according to the instructions given.</w:t>
      </w:r>
    </w:p>
    <w:p w:rsidR="00EC5911" w:rsidRPr="000B1AF8" w:rsidRDefault="00EC5911" w:rsidP="00EC5911">
      <w:pPr>
        <w:numPr>
          <w:ilvl w:val="0"/>
          <w:numId w:val="24"/>
        </w:numPr>
        <w:tabs>
          <w:tab w:val="left" w:pos="450"/>
        </w:tabs>
        <w:spacing w:after="200"/>
        <w:rPr>
          <w:rFonts w:ascii="Times New Roman" w:eastAsia="MS Mincho" w:hAnsi="Times New Roman"/>
        </w:rPr>
      </w:pPr>
      <w:r w:rsidRPr="000B1AF8">
        <w:rPr>
          <w:rFonts w:ascii="Times New Roman" w:eastAsia="MS Mincho" w:hAnsi="Times New Roman"/>
        </w:rPr>
        <w:t>Correct any obvious keyboarding errors and incorporate any editing notations.</w:t>
      </w:r>
    </w:p>
    <w:p w:rsidR="00EC5911" w:rsidRPr="000B1AF8" w:rsidRDefault="00EC5911" w:rsidP="00EC5911">
      <w:pPr>
        <w:numPr>
          <w:ilvl w:val="0"/>
          <w:numId w:val="24"/>
        </w:numPr>
        <w:tabs>
          <w:tab w:val="left" w:pos="450"/>
        </w:tabs>
        <w:spacing w:after="200"/>
        <w:rPr>
          <w:rFonts w:ascii="Times New Roman" w:eastAsia="MS Mincho" w:hAnsi="Times New Roman"/>
        </w:rPr>
      </w:pPr>
      <w:r w:rsidRPr="000B1AF8">
        <w:rPr>
          <w:rFonts w:ascii="Times New Roman" w:eastAsia="MS Mincho" w:hAnsi="Times New Roman"/>
        </w:rPr>
        <w:t>Cor</w:t>
      </w:r>
      <w:r>
        <w:rPr>
          <w:rFonts w:ascii="Times New Roman" w:eastAsia="MS Mincho" w:hAnsi="Times New Roman"/>
        </w:rPr>
        <w:t xml:space="preserve">rect any errors in formatting. </w:t>
      </w:r>
      <w:r w:rsidRPr="000B1AF8">
        <w:rPr>
          <w:rFonts w:ascii="Times New Roman" w:eastAsia="MS Mincho" w:hAnsi="Times New Roman"/>
        </w:rPr>
        <w:t xml:space="preserve">Use formatting shown in the </w:t>
      </w:r>
      <w:r w:rsidRPr="000B1AF8">
        <w:rPr>
          <w:rFonts w:ascii="Times New Roman" w:eastAsia="MS Mincho" w:hAnsi="Times New Roman"/>
          <w:i/>
        </w:rPr>
        <w:t>Style &amp; Reference Manual</w:t>
      </w:r>
      <w:r w:rsidRPr="000B1AF8">
        <w:rPr>
          <w:rFonts w:ascii="Times New Roman" w:eastAsia="MS Mincho" w:hAnsi="Times New Roman"/>
        </w:rPr>
        <w:t>.</w:t>
      </w:r>
    </w:p>
    <w:p w:rsidR="00EC5911" w:rsidRPr="000B1AF8" w:rsidRDefault="00EC5911" w:rsidP="00EC5911">
      <w:pPr>
        <w:numPr>
          <w:ilvl w:val="0"/>
          <w:numId w:val="24"/>
        </w:numPr>
        <w:tabs>
          <w:tab w:val="left" w:pos="450"/>
        </w:tabs>
        <w:spacing w:after="200"/>
        <w:rPr>
          <w:rFonts w:ascii="Times New Roman" w:eastAsia="MS Mincho" w:hAnsi="Times New Roman"/>
          <w:b/>
        </w:rPr>
      </w:pPr>
      <w:r w:rsidRPr="000B1AF8">
        <w:rPr>
          <w:rFonts w:ascii="Times New Roman" w:eastAsia="MS Mincho" w:hAnsi="Times New Roman"/>
        </w:rPr>
        <w:t xml:space="preserve">For any problem where you would normally key your reference initials, key your contestant number. Your name or initials should </w:t>
      </w:r>
      <w:r w:rsidRPr="000B1AF8">
        <w:rPr>
          <w:rFonts w:ascii="Times New Roman" w:eastAsia="MS Mincho" w:hAnsi="Times New Roman"/>
          <w:i/>
        </w:rPr>
        <w:t>not</w:t>
      </w:r>
      <w:r w:rsidRPr="000B1AF8">
        <w:rPr>
          <w:rFonts w:ascii="Times New Roman" w:eastAsia="MS Mincho" w:hAnsi="Times New Roman"/>
        </w:rPr>
        <w:t xml:space="preserve"> appear on any work you submit. </w:t>
      </w:r>
    </w:p>
    <w:p w:rsidR="00EC5911" w:rsidRPr="000B1AF8" w:rsidRDefault="00EC5911" w:rsidP="00EC5911">
      <w:pPr>
        <w:numPr>
          <w:ilvl w:val="0"/>
          <w:numId w:val="24"/>
        </w:numPr>
        <w:tabs>
          <w:tab w:val="left" w:pos="450"/>
        </w:tabs>
        <w:rPr>
          <w:rFonts w:ascii="Times New Roman" w:eastAsia="MS Mincho" w:hAnsi="Times New Roman"/>
        </w:rPr>
      </w:pPr>
      <w:r w:rsidRPr="000B1AF8">
        <w:rPr>
          <w:rFonts w:ascii="Times New Roman" w:eastAsia="MS Mincho" w:hAnsi="Times New Roman"/>
        </w:rPr>
        <w:t xml:space="preserve">Key your contestant number and job number as the footer in the lower left-hand corner of </w:t>
      </w:r>
      <w:r w:rsidRPr="000B1AF8">
        <w:rPr>
          <w:rFonts w:ascii="Times New Roman" w:eastAsia="MS Mincho" w:hAnsi="Times New Roman"/>
          <w:u w:val="single"/>
        </w:rPr>
        <w:t>all</w:t>
      </w:r>
      <w:r w:rsidRPr="000B1AF8">
        <w:rPr>
          <w:rFonts w:ascii="Times New Roman" w:eastAsia="MS Mincho" w:hAnsi="Times New Roman"/>
        </w:rPr>
        <w:t xml:space="preserve"> work submitted unless otherwise specified.</w:t>
      </w:r>
    </w:p>
    <w:p w:rsidR="00EC5911" w:rsidRPr="000B1AF8" w:rsidRDefault="00EC5911" w:rsidP="00EC5911">
      <w:pPr>
        <w:tabs>
          <w:tab w:val="left" w:pos="450"/>
        </w:tabs>
        <w:ind w:left="360"/>
        <w:rPr>
          <w:rFonts w:ascii="Times New Roman" w:eastAsia="MS Mincho" w:hAnsi="Times New Roman"/>
          <w:sz w:val="16"/>
          <w:szCs w:val="16"/>
        </w:rPr>
      </w:pPr>
    </w:p>
    <w:tbl>
      <w:tblPr>
        <w:tblpPr w:leftFromText="180" w:rightFromText="180" w:vertAnchor="text" w:horzAnchor="page" w:tblpX="4361" w:tblpY="1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5"/>
      </w:tblGrid>
      <w:tr w:rsidR="00EC5911" w:rsidRPr="000B1AF8" w:rsidTr="009457DC">
        <w:trPr>
          <w:cantSplit/>
          <w:trHeight w:val="394"/>
        </w:trPr>
        <w:tc>
          <w:tcPr>
            <w:tcW w:w="2775" w:type="dxa"/>
            <w:shd w:val="clear" w:color="auto" w:fill="auto"/>
            <w:vAlign w:val="bottom"/>
          </w:tcPr>
          <w:p w:rsidR="00EC5911" w:rsidRPr="000B1AF8" w:rsidRDefault="00EC5911" w:rsidP="009457DC">
            <w:pPr>
              <w:spacing w:after="200" w:line="276" w:lineRule="auto"/>
              <w:rPr>
                <w:rFonts w:ascii="Times New Roman" w:eastAsia="MS Mincho" w:hAnsi="Times New Roman"/>
              </w:rPr>
            </w:pPr>
            <w:r w:rsidRPr="000B1AF8">
              <w:rPr>
                <w:rFonts w:ascii="Times New Roman" w:eastAsia="MS Mincho" w:hAnsi="Times New Roman"/>
                <w:i/>
              </w:rPr>
              <w:t>Example</w:t>
            </w:r>
            <w:r w:rsidRPr="000B1AF8">
              <w:rPr>
                <w:rFonts w:ascii="Times New Roman" w:eastAsia="MS Mincho" w:hAnsi="Times New Roman"/>
              </w:rPr>
              <w:t>:</w:t>
            </w:r>
          </w:p>
        </w:tc>
      </w:tr>
      <w:tr w:rsidR="00EC5911" w:rsidRPr="000B1AF8" w:rsidTr="009457DC">
        <w:trPr>
          <w:trHeight w:val="1353"/>
        </w:trPr>
        <w:tc>
          <w:tcPr>
            <w:tcW w:w="2775" w:type="dxa"/>
            <w:shd w:val="clear" w:color="auto" w:fill="auto"/>
          </w:tcPr>
          <w:p w:rsidR="00EC5911" w:rsidRPr="000B1AF8" w:rsidRDefault="00EC5911" w:rsidP="009457DC">
            <w:pPr>
              <w:tabs>
                <w:tab w:val="left" w:pos="450"/>
              </w:tabs>
              <w:spacing w:after="200"/>
              <w:rPr>
                <w:rFonts w:ascii="Times New Roman" w:eastAsia="MS Mincho" w:hAnsi="Times New Roman"/>
              </w:rPr>
            </w:pPr>
          </w:p>
          <w:p w:rsidR="00EC5911" w:rsidRPr="000B1AF8" w:rsidRDefault="00EC5911" w:rsidP="009457DC">
            <w:pPr>
              <w:tabs>
                <w:tab w:val="left" w:pos="450"/>
              </w:tabs>
              <w:ind w:left="360"/>
              <w:rPr>
                <w:rFonts w:ascii="Times New Roman" w:hAnsi="Times New Roman"/>
              </w:rPr>
            </w:pPr>
            <w:r w:rsidRPr="000B1AF8">
              <w:rPr>
                <w:rFonts w:ascii="Times New Roman" w:hAnsi="Times New Roman"/>
              </w:rPr>
              <w:t>99-9999-9999</w:t>
            </w:r>
          </w:p>
          <w:p w:rsidR="00EC5911" w:rsidRPr="000B1AF8" w:rsidRDefault="00EC5911" w:rsidP="009457DC">
            <w:pPr>
              <w:tabs>
                <w:tab w:val="left" w:pos="450"/>
              </w:tabs>
              <w:ind w:left="360"/>
              <w:rPr>
                <w:rFonts w:ascii="Times New Roman" w:eastAsia="MS Mincho" w:hAnsi="Times New Roman"/>
                <w:sz w:val="16"/>
                <w:szCs w:val="16"/>
              </w:rPr>
            </w:pPr>
            <w:r w:rsidRPr="000B1AF8">
              <w:rPr>
                <w:rFonts w:ascii="Times New Roman" w:hAnsi="Times New Roman"/>
              </w:rPr>
              <w:t>Job 1</w:t>
            </w:r>
            <w:r w:rsidRPr="000B1AF8">
              <w:rPr>
                <w:rFonts w:ascii="Times New Roman" w:hAnsi="Times New Roman"/>
              </w:rPr>
              <w:br/>
            </w:r>
          </w:p>
        </w:tc>
      </w:tr>
    </w:tbl>
    <w:p w:rsidR="00EC5911" w:rsidRPr="000B1AF8" w:rsidRDefault="00EC5911" w:rsidP="00EC5911">
      <w:pPr>
        <w:tabs>
          <w:tab w:val="left" w:pos="450"/>
        </w:tabs>
        <w:spacing w:after="200"/>
        <w:ind w:left="810"/>
        <w:rPr>
          <w:rFonts w:ascii="Times New Roman" w:eastAsia="MS Mincho" w:hAnsi="Times New Roman"/>
        </w:rPr>
      </w:pPr>
    </w:p>
    <w:p w:rsidR="00EC5911" w:rsidRPr="000B1AF8" w:rsidRDefault="00EC5911" w:rsidP="00EC5911">
      <w:pPr>
        <w:tabs>
          <w:tab w:val="left" w:pos="450"/>
        </w:tabs>
        <w:spacing w:after="200"/>
        <w:ind w:left="810"/>
        <w:rPr>
          <w:rFonts w:ascii="Times New Roman" w:eastAsia="MS Mincho" w:hAnsi="Times New Roman"/>
        </w:rPr>
      </w:pPr>
    </w:p>
    <w:p w:rsidR="00EC5911" w:rsidRPr="000B1AF8" w:rsidRDefault="00EC5911" w:rsidP="00EC5911">
      <w:pPr>
        <w:tabs>
          <w:tab w:val="left" w:pos="450"/>
        </w:tabs>
        <w:spacing w:after="200"/>
        <w:ind w:left="810"/>
        <w:rPr>
          <w:rFonts w:ascii="Times New Roman" w:eastAsia="MS Mincho" w:hAnsi="Times New Roman"/>
        </w:rPr>
      </w:pPr>
    </w:p>
    <w:p w:rsidR="00EC5911" w:rsidRPr="000B1AF8" w:rsidRDefault="00EC5911" w:rsidP="00EC5911">
      <w:pPr>
        <w:tabs>
          <w:tab w:val="left" w:pos="450"/>
        </w:tabs>
        <w:spacing w:after="200"/>
        <w:ind w:left="810"/>
        <w:rPr>
          <w:rFonts w:ascii="Times New Roman" w:eastAsia="MS Mincho" w:hAnsi="Times New Roman"/>
        </w:rPr>
      </w:pPr>
    </w:p>
    <w:p w:rsidR="00EC5911" w:rsidRPr="000B1AF8" w:rsidRDefault="00EC5911" w:rsidP="00EC5911">
      <w:pPr>
        <w:tabs>
          <w:tab w:val="left" w:pos="450"/>
        </w:tabs>
        <w:spacing w:after="200"/>
        <w:ind w:left="810"/>
        <w:rPr>
          <w:rFonts w:ascii="Times New Roman" w:eastAsia="MS Mincho" w:hAnsi="Times New Roman"/>
        </w:rPr>
      </w:pPr>
    </w:p>
    <w:p w:rsidR="00EC5911" w:rsidRPr="000B1AF8" w:rsidRDefault="00EC5911" w:rsidP="00EC5911">
      <w:pPr>
        <w:numPr>
          <w:ilvl w:val="0"/>
          <w:numId w:val="24"/>
        </w:numPr>
        <w:tabs>
          <w:tab w:val="left" w:pos="450"/>
        </w:tabs>
        <w:spacing w:after="200"/>
        <w:rPr>
          <w:rFonts w:ascii="Times New Roman" w:eastAsia="MS Mincho" w:hAnsi="Times New Roman"/>
        </w:rPr>
      </w:pPr>
      <w:r w:rsidRPr="000B1AF8">
        <w:rPr>
          <w:rFonts w:ascii="Times New Roman" w:eastAsia="MS Mincho" w:hAnsi="Times New Roman"/>
        </w:rPr>
        <w:t>If you finish before the end of the testing time, notify the proctor. Time may be a factor in determining a winner when there is a tie score.</w:t>
      </w:r>
    </w:p>
    <w:p w:rsidR="00EC5911" w:rsidRPr="000B1AF8" w:rsidRDefault="00EC5911" w:rsidP="00EC5911">
      <w:pPr>
        <w:numPr>
          <w:ilvl w:val="0"/>
          <w:numId w:val="24"/>
        </w:numPr>
        <w:tabs>
          <w:tab w:val="left" w:pos="450"/>
        </w:tabs>
        <w:spacing w:after="200"/>
        <w:rPr>
          <w:rFonts w:ascii="Times New Roman" w:eastAsia="MS Mincho" w:hAnsi="Times New Roman"/>
        </w:rPr>
      </w:pPr>
      <w:r w:rsidRPr="000B1AF8">
        <w:rPr>
          <w:rFonts w:ascii="Times New Roman" w:eastAsia="MS Mincho" w:hAnsi="Times New Roman"/>
        </w:rPr>
        <w:t>When turning in your materials, place your scoring sheet on top of your jobs. The jobs should be arranged in numerical order. Turn in all partial jobs completed</w:t>
      </w:r>
    </w:p>
    <w:tbl>
      <w:tblPr>
        <w:tblpPr w:leftFromText="180" w:rightFromText="180" w:vertAnchor="text" w:horzAnchor="page" w:tblpX="4261" w:tblpY="15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PrChange w:id="1" w:author="Hewes Angie" w:date="2020-02-14T08:30:00Z">
          <w:tblPr>
            <w:tblpPr w:leftFromText="180" w:rightFromText="180" w:vertAnchor="text" w:horzAnchor="page" w:tblpX="4261" w:tblpY="155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431"/>
        <w:gridCol w:w="1804"/>
        <w:tblGridChange w:id="2">
          <w:tblGrid>
            <w:gridCol w:w="1431"/>
            <w:gridCol w:w="1444"/>
          </w:tblGrid>
        </w:tblGridChange>
      </w:tblGrid>
      <w:tr w:rsidR="00EC5911" w:rsidRPr="000B1AF8" w:rsidTr="005F22B3">
        <w:trPr>
          <w:trHeight w:hRule="exact" w:val="411"/>
          <w:trPrChange w:id="3" w:author="Hewes Angie" w:date="2020-02-14T08:30:00Z">
            <w:trPr>
              <w:trHeight w:hRule="exact" w:val="411"/>
            </w:trPr>
          </w:trPrChange>
        </w:trPr>
        <w:tc>
          <w:tcPr>
            <w:tcW w:w="3235" w:type="dxa"/>
            <w:gridSpan w:val="2"/>
            <w:vAlign w:val="center"/>
            <w:tcPrChange w:id="4" w:author="Hewes Angie" w:date="2020-02-14T08:30:00Z">
              <w:tcPr>
                <w:tcW w:w="2875" w:type="dxa"/>
                <w:gridSpan w:val="2"/>
                <w:vAlign w:val="center"/>
              </w:tcPr>
            </w:tcPrChange>
          </w:tcPr>
          <w:p w:rsidR="00EC5911" w:rsidRPr="000B1AF8" w:rsidRDefault="00EC5911" w:rsidP="009457DC">
            <w:pPr>
              <w:autoSpaceDE w:val="0"/>
              <w:autoSpaceDN w:val="0"/>
              <w:adjustRightInd w:val="0"/>
              <w:spacing w:before="60" w:after="60" w:line="276" w:lineRule="auto"/>
              <w:ind w:right="-20"/>
              <w:jc w:val="center"/>
              <w:rPr>
                <w:rFonts w:ascii="Times New Roman" w:eastAsia="MS Mincho" w:hAnsi="Times New Roman"/>
                <w:b/>
                <w:bCs/>
              </w:rPr>
            </w:pPr>
            <w:r w:rsidRPr="000B1AF8">
              <w:rPr>
                <w:rFonts w:ascii="Times New Roman" w:eastAsia="MS Mincho" w:hAnsi="Times New Roman"/>
                <w:b/>
                <w:bCs/>
                <w:spacing w:val="1"/>
              </w:rPr>
              <w:t>P</w:t>
            </w:r>
            <w:r w:rsidRPr="000B1AF8">
              <w:rPr>
                <w:rFonts w:ascii="Times New Roman" w:eastAsia="MS Mincho" w:hAnsi="Times New Roman"/>
                <w:b/>
                <w:bCs/>
                <w:spacing w:val="-2"/>
              </w:rPr>
              <w:t>r</w:t>
            </w:r>
            <w:r w:rsidRPr="000B1AF8">
              <w:rPr>
                <w:rFonts w:ascii="Times New Roman" w:eastAsia="MS Mincho" w:hAnsi="Times New Roman"/>
                <w:b/>
                <w:bCs/>
                <w:spacing w:val="1"/>
              </w:rPr>
              <w:t>od</w:t>
            </w:r>
            <w:r w:rsidRPr="000B1AF8">
              <w:rPr>
                <w:rFonts w:ascii="Times New Roman" w:eastAsia="MS Mincho" w:hAnsi="Times New Roman"/>
                <w:b/>
                <w:bCs/>
                <w:spacing w:val="-2"/>
              </w:rPr>
              <w:t>u</w:t>
            </w:r>
            <w:r w:rsidRPr="000B1AF8">
              <w:rPr>
                <w:rFonts w:ascii="Times New Roman" w:eastAsia="MS Mincho" w:hAnsi="Times New Roman"/>
                <w:b/>
                <w:bCs/>
                <w:spacing w:val="2"/>
              </w:rPr>
              <w:t>c</w:t>
            </w:r>
            <w:r w:rsidRPr="000B1AF8">
              <w:rPr>
                <w:rFonts w:ascii="Times New Roman" w:eastAsia="MS Mincho" w:hAnsi="Times New Roman"/>
                <w:b/>
                <w:bCs/>
                <w:spacing w:val="-1"/>
              </w:rPr>
              <w:t>ti</w:t>
            </w:r>
            <w:r w:rsidRPr="000B1AF8">
              <w:rPr>
                <w:rFonts w:ascii="Times New Roman" w:eastAsia="MS Mincho" w:hAnsi="Times New Roman"/>
                <w:b/>
                <w:bCs/>
                <w:spacing w:val="1"/>
              </w:rPr>
              <w:t>o</w:t>
            </w:r>
            <w:r w:rsidRPr="000B1AF8">
              <w:rPr>
                <w:rFonts w:ascii="Times New Roman" w:eastAsia="MS Mincho" w:hAnsi="Times New Roman"/>
                <w:b/>
                <w:bCs/>
              </w:rPr>
              <w:t xml:space="preserve">n </w:t>
            </w:r>
            <w:r w:rsidRPr="000B1AF8">
              <w:rPr>
                <w:rFonts w:ascii="Times New Roman" w:eastAsia="MS Mincho" w:hAnsi="Times New Roman"/>
                <w:b/>
                <w:bCs/>
                <w:spacing w:val="1"/>
              </w:rPr>
              <w:t>S</w:t>
            </w:r>
            <w:r w:rsidRPr="000B1AF8">
              <w:rPr>
                <w:rFonts w:ascii="Times New Roman" w:eastAsia="MS Mincho" w:hAnsi="Times New Roman"/>
                <w:b/>
                <w:bCs/>
                <w:spacing w:val="-1"/>
              </w:rPr>
              <w:t>t</w:t>
            </w:r>
            <w:r w:rsidRPr="000B1AF8">
              <w:rPr>
                <w:rFonts w:ascii="Times New Roman" w:eastAsia="MS Mincho" w:hAnsi="Times New Roman"/>
                <w:b/>
                <w:bCs/>
                <w:spacing w:val="2"/>
              </w:rPr>
              <w:t>a</w:t>
            </w:r>
            <w:r w:rsidRPr="000B1AF8">
              <w:rPr>
                <w:rFonts w:ascii="Times New Roman" w:eastAsia="MS Mincho" w:hAnsi="Times New Roman"/>
                <w:b/>
                <w:bCs/>
                <w:spacing w:val="-2"/>
              </w:rPr>
              <w:t>n</w:t>
            </w:r>
            <w:r w:rsidRPr="000B1AF8">
              <w:rPr>
                <w:rFonts w:ascii="Times New Roman" w:eastAsia="MS Mincho" w:hAnsi="Times New Roman"/>
                <w:b/>
                <w:bCs/>
                <w:spacing w:val="1"/>
              </w:rPr>
              <w:t>d</w:t>
            </w:r>
            <w:r w:rsidRPr="000B1AF8">
              <w:rPr>
                <w:rFonts w:ascii="Times New Roman" w:eastAsia="MS Mincho" w:hAnsi="Times New Roman"/>
                <w:b/>
                <w:bCs/>
                <w:spacing w:val="2"/>
              </w:rPr>
              <w:t>a</w:t>
            </w:r>
            <w:r w:rsidRPr="000B1AF8">
              <w:rPr>
                <w:rFonts w:ascii="Times New Roman" w:eastAsia="MS Mincho" w:hAnsi="Times New Roman"/>
                <w:b/>
                <w:bCs/>
                <w:spacing w:val="-2"/>
              </w:rPr>
              <w:t>rds</w:t>
            </w:r>
          </w:p>
          <w:p w:rsidR="00EC5911" w:rsidRPr="000B1AF8" w:rsidRDefault="00EC5911" w:rsidP="009457DC">
            <w:pPr>
              <w:autoSpaceDE w:val="0"/>
              <w:autoSpaceDN w:val="0"/>
              <w:adjustRightInd w:val="0"/>
              <w:spacing w:before="60" w:after="60" w:line="276" w:lineRule="auto"/>
              <w:ind w:left="115" w:right="-20"/>
              <w:jc w:val="center"/>
              <w:rPr>
                <w:rFonts w:ascii="Times New Roman" w:eastAsia="MS Mincho" w:hAnsi="Times New Roman"/>
              </w:rPr>
            </w:pPr>
          </w:p>
        </w:tc>
      </w:tr>
      <w:tr w:rsidR="00EC5911" w:rsidRPr="000B1AF8" w:rsidTr="005F22B3">
        <w:trPr>
          <w:trHeight w:hRule="exact" w:val="327"/>
          <w:trPrChange w:id="5" w:author="Hewes Angie" w:date="2020-02-14T08:30:00Z">
            <w:trPr>
              <w:trHeight w:hRule="exact" w:val="327"/>
            </w:trPr>
          </w:trPrChange>
        </w:trPr>
        <w:tc>
          <w:tcPr>
            <w:tcW w:w="1431" w:type="dxa"/>
            <w:vAlign w:val="center"/>
            <w:tcPrChange w:id="6" w:author="Hewes Angie" w:date="2020-02-14T08:30:00Z">
              <w:tcPr>
                <w:tcW w:w="1431" w:type="dxa"/>
                <w:vAlign w:val="center"/>
              </w:tcPr>
            </w:tcPrChange>
          </w:tcPr>
          <w:p w:rsidR="00EC5911" w:rsidRPr="000B1AF8" w:rsidRDefault="00EC5911" w:rsidP="009457DC">
            <w:pPr>
              <w:autoSpaceDE w:val="0"/>
              <w:autoSpaceDN w:val="0"/>
              <w:adjustRightInd w:val="0"/>
              <w:ind w:left="360" w:right="75"/>
              <w:rPr>
                <w:rFonts w:ascii="Times New Roman" w:eastAsia="MS Mincho" w:hAnsi="Times New Roman"/>
              </w:rPr>
            </w:pPr>
            <w:r w:rsidRPr="000B1AF8">
              <w:rPr>
                <w:rFonts w:ascii="Times New Roman" w:eastAsia="MS Mincho" w:hAnsi="Times New Roman"/>
                <w:bCs/>
              </w:rPr>
              <w:t xml:space="preserve">0 </w:t>
            </w:r>
            <w:r w:rsidRPr="000B1AF8">
              <w:rPr>
                <w:rFonts w:ascii="Times New Roman" w:eastAsia="MS Mincho" w:hAnsi="Times New Roman"/>
                <w:bCs/>
                <w:spacing w:val="2"/>
              </w:rPr>
              <w:t>E</w:t>
            </w:r>
            <w:r w:rsidRPr="000B1AF8">
              <w:rPr>
                <w:rFonts w:ascii="Times New Roman" w:eastAsia="MS Mincho" w:hAnsi="Times New Roman"/>
                <w:bCs/>
                <w:spacing w:val="-2"/>
              </w:rPr>
              <w:t>rr</w:t>
            </w:r>
            <w:r w:rsidRPr="000B1AF8">
              <w:rPr>
                <w:rFonts w:ascii="Times New Roman" w:eastAsia="MS Mincho" w:hAnsi="Times New Roman"/>
                <w:bCs/>
                <w:spacing w:val="1"/>
              </w:rPr>
              <w:t>o</w:t>
            </w:r>
            <w:r w:rsidRPr="000B1AF8">
              <w:rPr>
                <w:rFonts w:ascii="Times New Roman" w:eastAsia="MS Mincho" w:hAnsi="Times New Roman"/>
                <w:bCs/>
                <w:spacing w:val="-2"/>
              </w:rPr>
              <w:t>r</w:t>
            </w:r>
            <w:r w:rsidRPr="000B1AF8">
              <w:rPr>
                <w:rFonts w:ascii="Times New Roman" w:eastAsia="MS Mincho" w:hAnsi="Times New Roman"/>
                <w:bCs/>
              </w:rPr>
              <w:t>s</w:t>
            </w:r>
          </w:p>
        </w:tc>
        <w:tc>
          <w:tcPr>
            <w:tcW w:w="1804" w:type="dxa"/>
            <w:vAlign w:val="center"/>
            <w:tcPrChange w:id="7" w:author="Hewes Angie" w:date="2020-02-14T08:30:00Z">
              <w:tcPr>
                <w:tcW w:w="1440" w:type="dxa"/>
                <w:vAlign w:val="center"/>
              </w:tcPr>
            </w:tcPrChange>
          </w:tcPr>
          <w:p w:rsidR="00EC5911" w:rsidRPr="000B1AF8" w:rsidRDefault="00EC5911" w:rsidP="005F22B3">
            <w:pPr>
              <w:autoSpaceDE w:val="0"/>
              <w:autoSpaceDN w:val="0"/>
              <w:adjustRightInd w:val="0"/>
              <w:ind w:left="360" w:right="91"/>
              <w:rPr>
                <w:rFonts w:ascii="Times New Roman" w:eastAsia="MS Mincho" w:hAnsi="Times New Roman"/>
              </w:rPr>
            </w:pPr>
            <w:r w:rsidRPr="000B1AF8">
              <w:rPr>
                <w:rFonts w:ascii="Times New Roman" w:eastAsia="MS Mincho" w:hAnsi="Times New Roman"/>
                <w:bCs/>
                <w:spacing w:val="2"/>
              </w:rPr>
              <w:t>10</w:t>
            </w:r>
            <w:r w:rsidRPr="000B1AF8">
              <w:rPr>
                <w:rFonts w:ascii="Times New Roman" w:eastAsia="MS Mincho" w:hAnsi="Times New Roman"/>
                <w:bCs/>
              </w:rPr>
              <w:t>0</w:t>
            </w:r>
            <w:del w:id="8" w:author="Hewes Angie" w:date="2020-02-14T08:30:00Z">
              <w:r w:rsidRPr="000B1AF8" w:rsidDel="005F22B3">
                <w:rPr>
                  <w:rFonts w:ascii="Times New Roman" w:eastAsia="MS Mincho" w:hAnsi="Times New Roman"/>
                  <w:bCs/>
                </w:rPr>
                <w:delText xml:space="preserve"> </w:delText>
              </w:r>
            </w:del>
            <w:r w:rsidRPr="000B1AF8">
              <w:rPr>
                <w:rFonts w:ascii="Times New Roman" w:eastAsia="MS Mincho" w:hAnsi="Times New Roman"/>
                <w:bCs/>
                <w:spacing w:val="-2"/>
              </w:rPr>
              <w:t>p</w:t>
            </w:r>
            <w:r w:rsidRPr="000B1AF8">
              <w:rPr>
                <w:rFonts w:ascii="Times New Roman" w:eastAsia="MS Mincho" w:hAnsi="Times New Roman"/>
                <w:bCs/>
                <w:spacing w:val="1"/>
              </w:rPr>
              <w:t>o</w:t>
            </w:r>
            <w:r w:rsidRPr="000B1AF8">
              <w:rPr>
                <w:rFonts w:ascii="Times New Roman" w:eastAsia="MS Mincho" w:hAnsi="Times New Roman"/>
                <w:bCs/>
                <w:spacing w:val="-1"/>
              </w:rPr>
              <w:t>i</w:t>
            </w:r>
            <w:r w:rsidRPr="000B1AF8">
              <w:rPr>
                <w:rFonts w:ascii="Times New Roman" w:eastAsia="MS Mincho" w:hAnsi="Times New Roman"/>
                <w:bCs/>
                <w:spacing w:val="1"/>
              </w:rPr>
              <w:t>n</w:t>
            </w:r>
            <w:r w:rsidRPr="000B1AF8">
              <w:rPr>
                <w:rFonts w:ascii="Times New Roman" w:eastAsia="MS Mincho" w:hAnsi="Times New Roman"/>
                <w:bCs/>
                <w:spacing w:val="-1"/>
              </w:rPr>
              <w:t>t</w:t>
            </w:r>
            <w:r w:rsidRPr="000B1AF8">
              <w:rPr>
                <w:rFonts w:ascii="Times New Roman" w:eastAsia="MS Mincho" w:hAnsi="Times New Roman"/>
                <w:bCs/>
              </w:rPr>
              <w:t>s</w:t>
            </w:r>
          </w:p>
        </w:tc>
      </w:tr>
      <w:tr w:rsidR="00EC5911" w:rsidRPr="000B1AF8" w:rsidTr="005F22B3">
        <w:trPr>
          <w:trHeight w:hRule="exact" w:val="363"/>
          <w:trPrChange w:id="9" w:author="Hewes Angie" w:date="2020-02-14T08:30:00Z">
            <w:trPr>
              <w:trHeight w:hRule="exact" w:val="363"/>
            </w:trPr>
          </w:trPrChange>
        </w:trPr>
        <w:tc>
          <w:tcPr>
            <w:tcW w:w="1431" w:type="dxa"/>
            <w:vAlign w:val="center"/>
            <w:tcPrChange w:id="10" w:author="Hewes Angie" w:date="2020-02-14T08:30:00Z">
              <w:tcPr>
                <w:tcW w:w="1431" w:type="dxa"/>
                <w:vAlign w:val="center"/>
              </w:tcPr>
            </w:tcPrChange>
          </w:tcPr>
          <w:p w:rsidR="00EC5911" w:rsidRPr="000B1AF8" w:rsidRDefault="00EC5911" w:rsidP="009457DC">
            <w:pPr>
              <w:autoSpaceDE w:val="0"/>
              <w:autoSpaceDN w:val="0"/>
              <w:adjustRightInd w:val="0"/>
              <w:ind w:left="360" w:right="75"/>
              <w:rPr>
                <w:rFonts w:ascii="Times New Roman" w:eastAsia="MS Mincho" w:hAnsi="Times New Roman"/>
              </w:rPr>
            </w:pPr>
            <w:r w:rsidRPr="000B1AF8">
              <w:rPr>
                <w:rFonts w:ascii="Times New Roman" w:eastAsia="MS Mincho" w:hAnsi="Times New Roman"/>
                <w:bCs/>
              </w:rPr>
              <w:t xml:space="preserve">1 </w:t>
            </w:r>
            <w:r w:rsidRPr="000B1AF8">
              <w:rPr>
                <w:rFonts w:ascii="Times New Roman" w:eastAsia="MS Mincho" w:hAnsi="Times New Roman"/>
                <w:bCs/>
                <w:spacing w:val="2"/>
              </w:rPr>
              <w:t>E</w:t>
            </w:r>
            <w:r w:rsidRPr="000B1AF8">
              <w:rPr>
                <w:rFonts w:ascii="Times New Roman" w:eastAsia="MS Mincho" w:hAnsi="Times New Roman"/>
                <w:bCs/>
                <w:spacing w:val="-2"/>
              </w:rPr>
              <w:t>rr</w:t>
            </w:r>
            <w:r w:rsidRPr="000B1AF8">
              <w:rPr>
                <w:rFonts w:ascii="Times New Roman" w:eastAsia="MS Mincho" w:hAnsi="Times New Roman"/>
                <w:bCs/>
                <w:spacing w:val="1"/>
              </w:rPr>
              <w:t>o</w:t>
            </w:r>
            <w:r w:rsidRPr="000B1AF8">
              <w:rPr>
                <w:rFonts w:ascii="Times New Roman" w:eastAsia="MS Mincho" w:hAnsi="Times New Roman"/>
                <w:bCs/>
              </w:rPr>
              <w:t>r</w:t>
            </w:r>
          </w:p>
        </w:tc>
        <w:tc>
          <w:tcPr>
            <w:tcW w:w="1804" w:type="dxa"/>
            <w:vAlign w:val="center"/>
            <w:tcPrChange w:id="11" w:author="Hewes Angie" w:date="2020-02-14T08:30:00Z">
              <w:tcPr>
                <w:tcW w:w="1440" w:type="dxa"/>
                <w:vAlign w:val="center"/>
              </w:tcPr>
            </w:tcPrChange>
          </w:tcPr>
          <w:p w:rsidR="00EC5911" w:rsidRPr="000B1AF8" w:rsidRDefault="00EC5911" w:rsidP="009457DC">
            <w:pPr>
              <w:autoSpaceDE w:val="0"/>
              <w:autoSpaceDN w:val="0"/>
              <w:adjustRightInd w:val="0"/>
              <w:ind w:left="360" w:right="91"/>
              <w:rPr>
                <w:rFonts w:ascii="Times New Roman" w:eastAsia="MS Mincho" w:hAnsi="Times New Roman"/>
              </w:rPr>
            </w:pPr>
            <w:r w:rsidRPr="000B1AF8">
              <w:rPr>
                <w:rFonts w:ascii="Times New Roman" w:eastAsia="MS Mincho" w:hAnsi="Times New Roman"/>
                <w:bCs/>
                <w:spacing w:val="2"/>
              </w:rPr>
              <w:t>9</w:t>
            </w:r>
            <w:r w:rsidRPr="000B1AF8">
              <w:rPr>
                <w:rFonts w:ascii="Times New Roman" w:eastAsia="MS Mincho" w:hAnsi="Times New Roman"/>
                <w:bCs/>
              </w:rPr>
              <w:t xml:space="preserve">0 </w:t>
            </w:r>
            <w:r w:rsidRPr="000B1AF8">
              <w:rPr>
                <w:rFonts w:ascii="Times New Roman" w:eastAsia="MS Mincho" w:hAnsi="Times New Roman"/>
                <w:bCs/>
                <w:spacing w:val="1"/>
              </w:rPr>
              <w:t>po</w:t>
            </w:r>
            <w:r w:rsidRPr="000B1AF8">
              <w:rPr>
                <w:rFonts w:ascii="Times New Roman" w:eastAsia="MS Mincho" w:hAnsi="Times New Roman"/>
                <w:bCs/>
                <w:spacing w:val="-1"/>
              </w:rPr>
              <w:t>i</w:t>
            </w:r>
            <w:r w:rsidRPr="000B1AF8">
              <w:rPr>
                <w:rFonts w:ascii="Times New Roman" w:eastAsia="MS Mincho" w:hAnsi="Times New Roman"/>
                <w:bCs/>
                <w:spacing w:val="1"/>
              </w:rPr>
              <w:t>n</w:t>
            </w:r>
            <w:r w:rsidRPr="000B1AF8">
              <w:rPr>
                <w:rFonts w:ascii="Times New Roman" w:eastAsia="MS Mincho" w:hAnsi="Times New Roman"/>
                <w:bCs/>
                <w:spacing w:val="-5"/>
              </w:rPr>
              <w:t>t</w:t>
            </w:r>
            <w:r w:rsidRPr="000B1AF8">
              <w:rPr>
                <w:rFonts w:ascii="Times New Roman" w:eastAsia="MS Mincho" w:hAnsi="Times New Roman"/>
                <w:bCs/>
              </w:rPr>
              <w:t>s</w:t>
            </w:r>
          </w:p>
        </w:tc>
      </w:tr>
      <w:tr w:rsidR="00EC5911" w:rsidRPr="000B1AF8" w:rsidTr="005F22B3">
        <w:trPr>
          <w:trHeight w:hRule="exact" w:val="363"/>
          <w:trPrChange w:id="12" w:author="Hewes Angie" w:date="2020-02-14T08:30:00Z">
            <w:trPr>
              <w:trHeight w:hRule="exact" w:val="363"/>
            </w:trPr>
          </w:trPrChange>
        </w:trPr>
        <w:tc>
          <w:tcPr>
            <w:tcW w:w="1431" w:type="dxa"/>
            <w:vAlign w:val="center"/>
            <w:tcPrChange w:id="13" w:author="Hewes Angie" w:date="2020-02-14T08:30:00Z">
              <w:tcPr>
                <w:tcW w:w="1431" w:type="dxa"/>
                <w:vAlign w:val="center"/>
              </w:tcPr>
            </w:tcPrChange>
          </w:tcPr>
          <w:p w:rsidR="00EC5911" w:rsidRPr="000B1AF8" w:rsidRDefault="00EC5911" w:rsidP="009457DC">
            <w:pPr>
              <w:autoSpaceDE w:val="0"/>
              <w:autoSpaceDN w:val="0"/>
              <w:adjustRightInd w:val="0"/>
              <w:ind w:left="360" w:right="75"/>
              <w:rPr>
                <w:rFonts w:ascii="Times New Roman" w:eastAsia="MS Mincho" w:hAnsi="Times New Roman"/>
              </w:rPr>
            </w:pPr>
            <w:r w:rsidRPr="000B1AF8">
              <w:rPr>
                <w:rFonts w:ascii="Times New Roman" w:eastAsia="MS Mincho" w:hAnsi="Times New Roman"/>
                <w:bCs/>
              </w:rPr>
              <w:t xml:space="preserve">2 </w:t>
            </w:r>
            <w:r w:rsidRPr="000B1AF8">
              <w:rPr>
                <w:rFonts w:ascii="Times New Roman" w:eastAsia="MS Mincho" w:hAnsi="Times New Roman"/>
                <w:bCs/>
                <w:spacing w:val="2"/>
              </w:rPr>
              <w:t>E</w:t>
            </w:r>
            <w:r w:rsidRPr="000B1AF8">
              <w:rPr>
                <w:rFonts w:ascii="Times New Roman" w:eastAsia="MS Mincho" w:hAnsi="Times New Roman"/>
                <w:bCs/>
                <w:spacing w:val="-2"/>
              </w:rPr>
              <w:t>rr</w:t>
            </w:r>
            <w:r w:rsidRPr="000B1AF8">
              <w:rPr>
                <w:rFonts w:ascii="Times New Roman" w:eastAsia="MS Mincho" w:hAnsi="Times New Roman"/>
                <w:bCs/>
                <w:spacing w:val="1"/>
              </w:rPr>
              <w:t>o</w:t>
            </w:r>
            <w:r w:rsidRPr="000B1AF8">
              <w:rPr>
                <w:rFonts w:ascii="Times New Roman" w:eastAsia="MS Mincho" w:hAnsi="Times New Roman"/>
                <w:bCs/>
                <w:spacing w:val="-2"/>
              </w:rPr>
              <w:t>r</w:t>
            </w:r>
            <w:r w:rsidRPr="000B1AF8">
              <w:rPr>
                <w:rFonts w:ascii="Times New Roman" w:eastAsia="MS Mincho" w:hAnsi="Times New Roman"/>
                <w:bCs/>
              </w:rPr>
              <w:t>s</w:t>
            </w:r>
          </w:p>
        </w:tc>
        <w:tc>
          <w:tcPr>
            <w:tcW w:w="1804" w:type="dxa"/>
            <w:vAlign w:val="center"/>
            <w:tcPrChange w:id="14" w:author="Hewes Angie" w:date="2020-02-14T08:30:00Z">
              <w:tcPr>
                <w:tcW w:w="1440" w:type="dxa"/>
                <w:vAlign w:val="center"/>
              </w:tcPr>
            </w:tcPrChange>
          </w:tcPr>
          <w:p w:rsidR="00EC5911" w:rsidRPr="000B1AF8" w:rsidRDefault="00EC5911" w:rsidP="009457DC">
            <w:pPr>
              <w:autoSpaceDE w:val="0"/>
              <w:autoSpaceDN w:val="0"/>
              <w:adjustRightInd w:val="0"/>
              <w:ind w:left="360" w:right="91"/>
              <w:rPr>
                <w:rFonts w:ascii="Times New Roman" w:eastAsia="MS Mincho" w:hAnsi="Times New Roman"/>
              </w:rPr>
            </w:pPr>
            <w:r w:rsidRPr="000B1AF8">
              <w:rPr>
                <w:rFonts w:ascii="Times New Roman" w:eastAsia="MS Mincho" w:hAnsi="Times New Roman"/>
                <w:bCs/>
                <w:spacing w:val="2"/>
              </w:rPr>
              <w:t>7</w:t>
            </w:r>
            <w:r w:rsidRPr="000B1AF8">
              <w:rPr>
                <w:rFonts w:ascii="Times New Roman" w:eastAsia="MS Mincho" w:hAnsi="Times New Roman"/>
                <w:bCs/>
              </w:rPr>
              <w:t xml:space="preserve">0 </w:t>
            </w:r>
            <w:r w:rsidRPr="000B1AF8">
              <w:rPr>
                <w:rFonts w:ascii="Times New Roman" w:eastAsia="MS Mincho" w:hAnsi="Times New Roman"/>
                <w:bCs/>
                <w:spacing w:val="1"/>
              </w:rPr>
              <w:t>po</w:t>
            </w:r>
            <w:r w:rsidRPr="000B1AF8">
              <w:rPr>
                <w:rFonts w:ascii="Times New Roman" w:eastAsia="MS Mincho" w:hAnsi="Times New Roman"/>
                <w:bCs/>
                <w:spacing w:val="-1"/>
              </w:rPr>
              <w:t>i</w:t>
            </w:r>
            <w:r w:rsidRPr="000B1AF8">
              <w:rPr>
                <w:rFonts w:ascii="Times New Roman" w:eastAsia="MS Mincho" w:hAnsi="Times New Roman"/>
                <w:bCs/>
                <w:spacing w:val="1"/>
              </w:rPr>
              <w:t>n</w:t>
            </w:r>
            <w:r w:rsidRPr="000B1AF8">
              <w:rPr>
                <w:rFonts w:ascii="Times New Roman" w:eastAsia="MS Mincho" w:hAnsi="Times New Roman"/>
                <w:bCs/>
                <w:spacing w:val="-5"/>
              </w:rPr>
              <w:t>t</w:t>
            </w:r>
            <w:r w:rsidRPr="000B1AF8">
              <w:rPr>
                <w:rFonts w:ascii="Times New Roman" w:eastAsia="MS Mincho" w:hAnsi="Times New Roman"/>
                <w:bCs/>
              </w:rPr>
              <w:t>s</w:t>
            </w:r>
          </w:p>
        </w:tc>
      </w:tr>
      <w:tr w:rsidR="00EC5911" w:rsidRPr="000B1AF8" w:rsidTr="005F22B3">
        <w:trPr>
          <w:trHeight w:hRule="exact" w:val="345"/>
          <w:trPrChange w:id="15" w:author="Hewes Angie" w:date="2020-02-14T08:30:00Z">
            <w:trPr>
              <w:trHeight w:hRule="exact" w:val="345"/>
            </w:trPr>
          </w:trPrChange>
        </w:trPr>
        <w:tc>
          <w:tcPr>
            <w:tcW w:w="1431" w:type="dxa"/>
            <w:vAlign w:val="center"/>
            <w:tcPrChange w:id="16" w:author="Hewes Angie" w:date="2020-02-14T08:30:00Z">
              <w:tcPr>
                <w:tcW w:w="1431" w:type="dxa"/>
                <w:vAlign w:val="center"/>
              </w:tcPr>
            </w:tcPrChange>
          </w:tcPr>
          <w:p w:rsidR="00EC5911" w:rsidRPr="000B1AF8" w:rsidRDefault="00EC5911" w:rsidP="009457DC">
            <w:pPr>
              <w:autoSpaceDE w:val="0"/>
              <w:autoSpaceDN w:val="0"/>
              <w:adjustRightInd w:val="0"/>
              <w:ind w:left="360" w:right="75"/>
              <w:rPr>
                <w:rFonts w:ascii="Times New Roman" w:eastAsia="MS Mincho" w:hAnsi="Times New Roman"/>
              </w:rPr>
            </w:pPr>
            <w:r w:rsidRPr="000B1AF8">
              <w:rPr>
                <w:rFonts w:ascii="Times New Roman" w:eastAsia="MS Mincho" w:hAnsi="Times New Roman"/>
                <w:bCs/>
              </w:rPr>
              <w:t xml:space="preserve">3 </w:t>
            </w:r>
            <w:r w:rsidRPr="000B1AF8">
              <w:rPr>
                <w:rFonts w:ascii="Times New Roman" w:eastAsia="MS Mincho" w:hAnsi="Times New Roman"/>
                <w:bCs/>
                <w:spacing w:val="2"/>
              </w:rPr>
              <w:t>E</w:t>
            </w:r>
            <w:r w:rsidRPr="000B1AF8">
              <w:rPr>
                <w:rFonts w:ascii="Times New Roman" w:eastAsia="MS Mincho" w:hAnsi="Times New Roman"/>
                <w:bCs/>
                <w:spacing w:val="-2"/>
              </w:rPr>
              <w:t>rr</w:t>
            </w:r>
            <w:r w:rsidRPr="000B1AF8">
              <w:rPr>
                <w:rFonts w:ascii="Times New Roman" w:eastAsia="MS Mincho" w:hAnsi="Times New Roman"/>
                <w:bCs/>
                <w:spacing w:val="2"/>
              </w:rPr>
              <w:t>o</w:t>
            </w:r>
            <w:r w:rsidRPr="000B1AF8">
              <w:rPr>
                <w:rFonts w:ascii="Times New Roman" w:eastAsia="MS Mincho" w:hAnsi="Times New Roman"/>
                <w:bCs/>
                <w:spacing w:val="-2"/>
              </w:rPr>
              <w:t>rs</w:t>
            </w:r>
          </w:p>
        </w:tc>
        <w:tc>
          <w:tcPr>
            <w:tcW w:w="1804" w:type="dxa"/>
            <w:vAlign w:val="center"/>
            <w:tcPrChange w:id="17" w:author="Hewes Angie" w:date="2020-02-14T08:30:00Z">
              <w:tcPr>
                <w:tcW w:w="1440" w:type="dxa"/>
                <w:vAlign w:val="center"/>
              </w:tcPr>
            </w:tcPrChange>
          </w:tcPr>
          <w:p w:rsidR="00EC5911" w:rsidRPr="000B1AF8" w:rsidRDefault="00EC5911" w:rsidP="009457DC">
            <w:pPr>
              <w:autoSpaceDE w:val="0"/>
              <w:autoSpaceDN w:val="0"/>
              <w:adjustRightInd w:val="0"/>
              <w:ind w:left="360" w:right="91"/>
              <w:rPr>
                <w:rFonts w:ascii="Times New Roman" w:eastAsia="MS Mincho" w:hAnsi="Times New Roman"/>
              </w:rPr>
            </w:pPr>
            <w:r w:rsidRPr="000B1AF8">
              <w:rPr>
                <w:rFonts w:ascii="Times New Roman" w:eastAsia="MS Mincho" w:hAnsi="Times New Roman"/>
                <w:bCs/>
              </w:rPr>
              <w:t xml:space="preserve">50 </w:t>
            </w:r>
            <w:r w:rsidRPr="000B1AF8">
              <w:rPr>
                <w:rFonts w:ascii="Times New Roman" w:eastAsia="MS Mincho" w:hAnsi="Times New Roman"/>
                <w:bCs/>
                <w:spacing w:val="1"/>
              </w:rPr>
              <w:t>po</w:t>
            </w:r>
            <w:r w:rsidRPr="000B1AF8">
              <w:rPr>
                <w:rFonts w:ascii="Times New Roman" w:eastAsia="MS Mincho" w:hAnsi="Times New Roman"/>
                <w:bCs/>
                <w:spacing w:val="-1"/>
              </w:rPr>
              <w:t>i</w:t>
            </w:r>
            <w:r w:rsidRPr="000B1AF8">
              <w:rPr>
                <w:rFonts w:ascii="Times New Roman" w:eastAsia="MS Mincho" w:hAnsi="Times New Roman"/>
                <w:bCs/>
                <w:spacing w:val="1"/>
              </w:rPr>
              <w:t>n</w:t>
            </w:r>
            <w:r w:rsidRPr="000B1AF8">
              <w:rPr>
                <w:rFonts w:ascii="Times New Roman" w:eastAsia="MS Mincho" w:hAnsi="Times New Roman"/>
                <w:bCs/>
                <w:spacing w:val="-1"/>
              </w:rPr>
              <w:t>t</w:t>
            </w:r>
            <w:r w:rsidRPr="000B1AF8">
              <w:rPr>
                <w:rFonts w:ascii="Times New Roman" w:eastAsia="MS Mincho" w:hAnsi="Times New Roman"/>
                <w:bCs/>
              </w:rPr>
              <w:t>s</w:t>
            </w:r>
          </w:p>
        </w:tc>
      </w:tr>
      <w:tr w:rsidR="00EC5911" w:rsidRPr="000B1AF8" w:rsidTr="005F22B3">
        <w:trPr>
          <w:trHeight w:hRule="exact" w:val="273"/>
          <w:trPrChange w:id="18" w:author="Hewes Angie" w:date="2020-02-14T08:30:00Z">
            <w:trPr>
              <w:trHeight w:hRule="exact" w:val="273"/>
            </w:trPr>
          </w:trPrChange>
        </w:trPr>
        <w:tc>
          <w:tcPr>
            <w:tcW w:w="1431" w:type="dxa"/>
            <w:vAlign w:val="center"/>
            <w:tcPrChange w:id="19" w:author="Hewes Angie" w:date="2020-02-14T08:30:00Z">
              <w:tcPr>
                <w:tcW w:w="1431" w:type="dxa"/>
                <w:vAlign w:val="center"/>
              </w:tcPr>
            </w:tcPrChange>
          </w:tcPr>
          <w:p w:rsidR="00EC5911" w:rsidRPr="000B1AF8" w:rsidRDefault="00EC5911" w:rsidP="009457DC">
            <w:pPr>
              <w:autoSpaceDE w:val="0"/>
              <w:autoSpaceDN w:val="0"/>
              <w:adjustRightInd w:val="0"/>
              <w:ind w:left="360" w:right="75"/>
              <w:rPr>
                <w:rFonts w:ascii="Times New Roman" w:eastAsia="MS Mincho" w:hAnsi="Times New Roman"/>
                <w:bCs/>
              </w:rPr>
            </w:pPr>
            <w:r w:rsidRPr="000B1AF8">
              <w:rPr>
                <w:rFonts w:ascii="Times New Roman" w:eastAsia="MS Mincho" w:hAnsi="Times New Roman"/>
                <w:bCs/>
              </w:rPr>
              <w:t>4+ Errors</w:t>
            </w:r>
          </w:p>
        </w:tc>
        <w:tc>
          <w:tcPr>
            <w:tcW w:w="1804" w:type="dxa"/>
            <w:vAlign w:val="center"/>
            <w:tcPrChange w:id="20" w:author="Hewes Angie" w:date="2020-02-14T08:30:00Z">
              <w:tcPr>
                <w:tcW w:w="1440" w:type="dxa"/>
                <w:vAlign w:val="center"/>
              </w:tcPr>
            </w:tcPrChange>
          </w:tcPr>
          <w:p w:rsidR="00EC5911" w:rsidRPr="000B1AF8" w:rsidRDefault="00EC5911" w:rsidP="009457DC">
            <w:pPr>
              <w:autoSpaceDE w:val="0"/>
              <w:autoSpaceDN w:val="0"/>
              <w:adjustRightInd w:val="0"/>
              <w:ind w:left="360" w:right="91"/>
              <w:rPr>
                <w:rFonts w:ascii="Times New Roman" w:eastAsia="MS Mincho" w:hAnsi="Times New Roman"/>
                <w:bCs/>
              </w:rPr>
            </w:pPr>
            <w:r w:rsidRPr="000B1AF8">
              <w:rPr>
                <w:rFonts w:ascii="Times New Roman" w:eastAsia="MS Mincho" w:hAnsi="Times New Roman"/>
                <w:bCs/>
              </w:rPr>
              <w:t>0 points</w:t>
            </w:r>
          </w:p>
        </w:tc>
      </w:tr>
    </w:tbl>
    <w:p w:rsidR="00EC5911" w:rsidRPr="000B1AF8" w:rsidRDefault="00EC5911" w:rsidP="00EC5911">
      <w:pPr>
        <w:spacing w:after="200" w:line="276" w:lineRule="auto"/>
        <w:rPr>
          <w:rFonts w:ascii="Times New Roman" w:eastAsia="MS Mincho" w:hAnsi="Times New Roman"/>
          <w:b/>
        </w:rPr>
      </w:pPr>
    </w:p>
    <w:p w:rsidR="00EC5911" w:rsidRPr="000B1AF8" w:rsidRDefault="00EC5911" w:rsidP="00EC5911">
      <w:pPr>
        <w:tabs>
          <w:tab w:val="left" w:pos="-1440"/>
          <w:tab w:val="center" w:pos="4680"/>
          <w:tab w:val="right" w:pos="9360"/>
        </w:tabs>
        <w:jc w:val="center"/>
        <w:rPr>
          <w:rFonts w:ascii="Times New Roman" w:eastAsia="MS Mincho" w:hAnsi="Times New Roman"/>
          <w:b/>
        </w:rPr>
      </w:pPr>
    </w:p>
    <w:p w:rsidR="00EC5911" w:rsidRPr="000B1AF8" w:rsidRDefault="00EC5911" w:rsidP="00EC5911">
      <w:pPr>
        <w:tabs>
          <w:tab w:val="left" w:pos="-1440"/>
          <w:tab w:val="center" w:pos="4680"/>
          <w:tab w:val="right" w:pos="9360"/>
        </w:tabs>
        <w:rPr>
          <w:rFonts w:ascii="Times New Roman" w:eastAsia="MS Mincho" w:hAnsi="Times New Roman"/>
        </w:rPr>
      </w:pPr>
    </w:p>
    <w:p w:rsidR="00EC5911" w:rsidRPr="000B1AF8" w:rsidRDefault="00EC5911" w:rsidP="00EC5911">
      <w:pPr>
        <w:tabs>
          <w:tab w:val="left" w:pos="-1440"/>
          <w:tab w:val="center" w:pos="4680"/>
          <w:tab w:val="right" w:pos="9360"/>
        </w:tabs>
        <w:rPr>
          <w:rFonts w:ascii="Times New Roman" w:eastAsia="MS Mincho" w:hAnsi="Times New Roman"/>
          <w:b/>
        </w:rPr>
      </w:pPr>
    </w:p>
    <w:p w:rsidR="00EC5911" w:rsidRPr="000B1AF8" w:rsidRDefault="00EC5911" w:rsidP="00EC5911">
      <w:pPr>
        <w:spacing w:after="22"/>
        <w:rPr>
          <w:rFonts w:ascii="Times New Roman" w:hAnsi="Times New Roman"/>
        </w:rPr>
      </w:pPr>
    </w:p>
    <w:p w:rsidR="00EC5911" w:rsidRPr="000B1AF8" w:rsidRDefault="00EC5911" w:rsidP="00EC5911">
      <w:pPr>
        <w:rPr>
          <w:rFonts w:ascii="Times New Roman" w:hAnsi="Times New Roman"/>
          <w:b/>
        </w:rPr>
      </w:pPr>
      <w:r w:rsidRPr="000B1AF8">
        <w:rPr>
          <w:rFonts w:ascii="Times New Roman" w:hAnsi="Times New Roman"/>
          <w:b/>
        </w:rPr>
        <w:t xml:space="preserve"> </w:t>
      </w:r>
      <w:r w:rsidRPr="000B1AF8">
        <w:rPr>
          <w:rFonts w:ascii="Times New Roman" w:hAnsi="Times New Roman"/>
          <w:b/>
        </w:rPr>
        <w:tab/>
        <w:t xml:space="preserve"> </w:t>
      </w:r>
    </w:p>
    <w:p w:rsidR="00EC5911" w:rsidRPr="000B1AF8" w:rsidRDefault="00EC5911" w:rsidP="00EC5911">
      <w:pPr>
        <w:rPr>
          <w:rFonts w:ascii="Times New Roman" w:hAnsi="Times New Roman"/>
          <w:b/>
        </w:rPr>
      </w:pPr>
      <w:r w:rsidRPr="000B1AF8">
        <w:rPr>
          <w:rFonts w:ascii="Times New Roman" w:hAnsi="Times New Roman"/>
          <w:b/>
        </w:rPr>
        <w:br w:type="page"/>
      </w:r>
    </w:p>
    <w:p w:rsidR="00622F3C" w:rsidRDefault="00EC5911" w:rsidP="00622F3C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</w:t>
      </w:r>
      <w:r w:rsidR="00622F3C" w:rsidRPr="004A6D87">
        <w:rPr>
          <w:rFonts w:ascii="Times New Roman" w:hAnsi="Times New Roman"/>
          <w:b/>
        </w:rPr>
        <w:t xml:space="preserve">art </w:t>
      </w:r>
      <w:r w:rsidR="00622F3C">
        <w:rPr>
          <w:rFonts w:ascii="Times New Roman" w:hAnsi="Times New Roman"/>
          <w:b/>
        </w:rPr>
        <w:t>I</w:t>
      </w:r>
      <w:r w:rsidR="00622F3C" w:rsidRPr="004A6D87">
        <w:rPr>
          <w:rFonts w:ascii="Times New Roman" w:hAnsi="Times New Roman"/>
          <w:b/>
        </w:rPr>
        <w:t xml:space="preserve"> – Multiple Choice, 20 questions, 5 points each, 100 points total</w:t>
      </w:r>
    </w:p>
    <w:p w:rsidR="00622F3C" w:rsidRDefault="00622F3C">
      <w:pPr>
        <w:rPr>
          <w:rFonts w:ascii="Times New Roman" w:hAnsi="Times New Roman"/>
          <w:noProof/>
        </w:rPr>
      </w:pPr>
    </w:p>
    <w:p w:rsidR="00622F3C" w:rsidRPr="00AF7965" w:rsidRDefault="00622F3C" w:rsidP="008A24A0">
      <w:pPr>
        <w:pStyle w:val="QuestionStyle"/>
      </w:pPr>
      <w:r w:rsidRPr="005C032B">
        <w:rPr>
          <w:noProof/>
        </w:rPr>
        <w:t>Who owns the</w:t>
      </w:r>
      <w:r w:rsidR="002E5191">
        <w:rPr>
          <w:noProof/>
        </w:rPr>
        <w:t xml:space="preserve"> information in a</w:t>
      </w:r>
      <w:r w:rsidRPr="005C032B">
        <w:rPr>
          <w:noProof/>
        </w:rPr>
        <w:t xml:space="preserve"> medical record?</w:t>
      </w:r>
    </w:p>
    <w:p w:rsidR="00622F3C" w:rsidRPr="00622F3C" w:rsidRDefault="00622F3C" w:rsidP="008A24A0">
      <w:pPr>
        <w:pStyle w:val="AnswerStyle"/>
      </w:pPr>
      <w:r w:rsidRPr="00622F3C">
        <w:rPr>
          <w:noProof/>
        </w:rPr>
        <w:t>The patient</w:t>
      </w:r>
    </w:p>
    <w:p w:rsidR="00622F3C" w:rsidRPr="00622F3C" w:rsidRDefault="00622F3C" w:rsidP="008A24A0">
      <w:pPr>
        <w:pStyle w:val="AnswerStyle"/>
      </w:pPr>
      <w:r w:rsidRPr="00622F3C">
        <w:rPr>
          <w:noProof/>
        </w:rPr>
        <w:t>The insurance company</w:t>
      </w:r>
    </w:p>
    <w:p w:rsidR="00622F3C" w:rsidRPr="00622F3C" w:rsidRDefault="00622F3C" w:rsidP="008A24A0">
      <w:pPr>
        <w:pStyle w:val="AnswerStyle"/>
      </w:pPr>
      <w:r w:rsidRPr="00622F3C">
        <w:rPr>
          <w:noProof/>
        </w:rPr>
        <w:t>The medical facility</w:t>
      </w:r>
    </w:p>
    <w:p w:rsidR="00622F3C" w:rsidRPr="00622F3C" w:rsidRDefault="00622F3C" w:rsidP="008A24A0">
      <w:pPr>
        <w:pStyle w:val="AnswerStyle"/>
      </w:pPr>
      <w:r w:rsidRPr="00622F3C">
        <w:rPr>
          <w:noProof/>
        </w:rPr>
        <w:t>The public</w:t>
      </w:r>
    </w:p>
    <w:p w:rsidR="00622F3C" w:rsidRPr="00AF7965" w:rsidRDefault="00622F3C" w:rsidP="008A24A0">
      <w:pPr>
        <w:pStyle w:val="QuestionStyle"/>
      </w:pPr>
      <w:r w:rsidRPr="005C032B">
        <w:rPr>
          <w:noProof/>
        </w:rPr>
        <w:t>A fee collected at a medical appointment is called:</w:t>
      </w:r>
    </w:p>
    <w:p w:rsidR="00622F3C" w:rsidRPr="00622F3C" w:rsidRDefault="00622F3C" w:rsidP="00DF6024">
      <w:pPr>
        <w:pStyle w:val="AnswerStyle"/>
        <w:numPr>
          <w:ilvl w:val="0"/>
          <w:numId w:val="4"/>
        </w:numPr>
      </w:pPr>
      <w:r w:rsidRPr="00622F3C">
        <w:rPr>
          <w:noProof/>
        </w:rPr>
        <w:t>Finance Charge</w:t>
      </w:r>
    </w:p>
    <w:p w:rsidR="00622F3C" w:rsidRPr="00622F3C" w:rsidRDefault="00622F3C" w:rsidP="00DF6024">
      <w:pPr>
        <w:pStyle w:val="AnswerStyle"/>
        <w:numPr>
          <w:ilvl w:val="0"/>
          <w:numId w:val="4"/>
        </w:numPr>
      </w:pPr>
      <w:r w:rsidRPr="00622F3C">
        <w:rPr>
          <w:noProof/>
        </w:rPr>
        <w:t>Co-pay</w:t>
      </w:r>
    </w:p>
    <w:p w:rsidR="00622F3C" w:rsidRPr="00622F3C" w:rsidRDefault="00622F3C" w:rsidP="00DF6024">
      <w:pPr>
        <w:pStyle w:val="AnswerStyle"/>
        <w:numPr>
          <w:ilvl w:val="0"/>
          <w:numId w:val="4"/>
        </w:numPr>
      </w:pPr>
      <w:r w:rsidRPr="00622F3C">
        <w:rPr>
          <w:noProof/>
        </w:rPr>
        <w:t>Insurance Claim</w:t>
      </w:r>
    </w:p>
    <w:p w:rsidR="00622F3C" w:rsidRPr="00622F3C" w:rsidRDefault="00622F3C" w:rsidP="00DF6024">
      <w:pPr>
        <w:pStyle w:val="AnswerStyle"/>
        <w:numPr>
          <w:ilvl w:val="0"/>
          <w:numId w:val="4"/>
        </w:numPr>
      </w:pPr>
      <w:r w:rsidRPr="00622F3C">
        <w:rPr>
          <w:noProof/>
        </w:rPr>
        <w:t>Refund</w:t>
      </w:r>
    </w:p>
    <w:p w:rsidR="00622F3C" w:rsidRPr="00AF7965" w:rsidRDefault="00622F3C" w:rsidP="008A24A0">
      <w:pPr>
        <w:pStyle w:val="QuestionStyle"/>
      </w:pPr>
      <w:r w:rsidRPr="005C032B">
        <w:rPr>
          <w:noProof/>
        </w:rPr>
        <w:t>What is the name of the form that is sent to insurance companies to request payment for services?</w:t>
      </w:r>
    </w:p>
    <w:p w:rsidR="00622F3C" w:rsidRPr="00622F3C" w:rsidRDefault="00622F3C" w:rsidP="00DF6024">
      <w:pPr>
        <w:pStyle w:val="AnswerStyle"/>
        <w:numPr>
          <w:ilvl w:val="0"/>
          <w:numId w:val="5"/>
        </w:numPr>
      </w:pPr>
      <w:r w:rsidRPr="00622F3C">
        <w:rPr>
          <w:noProof/>
        </w:rPr>
        <w:t>Claim</w:t>
      </w:r>
    </w:p>
    <w:p w:rsidR="00622F3C" w:rsidRPr="00622F3C" w:rsidRDefault="00622F3C" w:rsidP="00DF6024">
      <w:pPr>
        <w:pStyle w:val="AnswerStyle"/>
        <w:numPr>
          <w:ilvl w:val="0"/>
          <w:numId w:val="5"/>
        </w:numPr>
      </w:pPr>
      <w:r w:rsidRPr="00622F3C">
        <w:rPr>
          <w:noProof/>
        </w:rPr>
        <w:t>Pre-Authorization</w:t>
      </w:r>
    </w:p>
    <w:p w:rsidR="00622F3C" w:rsidRPr="00622F3C" w:rsidRDefault="00622F3C" w:rsidP="00DF6024">
      <w:pPr>
        <w:pStyle w:val="AnswerStyle"/>
        <w:numPr>
          <w:ilvl w:val="0"/>
          <w:numId w:val="5"/>
        </w:numPr>
      </w:pPr>
      <w:r w:rsidRPr="00622F3C">
        <w:rPr>
          <w:noProof/>
        </w:rPr>
        <w:t>Statement</w:t>
      </w:r>
    </w:p>
    <w:p w:rsidR="00622F3C" w:rsidRPr="00622F3C" w:rsidRDefault="00622F3C" w:rsidP="00DF6024">
      <w:pPr>
        <w:pStyle w:val="AnswerStyle"/>
        <w:numPr>
          <w:ilvl w:val="0"/>
          <w:numId w:val="5"/>
        </w:numPr>
      </w:pPr>
      <w:r w:rsidRPr="00622F3C">
        <w:rPr>
          <w:noProof/>
        </w:rPr>
        <w:t>Benefits</w:t>
      </w:r>
    </w:p>
    <w:p w:rsidR="00622F3C" w:rsidRPr="00AF7965" w:rsidRDefault="00622F3C" w:rsidP="008A24A0">
      <w:pPr>
        <w:pStyle w:val="QuestionStyle"/>
      </w:pPr>
      <w:r w:rsidRPr="005C032B">
        <w:rPr>
          <w:noProof/>
        </w:rPr>
        <w:t>The Notice of Privacy Practices is given to every patient and contains the following information:</w:t>
      </w:r>
    </w:p>
    <w:p w:rsidR="00622F3C" w:rsidRPr="00622F3C" w:rsidRDefault="00622F3C" w:rsidP="00DF6024">
      <w:pPr>
        <w:pStyle w:val="AnswerStyle"/>
        <w:numPr>
          <w:ilvl w:val="0"/>
          <w:numId w:val="6"/>
        </w:numPr>
      </w:pPr>
      <w:r w:rsidRPr="00622F3C">
        <w:rPr>
          <w:noProof/>
        </w:rPr>
        <w:t>The individual’s rights with respect to the information and how the individual may exercise these rights.</w:t>
      </w:r>
    </w:p>
    <w:p w:rsidR="00622F3C" w:rsidRPr="00622F3C" w:rsidRDefault="00622F3C" w:rsidP="00DF6024">
      <w:pPr>
        <w:pStyle w:val="AnswerStyle"/>
        <w:numPr>
          <w:ilvl w:val="0"/>
          <w:numId w:val="6"/>
        </w:numPr>
      </w:pPr>
      <w:r w:rsidRPr="00622F3C">
        <w:rPr>
          <w:noProof/>
        </w:rPr>
        <w:t>The covered entity’s legal duties with respect to the information. </w:t>
      </w:r>
    </w:p>
    <w:p w:rsidR="00622F3C" w:rsidRPr="00622F3C" w:rsidRDefault="00622F3C" w:rsidP="00DF6024">
      <w:pPr>
        <w:pStyle w:val="AnswerStyle"/>
        <w:numPr>
          <w:ilvl w:val="0"/>
          <w:numId w:val="6"/>
        </w:numPr>
      </w:pPr>
      <w:r w:rsidRPr="00622F3C">
        <w:rPr>
          <w:noProof/>
        </w:rPr>
        <w:t>The person whom individuals can contact for further information about the covered entity’s privacy policies.</w:t>
      </w:r>
    </w:p>
    <w:p w:rsidR="00622F3C" w:rsidRPr="00622F3C" w:rsidRDefault="00622F3C" w:rsidP="00DF6024">
      <w:pPr>
        <w:pStyle w:val="AnswerStyle"/>
        <w:numPr>
          <w:ilvl w:val="0"/>
          <w:numId w:val="6"/>
        </w:numPr>
      </w:pPr>
      <w:r w:rsidRPr="00622F3C">
        <w:rPr>
          <w:noProof/>
        </w:rPr>
        <w:t>All of the above</w:t>
      </w:r>
    </w:p>
    <w:p w:rsidR="00622F3C" w:rsidRPr="00AF7965" w:rsidRDefault="00622F3C" w:rsidP="008A24A0">
      <w:pPr>
        <w:pStyle w:val="QuestionStyle"/>
      </w:pPr>
      <w:r w:rsidRPr="005C032B">
        <w:rPr>
          <w:noProof/>
        </w:rPr>
        <w:t xml:space="preserve">In certain cases, non-invasive surgical procedures can be performed at the physician's office. What type of note will the doctor write </w:t>
      </w:r>
      <w:r w:rsidR="002E5191">
        <w:rPr>
          <w:noProof/>
        </w:rPr>
        <w:t>in</w:t>
      </w:r>
      <w:r w:rsidRPr="005C032B">
        <w:rPr>
          <w:noProof/>
        </w:rPr>
        <w:t xml:space="preserve"> the patient's chart after this type of procedure is performed?</w:t>
      </w:r>
    </w:p>
    <w:p w:rsidR="00622F3C" w:rsidRPr="00622F3C" w:rsidRDefault="00622F3C" w:rsidP="00DF6024">
      <w:pPr>
        <w:pStyle w:val="AnswerStyle"/>
        <w:numPr>
          <w:ilvl w:val="0"/>
          <w:numId w:val="7"/>
        </w:numPr>
      </w:pPr>
      <w:r w:rsidRPr="00622F3C">
        <w:rPr>
          <w:noProof/>
        </w:rPr>
        <w:t>Discharge Summary</w:t>
      </w:r>
    </w:p>
    <w:p w:rsidR="00622F3C" w:rsidRPr="00622F3C" w:rsidRDefault="00622F3C" w:rsidP="00DF6024">
      <w:pPr>
        <w:pStyle w:val="AnswerStyle"/>
        <w:numPr>
          <w:ilvl w:val="0"/>
          <w:numId w:val="7"/>
        </w:numPr>
      </w:pPr>
      <w:r w:rsidRPr="00622F3C">
        <w:rPr>
          <w:noProof/>
        </w:rPr>
        <w:t>Operative Report</w:t>
      </w:r>
    </w:p>
    <w:p w:rsidR="00622F3C" w:rsidRPr="00622F3C" w:rsidRDefault="00622F3C" w:rsidP="00DF6024">
      <w:pPr>
        <w:pStyle w:val="AnswerStyle"/>
        <w:numPr>
          <w:ilvl w:val="0"/>
          <w:numId w:val="7"/>
        </w:numPr>
      </w:pPr>
      <w:r w:rsidRPr="00622F3C">
        <w:rPr>
          <w:noProof/>
        </w:rPr>
        <w:t>Pathology Report</w:t>
      </w:r>
    </w:p>
    <w:p w:rsidR="00622F3C" w:rsidRPr="00622F3C" w:rsidRDefault="00622F3C" w:rsidP="00DF6024">
      <w:pPr>
        <w:pStyle w:val="AnswerStyle"/>
        <w:numPr>
          <w:ilvl w:val="0"/>
          <w:numId w:val="7"/>
        </w:numPr>
      </w:pPr>
      <w:r w:rsidRPr="00622F3C">
        <w:rPr>
          <w:noProof/>
        </w:rPr>
        <w:t>None of the above</w:t>
      </w:r>
    </w:p>
    <w:p w:rsidR="00622F3C" w:rsidRPr="00AF7965" w:rsidRDefault="00622F3C" w:rsidP="008A24A0">
      <w:pPr>
        <w:pStyle w:val="QuestionStyle"/>
      </w:pPr>
      <w:r w:rsidRPr="005C032B">
        <w:rPr>
          <w:noProof/>
        </w:rPr>
        <w:t>A prescription is not valid unless it is signed and dated by the prescribing physician.</w:t>
      </w:r>
    </w:p>
    <w:p w:rsidR="00622F3C" w:rsidRPr="00622F3C" w:rsidRDefault="00622F3C" w:rsidP="00DF6024">
      <w:pPr>
        <w:pStyle w:val="AnswerStyle"/>
        <w:numPr>
          <w:ilvl w:val="0"/>
          <w:numId w:val="8"/>
        </w:numPr>
      </w:pPr>
      <w:r w:rsidRPr="00622F3C">
        <w:rPr>
          <w:noProof/>
        </w:rPr>
        <w:t xml:space="preserve">True </w:t>
      </w:r>
    </w:p>
    <w:p w:rsidR="00622F3C" w:rsidRPr="00622F3C" w:rsidRDefault="00622F3C" w:rsidP="00DF6024">
      <w:pPr>
        <w:pStyle w:val="AnswerStyle"/>
        <w:numPr>
          <w:ilvl w:val="0"/>
          <w:numId w:val="8"/>
        </w:numPr>
      </w:pPr>
      <w:r w:rsidRPr="00622F3C">
        <w:rPr>
          <w:noProof/>
        </w:rPr>
        <w:t xml:space="preserve">False </w:t>
      </w:r>
    </w:p>
    <w:p w:rsidR="00622F3C" w:rsidRPr="00AF7965" w:rsidRDefault="00622F3C" w:rsidP="008A24A0">
      <w:pPr>
        <w:pStyle w:val="QuestionStyle"/>
      </w:pPr>
      <w:r w:rsidRPr="005C032B">
        <w:rPr>
          <w:noProof/>
        </w:rPr>
        <w:t>There are four patients with similar names in a medical practice (Ashley E. McAdams, Ashlee R. McAdams, Ashley E. MacAdams, Ashley A. MacAdams). Arrange their names in alphabetical order:</w:t>
      </w:r>
    </w:p>
    <w:p w:rsidR="00622F3C" w:rsidRPr="00622F3C" w:rsidRDefault="00622F3C" w:rsidP="00DF6024">
      <w:pPr>
        <w:pStyle w:val="AnswerStyle"/>
        <w:numPr>
          <w:ilvl w:val="0"/>
          <w:numId w:val="9"/>
        </w:numPr>
      </w:pPr>
      <w:r w:rsidRPr="00622F3C">
        <w:rPr>
          <w:noProof/>
        </w:rPr>
        <w:t>Ashley A. MacAdams, Ashley E. MacAdams, Ashlee R. McAdams, Ashley</w:t>
      </w:r>
      <w:r>
        <w:rPr>
          <w:noProof/>
        </w:rPr>
        <w:t xml:space="preserve"> </w:t>
      </w:r>
      <w:r w:rsidRPr="00622F3C">
        <w:rPr>
          <w:noProof/>
        </w:rPr>
        <w:t>E. McAdams</w:t>
      </w:r>
    </w:p>
    <w:p w:rsidR="00622F3C" w:rsidRPr="00622F3C" w:rsidRDefault="00622F3C" w:rsidP="00DF6024">
      <w:pPr>
        <w:pStyle w:val="AnswerStyle"/>
        <w:numPr>
          <w:ilvl w:val="0"/>
          <w:numId w:val="9"/>
        </w:numPr>
      </w:pPr>
      <w:r w:rsidRPr="00622F3C">
        <w:rPr>
          <w:noProof/>
        </w:rPr>
        <w:t>Ashlee R. McAdams, Ashley E. McAdams, Ashley A. MacAdams, Ashley E. MacAdams</w:t>
      </w:r>
    </w:p>
    <w:p w:rsidR="00622F3C" w:rsidRPr="00622F3C" w:rsidRDefault="00622F3C" w:rsidP="00DF6024">
      <w:pPr>
        <w:pStyle w:val="AnswerStyle"/>
        <w:numPr>
          <w:ilvl w:val="0"/>
          <w:numId w:val="9"/>
        </w:numPr>
      </w:pPr>
      <w:r w:rsidRPr="00622F3C">
        <w:rPr>
          <w:noProof/>
        </w:rPr>
        <w:t>Ashley E. McAdams, Ashlee R. McAdams, Ashley A. MacAdams, Ashley E. MacAdams</w:t>
      </w:r>
    </w:p>
    <w:p w:rsidR="00622F3C" w:rsidRDefault="00622F3C" w:rsidP="00DF6024">
      <w:pPr>
        <w:pStyle w:val="AnswerStyle"/>
        <w:numPr>
          <w:ilvl w:val="0"/>
          <w:numId w:val="9"/>
        </w:numPr>
      </w:pPr>
      <w:r w:rsidRPr="00622F3C">
        <w:rPr>
          <w:noProof/>
        </w:rPr>
        <w:t>Ashlee R. McAdams, Ashley A. MacAdams, Ashley E. MacAdams, Ashley E. McAdams</w:t>
      </w:r>
    </w:p>
    <w:p w:rsidR="00EC5911" w:rsidRDefault="00EC5911" w:rsidP="00EC5911">
      <w:pPr>
        <w:pStyle w:val="AnswerStyle"/>
        <w:numPr>
          <w:ilvl w:val="0"/>
          <w:numId w:val="0"/>
        </w:numPr>
        <w:ind w:left="720" w:hanging="360"/>
        <w:rPr>
          <w:noProof/>
        </w:rPr>
      </w:pPr>
    </w:p>
    <w:p w:rsidR="00EC5911" w:rsidRPr="00622F3C" w:rsidRDefault="00EC5911" w:rsidP="00EC5911">
      <w:pPr>
        <w:pStyle w:val="AnswerStyle"/>
        <w:numPr>
          <w:ilvl w:val="0"/>
          <w:numId w:val="0"/>
        </w:numPr>
        <w:ind w:left="720" w:hanging="360"/>
      </w:pPr>
    </w:p>
    <w:p w:rsidR="00622F3C" w:rsidRPr="00AF7965" w:rsidRDefault="00622F3C" w:rsidP="008A24A0">
      <w:pPr>
        <w:pStyle w:val="QuestionStyle"/>
      </w:pPr>
      <w:r w:rsidRPr="005C032B">
        <w:rPr>
          <w:noProof/>
        </w:rPr>
        <w:t>When a patient calls to change the date and time of an existing appointment, this is called:</w:t>
      </w:r>
    </w:p>
    <w:p w:rsidR="00622F3C" w:rsidRPr="00622F3C" w:rsidRDefault="00622F3C" w:rsidP="00DF6024">
      <w:pPr>
        <w:pStyle w:val="AnswerStyle"/>
        <w:numPr>
          <w:ilvl w:val="0"/>
          <w:numId w:val="10"/>
        </w:numPr>
      </w:pPr>
      <w:r w:rsidRPr="00622F3C">
        <w:rPr>
          <w:noProof/>
        </w:rPr>
        <w:t>Cancelling</w:t>
      </w:r>
    </w:p>
    <w:p w:rsidR="00622F3C" w:rsidRPr="00622F3C" w:rsidRDefault="00622F3C" w:rsidP="00DF6024">
      <w:pPr>
        <w:pStyle w:val="AnswerStyle"/>
        <w:numPr>
          <w:ilvl w:val="0"/>
          <w:numId w:val="10"/>
        </w:numPr>
      </w:pPr>
      <w:r w:rsidRPr="00622F3C">
        <w:rPr>
          <w:noProof/>
        </w:rPr>
        <w:t>Scheduling</w:t>
      </w:r>
    </w:p>
    <w:p w:rsidR="00622F3C" w:rsidRPr="00622F3C" w:rsidRDefault="00622F3C" w:rsidP="00DF6024">
      <w:pPr>
        <w:pStyle w:val="AnswerStyle"/>
        <w:numPr>
          <w:ilvl w:val="0"/>
          <w:numId w:val="10"/>
        </w:numPr>
      </w:pPr>
      <w:r w:rsidRPr="00622F3C">
        <w:rPr>
          <w:noProof/>
        </w:rPr>
        <w:t>Rescheduling</w:t>
      </w:r>
    </w:p>
    <w:p w:rsidR="00622F3C" w:rsidRPr="00622F3C" w:rsidRDefault="00622F3C" w:rsidP="00DF6024">
      <w:pPr>
        <w:pStyle w:val="AnswerStyle"/>
        <w:numPr>
          <w:ilvl w:val="0"/>
          <w:numId w:val="10"/>
        </w:numPr>
      </w:pPr>
      <w:r w:rsidRPr="00622F3C">
        <w:rPr>
          <w:noProof/>
        </w:rPr>
        <w:t>None of the above</w:t>
      </w:r>
    </w:p>
    <w:p w:rsidR="00622F3C" w:rsidRPr="00AF7965" w:rsidRDefault="00622F3C" w:rsidP="008A24A0">
      <w:pPr>
        <w:pStyle w:val="QuestionStyle"/>
      </w:pPr>
      <w:r w:rsidRPr="005C032B">
        <w:rPr>
          <w:noProof/>
        </w:rPr>
        <w:t xml:space="preserve">A prior-authorization is an insurance document that: </w:t>
      </w:r>
    </w:p>
    <w:p w:rsidR="00622F3C" w:rsidRPr="00622F3C" w:rsidRDefault="00622F3C" w:rsidP="00DF6024">
      <w:pPr>
        <w:pStyle w:val="AnswerStyle"/>
        <w:numPr>
          <w:ilvl w:val="0"/>
          <w:numId w:val="11"/>
        </w:numPr>
      </w:pPr>
      <w:r w:rsidRPr="00622F3C">
        <w:rPr>
          <w:noProof/>
        </w:rPr>
        <w:t>Authorizes a medical procedure or service after it is performed</w:t>
      </w:r>
    </w:p>
    <w:p w:rsidR="00622F3C" w:rsidRPr="00622F3C" w:rsidRDefault="00622F3C" w:rsidP="00DF6024">
      <w:pPr>
        <w:pStyle w:val="AnswerStyle"/>
        <w:numPr>
          <w:ilvl w:val="0"/>
          <w:numId w:val="11"/>
        </w:numPr>
      </w:pPr>
      <w:r w:rsidRPr="00622F3C">
        <w:rPr>
          <w:noProof/>
        </w:rPr>
        <w:t>Authorizes a medical procedure or service before it is performed</w:t>
      </w:r>
    </w:p>
    <w:p w:rsidR="00622F3C" w:rsidRPr="00622F3C" w:rsidRDefault="00622F3C" w:rsidP="00DF6024">
      <w:pPr>
        <w:pStyle w:val="AnswerStyle"/>
        <w:numPr>
          <w:ilvl w:val="0"/>
          <w:numId w:val="11"/>
        </w:numPr>
      </w:pPr>
      <w:r w:rsidRPr="00622F3C">
        <w:rPr>
          <w:noProof/>
        </w:rPr>
        <w:t>Processes payment from the insurance company to the doctor's office</w:t>
      </w:r>
    </w:p>
    <w:p w:rsidR="00622F3C" w:rsidRPr="00622F3C" w:rsidRDefault="00622F3C" w:rsidP="00DF6024">
      <w:pPr>
        <w:pStyle w:val="AnswerStyle"/>
        <w:numPr>
          <w:ilvl w:val="0"/>
          <w:numId w:val="11"/>
        </w:numPr>
      </w:pPr>
      <w:r w:rsidRPr="00622F3C">
        <w:rPr>
          <w:noProof/>
        </w:rPr>
        <w:t>Serves as a bill for all services performed</w:t>
      </w:r>
    </w:p>
    <w:p w:rsidR="00622F3C" w:rsidRPr="00AF7965" w:rsidRDefault="00622F3C" w:rsidP="008A24A0">
      <w:pPr>
        <w:pStyle w:val="QuestionStyle"/>
      </w:pPr>
      <w:r w:rsidRPr="005C032B">
        <w:rPr>
          <w:noProof/>
        </w:rPr>
        <w:t xml:space="preserve">The appropriate turnaround time </w:t>
      </w:r>
      <w:r w:rsidR="002E5191">
        <w:rPr>
          <w:noProof/>
        </w:rPr>
        <w:t xml:space="preserve">from dictation to transcription is: </w:t>
      </w:r>
    </w:p>
    <w:p w:rsidR="00622F3C" w:rsidRPr="00622F3C" w:rsidRDefault="00622F3C" w:rsidP="00DF6024">
      <w:pPr>
        <w:pStyle w:val="AnswerStyle"/>
        <w:numPr>
          <w:ilvl w:val="0"/>
          <w:numId w:val="12"/>
        </w:numPr>
      </w:pPr>
      <w:r w:rsidRPr="00622F3C">
        <w:rPr>
          <w:noProof/>
        </w:rPr>
        <w:t>24 hours</w:t>
      </w:r>
    </w:p>
    <w:p w:rsidR="00622F3C" w:rsidRPr="00622F3C" w:rsidRDefault="002E5191" w:rsidP="00DF6024">
      <w:pPr>
        <w:pStyle w:val="AnswerStyle"/>
        <w:numPr>
          <w:ilvl w:val="0"/>
          <w:numId w:val="12"/>
        </w:numPr>
      </w:pPr>
      <w:r>
        <w:rPr>
          <w:noProof/>
        </w:rPr>
        <w:t>3 days</w:t>
      </w:r>
    </w:p>
    <w:p w:rsidR="00622F3C" w:rsidRPr="00622F3C" w:rsidRDefault="002E5191" w:rsidP="00DF6024">
      <w:pPr>
        <w:pStyle w:val="AnswerStyle"/>
        <w:numPr>
          <w:ilvl w:val="0"/>
          <w:numId w:val="12"/>
        </w:numPr>
      </w:pPr>
      <w:r>
        <w:rPr>
          <w:noProof/>
        </w:rPr>
        <w:t xml:space="preserve">7 days </w:t>
      </w:r>
    </w:p>
    <w:p w:rsidR="00622F3C" w:rsidRPr="00622F3C" w:rsidRDefault="002E5191" w:rsidP="00DF6024">
      <w:pPr>
        <w:pStyle w:val="AnswerStyle"/>
        <w:numPr>
          <w:ilvl w:val="0"/>
          <w:numId w:val="12"/>
        </w:numPr>
      </w:pPr>
      <w:r>
        <w:rPr>
          <w:noProof/>
        </w:rPr>
        <w:t>14 days</w:t>
      </w:r>
    </w:p>
    <w:p w:rsidR="00622F3C" w:rsidRPr="00AF7965" w:rsidRDefault="00622F3C" w:rsidP="008A24A0">
      <w:pPr>
        <w:pStyle w:val="QuestionStyle"/>
      </w:pPr>
      <w:r w:rsidRPr="005C032B">
        <w:rPr>
          <w:noProof/>
        </w:rPr>
        <w:t>What does it mean to be an "Out of Network" provider?</w:t>
      </w:r>
    </w:p>
    <w:p w:rsidR="00622F3C" w:rsidRPr="00622F3C" w:rsidRDefault="00622F3C" w:rsidP="00DF6024">
      <w:pPr>
        <w:pStyle w:val="AnswerStyle"/>
        <w:numPr>
          <w:ilvl w:val="0"/>
          <w:numId w:val="13"/>
        </w:numPr>
      </w:pPr>
      <w:r w:rsidRPr="00622F3C">
        <w:rPr>
          <w:noProof/>
        </w:rPr>
        <w:t>The doctor accepts the patient's insurance</w:t>
      </w:r>
    </w:p>
    <w:p w:rsidR="00622F3C" w:rsidRPr="00622F3C" w:rsidRDefault="00622F3C" w:rsidP="00DF6024">
      <w:pPr>
        <w:pStyle w:val="AnswerStyle"/>
        <w:numPr>
          <w:ilvl w:val="0"/>
          <w:numId w:val="13"/>
        </w:numPr>
      </w:pPr>
      <w:r w:rsidRPr="00622F3C">
        <w:rPr>
          <w:noProof/>
        </w:rPr>
        <w:t>The doctor does not work with the patient's hospital</w:t>
      </w:r>
    </w:p>
    <w:p w:rsidR="00622F3C" w:rsidRPr="00622F3C" w:rsidRDefault="00622F3C" w:rsidP="00DF6024">
      <w:pPr>
        <w:pStyle w:val="AnswerStyle"/>
        <w:numPr>
          <w:ilvl w:val="0"/>
          <w:numId w:val="13"/>
        </w:numPr>
      </w:pPr>
      <w:r w:rsidRPr="00622F3C">
        <w:rPr>
          <w:noProof/>
        </w:rPr>
        <w:t>The doctor does not accept the patient's insurance</w:t>
      </w:r>
    </w:p>
    <w:p w:rsidR="00622F3C" w:rsidRPr="00622F3C" w:rsidRDefault="00622F3C" w:rsidP="00DF6024">
      <w:pPr>
        <w:pStyle w:val="AnswerStyle"/>
        <w:numPr>
          <w:ilvl w:val="0"/>
          <w:numId w:val="13"/>
        </w:numPr>
      </w:pPr>
      <w:r w:rsidRPr="00622F3C">
        <w:rPr>
          <w:noProof/>
        </w:rPr>
        <w:t>The doctor does not work with a network of other doctors</w:t>
      </w:r>
    </w:p>
    <w:p w:rsidR="00622F3C" w:rsidRPr="00AF7965" w:rsidRDefault="00622F3C" w:rsidP="008A24A0">
      <w:pPr>
        <w:pStyle w:val="QuestionStyle"/>
      </w:pPr>
      <w:r w:rsidRPr="005C032B">
        <w:rPr>
          <w:noProof/>
        </w:rPr>
        <w:t>When a patient is scheduled for an appointment after a surgical procedure, what is the appointment type called?</w:t>
      </w:r>
    </w:p>
    <w:p w:rsidR="00622F3C" w:rsidRPr="00622F3C" w:rsidRDefault="00622F3C" w:rsidP="00DF6024">
      <w:pPr>
        <w:pStyle w:val="AnswerStyle"/>
        <w:numPr>
          <w:ilvl w:val="0"/>
          <w:numId w:val="14"/>
        </w:numPr>
      </w:pPr>
      <w:r w:rsidRPr="00622F3C">
        <w:rPr>
          <w:noProof/>
        </w:rPr>
        <w:t>New Patient</w:t>
      </w:r>
    </w:p>
    <w:p w:rsidR="00622F3C" w:rsidRPr="00622F3C" w:rsidRDefault="00622F3C" w:rsidP="00DF6024">
      <w:pPr>
        <w:pStyle w:val="AnswerStyle"/>
        <w:numPr>
          <w:ilvl w:val="0"/>
          <w:numId w:val="14"/>
        </w:numPr>
      </w:pPr>
      <w:r w:rsidRPr="00622F3C">
        <w:rPr>
          <w:noProof/>
        </w:rPr>
        <w:t>Established Patient</w:t>
      </w:r>
    </w:p>
    <w:p w:rsidR="00622F3C" w:rsidRPr="00622F3C" w:rsidRDefault="00622F3C" w:rsidP="00DF6024">
      <w:pPr>
        <w:pStyle w:val="AnswerStyle"/>
        <w:numPr>
          <w:ilvl w:val="0"/>
          <w:numId w:val="14"/>
        </w:numPr>
      </w:pPr>
      <w:r w:rsidRPr="00622F3C">
        <w:rPr>
          <w:noProof/>
        </w:rPr>
        <w:t>Procedure Appointment</w:t>
      </w:r>
    </w:p>
    <w:p w:rsidR="00622F3C" w:rsidRPr="00622F3C" w:rsidRDefault="00622F3C" w:rsidP="00DF6024">
      <w:pPr>
        <w:pStyle w:val="AnswerStyle"/>
        <w:numPr>
          <w:ilvl w:val="0"/>
          <w:numId w:val="14"/>
        </w:numPr>
      </w:pPr>
      <w:r w:rsidRPr="00622F3C">
        <w:rPr>
          <w:noProof/>
        </w:rPr>
        <w:t>Post-Op Appointment</w:t>
      </w:r>
    </w:p>
    <w:p w:rsidR="00622F3C" w:rsidRPr="00AF7965" w:rsidRDefault="00622F3C" w:rsidP="008A24A0">
      <w:pPr>
        <w:pStyle w:val="QuestionStyle"/>
      </w:pPr>
      <w:r w:rsidRPr="005C032B">
        <w:rPr>
          <w:noProof/>
        </w:rPr>
        <w:t>When a patient arrives at a doctor's office for the first time, what paperwork must they complete?</w:t>
      </w:r>
    </w:p>
    <w:p w:rsidR="00622F3C" w:rsidRPr="00622F3C" w:rsidRDefault="00622F3C" w:rsidP="00DF6024">
      <w:pPr>
        <w:pStyle w:val="AnswerStyle"/>
        <w:numPr>
          <w:ilvl w:val="0"/>
          <w:numId w:val="15"/>
        </w:numPr>
      </w:pPr>
      <w:r w:rsidRPr="00622F3C">
        <w:rPr>
          <w:noProof/>
        </w:rPr>
        <w:t>New patient paperwork</w:t>
      </w:r>
    </w:p>
    <w:p w:rsidR="00622F3C" w:rsidRPr="00622F3C" w:rsidRDefault="00622F3C" w:rsidP="00DF6024">
      <w:pPr>
        <w:pStyle w:val="AnswerStyle"/>
        <w:numPr>
          <w:ilvl w:val="0"/>
          <w:numId w:val="15"/>
        </w:numPr>
      </w:pPr>
      <w:r w:rsidRPr="00622F3C">
        <w:rPr>
          <w:noProof/>
        </w:rPr>
        <w:t>Review of symptoms</w:t>
      </w:r>
    </w:p>
    <w:p w:rsidR="00622F3C" w:rsidRPr="00622F3C" w:rsidRDefault="00622F3C" w:rsidP="00DF6024">
      <w:pPr>
        <w:pStyle w:val="AnswerStyle"/>
        <w:numPr>
          <w:ilvl w:val="0"/>
          <w:numId w:val="15"/>
        </w:numPr>
      </w:pPr>
      <w:r w:rsidRPr="00622F3C">
        <w:rPr>
          <w:noProof/>
        </w:rPr>
        <w:t>Short stay history</w:t>
      </w:r>
    </w:p>
    <w:p w:rsidR="00622F3C" w:rsidRPr="00622F3C" w:rsidRDefault="00622F3C" w:rsidP="00DF6024">
      <w:pPr>
        <w:pStyle w:val="AnswerStyle"/>
        <w:numPr>
          <w:ilvl w:val="0"/>
          <w:numId w:val="15"/>
        </w:numPr>
      </w:pPr>
      <w:r w:rsidRPr="00622F3C">
        <w:rPr>
          <w:noProof/>
        </w:rPr>
        <w:t>Surgical note</w:t>
      </w:r>
    </w:p>
    <w:p w:rsidR="00622F3C" w:rsidRPr="00AF7965" w:rsidRDefault="00622F3C" w:rsidP="008A24A0">
      <w:pPr>
        <w:pStyle w:val="QuestionStyle"/>
      </w:pPr>
      <w:r w:rsidRPr="005C032B">
        <w:rPr>
          <w:noProof/>
        </w:rPr>
        <w:t>The maximum amount of money that an insurance company will pay for a given procedure is called?</w:t>
      </w:r>
    </w:p>
    <w:p w:rsidR="00622F3C" w:rsidRPr="00622F3C" w:rsidRDefault="00622F3C" w:rsidP="00DF6024">
      <w:pPr>
        <w:pStyle w:val="AnswerStyle"/>
        <w:numPr>
          <w:ilvl w:val="0"/>
          <w:numId w:val="16"/>
        </w:numPr>
      </w:pPr>
      <w:r w:rsidRPr="00622F3C">
        <w:rPr>
          <w:noProof/>
        </w:rPr>
        <w:t>Benefit</w:t>
      </w:r>
    </w:p>
    <w:p w:rsidR="00622F3C" w:rsidRPr="00622F3C" w:rsidRDefault="00622F3C" w:rsidP="00DF6024">
      <w:pPr>
        <w:pStyle w:val="AnswerStyle"/>
        <w:numPr>
          <w:ilvl w:val="0"/>
          <w:numId w:val="16"/>
        </w:numPr>
      </w:pPr>
      <w:r w:rsidRPr="00622F3C">
        <w:rPr>
          <w:noProof/>
        </w:rPr>
        <w:t>Allowable charge</w:t>
      </w:r>
    </w:p>
    <w:p w:rsidR="00622F3C" w:rsidRPr="00622F3C" w:rsidRDefault="00622F3C" w:rsidP="00DF6024">
      <w:pPr>
        <w:pStyle w:val="AnswerStyle"/>
        <w:numPr>
          <w:ilvl w:val="0"/>
          <w:numId w:val="16"/>
        </w:numPr>
      </w:pPr>
      <w:r w:rsidRPr="00622F3C">
        <w:rPr>
          <w:noProof/>
        </w:rPr>
        <w:t>Billed amount</w:t>
      </w:r>
    </w:p>
    <w:p w:rsidR="00622F3C" w:rsidRPr="00622F3C" w:rsidRDefault="00622F3C" w:rsidP="00DF6024">
      <w:pPr>
        <w:pStyle w:val="AnswerStyle"/>
        <w:numPr>
          <w:ilvl w:val="0"/>
          <w:numId w:val="16"/>
        </w:numPr>
      </w:pPr>
      <w:r w:rsidRPr="00622F3C">
        <w:rPr>
          <w:noProof/>
        </w:rPr>
        <w:t>None of the above</w:t>
      </w:r>
    </w:p>
    <w:p w:rsidR="00622F3C" w:rsidRPr="00AF7965" w:rsidRDefault="00622F3C" w:rsidP="008A24A0">
      <w:pPr>
        <w:pStyle w:val="QuestionStyle"/>
      </w:pPr>
      <w:r w:rsidRPr="005C032B">
        <w:rPr>
          <w:noProof/>
        </w:rPr>
        <w:t>What does PHI stand for?</w:t>
      </w:r>
    </w:p>
    <w:p w:rsidR="00622F3C" w:rsidRPr="00622F3C" w:rsidRDefault="00622F3C" w:rsidP="00DF6024">
      <w:pPr>
        <w:pStyle w:val="AnswerStyle"/>
        <w:numPr>
          <w:ilvl w:val="0"/>
          <w:numId w:val="17"/>
        </w:numPr>
      </w:pPr>
      <w:r w:rsidRPr="00622F3C">
        <w:rPr>
          <w:noProof/>
        </w:rPr>
        <w:t>Private health information</w:t>
      </w:r>
    </w:p>
    <w:p w:rsidR="00622F3C" w:rsidRPr="00622F3C" w:rsidRDefault="00622F3C" w:rsidP="00DF6024">
      <w:pPr>
        <w:pStyle w:val="AnswerStyle"/>
        <w:numPr>
          <w:ilvl w:val="0"/>
          <w:numId w:val="17"/>
        </w:numPr>
      </w:pPr>
      <w:r w:rsidRPr="00622F3C">
        <w:rPr>
          <w:noProof/>
        </w:rPr>
        <w:t>Protected health information</w:t>
      </w:r>
    </w:p>
    <w:p w:rsidR="00622F3C" w:rsidRPr="00622F3C" w:rsidRDefault="00622F3C" w:rsidP="00DF6024">
      <w:pPr>
        <w:pStyle w:val="AnswerStyle"/>
        <w:numPr>
          <w:ilvl w:val="0"/>
          <w:numId w:val="17"/>
        </w:numPr>
      </w:pPr>
      <w:r w:rsidRPr="00622F3C">
        <w:rPr>
          <w:noProof/>
        </w:rPr>
        <w:t>Private health instructions</w:t>
      </w:r>
    </w:p>
    <w:p w:rsidR="00622F3C" w:rsidRPr="00622F3C" w:rsidRDefault="00622F3C" w:rsidP="00DF6024">
      <w:pPr>
        <w:pStyle w:val="AnswerStyle"/>
        <w:numPr>
          <w:ilvl w:val="0"/>
          <w:numId w:val="17"/>
        </w:numPr>
      </w:pPr>
      <w:r w:rsidRPr="00622F3C">
        <w:rPr>
          <w:noProof/>
        </w:rPr>
        <w:t>Protected health instructions</w:t>
      </w:r>
    </w:p>
    <w:p w:rsidR="00622F3C" w:rsidRPr="00AF7965" w:rsidRDefault="00622F3C" w:rsidP="008A24A0">
      <w:pPr>
        <w:pStyle w:val="QuestionStyle"/>
      </w:pPr>
      <w:r w:rsidRPr="005C032B">
        <w:rPr>
          <w:noProof/>
        </w:rPr>
        <w:t>What is the best method for patient identification?</w:t>
      </w:r>
    </w:p>
    <w:p w:rsidR="00622F3C" w:rsidRPr="00622F3C" w:rsidRDefault="00622F3C" w:rsidP="00DF6024">
      <w:pPr>
        <w:pStyle w:val="AnswerStyle"/>
        <w:numPr>
          <w:ilvl w:val="0"/>
          <w:numId w:val="18"/>
        </w:numPr>
      </w:pPr>
      <w:r w:rsidRPr="00622F3C">
        <w:rPr>
          <w:noProof/>
        </w:rPr>
        <w:t>A social security card</w:t>
      </w:r>
    </w:p>
    <w:p w:rsidR="00622F3C" w:rsidRPr="00622F3C" w:rsidRDefault="00622F3C" w:rsidP="00DF6024">
      <w:pPr>
        <w:pStyle w:val="AnswerStyle"/>
        <w:numPr>
          <w:ilvl w:val="0"/>
          <w:numId w:val="18"/>
        </w:numPr>
      </w:pPr>
      <w:r w:rsidRPr="00622F3C">
        <w:rPr>
          <w:noProof/>
        </w:rPr>
        <w:t>A birth certificate</w:t>
      </w:r>
    </w:p>
    <w:p w:rsidR="00622F3C" w:rsidRPr="00622F3C" w:rsidRDefault="00622F3C" w:rsidP="00DF6024">
      <w:pPr>
        <w:pStyle w:val="AnswerStyle"/>
        <w:numPr>
          <w:ilvl w:val="0"/>
          <w:numId w:val="18"/>
        </w:numPr>
      </w:pPr>
      <w:r w:rsidRPr="00622F3C">
        <w:rPr>
          <w:noProof/>
        </w:rPr>
        <w:t>A driver's license or state-issued ID</w:t>
      </w:r>
    </w:p>
    <w:p w:rsidR="00622F3C" w:rsidRPr="00622F3C" w:rsidRDefault="00622F3C" w:rsidP="00DF6024">
      <w:pPr>
        <w:pStyle w:val="AnswerStyle"/>
        <w:numPr>
          <w:ilvl w:val="0"/>
          <w:numId w:val="18"/>
        </w:numPr>
      </w:pPr>
      <w:r w:rsidRPr="00622F3C">
        <w:rPr>
          <w:noProof/>
        </w:rPr>
        <w:t>A student ID</w:t>
      </w:r>
    </w:p>
    <w:p w:rsidR="00622F3C" w:rsidRPr="00AF7965" w:rsidRDefault="00622F3C" w:rsidP="008A24A0">
      <w:pPr>
        <w:pStyle w:val="QuestionStyle"/>
      </w:pPr>
      <w:r w:rsidRPr="005C032B">
        <w:rPr>
          <w:noProof/>
        </w:rPr>
        <w:t xml:space="preserve">The Health </w:t>
      </w:r>
      <w:r w:rsidR="002E5191">
        <w:rPr>
          <w:noProof/>
        </w:rPr>
        <w:t>Insurance</w:t>
      </w:r>
      <w:r w:rsidRPr="005C032B">
        <w:rPr>
          <w:noProof/>
        </w:rPr>
        <w:t xml:space="preserve"> Portability and Accountability Act of 1996 (HIPAA) guarantees patients the right to their original medical record.</w:t>
      </w:r>
    </w:p>
    <w:p w:rsidR="00622F3C" w:rsidRPr="00622F3C" w:rsidRDefault="00622F3C" w:rsidP="00DF6024">
      <w:pPr>
        <w:pStyle w:val="AnswerStyle"/>
        <w:numPr>
          <w:ilvl w:val="0"/>
          <w:numId w:val="19"/>
        </w:numPr>
      </w:pPr>
      <w:r w:rsidRPr="00622F3C">
        <w:rPr>
          <w:noProof/>
        </w:rPr>
        <w:t xml:space="preserve">True </w:t>
      </w:r>
    </w:p>
    <w:p w:rsidR="00622F3C" w:rsidRPr="00622F3C" w:rsidRDefault="00622F3C" w:rsidP="00DF6024">
      <w:pPr>
        <w:pStyle w:val="AnswerStyle"/>
        <w:numPr>
          <w:ilvl w:val="0"/>
          <w:numId w:val="19"/>
        </w:numPr>
      </w:pPr>
      <w:r w:rsidRPr="00622F3C">
        <w:rPr>
          <w:noProof/>
        </w:rPr>
        <w:t xml:space="preserve">False </w:t>
      </w:r>
    </w:p>
    <w:p w:rsidR="00622F3C" w:rsidRPr="00AF7965" w:rsidRDefault="00622F3C" w:rsidP="008A24A0">
      <w:pPr>
        <w:pStyle w:val="QuestionStyle"/>
      </w:pPr>
      <w:r w:rsidRPr="005C032B">
        <w:rPr>
          <w:noProof/>
        </w:rPr>
        <w:t>The medical record should be released only with a:</w:t>
      </w:r>
    </w:p>
    <w:p w:rsidR="00622F3C" w:rsidRPr="00622F3C" w:rsidRDefault="00622F3C" w:rsidP="00DF6024">
      <w:pPr>
        <w:pStyle w:val="AnswerStyle"/>
        <w:numPr>
          <w:ilvl w:val="0"/>
          <w:numId w:val="20"/>
        </w:numPr>
      </w:pPr>
      <w:r w:rsidRPr="00622F3C">
        <w:rPr>
          <w:noProof/>
        </w:rPr>
        <w:t>Written order from the doctor</w:t>
      </w:r>
    </w:p>
    <w:p w:rsidR="00622F3C" w:rsidRPr="00622F3C" w:rsidRDefault="00622F3C" w:rsidP="00DF6024">
      <w:pPr>
        <w:pStyle w:val="AnswerStyle"/>
        <w:numPr>
          <w:ilvl w:val="0"/>
          <w:numId w:val="20"/>
        </w:numPr>
      </w:pPr>
      <w:r w:rsidRPr="00622F3C">
        <w:rPr>
          <w:noProof/>
        </w:rPr>
        <w:t>Verbal order from the doctor</w:t>
      </w:r>
    </w:p>
    <w:p w:rsidR="00622F3C" w:rsidRPr="00622F3C" w:rsidRDefault="00622F3C" w:rsidP="00DF6024">
      <w:pPr>
        <w:pStyle w:val="AnswerStyle"/>
        <w:numPr>
          <w:ilvl w:val="0"/>
          <w:numId w:val="20"/>
        </w:numPr>
      </w:pPr>
      <w:r w:rsidRPr="00622F3C">
        <w:rPr>
          <w:noProof/>
        </w:rPr>
        <w:t>Verbal release from the patient</w:t>
      </w:r>
    </w:p>
    <w:p w:rsidR="00622F3C" w:rsidRPr="00622F3C" w:rsidRDefault="00622F3C" w:rsidP="00DF6024">
      <w:pPr>
        <w:pStyle w:val="AnswerStyle"/>
        <w:numPr>
          <w:ilvl w:val="0"/>
          <w:numId w:val="20"/>
        </w:numPr>
      </w:pPr>
      <w:r w:rsidRPr="00622F3C">
        <w:rPr>
          <w:noProof/>
        </w:rPr>
        <w:t>Written release from the patient</w:t>
      </w:r>
    </w:p>
    <w:p w:rsidR="00622F3C" w:rsidRPr="00AF7965" w:rsidRDefault="00622F3C" w:rsidP="008A24A0">
      <w:pPr>
        <w:pStyle w:val="QuestionStyle"/>
      </w:pPr>
      <w:r w:rsidRPr="005C032B">
        <w:rPr>
          <w:noProof/>
        </w:rPr>
        <w:t xml:space="preserve">When working in a public area of a medical office, what should the </w:t>
      </w:r>
      <w:r w:rsidR="002E5191">
        <w:rPr>
          <w:noProof/>
        </w:rPr>
        <w:t>m</w:t>
      </w:r>
      <w:r w:rsidRPr="005C032B">
        <w:rPr>
          <w:noProof/>
        </w:rPr>
        <w:t xml:space="preserve">edical </w:t>
      </w:r>
      <w:r w:rsidR="002E5191">
        <w:rPr>
          <w:noProof/>
        </w:rPr>
        <w:t>o</w:t>
      </w:r>
      <w:r w:rsidRPr="005C032B">
        <w:rPr>
          <w:noProof/>
        </w:rPr>
        <w:t xml:space="preserve">ffice </w:t>
      </w:r>
      <w:r w:rsidR="002E5191">
        <w:rPr>
          <w:noProof/>
        </w:rPr>
        <w:t>a</w:t>
      </w:r>
      <w:r w:rsidRPr="005C032B">
        <w:rPr>
          <w:noProof/>
        </w:rPr>
        <w:t>ssistant should always do when leaving his/her desk?</w:t>
      </w:r>
    </w:p>
    <w:p w:rsidR="00622F3C" w:rsidRPr="00622F3C" w:rsidRDefault="00622F3C" w:rsidP="00DF6024">
      <w:pPr>
        <w:pStyle w:val="AnswerStyle"/>
        <w:numPr>
          <w:ilvl w:val="0"/>
          <w:numId w:val="21"/>
        </w:numPr>
      </w:pPr>
      <w:r w:rsidRPr="00622F3C">
        <w:rPr>
          <w:noProof/>
        </w:rPr>
        <w:t>Lock the computer screen to prevent accidental disclosure of patient information</w:t>
      </w:r>
    </w:p>
    <w:p w:rsidR="00622F3C" w:rsidRPr="00622F3C" w:rsidRDefault="00622F3C" w:rsidP="00DF6024">
      <w:pPr>
        <w:pStyle w:val="AnswerStyle"/>
        <w:numPr>
          <w:ilvl w:val="0"/>
          <w:numId w:val="21"/>
        </w:numPr>
      </w:pPr>
      <w:r w:rsidRPr="00622F3C">
        <w:rPr>
          <w:noProof/>
        </w:rPr>
        <w:t>Remove documents with patient information from view</w:t>
      </w:r>
    </w:p>
    <w:p w:rsidR="00622F3C" w:rsidRPr="00622F3C" w:rsidRDefault="00622F3C" w:rsidP="00DF6024">
      <w:pPr>
        <w:pStyle w:val="AnswerStyle"/>
        <w:numPr>
          <w:ilvl w:val="0"/>
          <w:numId w:val="21"/>
        </w:numPr>
      </w:pPr>
      <w:r w:rsidRPr="00622F3C">
        <w:rPr>
          <w:noProof/>
        </w:rPr>
        <w:t>Assist any waiting patients</w:t>
      </w:r>
    </w:p>
    <w:p w:rsidR="00622F3C" w:rsidRPr="00622F3C" w:rsidRDefault="00622F3C" w:rsidP="00DF6024">
      <w:pPr>
        <w:pStyle w:val="AnswerStyle"/>
        <w:numPr>
          <w:ilvl w:val="0"/>
          <w:numId w:val="21"/>
        </w:numPr>
      </w:pPr>
      <w:r w:rsidRPr="00622F3C">
        <w:rPr>
          <w:noProof/>
        </w:rPr>
        <w:t>All of the above</w:t>
      </w:r>
    </w:p>
    <w:p w:rsidR="00622F3C" w:rsidRPr="00AF7965" w:rsidRDefault="00622F3C" w:rsidP="008A24A0">
      <w:pPr>
        <w:pStyle w:val="QuestionStyle"/>
      </w:pPr>
      <w:r w:rsidRPr="005C032B">
        <w:rPr>
          <w:noProof/>
        </w:rPr>
        <w:t xml:space="preserve">When preparing a new file for a patient, the </w:t>
      </w:r>
      <w:r w:rsidR="002E5191">
        <w:rPr>
          <w:noProof/>
        </w:rPr>
        <w:t>m</w:t>
      </w:r>
      <w:r w:rsidRPr="005C032B">
        <w:rPr>
          <w:noProof/>
        </w:rPr>
        <w:t xml:space="preserve">edical </w:t>
      </w:r>
      <w:r w:rsidR="002E5191">
        <w:rPr>
          <w:noProof/>
        </w:rPr>
        <w:t>o</w:t>
      </w:r>
      <w:r w:rsidRPr="005C032B">
        <w:rPr>
          <w:noProof/>
        </w:rPr>
        <w:t xml:space="preserve">ffice </w:t>
      </w:r>
      <w:r w:rsidR="002E5191">
        <w:rPr>
          <w:noProof/>
        </w:rPr>
        <w:t>a</w:t>
      </w:r>
      <w:r w:rsidRPr="005C032B">
        <w:rPr>
          <w:noProof/>
        </w:rPr>
        <w:t>ssistant should:</w:t>
      </w:r>
    </w:p>
    <w:p w:rsidR="00622F3C" w:rsidRPr="00622F3C" w:rsidRDefault="00622F3C" w:rsidP="00DF6024">
      <w:pPr>
        <w:pStyle w:val="AnswerStyle"/>
        <w:numPr>
          <w:ilvl w:val="0"/>
          <w:numId w:val="22"/>
        </w:numPr>
      </w:pPr>
      <w:r w:rsidRPr="00622F3C">
        <w:rPr>
          <w:noProof/>
        </w:rPr>
        <w:t>Review the forms the patient filled out for completeness</w:t>
      </w:r>
    </w:p>
    <w:p w:rsidR="00622F3C" w:rsidRPr="00622F3C" w:rsidRDefault="00622F3C" w:rsidP="00DF6024">
      <w:pPr>
        <w:pStyle w:val="AnswerStyle"/>
        <w:numPr>
          <w:ilvl w:val="0"/>
          <w:numId w:val="22"/>
        </w:numPr>
      </w:pPr>
      <w:r w:rsidRPr="00622F3C">
        <w:rPr>
          <w:noProof/>
        </w:rPr>
        <w:t>Make a copy of the front and back of the insurance card</w:t>
      </w:r>
    </w:p>
    <w:p w:rsidR="00622F3C" w:rsidRPr="00622F3C" w:rsidRDefault="00622F3C" w:rsidP="00DF6024">
      <w:pPr>
        <w:pStyle w:val="AnswerStyle"/>
        <w:numPr>
          <w:ilvl w:val="0"/>
          <w:numId w:val="22"/>
        </w:numPr>
      </w:pPr>
      <w:r w:rsidRPr="00622F3C">
        <w:rPr>
          <w:noProof/>
        </w:rPr>
        <w:t>Be sure the name and date of birth are correct</w:t>
      </w:r>
    </w:p>
    <w:p w:rsidR="00622F3C" w:rsidRPr="00622F3C" w:rsidRDefault="00622F3C" w:rsidP="00DF6024">
      <w:pPr>
        <w:pStyle w:val="AnswerStyle"/>
        <w:numPr>
          <w:ilvl w:val="0"/>
          <w:numId w:val="22"/>
        </w:numPr>
      </w:pPr>
      <w:r w:rsidRPr="00622F3C">
        <w:rPr>
          <w:noProof/>
        </w:rPr>
        <w:t>All of the above</w:t>
      </w:r>
    </w:p>
    <w:p w:rsidR="00622F3C" w:rsidRDefault="00622F3C" w:rsidP="00DF6024">
      <w:pPr>
        <w:pStyle w:val="AnswerStyle"/>
        <w:numPr>
          <w:ilvl w:val="0"/>
          <w:numId w:val="22"/>
        </w:numPr>
        <w:sectPr w:rsidR="00622F3C" w:rsidSect="00EC5911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:rsidR="002B3059" w:rsidRDefault="002B3059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:rsidR="002B3059" w:rsidRDefault="002B3059" w:rsidP="002B3059">
      <w:pPr>
        <w:rPr>
          <w:rFonts w:ascii="Times New Roman" w:hAnsi="Times New Roman"/>
          <w:b/>
        </w:rPr>
      </w:pPr>
      <w:r w:rsidRPr="007B3596">
        <w:rPr>
          <w:rFonts w:ascii="Times New Roman" w:hAnsi="Times New Roman"/>
          <w:b/>
        </w:rPr>
        <w:t xml:space="preserve">Part II – Medical Terminology Matching, </w:t>
      </w:r>
      <w:r>
        <w:rPr>
          <w:rFonts w:ascii="Times New Roman" w:hAnsi="Times New Roman"/>
          <w:b/>
        </w:rPr>
        <w:t>10</w:t>
      </w:r>
      <w:r w:rsidRPr="007B3596">
        <w:rPr>
          <w:rFonts w:ascii="Times New Roman" w:hAnsi="Times New Roman"/>
          <w:b/>
        </w:rPr>
        <w:t xml:space="preserve"> questions, 3 points each, </w:t>
      </w:r>
      <w:r>
        <w:rPr>
          <w:rFonts w:ascii="Times New Roman" w:hAnsi="Times New Roman"/>
          <w:b/>
        </w:rPr>
        <w:t>30</w:t>
      </w:r>
      <w:r w:rsidRPr="007B3596">
        <w:rPr>
          <w:rFonts w:ascii="Times New Roman" w:hAnsi="Times New Roman"/>
          <w:b/>
        </w:rPr>
        <w:t xml:space="preserve"> points total</w:t>
      </w:r>
    </w:p>
    <w:p w:rsidR="002B3059" w:rsidRDefault="002B3059" w:rsidP="002B3059">
      <w:pPr>
        <w:rPr>
          <w:rFonts w:ascii="Times New Roman" w:hAnsi="Times New Roman"/>
        </w:rPr>
      </w:pPr>
    </w:p>
    <w:p w:rsidR="002B3059" w:rsidRDefault="002B3059" w:rsidP="002B3059">
      <w:pPr>
        <w:rPr>
          <w:rFonts w:ascii="Times New Roman" w:hAnsi="Times New Roman"/>
          <w:i/>
        </w:rPr>
      </w:pPr>
      <w:r w:rsidRPr="004B3D76">
        <w:rPr>
          <w:rFonts w:ascii="Times New Roman" w:hAnsi="Times New Roman"/>
          <w:i/>
        </w:rPr>
        <w:t>Directions: Write the letter next to the number that best matches the definition.</w:t>
      </w:r>
    </w:p>
    <w:p w:rsidR="00622F3C" w:rsidRDefault="00622F3C" w:rsidP="00AF7965">
      <w:pPr>
        <w:rPr>
          <w:rFonts w:ascii="Times New Roman" w:hAnsi="Times New Roman"/>
        </w:rPr>
      </w:pPr>
    </w:p>
    <w:p w:rsidR="002B3059" w:rsidRDefault="008C4C4A" w:rsidP="00DF602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-</w:t>
      </w:r>
      <w:r w:rsidR="00E57C02">
        <w:rPr>
          <w:rFonts w:ascii="Times New Roman" w:hAnsi="Times New Roman"/>
        </w:rPr>
        <w:t>ectomy</w:t>
      </w:r>
    </w:p>
    <w:p w:rsidR="002B3059" w:rsidRDefault="002E5191" w:rsidP="00DF602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h</w:t>
      </w:r>
      <w:r w:rsidR="008C4C4A">
        <w:rPr>
          <w:rFonts w:ascii="Times New Roman" w:hAnsi="Times New Roman"/>
        </w:rPr>
        <w:t>ypo-</w:t>
      </w:r>
    </w:p>
    <w:p w:rsidR="002B3059" w:rsidRDefault="002E5191" w:rsidP="00DF602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h</w:t>
      </w:r>
      <w:r w:rsidR="00CF094B">
        <w:rPr>
          <w:rFonts w:ascii="Times New Roman" w:hAnsi="Times New Roman"/>
        </w:rPr>
        <w:t>ypertension</w:t>
      </w:r>
    </w:p>
    <w:p w:rsidR="002B3059" w:rsidRDefault="002E5191" w:rsidP="00DF602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ca</w:t>
      </w:r>
      <w:r w:rsidR="00CF094B">
        <w:rPr>
          <w:rFonts w:ascii="Times New Roman" w:hAnsi="Times New Roman"/>
        </w:rPr>
        <w:t>rotid</w:t>
      </w:r>
    </w:p>
    <w:p w:rsidR="002B3059" w:rsidRDefault="002E5191" w:rsidP="00DF602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e</w:t>
      </w:r>
      <w:r w:rsidR="008C4C4A">
        <w:rPr>
          <w:rFonts w:ascii="Times New Roman" w:hAnsi="Times New Roman"/>
        </w:rPr>
        <w:t>ndocrine</w:t>
      </w:r>
    </w:p>
    <w:p w:rsidR="002B3059" w:rsidRDefault="00CF094B" w:rsidP="00DF602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biopsy</w:t>
      </w:r>
    </w:p>
    <w:p w:rsidR="002B3059" w:rsidRDefault="002E5191" w:rsidP="00DF602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i</w:t>
      </w:r>
      <w:r w:rsidR="008C4C4A">
        <w:rPr>
          <w:rFonts w:ascii="Times New Roman" w:hAnsi="Times New Roman"/>
        </w:rPr>
        <w:t>ntravenous</w:t>
      </w:r>
    </w:p>
    <w:p w:rsidR="002B3059" w:rsidRDefault="002E5191" w:rsidP="00DF602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i</w:t>
      </w:r>
      <w:r w:rsidR="008C4C4A">
        <w:rPr>
          <w:rFonts w:ascii="Times New Roman" w:hAnsi="Times New Roman"/>
        </w:rPr>
        <w:t>mmunotherapy</w:t>
      </w:r>
    </w:p>
    <w:p w:rsidR="002B3059" w:rsidRDefault="002E5191" w:rsidP="00DF602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n</w:t>
      </w:r>
      <w:r w:rsidR="00CF094B">
        <w:rPr>
          <w:rFonts w:ascii="Times New Roman" w:hAnsi="Times New Roman"/>
        </w:rPr>
        <w:t>ecrosis</w:t>
      </w:r>
    </w:p>
    <w:p w:rsidR="002B3059" w:rsidRDefault="00294E32" w:rsidP="00DF6024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n</w:t>
      </w:r>
      <w:r w:rsidR="008C4C4A">
        <w:rPr>
          <w:rFonts w:ascii="Times New Roman" w:hAnsi="Times New Roman"/>
        </w:rPr>
        <w:t>eonatal</w:t>
      </w:r>
    </w:p>
    <w:p w:rsidR="002B3059" w:rsidRDefault="002B3059" w:rsidP="002B3059">
      <w:pPr>
        <w:rPr>
          <w:rFonts w:ascii="Times New Roman" w:hAnsi="Times New Roman"/>
        </w:rPr>
      </w:pPr>
    </w:p>
    <w:tbl>
      <w:tblPr>
        <w:tblStyle w:val="TableGrid"/>
        <w:tblW w:w="9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6"/>
        <w:gridCol w:w="1949"/>
        <w:gridCol w:w="6959"/>
      </w:tblGrid>
      <w:tr w:rsidR="002B3059" w:rsidTr="00674362">
        <w:trPr>
          <w:trHeight w:val="715"/>
        </w:trPr>
        <w:tc>
          <w:tcPr>
            <w:tcW w:w="736" w:type="dxa"/>
            <w:vAlign w:val="bottom"/>
          </w:tcPr>
          <w:p w:rsidR="002B3059" w:rsidRDefault="002B3059" w:rsidP="00E57C0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1949" w:type="dxa"/>
            <w:tcBorders>
              <w:bottom w:val="single" w:sz="4" w:space="0" w:color="auto"/>
            </w:tcBorders>
          </w:tcPr>
          <w:p w:rsidR="002B3059" w:rsidRDefault="002B3059" w:rsidP="002B3059">
            <w:pPr>
              <w:rPr>
                <w:rFonts w:ascii="Times New Roman" w:hAnsi="Times New Roman"/>
              </w:rPr>
            </w:pPr>
          </w:p>
        </w:tc>
        <w:tc>
          <w:tcPr>
            <w:tcW w:w="6959" w:type="dxa"/>
            <w:vAlign w:val="bottom"/>
          </w:tcPr>
          <w:p w:rsidR="002B3059" w:rsidRDefault="00CF094B" w:rsidP="00E57C02">
            <w:pPr>
              <w:rPr>
                <w:rFonts w:ascii="Times New Roman" w:hAnsi="Times New Roman"/>
              </w:rPr>
            </w:pPr>
            <w:r w:rsidRPr="00CF094B">
              <w:rPr>
                <w:rFonts w:ascii="Times New Roman" w:hAnsi="Times New Roman"/>
              </w:rPr>
              <w:t>abnormally high blood pressure.</w:t>
            </w:r>
          </w:p>
        </w:tc>
      </w:tr>
      <w:tr w:rsidR="002B3059" w:rsidTr="00674362">
        <w:trPr>
          <w:trHeight w:val="715"/>
        </w:trPr>
        <w:tc>
          <w:tcPr>
            <w:tcW w:w="736" w:type="dxa"/>
            <w:vAlign w:val="bottom"/>
          </w:tcPr>
          <w:p w:rsidR="002B3059" w:rsidRDefault="002B3059" w:rsidP="00E57C0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</w:tcPr>
          <w:p w:rsidR="002B3059" w:rsidRDefault="002B3059" w:rsidP="002B3059">
            <w:pPr>
              <w:rPr>
                <w:rFonts w:ascii="Times New Roman" w:hAnsi="Times New Roman"/>
              </w:rPr>
            </w:pPr>
          </w:p>
        </w:tc>
        <w:tc>
          <w:tcPr>
            <w:tcW w:w="6959" w:type="dxa"/>
            <w:vAlign w:val="bottom"/>
          </w:tcPr>
          <w:p w:rsidR="002B3059" w:rsidRDefault="00CF094B" w:rsidP="00E57C02">
            <w:pPr>
              <w:rPr>
                <w:rFonts w:ascii="Times New Roman" w:hAnsi="Times New Roman"/>
              </w:rPr>
            </w:pPr>
            <w:r w:rsidRPr="00CF094B">
              <w:rPr>
                <w:rFonts w:ascii="Times New Roman" w:hAnsi="Times New Roman"/>
              </w:rPr>
              <w:t>each of the two main arteries that carry blood to the head and neck.</w:t>
            </w:r>
          </w:p>
        </w:tc>
      </w:tr>
      <w:tr w:rsidR="002B3059" w:rsidTr="00674362">
        <w:trPr>
          <w:trHeight w:val="715"/>
        </w:trPr>
        <w:tc>
          <w:tcPr>
            <w:tcW w:w="736" w:type="dxa"/>
            <w:vAlign w:val="bottom"/>
          </w:tcPr>
          <w:p w:rsidR="002B3059" w:rsidRDefault="002B3059" w:rsidP="00E57C0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</w:t>
            </w:r>
          </w:p>
        </w:tc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</w:tcPr>
          <w:p w:rsidR="002B3059" w:rsidRDefault="002B3059" w:rsidP="002B3059">
            <w:pPr>
              <w:rPr>
                <w:rFonts w:ascii="Times New Roman" w:hAnsi="Times New Roman"/>
              </w:rPr>
            </w:pPr>
          </w:p>
        </w:tc>
        <w:tc>
          <w:tcPr>
            <w:tcW w:w="6959" w:type="dxa"/>
            <w:vAlign w:val="bottom"/>
          </w:tcPr>
          <w:p w:rsidR="002B3059" w:rsidRDefault="00CF094B" w:rsidP="00E57C02">
            <w:pPr>
              <w:rPr>
                <w:rFonts w:ascii="Times New Roman" w:hAnsi="Times New Roman"/>
              </w:rPr>
            </w:pPr>
            <w:r w:rsidRPr="00CF094B">
              <w:rPr>
                <w:rFonts w:ascii="Times New Roman" w:hAnsi="Times New Roman"/>
              </w:rPr>
              <w:t>an examination of tissue removed from a living body to discover the presence, cause, or extent of a disease.</w:t>
            </w:r>
          </w:p>
        </w:tc>
      </w:tr>
      <w:tr w:rsidR="002B3059" w:rsidTr="00674362">
        <w:trPr>
          <w:trHeight w:val="715"/>
        </w:trPr>
        <w:tc>
          <w:tcPr>
            <w:tcW w:w="736" w:type="dxa"/>
            <w:vAlign w:val="bottom"/>
          </w:tcPr>
          <w:p w:rsidR="002B3059" w:rsidRDefault="002B3059" w:rsidP="00E57C0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</w:t>
            </w:r>
          </w:p>
        </w:tc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</w:tcPr>
          <w:p w:rsidR="002B3059" w:rsidRDefault="002B3059" w:rsidP="002B3059">
            <w:pPr>
              <w:rPr>
                <w:rFonts w:ascii="Times New Roman" w:hAnsi="Times New Roman"/>
              </w:rPr>
            </w:pPr>
          </w:p>
        </w:tc>
        <w:tc>
          <w:tcPr>
            <w:tcW w:w="6959" w:type="dxa"/>
            <w:vAlign w:val="bottom"/>
          </w:tcPr>
          <w:p w:rsidR="002B3059" w:rsidRDefault="00CF094B" w:rsidP="00E57C02">
            <w:pPr>
              <w:rPr>
                <w:rFonts w:ascii="Times New Roman" w:hAnsi="Times New Roman"/>
              </w:rPr>
            </w:pPr>
            <w:r w:rsidRPr="00CF094B">
              <w:rPr>
                <w:rFonts w:ascii="Times New Roman" w:hAnsi="Times New Roman"/>
              </w:rPr>
              <w:t>the death of the cells in an organ or tissue due to disease, injury, or failure of the blood supply.</w:t>
            </w:r>
          </w:p>
        </w:tc>
      </w:tr>
      <w:tr w:rsidR="002B3059" w:rsidTr="00674362">
        <w:trPr>
          <w:trHeight w:val="715"/>
        </w:trPr>
        <w:tc>
          <w:tcPr>
            <w:tcW w:w="736" w:type="dxa"/>
            <w:vAlign w:val="bottom"/>
          </w:tcPr>
          <w:p w:rsidR="002B3059" w:rsidRDefault="002B3059" w:rsidP="00E57C0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</w:t>
            </w:r>
          </w:p>
        </w:tc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</w:tcPr>
          <w:p w:rsidR="002B3059" w:rsidRDefault="002B3059" w:rsidP="002B3059">
            <w:pPr>
              <w:rPr>
                <w:rFonts w:ascii="Times New Roman" w:hAnsi="Times New Roman"/>
              </w:rPr>
            </w:pPr>
          </w:p>
        </w:tc>
        <w:tc>
          <w:tcPr>
            <w:tcW w:w="6959" w:type="dxa"/>
            <w:vAlign w:val="bottom"/>
          </w:tcPr>
          <w:p w:rsidR="002B3059" w:rsidRDefault="00E57C02" w:rsidP="00E57C02">
            <w:pPr>
              <w:rPr>
                <w:rFonts w:ascii="Times New Roman" w:hAnsi="Times New Roman"/>
              </w:rPr>
            </w:pPr>
            <w:r w:rsidRPr="00E57C02">
              <w:rPr>
                <w:rFonts w:ascii="Times New Roman" w:hAnsi="Times New Roman"/>
              </w:rPr>
              <w:t>denoting surgical removal of a specified part of the body.</w:t>
            </w:r>
          </w:p>
        </w:tc>
      </w:tr>
      <w:tr w:rsidR="002B3059" w:rsidTr="00674362">
        <w:trPr>
          <w:trHeight w:val="715"/>
        </w:trPr>
        <w:tc>
          <w:tcPr>
            <w:tcW w:w="736" w:type="dxa"/>
            <w:vAlign w:val="bottom"/>
          </w:tcPr>
          <w:p w:rsidR="002B3059" w:rsidRDefault="002B3059" w:rsidP="00E57C0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</w:t>
            </w:r>
          </w:p>
        </w:tc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</w:tcPr>
          <w:p w:rsidR="002B3059" w:rsidRDefault="002B3059" w:rsidP="002B3059">
            <w:pPr>
              <w:rPr>
                <w:rFonts w:ascii="Times New Roman" w:hAnsi="Times New Roman"/>
              </w:rPr>
            </w:pPr>
          </w:p>
        </w:tc>
        <w:tc>
          <w:tcPr>
            <w:tcW w:w="6959" w:type="dxa"/>
            <w:vAlign w:val="bottom"/>
          </w:tcPr>
          <w:p w:rsidR="002B3059" w:rsidRDefault="008C4C4A" w:rsidP="00E57C0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 prefix meaning low, under, beneath, down, or below normal.</w:t>
            </w:r>
          </w:p>
        </w:tc>
      </w:tr>
      <w:tr w:rsidR="002B3059" w:rsidTr="00674362">
        <w:trPr>
          <w:trHeight w:val="715"/>
        </w:trPr>
        <w:tc>
          <w:tcPr>
            <w:tcW w:w="736" w:type="dxa"/>
            <w:vAlign w:val="bottom"/>
          </w:tcPr>
          <w:p w:rsidR="002B3059" w:rsidRDefault="002B3059" w:rsidP="00E57C0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</w:t>
            </w:r>
          </w:p>
        </w:tc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</w:tcPr>
          <w:p w:rsidR="002B3059" w:rsidRDefault="002B3059" w:rsidP="002B3059">
            <w:pPr>
              <w:rPr>
                <w:rFonts w:ascii="Times New Roman" w:hAnsi="Times New Roman"/>
              </w:rPr>
            </w:pPr>
          </w:p>
        </w:tc>
        <w:tc>
          <w:tcPr>
            <w:tcW w:w="6959" w:type="dxa"/>
            <w:vAlign w:val="bottom"/>
          </w:tcPr>
          <w:p w:rsidR="002B3059" w:rsidRDefault="008C4C4A" w:rsidP="00E57C02">
            <w:pPr>
              <w:rPr>
                <w:rFonts w:ascii="Times New Roman" w:hAnsi="Times New Roman"/>
              </w:rPr>
            </w:pPr>
            <w:r w:rsidRPr="008C4C4A">
              <w:rPr>
                <w:rFonts w:ascii="Times New Roman" w:hAnsi="Times New Roman"/>
              </w:rPr>
              <w:t>the prevention or treatment of disease with substances that stimulate the immune response.</w:t>
            </w:r>
          </w:p>
        </w:tc>
      </w:tr>
      <w:tr w:rsidR="002B3059" w:rsidTr="00674362">
        <w:trPr>
          <w:trHeight w:val="715"/>
        </w:trPr>
        <w:tc>
          <w:tcPr>
            <w:tcW w:w="736" w:type="dxa"/>
            <w:vAlign w:val="bottom"/>
          </w:tcPr>
          <w:p w:rsidR="002B3059" w:rsidRDefault="002B3059" w:rsidP="00E57C0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</w:t>
            </w:r>
          </w:p>
        </w:tc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</w:tcPr>
          <w:p w:rsidR="002B3059" w:rsidRDefault="002B3059" w:rsidP="002B3059">
            <w:pPr>
              <w:rPr>
                <w:rFonts w:ascii="Times New Roman" w:hAnsi="Times New Roman"/>
              </w:rPr>
            </w:pPr>
          </w:p>
        </w:tc>
        <w:tc>
          <w:tcPr>
            <w:tcW w:w="6959" w:type="dxa"/>
            <w:vAlign w:val="bottom"/>
          </w:tcPr>
          <w:p w:rsidR="002B3059" w:rsidRDefault="008C4C4A" w:rsidP="00E57C0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relating to newborn children.</w:t>
            </w:r>
          </w:p>
        </w:tc>
      </w:tr>
      <w:tr w:rsidR="002B3059" w:rsidTr="00674362">
        <w:trPr>
          <w:trHeight w:val="682"/>
        </w:trPr>
        <w:tc>
          <w:tcPr>
            <w:tcW w:w="736" w:type="dxa"/>
            <w:vAlign w:val="bottom"/>
          </w:tcPr>
          <w:p w:rsidR="002B3059" w:rsidRDefault="002B3059" w:rsidP="00E57C0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</w:t>
            </w:r>
          </w:p>
        </w:tc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</w:tcPr>
          <w:p w:rsidR="002B3059" w:rsidRDefault="002B3059" w:rsidP="002B3059">
            <w:pPr>
              <w:rPr>
                <w:rFonts w:ascii="Times New Roman" w:hAnsi="Times New Roman"/>
              </w:rPr>
            </w:pPr>
          </w:p>
        </w:tc>
        <w:tc>
          <w:tcPr>
            <w:tcW w:w="6959" w:type="dxa"/>
            <w:vAlign w:val="bottom"/>
          </w:tcPr>
          <w:p w:rsidR="002B3059" w:rsidRDefault="008C4C4A" w:rsidP="00E57C02">
            <w:pPr>
              <w:rPr>
                <w:rFonts w:ascii="Times New Roman" w:hAnsi="Times New Roman"/>
              </w:rPr>
            </w:pPr>
            <w:r w:rsidRPr="008C4C4A">
              <w:rPr>
                <w:rFonts w:ascii="Times New Roman" w:hAnsi="Times New Roman"/>
              </w:rPr>
              <w:t>existing or taking place within, or administered into, a vein or veins.</w:t>
            </w:r>
          </w:p>
        </w:tc>
      </w:tr>
      <w:tr w:rsidR="002B3059" w:rsidTr="00674362">
        <w:trPr>
          <w:trHeight w:val="715"/>
        </w:trPr>
        <w:tc>
          <w:tcPr>
            <w:tcW w:w="736" w:type="dxa"/>
            <w:vAlign w:val="bottom"/>
          </w:tcPr>
          <w:p w:rsidR="002B3059" w:rsidRDefault="002B3059" w:rsidP="00E57C0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</w:t>
            </w:r>
          </w:p>
        </w:tc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</w:tcPr>
          <w:p w:rsidR="002B3059" w:rsidRDefault="002B3059" w:rsidP="002B3059">
            <w:pPr>
              <w:rPr>
                <w:rFonts w:ascii="Times New Roman" w:hAnsi="Times New Roman"/>
              </w:rPr>
            </w:pPr>
          </w:p>
        </w:tc>
        <w:tc>
          <w:tcPr>
            <w:tcW w:w="6959" w:type="dxa"/>
            <w:vAlign w:val="bottom"/>
          </w:tcPr>
          <w:p w:rsidR="002B3059" w:rsidRDefault="008C4C4A" w:rsidP="00E57C02">
            <w:pPr>
              <w:rPr>
                <w:rFonts w:ascii="Times New Roman" w:hAnsi="Times New Roman"/>
              </w:rPr>
            </w:pPr>
            <w:r w:rsidRPr="008C4C4A">
              <w:rPr>
                <w:rFonts w:ascii="Times New Roman" w:hAnsi="Times New Roman"/>
              </w:rPr>
              <w:t>relating to glands which secrete hormones directly into the blood.</w:t>
            </w:r>
          </w:p>
        </w:tc>
      </w:tr>
    </w:tbl>
    <w:p w:rsidR="008A23E8" w:rsidRDefault="008A23E8" w:rsidP="002B3059">
      <w:pPr>
        <w:rPr>
          <w:rFonts w:ascii="Times New Roman" w:hAnsi="Times New Roman"/>
        </w:rPr>
      </w:pPr>
    </w:p>
    <w:p w:rsidR="008A23E8" w:rsidRDefault="008A23E8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:rsidR="008A23E8" w:rsidRDefault="008A23E8" w:rsidP="008A23E8">
      <w:pPr>
        <w:spacing w:line="480" w:lineRule="auto"/>
        <w:rPr>
          <w:rFonts w:ascii="Times New Roman" w:hAnsi="Times New Roman"/>
          <w:b/>
        </w:rPr>
      </w:pPr>
      <w:r w:rsidRPr="00AF550B">
        <w:rPr>
          <w:rFonts w:ascii="Times New Roman" w:hAnsi="Times New Roman"/>
          <w:b/>
        </w:rPr>
        <w:t>Part III – Abbreviations, 1</w:t>
      </w:r>
      <w:r>
        <w:rPr>
          <w:rFonts w:ascii="Times New Roman" w:hAnsi="Times New Roman"/>
          <w:b/>
        </w:rPr>
        <w:t>0</w:t>
      </w:r>
      <w:r w:rsidRPr="00AF550B">
        <w:rPr>
          <w:rFonts w:ascii="Times New Roman" w:hAnsi="Times New Roman"/>
          <w:b/>
        </w:rPr>
        <w:t xml:space="preserve"> total, </w:t>
      </w:r>
      <w:r>
        <w:rPr>
          <w:rFonts w:ascii="Times New Roman" w:hAnsi="Times New Roman"/>
          <w:b/>
        </w:rPr>
        <w:t>3</w:t>
      </w:r>
      <w:r w:rsidRPr="00AF550B">
        <w:rPr>
          <w:rFonts w:ascii="Times New Roman" w:hAnsi="Times New Roman"/>
          <w:b/>
        </w:rPr>
        <w:t xml:space="preserve"> points each, </w:t>
      </w:r>
      <w:r>
        <w:rPr>
          <w:rFonts w:ascii="Times New Roman" w:hAnsi="Times New Roman"/>
          <w:b/>
        </w:rPr>
        <w:t>3</w:t>
      </w:r>
      <w:r w:rsidRPr="00AF550B">
        <w:rPr>
          <w:rFonts w:ascii="Times New Roman" w:hAnsi="Times New Roman"/>
          <w:b/>
        </w:rPr>
        <w:t>0 points total</w:t>
      </w:r>
    </w:p>
    <w:p w:rsidR="008A23E8" w:rsidRDefault="008A23E8" w:rsidP="008A23E8">
      <w:pPr>
        <w:spacing w:line="480" w:lineRule="auto"/>
        <w:rPr>
          <w:rFonts w:ascii="Times New Roman" w:hAnsi="Times New Roman"/>
          <w:i/>
        </w:rPr>
      </w:pPr>
      <w:r w:rsidRPr="00AF550B">
        <w:rPr>
          <w:rFonts w:ascii="Times New Roman" w:hAnsi="Times New Roman"/>
          <w:i/>
        </w:rPr>
        <w:t>Directions: Define each medical abbreviation.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0"/>
        <w:gridCol w:w="870"/>
        <w:gridCol w:w="7780"/>
      </w:tblGrid>
      <w:tr w:rsidR="008A23E8" w:rsidTr="00821039">
        <w:trPr>
          <w:trHeight w:val="682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23E8" w:rsidRDefault="008A23E8" w:rsidP="0082103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23E8" w:rsidRDefault="008A23E8" w:rsidP="0082103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PACU</w:t>
            </w:r>
          </w:p>
        </w:tc>
        <w:tc>
          <w:tcPr>
            <w:tcW w:w="7780" w:type="dxa"/>
            <w:tcBorders>
              <w:top w:val="nil"/>
              <w:left w:val="nil"/>
              <w:right w:val="nil"/>
            </w:tcBorders>
            <w:vAlign w:val="bottom"/>
          </w:tcPr>
          <w:p w:rsidR="008A23E8" w:rsidRDefault="008A23E8" w:rsidP="00821039">
            <w:pPr>
              <w:rPr>
                <w:rFonts w:ascii="Times New Roman" w:hAnsi="Times New Roman"/>
              </w:rPr>
            </w:pPr>
          </w:p>
        </w:tc>
      </w:tr>
      <w:tr w:rsidR="008A23E8" w:rsidTr="00821039">
        <w:trPr>
          <w:trHeight w:val="507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23E8" w:rsidRDefault="008A23E8" w:rsidP="0082103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23E8" w:rsidRDefault="00294E32" w:rsidP="0082103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p.c</w:t>
            </w:r>
            <w:r w:rsidR="00E25675">
              <w:rPr>
                <w:rFonts w:ascii="Times New Roman" w:hAnsi="Times New Roman"/>
              </w:rPr>
              <w:t>.</w:t>
            </w:r>
          </w:p>
        </w:tc>
        <w:tc>
          <w:tcPr>
            <w:tcW w:w="7780" w:type="dxa"/>
            <w:tcBorders>
              <w:left w:val="nil"/>
              <w:right w:val="nil"/>
            </w:tcBorders>
            <w:vAlign w:val="bottom"/>
          </w:tcPr>
          <w:p w:rsidR="008A23E8" w:rsidRDefault="008A23E8" w:rsidP="00821039">
            <w:pPr>
              <w:rPr>
                <w:rFonts w:ascii="Times New Roman" w:hAnsi="Times New Roman"/>
              </w:rPr>
            </w:pPr>
          </w:p>
        </w:tc>
      </w:tr>
      <w:tr w:rsidR="008A23E8" w:rsidTr="00821039">
        <w:trPr>
          <w:trHeight w:val="484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23E8" w:rsidRDefault="008A23E8" w:rsidP="0082103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23E8" w:rsidRDefault="00E25675" w:rsidP="0082103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R/O</w:t>
            </w:r>
          </w:p>
        </w:tc>
        <w:tc>
          <w:tcPr>
            <w:tcW w:w="7780" w:type="dxa"/>
            <w:tcBorders>
              <w:left w:val="nil"/>
              <w:right w:val="nil"/>
            </w:tcBorders>
            <w:vAlign w:val="bottom"/>
          </w:tcPr>
          <w:p w:rsidR="008A23E8" w:rsidRDefault="008A23E8" w:rsidP="00821039">
            <w:pPr>
              <w:rPr>
                <w:rFonts w:ascii="Times New Roman" w:hAnsi="Times New Roman"/>
              </w:rPr>
            </w:pPr>
          </w:p>
        </w:tc>
      </w:tr>
      <w:tr w:rsidR="008A23E8" w:rsidTr="00821039">
        <w:trPr>
          <w:trHeight w:val="507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23E8" w:rsidRDefault="008A23E8" w:rsidP="0082103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23E8" w:rsidRDefault="00294E32" w:rsidP="00294E3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ASHD</w:t>
            </w:r>
          </w:p>
        </w:tc>
        <w:tc>
          <w:tcPr>
            <w:tcW w:w="7780" w:type="dxa"/>
            <w:tcBorders>
              <w:left w:val="nil"/>
              <w:right w:val="nil"/>
            </w:tcBorders>
            <w:vAlign w:val="bottom"/>
          </w:tcPr>
          <w:p w:rsidR="008A23E8" w:rsidRDefault="008A23E8" w:rsidP="00821039">
            <w:pPr>
              <w:rPr>
                <w:rFonts w:ascii="Times New Roman" w:hAnsi="Times New Roman"/>
              </w:rPr>
            </w:pPr>
          </w:p>
        </w:tc>
      </w:tr>
      <w:tr w:rsidR="008A23E8" w:rsidTr="00821039">
        <w:trPr>
          <w:trHeight w:val="507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23E8" w:rsidRDefault="008A23E8" w:rsidP="0082103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23E8" w:rsidRDefault="00294E32" w:rsidP="0082103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h.s.</w:t>
            </w:r>
          </w:p>
        </w:tc>
        <w:tc>
          <w:tcPr>
            <w:tcW w:w="7780" w:type="dxa"/>
            <w:tcBorders>
              <w:left w:val="nil"/>
              <w:right w:val="nil"/>
            </w:tcBorders>
            <w:vAlign w:val="bottom"/>
          </w:tcPr>
          <w:p w:rsidR="008A23E8" w:rsidRDefault="008A23E8" w:rsidP="00821039">
            <w:pPr>
              <w:rPr>
                <w:rFonts w:ascii="Times New Roman" w:hAnsi="Times New Roman"/>
              </w:rPr>
            </w:pPr>
          </w:p>
        </w:tc>
      </w:tr>
      <w:tr w:rsidR="008A23E8" w:rsidTr="00821039">
        <w:trPr>
          <w:trHeight w:val="507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23E8" w:rsidRDefault="008A23E8" w:rsidP="0082103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23E8" w:rsidRDefault="00294E32" w:rsidP="00294E3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bx</w:t>
            </w:r>
          </w:p>
        </w:tc>
        <w:tc>
          <w:tcPr>
            <w:tcW w:w="7780" w:type="dxa"/>
            <w:tcBorders>
              <w:left w:val="nil"/>
              <w:right w:val="nil"/>
            </w:tcBorders>
            <w:vAlign w:val="bottom"/>
          </w:tcPr>
          <w:p w:rsidR="008A23E8" w:rsidRDefault="008A23E8" w:rsidP="00821039">
            <w:pPr>
              <w:rPr>
                <w:rFonts w:ascii="Times New Roman" w:hAnsi="Times New Roman"/>
              </w:rPr>
            </w:pPr>
          </w:p>
        </w:tc>
      </w:tr>
      <w:tr w:rsidR="008A23E8" w:rsidTr="00821039">
        <w:trPr>
          <w:trHeight w:val="484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23E8" w:rsidRDefault="008A23E8" w:rsidP="0082103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23E8" w:rsidRDefault="00294E32" w:rsidP="00294E3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</w:t>
            </w:r>
          </w:p>
        </w:tc>
        <w:tc>
          <w:tcPr>
            <w:tcW w:w="7780" w:type="dxa"/>
            <w:tcBorders>
              <w:left w:val="nil"/>
              <w:right w:val="nil"/>
            </w:tcBorders>
            <w:vAlign w:val="bottom"/>
          </w:tcPr>
          <w:p w:rsidR="008A23E8" w:rsidRDefault="008A23E8" w:rsidP="00821039">
            <w:pPr>
              <w:rPr>
                <w:rFonts w:ascii="Times New Roman" w:hAnsi="Times New Roman"/>
              </w:rPr>
            </w:pPr>
          </w:p>
        </w:tc>
      </w:tr>
      <w:tr w:rsidR="008A23E8" w:rsidTr="00821039">
        <w:trPr>
          <w:trHeight w:val="507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23E8" w:rsidRDefault="008A23E8" w:rsidP="0082103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23E8" w:rsidRDefault="00E25675" w:rsidP="0082103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CBC</w:t>
            </w:r>
          </w:p>
        </w:tc>
        <w:tc>
          <w:tcPr>
            <w:tcW w:w="7780" w:type="dxa"/>
            <w:tcBorders>
              <w:left w:val="nil"/>
              <w:right w:val="nil"/>
            </w:tcBorders>
            <w:vAlign w:val="bottom"/>
          </w:tcPr>
          <w:p w:rsidR="008A23E8" w:rsidRDefault="008A23E8" w:rsidP="00821039">
            <w:pPr>
              <w:rPr>
                <w:rFonts w:ascii="Times New Roman" w:hAnsi="Times New Roman"/>
              </w:rPr>
            </w:pPr>
          </w:p>
        </w:tc>
      </w:tr>
      <w:tr w:rsidR="008A23E8" w:rsidTr="00821039">
        <w:trPr>
          <w:trHeight w:val="507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23E8" w:rsidRDefault="008A23E8" w:rsidP="0082103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23E8" w:rsidRDefault="00E25675" w:rsidP="0082103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BSA</w:t>
            </w:r>
          </w:p>
        </w:tc>
        <w:tc>
          <w:tcPr>
            <w:tcW w:w="7780" w:type="dxa"/>
            <w:tcBorders>
              <w:left w:val="nil"/>
              <w:right w:val="nil"/>
            </w:tcBorders>
            <w:vAlign w:val="bottom"/>
          </w:tcPr>
          <w:p w:rsidR="008A23E8" w:rsidRDefault="008A23E8" w:rsidP="00821039">
            <w:pPr>
              <w:rPr>
                <w:rFonts w:ascii="Times New Roman" w:hAnsi="Times New Roman"/>
              </w:rPr>
            </w:pPr>
          </w:p>
        </w:tc>
      </w:tr>
      <w:tr w:rsidR="008A23E8" w:rsidTr="00821039">
        <w:trPr>
          <w:trHeight w:val="507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23E8" w:rsidRDefault="008A23E8" w:rsidP="0082103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A23E8" w:rsidRDefault="00E25675" w:rsidP="0082103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cap.</w:t>
            </w:r>
          </w:p>
        </w:tc>
        <w:tc>
          <w:tcPr>
            <w:tcW w:w="7780" w:type="dxa"/>
            <w:tcBorders>
              <w:left w:val="nil"/>
              <w:right w:val="nil"/>
            </w:tcBorders>
            <w:vAlign w:val="bottom"/>
          </w:tcPr>
          <w:p w:rsidR="008A23E8" w:rsidRDefault="008A23E8" w:rsidP="00821039">
            <w:pPr>
              <w:rPr>
                <w:rFonts w:ascii="Times New Roman" w:hAnsi="Times New Roman"/>
              </w:rPr>
            </w:pPr>
          </w:p>
        </w:tc>
      </w:tr>
    </w:tbl>
    <w:p w:rsidR="002B3059" w:rsidRDefault="002B3059" w:rsidP="002B3059">
      <w:pPr>
        <w:rPr>
          <w:rFonts w:ascii="Times New Roman" w:hAnsi="Times New Roman"/>
        </w:rPr>
      </w:pPr>
    </w:p>
    <w:p w:rsidR="00574908" w:rsidRDefault="00574908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:rsidR="00574908" w:rsidRDefault="00574908" w:rsidP="002B3059">
      <w:pPr>
        <w:rPr>
          <w:rFonts w:ascii="Times New Roman" w:hAnsi="Times New Roman"/>
          <w:b/>
        </w:rPr>
      </w:pPr>
      <w:r w:rsidRPr="00AE0F15">
        <w:rPr>
          <w:rFonts w:ascii="Times New Roman" w:hAnsi="Times New Roman"/>
          <w:b/>
        </w:rPr>
        <w:t>Part IV – SOAP Note, 40 points total</w:t>
      </w:r>
    </w:p>
    <w:p w:rsidR="00AE0F15" w:rsidRDefault="00AE0F15" w:rsidP="002B3059">
      <w:pPr>
        <w:rPr>
          <w:rFonts w:ascii="Times New Roman" w:hAnsi="Times New Roman"/>
          <w:b/>
        </w:rPr>
      </w:pPr>
    </w:p>
    <w:p w:rsidR="00AE0F15" w:rsidRDefault="00AE0F15" w:rsidP="002B3059">
      <w:pPr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Directions: Proofread the following SOAP note and circle, and correct, all errors.</w:t>
      </w:r>
      <w:r w:rsidR="00FB14AE">
        <w:rPr>
          <w:rFonts w:ascii="Times New Roman" w:hAnsi="Times New Roman"/>
          <w:i/>
        </w:rPr>
        <w:t xml:space="preserve"> </w:t>
      </w:r>
      <w:r w:rsidR="00C12C38">
        <w:rPr>
          <w:rFonts w:ascii="Times New Roman" w:hAnsi="Times New Roman"/>
          <w:i/>
        </w:rPr>
        <w:t>Use the date of the exam for the dictation date and the day next day for the date of transcription.</w:t>
      </w:r>
    </w:p>
    <w:p w:rsidR="00AE0F15" w:rsidRDefault="00AE0F15" w:rsidP="002B3059">
      <w:pPr>
        <w:rPr>
          <w:rFonts w:ascii="Times New Roman" w:hAnsi="Times New Roman"/>
        </w:rPr>
      </w:pPr>
    </w:p>
    <w:p w:rsidR="00AE0F15" w:rsidRPr="00CA55EE" w:rsidRDefault="00AE0F15" w:rsidP="00AE0F15">
      <w:pPr>
        <w:rPr>
          <w:rFonts w:ascii="Times New Roman" w:hAnsi="Times New Roman"/>
        </w:rPr>
      </w:pPr>
      <w:r w:rsidRPr="00CA55EE">
        <w:rPr>
          <w:rFonts w:ascii="Times New Roman" w:hAnsi="Times New Roman"/>
        </w:rPr>
        <w:t xml:space="preserve">Patient Name: </w:t>
      </w:r>
      <w:r>
        <w:rPr>
          <w:rFonts w:ascii="Times New Roman" w:hAnsi="Times New Roman"/>
        </w:rPr>
        <w:t xml:space="preserve">  Angelica Smith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</w:t>
      </w:r>
      <w:r w:rsidR="00AF3490">
        <w:rPr>
          <w:rFonts w:ascii="Times New Roman" w:hAnsi="Times New Roman"/>
        </w:rPr>
        <w:t xml:space="preserve">           </w:t>
      </w:r>
      <w:r>
        <w:rPr>
          <w:rFonts w:ascii="Times New Roman" w:hAnsi="Times New Roman"/>
        </w:rPr>
        <w:t xml:space="preserve">PCP: Cindy </w:t>
      </w:r>
      <w:r w:rsidR="00AF3490">
        <w:rPr>
          <w:rFonts w:ascii="Times New Roman" w:hAnsi="Times New Roman"/>
        </w:rPr>
        <w:t>Halson</w:t>
      </w:r>
      <w:r>
        <w:rPr>
          <w:rFonts w:ascii="Times New Roman" w:hAnsi="Times New Roman"/>
        </w:rPr>
        <w:t>, M.D.</w:t>
      </w:r>
    </w:p>
    <w:p w:rsidR="00AE0F15" w:rsidRDefault="00AE0F15" w:rsidP="00AE0F15">
      <w:pPr>
        <w:rPr>
          <w:rFonts w:ascii="Times New Roman" w:hAnsi="Times New Roman"/>
        </w:rPr>
      </w:pPr>
      <w:r>
        <w:rPr>
          <w:rFonts w:ascii="Times New Roman" w:hAnsi="Times New Roman"/>
        </w:rPr>
        <w:t>Date of Birth:   0</w:t>
      </w:r>
      <w:r w:rsidR="00AF3490">
        <w:rPr>
          <w:rFonts w:ascii="Times New Roman" w:hAnsi="Times New Roman"/>
        </w:rPr>
        <w:t>3</w:t>
      </w:r>
      <w:r>
        <w:rPr>
          <w:rFonts w:ascii="Times New Roman" w:hAnsi="Times New Roman"/>
        </w:rPr>
        <w:t>/1</w:t>
      </w:r>
      <w:r w:rsidR="00AF3490">
        <w:rPr>
          <w:rFonts w:ascii="Times New Roman" w:hAnsi="Times New Roman"/>
        </w:rPr>
        <w:t>0</w:t>
      </w:r>
      <w:r>
        <w:rPr>
          <w:rFonts w:ascii="Times New Roman" w:hAnsi="Times New Roman"/>
        </w:rPr>
        <w:t>/19</w:t>
      </w:r>
      <w:r w:rsidR="00AF3490">
        <w:rPr>
          <w:rFonts w:ascii="Times New Roman" w:hAnsi="Times New Roman"/>
        </w:rPr>
        <w:t>78</w:t>
      </w:r>
      <w:r w:rsidR="00AF3490">
        <w:rPr>
          <w:rFonts w:ascii="Times New Roman" w:hAnsi="Times New Roman"/>
        </w:rPr>
        <w:tab/>
      </w:r>
      <w:r w:rsidR="00AF3490">
        <w:rPr>
          <w:rFonts w:ascii="Times New Roman" w:hAnsi="Times New Roman"/>
        </w:rPr>
        <w:tab/>
      </w:r>
      <w:r w:rsidR="00AF3490">
        <w:rPr>
          <w:rFonts w:ascii="Times New Roman" w:hAnsi="Times New Roman"/>
        </w:rPr>
        <w:tab/>
      </w:r>
      <w:r w:rsidR="00AF3490">
        <w:rPr>
          <w:rFonts w:ascii="Times New Roman" w:hAnsi="Times New Roman"/>
        </w:rPr>
        <w:tab/>
      </w:r>
      <w:r w:rsidR="00AF3490">
        <w:rPr>
          <w:rFonts w:ascii="Times New Roman" w:hAnsi="Times New Roman"/>
        </w:rPr>
        <w:tab/>
      </w:r>
      <w:r w:rsidR="00AF3490">
        <w:rPr>
          <w:rFonts w:ascii="Times New Roman" w:hAnsi="Times New Roman"/>
        </w:rPr>
        <w:tab/>
      </w:r>
      <w:r w:rsidR="00AF3490">
        <w:rPr>
          <w:rFonts w:ascii="Times New Roman" w:hAnsi="Times New Roman"/>
        </w:rPr>
        <w:tab/>
      </w:r>
      <w:r w:rsidR="00AF3490">
        <w:rPr>
          <w:rFonts w:ascii="Times New Roman" w:hAnsi="Times New Roman"/>
        </w:rPr>
        <w:tab/>
        <w:t>Sex:   Female</w:t>
      </w:r>
    </w:p>
    <w:p w:rsidR="00AE0F15" w:rsidRPr="006C56E2" w:rsidRDefault="00AE0F15" w:rsidP="00AE0F1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Date of Exam:  </w:t>
      </w:r>
      <w:r w:rsidR="00F53373">
        <w:rPr>
          <w:rFonts w:ascii="Times New Roman" w:hAnsi="Times New Roman"/>
        </w:rPr>
        <w:t>0</w:t>
      </w:r>
      <w:r w:rsidR="00AF3490">
        <w:rPr>
          <w:rFonts w:ascii="Times New Roman" w:hAnsi="Times New Roman"/>
        </w:rPr>
        <w:t>9/12/2019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</w:t>
      </w:r>
    </w:p>
    <w:p w:rsidR="00AE0F15" w:rsidRDefault="00AE0F15" w:rsidP="00AE0F15">
      <w:pPr>
        <w:rPr>
          <w:rFonts w:ascii="Times New Roman" w:hAnsi="Times New Roman"/>
          <w:b/>
        </w:rPr>
      </w:pPr>
    </w:p>
    <w:p w:rsidR="00AE0F15" w:rsidRDefault="00AE0F15" w:rsidP="00AE0F15">
      <w:pPr>
        <w:rPr>
          <w:rFonts w:ascii="Times New Roman" w:hAnsi="Times New Roman"/>
          <w:b/>
        </w:rPr>
      </w:pPr>
    </w:p>
    <w:p w:rsidR="00AE0F15" w:rsidRDefault="00AE0F15" w:rsidP="00AE0F15">
      <w:pPr>
        <w:rPr>
          <w:rFonts w:ascii="Times New Roman" w:hAnsi="Times New Roman"/>
          <w:b/>
        </w:rPr>
      </w:pPr>
    </w:p>
    <w:p w:rsidR="00AE0F15" w:rsidRDefault="00AE0F15" w:rsidP="00C12C38">
      <w:pPr>
        <w:ind w:left="1620" w:hanging="1620"/>
        <w:rPr>
          <w:rFonts w:ascii="Times New Roman" w:hAnsi="Times New Roman"/>
        </w:rPr>
      </w:pPr>
      <w:r w:rsidRPr="00364071">
        <w:rPr>
          <w:rFonts w:ascii="Times New Roman" w:hAnsi="Times New Roman"/>
        </w:rPr>
        <w:t>SUBJECTIVE:</w:t>
      </w:r>
      <w:r w:rsidR="00C12C38">
        <w:rPr>
          <w:rFonts w:ascii="Times New Roman" w:hAnsi="Times New Roman"/>
        </w:rPr>
        <w:t xml:space="preserve">  </w:t>
      </w:r>
      <w:r w:rsidR="00F53373">
        <w:rPr>
          <w:rFonts w:ascii="Times New Roman" w:hAnsi="Times New Roman"/>
        </w:rPr>
        <w:t xml:space="preserve">Patient states she is here today for feelings of depression and </w:t>
      </w:r>
      <w:r w:rsidR="003708E1">
        <w:rPr>
          <w:rFonts w:ascii="Times New Roman" w:hAnsi="Times New Roman"/>
        </w:rPr>
        <w:t>lack of motivation. Patient currently takes 10</w:t>
      </w:r>
      <w:r w:rsidR="00C12C38">
        <w:rPr>
          <w:rFonts w:ascii="Times New Roman" w:hAnsi="Times New Roman"/>
        </w:rPr>
        <w:t xml:space="preserve"> </w:t>
      </w:r>
      <w:r w:rsidR="003708E1">
        <w:rPr>
          <w:rFonts w:ascii="Times New Roman" w:hAnsi="Times New Roman"/>
        </w:rPr>
        <w:t>mlg of Zoloft per day and would like to reevaluate if that is the appropriate dosage for her ongoing depression. Patient states that she experiences 3-4 bouts of uncontrollable depression per week.</w:t>
      </w:r>
    </w:p>
    <w:p w:rsidR="00AE0F15" w:rsidRDefault="00AE0F15" w:rsidP="00AE0F15">
      <w:pPr>
        <w:rPr>
          <w:rFonts w:ascii="Times New Roman" w:hAnsi="Times New Roman"/>
        </w:rPr>
      </w:pPr>
    </w:p>
    <w:p w:rsidR="00AE0F15" w:rsidRDefault="00C12C38" w:rsidP="00AE0F15">
      <w:pPr>
        <w:rPr>
          <w:rFonts w:ascii="Times New Roman" w:hAnsi="Times New Roman"/>
        </w:rPr>
      </w:pPr>
      <w:r>
        <w:rPr>
          <w:rFonts w:ascii="Times New Roman" w:hAnsi="Times New Roman"/>
        </w:rPr>
        <w:t>OBJECTIVE:  BP</w:t>
      </w:r>
      <w:r w:rsidR="00AE0F15">
        <w:rPr>
          <w:rFonts w:ascii="Times New Roman" w:hAnsi="Times New Roman"/>
        </w:rPr>
        <w:t xml:space="preserve"> 1</w:t>
      </w:r>
      <w:r w:rsidR="003708E1">
        <w:rPr>
          <w:rFonts w:ascii="Times New Roman" w:hAnsi="Times New Roman"/>
        </w:rPr>
        <w:t>40</w:t>
      </w:r>
      <w:r w:rsidR="00AE0F15">
        <w:rPr>
          <w:rFonts w:ascii="Times New Roman" w:hAnsi="Times New Roman"/>
        </w:rPr>
        <w:t>/</w:t>
      </w:r>
      <w:r w:rsidR="003708E1">
        <w:rPr>
          <w:rFonts w:ascii="Times New Roman" w:hAnsi="Times New Roman"/>
        </w:rPr>
        <w:t>9</w:t>
      </w:r>
      <w:r w:rsidR="00AE0F15">
        <w:rPr>
          <w:rFonts w:ascii="Times New Roman" w:hAnsi="Times New Roman"/>
        </w:rPr>
        <w:t>0</w:t>
      </w:r>
      <w:r w:rsidR="003708E1">
        <w:rPr>
          <w:rFonts w:ascii="Times New Roman" w:hAnsi="Times New Roman"/>
        </w:rPr>
        <w:t>, slightly elevated</w:t>
      </w:r>
      <w:r w:rsidR="00AE0F15">
        <w:rPr>
          <w:rFonts w:ascii="Times New Roman" w:hAnsi="Times New Roman"/>
        </w:rPr>
        <w:t>, HR 72 regular.</w:t>
      </w:r>
    </w:p>
    <w:p w:rsidR="00AE0F15" w:rsidRDefault="00AE0F15" w:rsidP="00AE0F15">
      <w:pPr>
        <w:rPr>
          <w:rFonts w:ascii="Times New Roman" w:hAnsi="Times New Roman"/>
        </w:rPr>
      </w:pPr>
    </w:p>
    <w:p w:rsidR="00AE0F15" w:rsidRDefault="00AE0F15" w:rsidP="00AE0F15">
      <w:pPr>
        <w:rPr>
          <w:rFonts w:ascii="Times New Roman" w:hAnsi="Times New Roman"/>
        </w:rPr>
      </w:pPr>
      <w:r>
        <w:rPr>
          <w:rFonts w:ascii="Times New Roman" w:hAnsi="Times New Roman"/>
        </w:rPr>
        <w:t>ASSESSMENT:</w:t>
      </w:r>
      <w:r w:rsidR="00C12C38">
        <w:rPr>
          <w:rFonts w:ascii="Times New Roman" w:hAnsi="Times New Roman"/>
        </w:rPr>
        <w:t xml:space="preserve">  </w:t>
      </w:r>
      <w:r w:rsidR="003708E1">
        <w:rPr>
          <w:rFonts w:ascii="Times New Roman" w:hAnsi="Times New Roman"/>
        </w:rPr>
        <w:t>Depression, not well controlled</w:t>
      </w:r>
      <w:r w:rsidR="003258AA">
        <w:rPr>
          <w:rFonts w:ascii="Times New Roman" w:hAnsi="Times New Roman"/>
        </w:rPr>
        <w:t>.</w:t>
      </w:r>
    </w:p>
    <w:p w:rsidR="00AE0F15" w:rsidRDefault="00AE0F15" w:rsidP="00AE0F15">
      <w:pPr>
        <w:rPr>
          <w:rFonts w:ascii="Times New Roman" w:hAnsi="Times New Roman"/>
        </w:rPr>
      </w:pPr>
    </w:p>
    <w:p w:rsidR="00AE0F15" w:rsidRPr="00D74068" w:rsidRDefault="00AE0F15" w:rsidP="00C12C38">
      <w:pPr>
        <w:ind w:left="810" w:hanging="810"/>
        <w:rPr>
          <w:rFonts w:ascii="Times New Roman" w:hAnsi="Times New Roman"/>
        </w:rPr>
      </w:pPr>
      <w:r>
        <w:rPr>
          <w:rFonts w:ascii="Times New Roman" w:hAnsi="Times New Roman"/>
        </w:rPr>
        <w:t>PLAN:</w:t>
      </w:r>
      <w:r w:rsidR="00C12C38">
        <w:rPr>
          <w:rFonts w:ascii="Times New Roman" w:hAnsi="Times New Roman"/>
        </w:rPr>
        <w:t xml:space="preserve">  </w:t>
      </w:r>
      <w:r w:rsidR="00FB14AE">
        <w:rPr>
          <w:rFonts w:ascii="Times New Roman" w:hAnsi="Times New Roman"/>
        </w:rPr>
        <w:t>Increased patient’s Zoloft dosage from 10</w:t>
      </w:r>
      <w:r w:rsidR="00C12C38">
        <w:rPr>
          <w:rFonts w:ascii="Times New Roman" w:hAnsi="Times New Roman"/>
        </w:rPr>
        <w:t xml:space="preserve"> </w:t>
      </w:r>
      <w:r w:rsidR="00FB14AE">
        <w:rPr>
          <w:rFonts w:ascii="Times New Roman" w:hAnsi="Times New Roman"/>
        </w:rPr>
        <w:t>mg to 20</w:t>
      </w:r>
      <w:r w:rsidR="00C12C38">
        <w:rPr>
          <w:rFonts w:ascii="Times New Roman" w:hAnsi="Times New Roman"/>
        </w:rPr>
        <w:t xml:space="preserve"> </w:t>
      </w:r>
      <w:r w:rsidR="00FB14AE">
        <w:rPr>
          <w:rFonts w:ascii="Times New Roman" w:hAnsi="Times New Roman"/>
        </w:rPr>
        <w:t xml:space="preserve">mg per day. Instructed patient to d/c use if thoughts of harm to self or others arise. </w:t>
      </w:r>
    </w:p>
    <w:p w:rsidR="00AE0F15" w:rsidRDefault="00AE0F15" w:rsidP="00AE0F15">
      <w:pPr>
        <w:rPr>
          <w:rFonts w:ascii="Times New Roman" w:hAnsi="Times New Roman"/>
          <w:b/>
        </w:rPr>
      </w:pPr>
    </w:p>
    <w:p w:rsidR="00AE0F15" w:rsidRDefault="00AE0F15" w:rsidP="00AE0F15">
      <w:pPr>
        <w:rPr>
          <w:rFonts w:ascii="Times New Roman" w:hAnsi="Times New Roman"/>
          <w:b/>
        </w:rPr>
      </w:pPr>
    </w:p>
    <w:p w:rsidR="00AE0F15" w:rsidRDefault="00AE0F15" w:rsidP="00AE0F15">
      <w:pPr>
        <w:rPr>
          <w:rFonts w:ascii="Times New Roman" w:hAnsi="Times New Roman"/>
          <w:b/>
        </w:rPr>
      </w:pPr>
    </w:p>
    <w:p w:rsidR="00D24CAD" w:rsidRDefault="00AE0F15" w:rsidP="00D24CAD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___________________________</w:t>
      </w:r>
    </w:p>
    <w:p w:rsidR="00AE0F15" w:rsidRPr="00D24CAD" w:rsidRDefault="00AF3490" w:rsidP="00D24CAD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</w:rPr>
        <w:t>Cindy Hals</w:t>
      </w:r>
      <w:r w:rsidR="00A20C94"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 w:rsidR="00AE0F15">
        <w:rPr>
          <w:rFonts w:ascii="Times New Roman" w:hAnsi="Times New Roman"/>
        </w:rPr>
        <w:t xml:space="preserve">, M.D. </w:t>
      </w:r>
      <w:r>
        <w:rPr>
          <w:rFonts w:ascii="Times New Roman" w:hAnsi="Times New Roman"/>
        </w:rPr>
        <w:t xml:space="preserve">  </w:t>
      </w:r>
      <w:r w:rsidR="00AE0F15">
        <w:rPr>
          <w:rFonts w:ascii="Times New Roman" w:hAnsi="Times New Roman"/>
        </w:rPr>
        <w:t xml:space="preserve">    </w:t>
      </w:r>
    </w:p>
    <w:p w:rsidR="00D24CAD" w:rsidRDefault="00D24CAD" w:rsidP="00AE0F15">
      <w:pPr>
        <w:rPr>
          <w:rFonts w:ascii="Times New Roman" w:hAnsi="Times New Roman"/>
        </w:rPr>
      </w:pPr>
    </w:p>
    <w:p w:rsidR="00AE0F15" w:rsidRDefault="00D24CAD" w:rsidP="00AE0F15">
      <w:pPr>
        <w:rPr>
          <w:rFonts w:ascii="Times New Roman" w:hAnsi="Times New Roman"/>
        </w:rPr>
      </w:pPr>
      <w:r>
        <w:rPr>
          <w:rFonts w:ascii="Times New Roman" w:hAnsi="Times New Roman"/>
        </w:rPr>
        <w:t>CH</w:t>
      </w:r>
      <w:r w:rsidR="00AE0F15">
        <w:rPr>
          <w:rFonts w:ascii="Times New Roman" w:hAnsi="Times New Roman"/>
        </w:rPr>
        <w:t>: Contestant</w:t>
      </w:r>
      <w:r w:rsidR="008C3915">
        <w:rPr>
          <w:rFonts w:ascii="Times New Roman" w:hAnsi="Times New Roman"/>
        </w:rPr>
        <w:t xml:space="preserve"> #</w:t>
      </w:r>
    </w:p>
    <w:p w:rsidR="00AE0F15" w:rsidRDefault="00AE0F15" w:rsidP="00AE0F15">
      <w:pPr>
        <w:rPr>
          <w:rFonts w:ascii="Times New Roman" w:hAnsi="Times New Roman"/>
        </w:rPr>
      </w:pPr>
    </w:p>
    <w:p w:rsidR="00AE0F15" w:rsidRDefault="00AE0F15" w:rsidP="00AE0F1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D: </w:t>
      </w:r>
      <w:r w:rsidR="00FB14AE">
        <w:rPr>
          <w:rFonts w:ascii="Times New Roman" w:hAnsi="Times New Roman"/>
        </w:rPr>
        <w:t>09/10/2019</w:t>
      </w:r>
    </w:p>
    <w:p w:rsidR="00AE0F15" w:rsidRDefault="00AE0F15" w:rsidP="00AE0F1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T: </w:t>
      </w:r>
      <w:r w:rsidR="00FB14AE">
        <w:rPr>
          <w:rFonts w:ascii="Times New Roman" w:hAnsi="Times New Roman"/>
        </w:rPr>
        <w:t>09/09/2019</w:t>
      </w:r>
    </w:p>
    <w:p w:rsidR="00AE0F15" w:rsidRDefault="00AE0F15" w:rsidP="002B3059">
      <w:pPr>
        <w:rPr>
          <w:rFonts w:ascii="Times New Roman" w:hAnsi="Times New Roman"/>
        </w:rPr>
      </w:pPr>
    </w:p>
    <w:p w:rsidR="00A37751" w:rsidRDefault="00A37751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:rsidR="00A37751" w:rsidRDefault="00A37751" w:rsidP="002B3059">
      <w:pPr>
        <w:rPr>
          <w:rFonts w:ascii="Times New Roman" w:hAnsi="Times New Roman"/>
          <w:b/>
        </w:rPr>
      </w:pPr>
      <w:r w:rsidRPr="006B333E">
        <w:rPr>
          <w:rFonts w:ascii="Times New Roman" w:hAnsi="Times New Roman"/>
          <w:b/>
        </w:rPr>
        <w:t>Part V – HPIP Transcription</w:t>
      </w:r>
      <w:r w:rsidR="006B333E" w:rsidRPr="006B333E">
        <w:rPr>
          <w:rFonts w:ascii="Times New Roman" w:hAnsi="Times New Roman"/>
          <w:b/>
        </w:rPr>
        <w:t>, 100 points total</w:t>
      </w:r>
    </w:p>
    <w:p w:rsidR="006B333E" w:rsidRDefault="006B333E" w:rsidP="002B3059">
      <w:pPr>
        <w:rPr>
          <w:rFonts w:ascii="Times New Roman" w:hAnsi="Times New Roman"/>
          <w:b/>
        </w:rPr>
      </w:pPr>
    </w:p>
    <w:p w:rsidR="006B333E" w:rsidRDefault="006B333E" w:rsidP="002B3059">
      <w:pPr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Directions: Transcribe the doctor’s dictation into the appropriate HPIP format. Use </w:t>
      </w:r>
      <w:r w:rsidR="00536832">
        <w:rPr>
          <w:rFonts w:ascii="Times New Roman" w:hAnsi="Times New Roman"/>
          <w:i/>
        </w:rPr>
        <w:t>the date of exam as the date</w:t>
      </w:r>
      <w:r>
        <w:rPr>
          <w:rFonts w:ascii="Times New Roman" w:hAnsi="Times New Roman"/>
          <w:i/>
        </w:rPr>
        <w:t xml:space="preserve"> of </w:t>
      </w:r>
      <w:r w:rsidR="00536832">
        <w:rPr>
          <w:rFonts w:ascii="Times New Roman" w:hAnsi="Times New Roman"/>
          <w:i/>
        </w:rPr>
        <w:t>dictation</w:t>
      </w:r>
      <w:r>
        <w:rPr>
          <w:rFonts w:ascii="Times New Roman" w:hAnsi="Times New Roman"/>
          <w:i/>
        </w:rPr>
        <w:t xml:space="preserve">, and </w:t>
      </w:r>
      <w:r w:rsidR="00E8797A">
        <w:rPr>
          <w:rFonts w:ascii="Times New Roman" w:hAnsi="Times New Roman"/>
          <w:i/>
        </w:rPr>
        <w:t>the</w:t>
      </w:r>
      <w:r w:rsidR="00536832">
        <w:rPr>
          <w:rFonts w:ascii="Times New Roman" w:hAnsi="Times New Roman"/>
          <w:i/>
        </w:rPr>
        <w:t xml:space="preserve"> following </w:t>
      </w:r>
      <w:r w:rsidR="00E8797A">
        <w:rPr>
          <w:rFonts w:ascii="Times New Roman" w:hAnsi="Times New Roman"/>
          <w:i/>
        </w:rPr>
        <w:t>day a</w:t>
      </w:r>
      <w:r w:rsidR="00536832">
        <w:rPr>
          <w:rFonts w:ascii="Times New Roman" w:hAnsi="Times New Roman"/>
          <w:i/>
        </w:rPr>
        <w:t xml:space="preserve">s </w:t>
      </w:r>
      <w:r w:rsidR="00E8797A">
        <w:rPr>
          <w:rFonts w:ascii="Times New Roman" w:hAnsi="Times New Roman"/>
          <w:i/>
        </w:rPr>
        <w:t xml:space="preserve">the date of </w:t>
      </w:r>
      <w:r w:rsidR="00536832">
        <w:rPr>
          <w:rFonts w:ascii="Times New Roman" w:hAnsi="Times New Roman"/>
          <w:i/>
        </w:rPr>
        <w:t>transcription</w:t>
      </w:r>
      <w:r w:rsidR="00E8797A">
        <w:rPr>
          <w:rFonts w:ascii="Times New Roman" w:hAnsi="Times New Roman"/>
          <w:i/>
        </w:rPr>
        <w:t>.</w:t>
      </w:r>
      <w:r w:rsidR="000C3F62">
        <w:rPr>
          <w:rFonts w:ascii="Times New Roman" w:hAnsi="Times New Roman"/>
          <w:i/>
        </w:rPr>
        <w:t xml:space="preserve"> Print and attach your work for grading</w:t>
      </w:r>
      <w:r w:rsidR="00536832">
        <w:rPr>
          <w:rFonts w:ascii="Times New Roman" w:hAnsi="Times New Roman"/>
          <w:i/>
        </w:rPr>
        <w:t>.</w:t>
      </w:r>
    </w:p>
    <w:p w:rsidR="00E8797A" w:rsidRDefault="00E8797A" w:rsidP="002B3059">
      <w:pPr>
        <w:rPr>
          <w:rFonts w:ascii="Times New Roman" w:hAnsi="Times New Roman"/>
          <w:i/>
        </w:rPr>
      </w:pPr>
    </w:p>
    <w:p w:rsidR="00E8797A" w:rsidRDefault="00E8797A" w:rsidP="00E8797A">
      <w:pPr>
        <w:rPr>
          <w:rFonts w:ascii="Times New Roman" w:hAnsi="Times New Roman"/>
        </w:rPr>
      </w:pPr>
      <w:r w:rsidRPr="006C56E2">
        <w:rPr>
          <w:rFonts w:ascii="Times New Roman" w:hAnsi="Times New Roman"/>
        </w:rPr>
        <w:t>Patient Name</w:t>
      </w:r>
      <w:r>
        <w:rPr>
          <w:rFonts w:ascii="Times New Roman" w:hAnsi="Times New Roman"/>
          <w:b/>
        </w:rPr>
        <w:t xml:space="preserve">: </w:t>
      </w:r>
      <w:r>
        <w:rPr>
          <w:rFonts w:ascii="Times New Roman" w:hAnsi="Times New Roman"/>
        </w:rPr>
        <w:t>Jose Morales</w:t>
      </w:r>
    </w:p>
    <w:p w:rsidR="00E8797A" w:rsidRDefault="00E8797A" w:rsidP="00E8797A">
      <w:pPr>
        <w:rPr>
          <w:rFonts w:ascii="Times New Roman" w:hAnsi="Times New Roman"/>
        </w:rPr>
      </w:pPr>
      <w:r>
        <w:rPr>
          <w:rFonts w:ascii="Times New Roman" w:hAnsi="Times New Roman"/>
        </w:rPr>
        <w:t>Date of Birth: 5/15/1955</w:t>
      </w:r>
    </w:p>
    <w:p w:rsidR="00E8797A" w:rsidRDefault="00E8797A" w:rsidP="00E8797A">
      <w:pPr>
        <w:rPr>
          <w:rFonts w:ascii="Times New Roman" w:hAnsi="Times New Roman"/>
        </w:rPr>
      </w:pPr>
      <w:r>
        <w:rPr>
          <w:rFonts w:ascii="Times New Roman" w:hAnsi="Times New Roman"/>
        </w:rPr>
        <w:t>Sex: Male</w:t>
      </w:r>
    </w:p>
    <w:p w:rsidR="00E8797A" w:rsidRDefault="00E8797A" w:rsidP="00E8797A">
      <w:pPr>
        <w:rPr>
          <w:rFonts w:ascii="Times New Roman" w:hAnsi="Times New Roman"/>
        </w:rPr>
      </w:pPr>
      <w:r>
        <w:rPr>
          <w:rFonts w:ascii="Times New Roman" w:hAnsi="Times New Roman"/>
        </w:rPr>
        <w:t>Provider: Anthony Jacobson, M.D.</w:t>
      </w:r>
    </w:p>
    <w:p w:rsidR="00E8797A" w:rsidRDefault="00E8797A" w:rsidP="00E8797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Date of </w:t>
      </w:r>
      <w:r w:rsidR="00536832">
        <w:rPr>
          <w:rFonts w:ascii="Times New Roman" w:hAnsi="Times New Roman"/>
        </w:rPr>
        <w:t>Exam</w:t>
      </w:r>
      <w:r>
        <w:rPr>
          <w:rFonts w:ascii="Times New Roman" w:hAnsi="Times New Roman"/>
        </w:rPr>
        <w:t xml:space="preserve">: 01/03/2020 </w:t>
      </w:r>
    </w:p>
    <w:p w:rsidR="006A1AF7" w:rsidRDefault="006A1AF7" w:rsidP="00E8797A">
      <w:pPr>
        <w:rPr>
          <w:rFonts w:ascii="Times New Roman" w:hAnsi="Times New Roman"/>
        </w:rPr>
      </w:pPr>
    </w:p>
    <w:p w:rsidR="006A1AF7" w:rsidRDefault="006A1AF7" w:rsidP="00E8797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History of Present Illness: Patient presents today </w:t>
      </w:r>
      <w:r w:rsidR="000C3F62">
        <w:rPr>
          <w:rFonts w:ascii="Times New Roman" w:hAnsi="Times New Roman"/>
        </w:rPr>
        <w:t>with congestion, headaches, and nasal discharge. Patient reports that symptoms presented one week ago and have not improved</w:t>
      </w:r>
      <w:r w:rsidR="0040256D">
        <w:rPr>
          <w:rFonts w:ascii="Times New Roman" w:hAnsi="Times New Roman"/>
        </w:rPr>
        <w:t>. He states that the nasal discharge is yellow and thick. He is not taking any medications to treat his symptoms.</w:t>
      </w:r>
    </w:p>
    <w:p w:rsidR="0040256D" w:rsidRDefault="0040256D" w:rsidP="00E8797A">
      <w:pPr>
        <w:rPr>
          <w:rFonts w:ascii="Times New Roman" w:hAnsi="Times New Roman"/>
        </w:rPr>
      </w:pPr>
    </w:p>
    <w:p w:rsidR="0040256D" w:rsidRDefault="0040256D" w:rsidP="00E8797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Physical Examination: </w:t>
      </w:r>
    </w:p>
    <w:p w:rsidR="0040256D" w:rsidRDefault="0040256D" w:rsidP="00E8797A">
      <w:pPr>
        <w:rPr>
          <w:rFonts w:ascii="Times New Roman" w:hAnsi="Times New Roman"/>
        </w:rPr>
      </w:pPr>
      <w:r>
        <w:rPr>
          <w:rFonts w:ascii="Times New Roman" w:hAnsi="Times New Roman"/>
        </w:rPr>
        <w:t>VITAL SIGNS: BP 115/71, pulse 74, respirations congested, temperature 99.1 degrees</w:t>
      </w:r>
    </w:p>
    <w:p w:rsidR="0040256D" w:rsidRDefault="0040256D" w:rsidP="00E8797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HEENT: Swelling around both eyes, </w:t>
      </w:r>
      <w:r w:rsidR="007B12FE">
        <w:rPr>
          <w:rFonts w:ascii="Times New Roman" w:hAnsi="Times New Roman"/>
        </w:rPr>
        <w:t>face tender to the touch.</w:t>
      </w:r>
    </w:p>
    <w:p w:rsidR="007B12FE" w:rsidRDefault="007B12FE" w:rsidP="00E8797A">
      <w:pPr>
        <w:rPr>
          <w:rFonts w:ascii="Times New Roman" w:hAnsi="Times New Roman"/>
        </w:rPr>
      </w:pPr>
      <w:r>
        <w:rPr>
          <w:rFonts w:ascii="Times New Roman" w:hAnsi="Times New Roman"/>
        </w:rPr>
        <w:t>NECK: Lymph glands slightly swollen</w:t>
      </w:r>
    </w:p>
    <w:p w:rsidR="007B12FE" w:rsidRDefault="007B12FE" w:rsidP="00E8797A">
      <w:pPr>
        <w:rPr>
          <w:rFonts w:ascii="Times New Roman" w:hAnsi="Times New Roman"/>
        </w:rPr>
      </w:pPr>
      <w:r>
        <w:rPr>
          <w:rFonts w:ascii="Times New Roman" w:hAnsi="Times New Roman"/>
        </w:rPr>
        <w:t>CHEST: Not tender</w:t>
      </w:r>
    </w:p>
    <w:p w:rsidR="007B12FE" w:rsidRDefault="007B12FE" w:rsidP="00E8797A">
      <w:pPr>
        <w:rPr>
          <w:rFonts w:ascii="Times New Roman" w:hAnsi="Times New Roman"/>
        </w:rPr>
      </w:pPr>
      <w:r>
        <w:rPr>
          <w:rFonts w:ascii="Times New Roman" w:hAnsi="Times New Roman"/>
        </w:rPr>
        <w:t>LUNGS: Congested</w:t>
      </w:r>
    </w:p>
    <w:p w:rsidR="007B12FE" w:rsidRDefault="007B12FE" w:rsidP="00E8797A">
      <w:pPr>
        <w:rPr>
          <w:rFonts w:ascii="Times New Roman" w:hAnsi="Times New Roman"/>
        </w:rPr>
      </w:pPr>
      <w:r>
        <w:rPr>
          <w:rFonts w:ascii="Times New Roman" w:hAnsi="Times New Roman"/>
        </w:rPr>
        <w:t>ABDOMEN: Flat, not tender</w:t>
      </w:r>
    </w:p>
    <w:p w:rsidR="007B12FE" w:rsidRDefault="007B12FE" w:rsidP="00E8797A">
      <w:pPr>
        <w:rPr>
          <w:rFonts w:ascii="Times New Roman" w:hAnsi="Times New Roman"/>
        </w:rPr>
      </w:pPr>
      <w:r>
        <w:rPr>
          <w:rFonts w:ascii="Times New Roman" w:hAnsi="Times New Roman"/>
        </w:rPr>
        <w:t>BACK: Not tender</w:t>
      </w:r>
    </w:p>
    <w:p w:rsidR="007B12FE" w:rsidRDefault="007B12FE" w:rsidP="00E8797A">
      <w:pPr>
        <w:rPr>
          <w:rFonts w:ascii="Times New Roman" w:hAnsi="Times New Roman"/>
        </w:rPr>
      </w:pPr>
      <w:r>
        <w:rPr>
          <w:rFonts w:ascii="Times New Roman" w:hAnsi="Times New Roman"/>
        </w:rPr>
        <w:t>PELVIS: Stable.</w:t>
      </w:r>
    </w:p>
    <w:p w:rsidR="007B12FE" w:rsidRDefault="007B12FE" w:rsidP="00E8797A">
      <w:pPr>
        <w:rPr>
          <w:rFonts w:ascii="Times New Roman" w:hAnsi="Times New Roman"/>
        </w:rPr>
      </w:pPr>
      <w:r>
        <w:rPr>
          <w:rFonts w:ascii="Times New Roman" w:hAnsi="Times New Roman"/>
        </w:rPr>
        <w:t>NEUROLOGIC: Pupils equal, round, reactive to light. Reflexes responding normal.</w:t>
      </w:r>
    </w:p>
    <w:p w:rsidR="007B12FE" w:rsidRDefault="007B12FE" w:rsidP="00E8797A">
      <w:pPr>
        <w:rPr>
          <w:rFonts w:ascii="Times New Roman" w:hAnsi="Times New Roman"/>
        </w:rPr>
      </w:pPr>
    </w:p>
    <w:p w:rsidR="007B12FE" w:rsidRDefault="007B12FE" w:rsidP="00E8797A">
      <w:pPr>
        <w:rPr>
          <w:rFonts w:ascii="Times New Roman" w:hAnsi="Times New Roman"/>
        </w:rPr>
      </w:pPr>
      <w:r>
        <w:rPr>
          <w:rFonts w:ascii="Times New Roman" w:hAnsi="Times New Roman"/>
        </w:rPr>
        <w:t>Impression: Sinus infection</w:t>
      </w:r>
      <w:r w:rsidR="00162BDB">
        <w:rPr>
          <w:rFonts w:ascii="Times New Roman" w:hAnsi="Times New Roman"/>
        </w:rPr>
        <w:t>. Issued prescription for Amoxicillin, 500</w:t>
      </w:r>
      <w:r w:rsidR="00536832">
        <w:rPr>
          <w:rFonts w:ascii="Times New Roman" w:hAnsi="Times New Roman"/>
        </w:rPr>
        <w:t xml:space="preserve"> </w:t>
      </w:r>
      <w:r w:rsidR="00162BDB">
        <w:rPr>
          <w:rFonts w:ascii="Times New Roman" w:hAnsi="Times New Roman"/>
        </w:rPr>
        <w:t>mg per day.</w:t>
      </w:r>
    </w:p>
    <w:p w:rsidR="00162BDB" w:rsidRDefault="00162BDB" w:rsidP="00E8797A">
      <w:pPr>
        <w:rPr>
          <w:rFonts w:ascii="Times New Roman" w:hAnsi="Times New Roman"/>
        </w:rPr>
      </w:pPr>
    </w:p>
    <w:p w:rsidR="00162BDB" w:rsidRDefault="00162BDB" w:rsidP="00E8797A">
      <w:pPr>
        <w:rPr>
          <w:rFonts w:ascii="Times New Roman" w:hAnsi="Times New Roman"/>
        </w:rPr>
      </w:pPr>
      <w:r>
        <w:rPr>
          <w:rFonts w:ascii="Times New Roman" w:hAnsi="Times New Roman"/>
        </w:rPr>
        <w:t>Plan: The patient will complete a 10-day round of antibiotics, then return for a follow-up appointment. If condition worsens, patient will return to office immediately.</w:t>
      </w:r>
    </w:p>
    <w:p w:rsidR="00E8797A" w:rsidRPr="00E8797A" w:rsidRDefault="00E8797A" w:rsidP="00E8797A">
      <w:pPr>
        <w:rPr>
          <w:rFonts w:ascii="Times New Roman" w:hAnsi="Times New Roman"/>
        </w:rPr>
      </w:pPr>
    </w:p>
    <w:sectPr w:rsidR="00E8797A" w:rsidRPr="00E8797A" w:rsidSect="00622F3C">
      <w:headerReference w:type="default" r:id="rId10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2484" w:rsidRDefault="00522484" w:rsidP="00AF7965">
      <w:r>
        <w:separator/>
      </w:r>
    </w:p>
  </w:endnote>
  <w:endnote w:type="continuationSeparator" w:id="0">
    <w:p w:rsidR="00522484" w:rsidRDefault="00522484" w:rsidP="00AF7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2484" w:rsidRDefault="00522484" w:rsidP="00AF7965">
      <w:r>
        <w:separator/>
      </w:r>
    </w:p>
  </w:footnote>
  <w:footnote w:type="continuationSeparator" w:id="0">
    <w:p w:rsidR="00522484" w:rsidRDefault="00522484" w:rsidP="00AF7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F3C" w:rsidRDefault="00EC5911">
    <w:pPr>
      <w:pStyle w:val="Header"/>
      <w:rPr>
        <w:rFonts w:ascii="Times New Roman" w:hAnsi="Times New Roman"/>
        <w:b/>
      </w:rPr>
    </w:pPr>
    <w:r>
      <w:rPr>
        <w:rFonts w:ascii="Times New Roman" w:hAnsi="Times New Roman"/>
        <w:b/>
      </w:rPr>
      <w:t>MEDICAL OFFICE PROCEDURES</w:t>
    </w:r>
    <w:r w:rsidR="00622F3C">
      <w:rPr>
        <w:rFonts w:ascii="Times New Roman" w:hAnsi="Times New Roman"/>
        <w:b/>
      </w:rPr>
      <w:t xml:space="preserve"> – National 2020</w:t>
    </w:r>
  </w:p>
  <w:p w:rsidR="00EC5911" w:rsidRPr="00EC5911" w:rsidRDefault="00EC5911" w:rsidP="00EC5911">
    <w:pPr>
      <w:spacing w:after="12" w:line="259" w:lineRule="auto"/>
      <w:rPr>
        <w:rFonts w:ascii="Times New Roman" w:hAnsi="Times New Roman"/>
      </w:rPr>
    </w:pPr>
    <w:r w:rsidRPr="00EC5911">
      <w:rPr>
        <w:rFonts w:ascii="Times New Roman" w:hAnsi="Times New Roman"/>
        <w:b/>
      </w:rPr>
      <w:t xml:space="preserve">Page </w:t>
    </w:r>
    <w:r w:rsidRPr="00EC5911">
      <w:rPr>
        <w:rFonts w:ascii="Times New Roman" w:hAnsi="Times New Roman"/>
      </w:rPr>
      <w:fldChar w:fldCharType="begin"/>
    </w:r>
    <w:r w:rsidRPr="00EC5911">
      <w:rPr>
        <w:rFonts w:ascii="Times New Roman" w:hAnsi="Times New Roman"/>
      </w:rPr>
      <w:instrText xml:space="preserve"> PAGE   \* MERGEFORMAT </w:instrText>
    </w:r>
    <w:r w:rsidRPr="00EC5911">
      <w:rPr>
        <w:rFonts w:ascii="Times New Roman" w:hAnsi="Times New Roman"/>
      </w:rPr>
      <w:fldChar w:fldCharType="separate"/>
    </w:r>
    <w:r w:rsidR="00FF1311" w:rsidRPr="00FF1311">
      <w:rPr>
        <w:rFonts w:ascii="Times New Roman" w:hAnsi="Times New Roman"/>
        <w:b/>
        <w:noProof/>
      </w:rPr>
      <w:t>2</w:t>
    </w:r>
    <w:r w:rsidRPr="00EC5911">
      <w:rPr>
        <w:rFonts w:ascii="Times New Roman" w:hAnsi="Times New Roman"/>
        <w:b/>
      </w:rPr>
      <w:fldChar w:fldCharType="end"/>
    </w:r>
    <w:r w:rsidRPr="00EC5911">
      <w:rPr>
        <w:rFonts w:ascii="Times New Roman" w:hAnsi="Times New Roman"/>
        <w:b/>
      </w:rPr>
      <w:t xml:space="preserve"> of </w:t>
    </w:r>
    <w:r w:rsidRPr="00EC5911">
      <w:rPr>
        <w:rFonts w:ascii="Times New Roman" w:hAnsi="Times New Roman"/>
      </w:rPr>
      <w:fldChar w:fldCharType="begin"/>
    </w:r>
    <w:r w:rsidRPr="00EC5911">
      <w:rPr>
        <w:rFonts w:ascii="Times New Roman" w:hAnsi="Times New Roman"/>
      </w:rPr>
      <w:instrText xml:space="preserve"> NUMPAGES   \* MERGEFORMAT </w:instrText>
    </w:r>
    <w:r w:rsidRPr="00EC5911">
      <w:rPr>
        <w:rFonts w:ascii="Times New Roman" w:hAnsi="Times New Roman"/>
      </w:rPr>
      <w:fldChar w:fldCharType="separate"/>
    </w:r>
    <w:r w:rsidR="00FF1311" w:rsidRPr="00FF1311">
      <w:rPr>
        <w:rFonts w:ascii="Times New Roman" w:hAnsi="Times New Roman"/>
        <w:b/>
        <w:noProof/>
      </w:rPr>
      <w:t>9</w:t>
    </w:r>
    <w:r w:rsidRPr="00EC5911">
      <w:rPr>
        <w:rFonts w:ascii="Times New Roman" w:hAnsi="Times New Roman"/>
        <w:b/>
        <w:noProof/>
      </w:rPr>
      <w:fldChar w:fldCharType="end"/>
    </w:r>
    <w:r w:rsidRPr="00EC5911">
      <w:rPr>
        <w:rFonts w:ascii="Times New Roman" w:hAnsi="Times New Roman"/>
        <w:b/>
      </w:rPr>
      <w:t xml:space="preserve"> </w:t>
    </w:r>
  </w:p>
  <w:p w:rsidR="00EC5911" w:rsidRPr="00AF7965" w:rsidRDefault="00EC5911">
    <w:pPr>
      <w:pStyle w:val="Header"/>
      <w:rPr>
        <w:rFonts w:ascii="Times New Roman" w:hAnsi="Times New Roman"/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7965" w:rsidRPr="00AF7965" w:rsidRDefault="00AF7965">
    <w:pPr>
      <w:pStyle w:val="Header"/>
      <w:rPr>
        <w:rFonts w:ascii="Times New Roman" w:hAnsi="Times New Roman"/>
        <w:b/>
      </w:rPr>
    </w:pPr>
    <w:r>
      <w:rPr>
        <w:rFonts w:ascii="Times New Roman" w:hAnsi="Times New Roman"/>
        <w:b/>
      </w:rPr>
      <w:t>Medical Office Procedures – National 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D7100D"/>
    <w:multiLevelType w:val="hybridMultilevel"/>
    <w:tmpl w:val="3800AAE0"/>
    <w:lvl w:ilvl="0" w:tplc="751074B6">
      <w:start w:val="1"/>
      <w:numFmt w:val="decimal"/>
      <w:pStyle w:val="QuestionStyle"/>
      <w:lvlText w:val="%1."/>
      <w:lvlJc w:val="left"/>
      <w:pPr>
        <w:ind w:left="418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54B4BA">
      <w:start w:val="1"/>
      <w:numFmt w:val="lowerLetter"/>
      <w:lvlText w:val="%2."/>
      <w:lvlJc w:val="left"/>
      <w:pPr>
        <w:ind w:left="705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20E68A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46555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806F82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1898D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3A4F3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D834FE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402220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943ECB"/>
    <w:multiLevelType w:val="hybridMultilevel"/>
    <w:tmpl w:val="84701E3E"/>
    <w:lvl w:ilvl="0" w:tplc="7102F444">
      <w:start w:val="1"/>
      <w:numFmt w:val="upp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8DF0112"/>
    <w:multiLevelType w:val="hybridMultilevel"/>
    <w:tmpl w:val="712AB96E"/>
    <w:lvl w:ilvl="0" w:tplc="2A78C864">
      <w:start w:val="1"/>
      <w:numFmt w:val="decimal"/>
      <w:lvlText w:val="%1."/>
      <w:lvlJc w:val="left"/>
      <w:pPr>
        <w:ind w:left="1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1AE29E">
      <w:start w:val="1"/>
      <w:numFmt w:val="lowerLetter"/>
      <w:lvlText w:val="%2"/>
      <w:lvlJc w:val="left"/>
      <w:pPr>
        <w:ind w:left="21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0E02AA">
      <w:start w:val="1"/>
      <w:numFmt w:val="lowerRoman"/>
      <w:lvlText w:val="%3"/>
      <w:lvlJc w:val="left"/>
      <w:pPr>
        <w:ind w:left="28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10E28C">
      <w:start w:val="1"/>
      <w:numFmt w:val="decimal"/>
      <w:lvlText w:val="%4"/>
      <w:lvlJc w:val="left"/>
      <w:pPr>
        <w:ind w:left="35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A4E34E">
      <w:start w:val="1"/>
      <w:numFmt w:val="lowerLetter"/>
      <w:lvlText w:val="%5"/>
      <w:lvlJc w:val="left"/>
      <w:pPr>
        <w:ind w:left="42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1833BA">
      <w:start w:val="1"/>
      <w:numFmt w:val="lowerRoman"/>
      <w:lvlText w:val="%6"/>
      <w:lvlJc w:val="left"/>
      <w:pPr>
        <w:ind w:left="49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D68BD0">
      <w:start w:val="1"/>
      <w:numFmt w:val="decimal"/>
      <w:lvlText w:val="%7"/>
      <w:lvlJc w:val="left"/>
      <w:pPr>
        <w:ind w:left="57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B2F1C0">
      <w:start w:val="1"/>
      <w:numFmt w:val="lowerLetter"/>
      <w:lvlText w:val="%8"/>
      <w:lvlJc w:val="left"/>
      <w:pPr>
        <w:ind w:left="64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34B4E2">
      <w:start w:val="1"/>
      <w:numFmt w:val="lowerRoman"/>
      <w:lvlText w:val="%9"/>
      <w:lvlJc w:val="left"/>
      <w:pPr>
        <w:ind w:left="71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FB7EB8"/>
    <w:multiLevelType w:val="hybridMultilevel"/>
    <w:tmpl w:val="26FAAEC4"/>
    <w:lvl w:ilvl="0" w:tplc="4BE28456">
      <w:start w:val="1"/>
      <w:numFmt w:val="decimal"/>
      <w:lvlText w:val="%1."/>
      <w:lvlJc w:val="left"/>
      <w:pPr>
        <w:ind w:left="810" w:hanging="45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5D5EF9"/>
    <w:multiLevelType w:val="hybridMultilevel"/>
    <w:tmpl w:val="49280BA0"/>
    <w:lvl w:ilvl="0" w:tplc="7770A688">
      <w:start w:val="1"/>
      <w:numFmt w:val="lowerLetter"/>
      <w:pStyle w:val="AnswerStyle"/>
      <w:lvlText w:val="%1."/>
      <w:lvlJc w:val="left"/>
      <w:pPr>
        <w:ind w:left="720" w:hanging="360"/>
      </w:pPr>
      <w:rPr>
        <w:rFonts w:ascii="Times New Roman" w:hAnsi="Times New Roman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2"/>
  </w:num>
  <w:num w:numId="24">
    <w:abstractNumId w:val="3"/>
  </w:num>
  <w:numIdMacAtCleanup w:val="2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Hewes Angie">
    <w15:presenceInfo w15:providerId="AD" w15:userId="S-1-5-21-739180723-1232289346-1601665820-16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visionView w:markup="0"/>
  <w:trackRevisions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965"/>
    <w:rsid w:val="0006476D"/>
    <w:rsid w:val="000C3F62"/>
    <w:rsid w:val="00162BDB"/>
    <w:rsid w:val="00166486"/>
    <w:rsid w:val="001B5C92"/>
    <w:rsid w:val="00270814"/>
    <w:rsid w:val="00294E32"/>
    <w:rsid w:val="002B3059"/>
    <w:rsid w:val="002C54F1"/>
    <w:rsid w:val="002E5191"/>
    <w:rsid w:val="003258AA"/>
    <w:rsid w:val="00364071"/>
    <w:rsid w:val="003708E1"/>
    <w:rsid w:val="0040256D"/>
    <w:rsid w:val="004A6D87"/>
    <w:rsid w:val="004B3D76"/>
    <w:rsid w:val="00522484"/>
    <w:rsid w:val="00522BE5"/>
    <w:rsid w:val="00536832"/>
    <w:rsid w:val="00574908"/>
    <w:rsid w:val="005C032B"/>
    <w:rsid w:val="005F22B3"/>
    <w:rsid w:val="00622F3C"/>
    <w:rsid w:val="00674362"/>
    <w:rsid w:val="0069084C"/>
    <w:rsid w:val="006A1AF7"/>
    <w:rsid w:val="006B333E"/>
    <w:rsid w:val="006C56E2"/>
    <w:rsid w:val="0075039A"/>
    <w:rsid w:val="00751123"/>
    <w:rsid w:val="00791AD3"/>
    <w:rsid w:val="007B12FE"/>
    <w:rsid w:val="007B3596"/>
    <w:rsid w:val="008170BD"/>
    <w:rsid w:val="00821039"/>
    <w:rsid w:val="008714AD"/>
    <w:rsid w:val="0089409A"/>
    <w:rsid w:val="008A23E8"/>
    <w:rsid w:val="008A24A0"/>
    <w:rsid w:val="008C3915"/>
    <w:rsid w:val="008C4C4A"/>
    <w:rsid w:val="00A20C94"/>
    <w:rsid w:val="00A37751"/>
    <w:rsid w:val="00AE0F15"/>
    <w:rsid w:val="00AF3490"/>
    <w:rsid w:val="00AF550B"/>
    <w:rsid w:val="00AF7965"/>
    <w:rsid w:val="00B45B7C"/>
    <w:rsid w:val="00B531A5"/>
    <w:rsid w:val="00B97738"/>
    <w:rsid w:val="00BB1E5D"/>
    <w:rsid w:val="00C12C38"/>
    <w:rsid w:val="00C30E8C"/>
    <w:rsid w:val="00CA55EE"/>
    <w:rsid w:val="00CB0E58"/>
    <w:rsid w:val="00CF094B"/>
    <w:rsid w:val="00D24CAD"/>
    <w:rsid w:val="00D74068"/>
    <w:rsid w:val="00DE2CAE"/>
    <w:rsid w:val="00DF6024"/>
    <w:rsid w:val="00E25675"/>
    <w:rsid w:val="00E57C02"/>
    <w:rsid w:val="00E72270"/>
    <w:rsid w:val="00E8797A"/>
    <w:rsid w:val="00EA3F23"/>
    <w:rsid w:val="00EC5911"/>
    <w:rsid w:val="00F53373"/>
    <w:rsid w:val="00FB14AE"/>
    <w:rsid w:val="00FF1311"/>
    <w:rsid w:val="00FF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9F8B2CE6-58AF-432B-AF10-B01068E3E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paragraph" w:styleId="Heading1">
    <w:name w:val="heading 1"/>
    <w:next w:val="Normal"/>
    <w:link w:val="Heading1Char"/>
    <w:uiPriority w:val="9"/>
    <w:unhideWhenUsed/>
    <w:qFormat/>
    <w:rsid w:val="00EC5911"/>
    <w:pPr>
      <w:keepNext/>
      <w:keepLines/>
      <w:spacing w:after="110" w:line="259" w:lineRule="auto"/>
      <w:ind w:left="720"/>
      <w:jc w:val="center"/>
      <w:outlineLvl w:val="0"/>
    </w:pPr>
    <w:rPr>
      <w:rFonts w:ascii="Times New Roman" w:hAnsi="Times New Roman" w:cs="Times New Roman"/>
      <w:b/>
      <w:color w:val="00000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79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AF796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AF79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AF7965"/>
    <w:rPr>
      <w:rFonts w:cs="Times New Roman"/>
    </w:rPr>
  </w:style>
  <w:style w:type="paragraph" w:styleId="ListParagraph">
    <w:name w:val="List Paragraph"/>
    <w:basedOn w:val="Normal"/>
    <w:uiPriority w:val="34"/>
    <w:qFormat/>
    <w:rsid w:val="00AF7965"/>
    <w:pPr>
      <w:ind w:left="720"/>
      <w:contextualSpacing/>
    </w:pPr>
  </w:style>
  <w:style w:type="table" w:styleId="TableGrid">
    <w:name w:val="Table Grid"/>
    <w:basedOn w:val="TableNormal"/>
    <w:uiPriority w:val="39"/>
    <w:rsid w:val="002B3059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nswerStyle">
    <w:name w:val="AnswerStyle"/>
    <w:basedOn w:val="Normal"/>
    <w:link w:val="AnswerStyleChar"/>
    <w:autoRedefine/>
    <w:qFormat/>
    <w:rsid w:val="008A24A0"/>
    <w:pPr>
      <w:numPr>
        <w:numId w:val="2"/>
      </w:numPr>
    </w:pPr>
    <w:rPr>
      <w:rFonts w:ascii="Times New Roman" w:eastAsia="Arial" w:hAnsi="Times New Roman"/>
      <w:color w:val="000000"/>
      <w:sz w:val="22"/>
      <w:szCs w:val="22"/>
    </w:rPr>
  </w:style>
  <w:style w:type="character" w:customStyle="1" w:styleId="AnswerStyleChar">
    <w:name w:val="AnswerStyle Char"/>
    <w:basedOn w:val="DefaultParagraphFont"/>
    <w:link w:val="AnswerStyle"/>
    <w:rsid w:val="008A24A0"/>
    <w:rPr>
      <w:rFonts w:ascii="Times New Roman" w:eastAsia="Arial" w:hAnsi="Times New Roman" w:cs="Times New Roman"/>
      <w:color w:val="000000"/>
      <w:sz w:val="22"/>
      <w:szCs w:val="22"/>
    </w:rPr>
  </w:style>
  <w:style w:type="paragraph" w:customStyle="1" w:styleId="LevelYear">
    <w:name w:val="LevelYear"/>
    <w:basedOn w:val="Normal"/>
    <w:link w:val="LevelYearChar"/>
    <w:autoRedefine/>
    <w:qFormat/>
    <w:rsid w:val="00EC5911"/>
    <w:pPr>
      <w:jc w:val="center"/>
    </w:pPr>
    <w:rPr>
      <w:rFonts w:ascii="Times New Roman" w:hAnsi="Times New Roman"/>
      <w:b/>
      <w:caps/>
      <w:color w:val="C00000"/>
      <w:sz w:val="52"/>
      <w:szCs w:val="22"/>
    </w:rPr>
  </w:style>
  <w:style w:type="character" w:customStyle="1" w:styleId="LevelYearChar">
    <w:name w:val="LevelYear Char"/>
    <w:basedOn w:val="DefaultParagraphFont"/>
    <w:link w:val="LevelYear"/>
    <w:rsid w:val="00EC5911"/>
    <w:rPr>
      <w:rFonts w:ascii="Times New Roman" w:hAnsi="Times New Roman" w:cs="Times New Roman"/>
      <w:b/>
      <w:caps/>
      <w:color w:val="C00000"/>
      <w:sz w:val="52"/>
      <w:szCs w:val="22"/>
    </w:rPr>
  </w:style>
  <w:style w:type="paragraph" w:customStyle="1" w:styleId="QuestionStyle">
    <w:name w:val="QuestionStyle"/>
    <w:basedOn w:val="Normal"/>
    <w:link w:val="QuestionStyleChar"/>
    <w:autoRedefine/>
    <w:qFormat/>
    <w:rsid w:val="008A24A0"/>
    <w:pPr>
      <w:numPr>
        <w:numId w:val="3"/>
      </w:numPr>
      <w:spacing w:before="160" w:after="160"/>
      <w:ind w:left="360" w:hanging="360"/>
    </w:pPr>
    <w:rPr>
      <w:rFonts w:ascii="Times New Roman" w:eastAsia="Arial" w:hAnsi="Times New Roman"/>
      <w:color w:val="000000"/>
      <w:sz w:val="22"/>
      <w:szCs w:val="22"/>
    </w:rPr>
  </w:style>
  <w:style w:type="character" w:customStyle="1" w:styleId="QuestionStyleChar">
    <w:name w:val="QuestionStyle Char"/>
    <w:basedOn w:val="DefaultParagraphFont"/>
    <w:link w:val="QuestionStyle"/>
    <w:rsid w:val="008A24A0"/>
    <w:rPr>
      <w:rFonts w:ascii="Times New Roman" w:eastAsia="Arial" w:hAnsi="Times New Roman" w:cs="Times New Roman"/>
      <w:color w:val="000000"/>
      <w:sz w:val="22"/>
      <w:szCs w:val="22"/>
    </w:rPr>
  </w:style>
  <w:style w:type="paragraph" w:customStyle="1" w:styleId="TestTitle">
    <w:name w:val="TestTitle"/>
    <w:basedOn w:val="Normal"/>
    <w:link w:val="TestTitleChar"/>
    <w:autoRedefine/>
    <w:qFormat/>
    <w:rsid w:val="00EC5911"/>
    <w:pPr>
      <w:spacing w:line="259" w:lineRule="auto"/>
      <w:jc w:val="center"/>
    </w:pPr>
    <w:rPr>
      <w:rFonts w:ascii="Times New Roman" w:hAnsi="Times New Roman"/>
      <w:b/>
      <w:caps/>
      <w:color w:val="000000"/>
      <w:sz w:val="72"/>
      <w:szCs w:val="22"/>
    </w:rPr>
  </w:style>
  <w:style w:type="character" w:customStyle="1" w:styleId="TestTitleChar">
    <w:name w:val="TestTitle Char"/>
    <w:basedOn w:val="DefaultParagraphFont"/>
    <w:link w:val="TestTitle"/>
    <w:rsid w:val="00EC5911"/>
    <w:rPr>
      <w:rFonts w:ascii="Times New Roman" w:hAnsi="Times New Roman" w:cs="Times New Roman"/>
      <w:b/>
      <w:caps/>
      <w:color w:val="000000"/>
      <w:sz w:val="7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C5911"/>
    <w:rPr>
      <w:rFonts w:ascii="Times New Roman" w:hAnsi="Times New Roman" w:cs="Times New Roman"/>
      <w:b/>
      <w:color w:val="000000"/>
      <w:szCs w:val="22"/>
    </w:rPr>
  </w:style>
  <w:style w:type="table" w:customStyle="1" w:styleId="TableGrid0">
    <w:name w:val="TableGrid"/>
    <w:rsid w:val="00EC5911"/>
    <w:rPr>
      <w:rFonts w:eastAsiaTheme="minorEastAsia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22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2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0684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4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4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8409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4099"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8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684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8411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4102"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8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684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4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84101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4085"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8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684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8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8411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4079"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8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684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4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8410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4084"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8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684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4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E1B3A5-0F6B-457D-8C96-BF7E04949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1519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F Hunter</dc:creator>
  <cp:keywords/>
  <dc:description/>
  <cp:lastModifiedBy>McNew, Amber</cp:lastModifiedBy>
  <cp:revision>2</cp:revision>
  <dcterms:created xsi:type="dcterms:W3CDTF">2020-03-04T16:04:00Z</dcterms:created>
  <dcterms:modified xsi:type="dcterms:W3CDTF">2020-03-04T16:04:00Z</dcterms:modified>
</cp:coreProperties>
</file>