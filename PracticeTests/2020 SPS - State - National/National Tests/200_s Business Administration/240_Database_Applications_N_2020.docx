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88E78AA" w14:textId="19B4EE04" w:rsidR="00AC3BC5" w:rsidRDefault="00AC3BC5" w:rsidP="00F1245D">
      <w:pPr>
        <w:pStyle w:val="BodyText2"/>
      </w:pPr>
      <w:bookmarkStart w:id="0" w:name="_GoBack"/>
      <w:bookmarkEnd w:id="0"/>
      <w:r w:rsidRPr="000B1B6A">
        <w:rPr>
          <w:noProof/>
        </w:rPr>
        <w:drawing>
          <wp:anchor distT="0" distB="0" distL="114300" distR="114300" simplePos="0" relativeHeight="251661312" behindDoc="1" locked="0" layoutInCell="1" allowOverlap="1" wp14:anchorId="3BBD83E9" wp14:editId="4D1BD523">
            <wp:simplePos x="0" y="0"/>
            <wp:positionH relativeFrom="margin">
              <wp:align>center</wp:align>
            </wp:positionH>
            <wp:positionV relativeFrom="paragraph">
              <wp:posOffset>8890</wp:posOffset>
            </wp:positionV>
            <wp:extent cx="2839720" cy="854710"/>
            <wp:effectExtent l="0" t="0" r="0" b="2540"/>
            <wp:wrapNone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9720" cy="8547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A6DE1" w:rsidRPr="004510FE">
        <w:rPr>
          <w:noProof/>
          <w:snapToGrid/>
        </w:rPr>
        <mc:AlternateContent>
          <mc:Choice Requires="wps">
            <w:drawing>
              <wp:anchor distT="0" distB="0" distL="114300" distR="114300" simplePos="0" relativeHeight="251657216" behindDoc="1" locked="0" layoutInCell="1" allowOverlap="1" wp14:anchorId="3F249037" wp14:editId="22674F16">
                <wp:simplePos x="0" y="0"/>
                <wp:positionH relativeFrom="column">
                  <wp:posOffset>3987165</wp:posOffset>
                </wp:positionH>
                <wp:positionV relativeFrom="paragraph">
                  <wp:posOffset>-581025</wp:posOffset>
                </wp:positionV>
                <wp:extent cx="2714625" cy="971550"/>
                <wp:effectExtent l="0" t="0" r="9525" b="0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2714625" cy="9715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858F92E" w14:textId="77777777" w:rsidR="00682B04" w:rsidRPr="0011738B" w:rsidRDefault="00682B04" w:rsidP="00682B04">
                            <w:pPr>
                              <w:tabs>
                                <w:tab w:val="right" w:leader="underscore" w:pos="3960"/>
                              </w:tabs>
                              <w:spacing w:line="360" w:lineRule="auto"/>
                              <w:rPr>
                                <w:sz w:val="24"/>
                                <w:szCs w:val="24"/>
                              </w:rPr>
                            </w:pPr>
                            <w:r w:rsidRPr="0011738B">
                              <w:rPr>
                                <w:sz w:val="24"/>
                                <w:szCs w:val="24"/>
                              </w:rPr>
                              <w:t xml:space="preserve">Contestant Number: </w:t>
                            </w:r>
                            <w:r w:rsidRPr="0011738B">
                              <w:rPr>
                                <w:sz w:val="24"/>
                                <w:szCs w:val="24"/>
                              </w:rPr>
                              <w:tab/>
                            </w:r>
                          </w:p>
                          <w:p w14:paraId="785C23A9" w14:textId="77777777" w:rsidR="00682B04" w:rsidRPr="0011738B" w:rsidRDefault="00682B04" w:rsidP="00682B04">
                            <w:pPr>
                              <w:tabs>
                                <w:tab w:val="left" w:pos="2160"/>
                                <w:tab w:val="right" w:leader="underscore" w:pos="3960"/>
                              </w:tabs>
                              <w:spacing w:line="360" w:lineRule="auto"/>
                              <w:rPr>
                                <w:sz w:val="24"/>
                                <w:szCs w:val="24"/>
                              </w:rPr>
                            </w:pPr>
                            <w:r w:rsidRPr="0011738B">
                              <w:rPr>
                                <w:sz w:val="24"/>
                                <w:szCs w:val="24"/>
                              </w:rPr>
                              <w:tab/>
                              <w:t xml:space="preserve">Time: </w:t>
                            </w:r>
                            <w:r w:rsidRPr="0011738B">
                              <w:rPr>
                                <w:sz w:val="24"/>
                                <w:szCs w:val="24"/>
                              </w:rPr>
                              <w:tab/>
                            </w:r>
                          </w:p>
                          <w:p w14:paraId="01D11551" w14:textId="77777777" w:rsidR="00682B04" w:rsidRPr="0011738B" w:rsidRDefault="00682B04" w:rsidP="00682B04">
                            <w:pPr>
                              <w:tabs>
                                <w:tab w:val="left" w:pos="2160"/>
                                <w:tab w:val="right" w:leader="underscore" w:pos="3960"/>
                              </w:tabs>
                              <w:spacing w:line="360" w:lineRule="auto"/>
                              <w:rPr>
                                <w:sz w:val="24"/>
                                <w:szCs w:val="24"/>
                              </w:rPr>
                            </w:pPr>
                            <w:r w:rsidRPr="0011738B">
                              <w:rPr>
                                <w:sz w:val="24"/>
                                <w:szCs w:val="24"/>
                              </w:rPr>
                              <w:tab/>
                              <w:t xml:space="preserve">Rank: </w:t>
                            </w:r>
                            <w:r w:rsidRPr="0011738B">
                              <w:rPr>
                                <w:sz w:val="24"/>
                                <w:szCs w:val="24"/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F249037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13.95pt;margin-top:-45.75pt;width:213.75pt;height:76.5pt;z-index:-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" stroked="f">
                <v:path arrowok="t"/>
                <v:textbox>
                  <w:txbxContent>
                    <w:p w14:paraId="2858F92E" w14:textId="77777777" w:rsidR="00682B04" w:rsidRPr="0011738B" w:rsidRDefault="00682B04" w:rsidP="00682B04">
                      <w:pPr>
                        <w:tabs>
                          <w:tab w:val="right" w:leader="underscore" w:pos="3960"/>
                        </w:tabs>
                        <w:spacing w:line="360" w:lineRule="auto"/>
                        <w:rPr>
                          <w:sz w:val="24"/>
                          <w:szCs w:val="24"/>
                        </w:rPr>
                      </w:pPr>
                      <w:r w:rsidRPr="0011738B">
                        <w:rPr>
                          <w:sz w:val="24"/>
                          <w:szCs w:val="24"/>
                        </w:rPr>
                        <w:t xml:space="preserve">Contestant Number: </w:t>
                      </w:r>
                      <w:r w:rsidRPr="0011738B">
                        <w:rPr>
                          <w:sz w:val="24"/>
                          <w:szCs w:val="24"/>
                        </w:rPr>
                        <w:tab/>
                      </w:r>
                    </w:p>
                    <w:p w14:paraId="785C23A9" w14:textId="77777777" w:rsidR="00682B04" w:rsidRPr="0011738B" w:rsidRDefault="00682B04" w:rsidP="00682B04">
                      <w:pPr>
                        <w:tabs>
                          <w:tab w:val="left" w:pos="2160"/>
                          <w:tab w:val="right" w:leader="underscore" w:pos="3960"/>
                        </w:tabs>
                        <w:spacing w:line="360" w:lineRule="auto"/>
                        <w:rPr>
                          <w:sz w:val="24"/>
                          <w:szCs w:val="24"/>
                        </w:rPr>
                      </w:pPr>
                      <w:r w:rsidRPr="0011738B">
                        <w:rPr>
                          <w:sz w:val="24"/>
                          <w:szCs w:val="24"/>
                        </w:rPr>
                        <w:tab/>
                        <w:t xml:space="preserve">Time: </w:t>
                      </w:r>
                      <w:r w:rsidRPr="0011738B">
                        <w:rPr>
                          <w:sz w:val="24"/>
                          <w:szCs w:val="24"/>
                        </w:rPr>
                        <w:tab/>
                      </w:r>
                    </w:p>
                    <w:p w14:paraId="01D11551" w14:textId="77777777" w:rsidR="00682B04" w:rsidRPr="0011738B" w:rsidRDefault="00682B04" w:rsidP="00682B04">
                      <w:pPr>
                        <w:tabs>
                          <w:tab w:val="left" w:pos="2160"/>
                          <w:tab w:val="right" w:leader="underscore" w:pos="3960"/>
                        </w:tabs>
                        <w:spacing w:line="360" w:lineRule="auto"/>
                        <w:rPr>
                          <w:sz w:val="24"/>
                          <w:szCs w:val="24"/>
                        </w:rPr>
                      </w:pPr>
                      <w:r w:rsidRPr="0011738B">
                        <w:rPr>
                          <w:sz w:val="24"/>
                          <w:szCs w:val="24"/>
                        </w:rPr>
                        <w:tab/>
                        <w:t xml:space="preserve">Rank: </w:t>
                      </w:r>
                      <w:r w:rsidRPr="0011738B">
                        <w:rPr>
                          <w:sz w:val="24"/>
                          <w:szCs w:val="24"/>
                        </w:rPr>
                        <w:tab/>
                      </w:r>
                    </w:p>
                  </w:txbxContent>
                </v:textbox>
              </v:shape>
            </w:pict>
          </mc:Fallback>
        </mc:AlternateContent>
      </w:r>
      <w:r w:rsidR="00772077" w:rsidRPr="004510FE">
        <w:tab/>
      </w:r>
    </w:p>
    <w:p w14:paraId="6334D478" w14:textId="289C92B5" w:rsidR="00F1245D" w:rsidRPr="004510FE" w:rsidRDefault="00F1245D" w:rsidP="00F1245D">
      <w:pPr>
        <w:pStyle w:val="BodyText2"/>
      </w:pPr>
    </w:p>
    <w:p w14:paraId="7CC7F527" w14:textId="46B9576E" w:rsidR="00682B04" w:rsidRPr="004510FE" w:rsidRDefault="00877813" w:rsidP="00F1245D">
      <w:pPr>
        <w:pStyle w:val="BodyText2"/>
        <w:rPr>
          <w:sz w:val="72"/>
        </w:rPr>
      </w:pPr>
      <w:r>
        <w:rPr>
          <w:sz w:val="72"/>
        </w:rPr>
        <w:t>DATABASE APPLICATIONS</w:t>
      </w:r>
    </w:p>
    <w:p w14:paraId="1E14D926" w14:textId="16494FD6" w:rsidR="00F1245D" w:rsidRPr="004510FE" w:rsidRDefault="00F1245D" w:rsidP="00F1245D">
      <w:pPr>
        <w:pStyle w:val="BodyText2"/>
      </w:pPr>
      <w:r w:rsidRPr="004510FE">
        <w:t>(</w:t>
      </w:r>
      <w:r w:rsidR="00877813">
        <w:t>240</w:t>
      </w:r>
      <w:r w:rsidRPr="004510FE">
        <w:t>)</w:t>
      </w:r>
    </w:p>
    <w:p w14:paraId="16BC1DCB" w14:textId="77777777" w:rsidR="00F1245D" w:rsidRPr="004510FE" w:rsidRDefault="00F1245D" w:rsidP="00F1245D">
      <w:pPr>
        <w:pStyle w:val="BodyText2"/>
        <w:rPr>
          <w:b w:val="0"/>
          <w:sz w:val="22"/>
        </w:rPr>
      </w:pPr>
    </w:p>
    <w:p w14:paraId="49CFC1D9" w14:textId="77777777" w:rsidR="00F1245D" w:rsidRPr="004510FE" w:rsidRDefault="00F1245D" w:rsidP="00F1245D">
      <w:pPr>
        <w:pStyle w:val="BodyText2"/>
        <w:rPr>
          <w:b w:val="0"/>
          <w:sz w:val="22"/>
        </w:rPr>
      </w:pPr>
    </w:p>
    <w:p w14:paraId="424C7826" w14:textId="7C06492F" w:rsidR="00F1245D" w:rsidRPr="00AC3BC5" w:rsidRDefault="00E65254" w:rsidP="00F1245D">
      <w:pPr>
        <w:pStyle w:val="BodyText2"/>
        <w:rPr>
          <w:color w:val="C00000"/>
          <w:sz w:val="52"/>
        </w:rPr>
      </w:pPr>
      <w:del w:id="1" w:author="Hewes Angie" w:date="2020-02-14T08:48:00Z">
        <w:r w:rsidRPr="00AC3BC5" w:rsidDel="009E4F16">
          <w:rPr>
            <w:color w:val="C00000"/>
            <w:sz w:val="52"/>
          </w:rPr>
          <w:delText>NATIONAL</w:delText>
        </w:r>
        <w:r w:rsidR="00682B04" w:rsidRPr="00AC3BC5" w:rsidDel="009E4F16">
          <w:rPr>
            <w:color w:val="C00000"/>
            <w:sz w:val="52"/>
          </w:rPr>
          <w:delText xml:space="preserve"> </w:delText>
        </w:r>
        <w:r w:rsidR="00F1245D" w:rsidRPr="00AC3BC5" w:rsidDel="009E4F16">
          <w:rPr>
            <w:color w:val="C00000"/>
            <w:sz w:val="52"/>
          </w:rPr>
          <w:delText xml:space="preserve"> </w:delText>
        </w:r>
        <w:r w:rsidR="003A76A3" w:rsidRPr="00AC3BC5" w:rsidDel="009E4F16">
          <w:rPr>
            <w:color w:val="C00000"/>
            <w:sz w:val="52"/>
          </w:rPr>
          <w:delText>20</w:delText>
        </w:r>
        <w:r w:rsidR="00301619" w:rsidRPr="00AC3BC5" w:rsidDel="009E4F16">
          <w:rPr>
            <w:color w:val="C00000"/>
            <w:sz w:val="52"/>
          </w:rPr>
          <w:delText>20</w:delText>
        </w:r>
      </w:del>
      <w:ins w:id="2" w:author="Hewes Angie" w:date="2020-02-14T08:48:00Z">
        <w:r w:rsidR="009E4F16" w:rsidRPr="00AC3BC5">
          <w:rPr>
            <w:color w:val="C00000"/>
            <w:sz w:val="52"/>
          </w:rPr>
          <w:t>NATIONAL 2020</w:t>
        </w:r>
      </w:ins>
    </w:p>
    <w:p w14:paraId="47AC69C7" w14:textId="77777777" w:rsidR="00AC3BC5" w:rsidRDefault="00AC3BC5" w:rsidP="00AC3BC5">
      <w:pPr>
        <w:tabs>
          <w:tab w:val="left" w:pos="5580"/>
          <w:tab w:val="left" w:leader="underscore" w:pos="7380"/>
          <w:tab w:val="left" w:leader="underscore" w:pos="8010"/>
        </w:tabs>
        <w:ind w:right="900"/>
        <w:rPr>
          <w:b/>
          <w:sz w:val="24"/>
          <w:szCs w:val="22"/>
        </w:rPr>
      </w:pPr>
    </w:p>
    <w:p w14:paraId="3BDA66C0" w14:textId="2F64C714" w:rsidR="00F34676" w:rsidRDefault="00AC3BC5" w:rsidP="00AC3BC5">
      <w:pPr>
        <w:tabs>
          <w:tab w:val="left" w:pos="5580"/>
          <w:tab w:val="left" w:leader="underscore" w:pos="7380"/>
          <w:tab w:val="left" w:leader="underscore" w:pos="8010"/>
        </w:tabs>
        <w:ind w:right="900"/>
        <w:rPr>
          <w:b/>
          <w:sz w:val="24"/>
          <w:szCs w:val="22"/>
        </w:rPr>
      </w:pPr>
      <w:r>
        <w:rPr>
          <w:b/>
          <w:sz w:val="24"/>
          <w:szCs w:val="22"/>
        </w:rPr>
        <w:t xml:space="preserve">          </w:t>
      </w:r>
      <w:r w:rsidR="00F34676" w:rsidRPr="00293BCF">
        <w:rPr>
          <w:b/>
          <w:sz w:val="24"/>
          <w:szCs w:val="22"/>
        </w:rPr>
        <w:t>Production:</w:t>
      </w:r>
    </w:p>
    <w:p w14:paraId="44A495D6" w14:textId="77777777" w:rsidR="00F34676" w:rsidRDefault="00F34676" w:rsidP="00F34676">
      <w:pPr>
        <w:tabs>
          <w:tab w:val="left" w:pos="5580"/>
          <w:tab w:val="left" w:leader="underscore" w:pos="7380"/>
          <w:tab w:val="left" w:leader="underscore" w:pos="8010"/>
        </w:tabs>
        <w:ind w:left="900" w:right="900"/>
        <w:rPr>
          <w:b/>
          <w:sz w:val="24"/>
          <w:szCs w:val="22"/>
        </w:rPr>
      </w:pPr>
    </w:p>
    <w:p w14:paraId="79151485" w14:textId="559AE4B0" w:rsidR="00F34676" w:rsidRPr="00A94B7F" w:rsidRDefault="00F34676" w:rsidP="00F34676">
      <w:pPr>
        <w:tabs>
          <w:tab w:val="left" w:pos="6300"/>
          <w:tab w:val="left" w:leader="underscore" w:pos="8010"/>
        </w:tabs>
        <w:ind w:left="1440" w:right="18"/>
        <w:rPr>
          <w:sz w:val="24"/>
          <w:szCs w:val="24"/>
        </w:rPr>
      </w:pPr>
      <w:r>
        <w:rPr>
          <w:sz w:val="24"/>
          <w:szCs w:val="24"/>
        </w:rPr>
        <w:t>Printout 1</w:t>
      </w:r>
      <w:r w:rsidRPr="00A94B7F">
        <w:rPr>
          <w:sz w:val="24"/>
          <w:szCs w:val="24"/>
        </w:rPr>
        <w:t xml:space="preserve">:  </w:t>
      </w:r>
      <w:r w:rsidR="00DD3791">
        <w:rPr>
          <w:sz w:val="24"/>
          <w:szCs w:val="24"/>
        </w:rPr>
        <w:t>Dog</w:t>
      </w:r>
      <w:r w:rsidR="00B338B6">
        <w:rPr>
          <w:sz w:val="24"/>
          <w:szCs w:val="24"/>
        </w:rPr>
        <w:t xml:space="preserve"> </w:t>
      </w:r>
      <w:r>
        <w:rPr>
          <w:sz w:val="24"/>
          <w:szCs w:val="24"/>
        </w:rPr>
        <w:t>Table</w:t>
      </w:r>
      <w:r w:rsidRPr="00A94B7F">
        <w:rPr>
          <w:sz w:val="24"/>
          <w:szCs w:val="24"/>
        </w:rPr>
        <w:tab/>
      </w:r>
      <w:r w:rsidRPr="00A94B7F">
        <w:rPr>
          <w:sz w:val="24"/>
          <w:szCs w:val="24"/>
        </w:rPr>
        <w:tab/>
        <w:t xml:space="preserve"> (</w:t>
      </w:r>
      <w:r w:rsidR="00DD3791">
        <w:rPr>
          <w:sz w:val="24"/>
          <w:szCs w:val="24"/>
        </w:rPr>
        <w:t>4</w:t>
      </w:r>
      <w:r w:rsidR="0084593B">
        <w:rPr>
          <w:sz w:val="24"/>
          <w:szCs w:val="24"/>
        </w:rPr>
        <w:t>5</w:t>
      </w:r>
      <w:r w:rsidRPr="00A94B7F">
        <w:rPr>
          <w:sz w:val="24"/>
          <w:szCs w:val="24"/>
        </w:rPr>
        <w:t xml:space="preserve"> points)</w:t>
      </w:r>
    </w:p>
    <w:p w14:paraId="38C13418" w14:textId="77777777" w:rsidR="00F34676" w:rsidRPr="00A94B7F" w:rsidRDefault="00F34676" w:rsidP="00F34676">
      <w:pPr>
        <w:tabs>
          <w:tab w:val="left" w:pos="6300"/>
          <w:tab w:val="left" w:leader="underscore" w:pos="8010"/>
        </w:tabs>
        <w:ind w:left="1440" w:right="18"/>
        <w:rPr>
          <w:sz w:val="24"/>
          <w:szCs w:val="24"/>
        </w:rPr>
      </w:pPr>
    </w:p>
    <w:p w14:paraId="34EE3300" w14:textId="4C526820" w:rsidR="00156BFF" w:rsidRPr="00A94B7F" w:rsidRDefault="00156BFF" w:rsidP="00156BFF">
      <w:pPr>
        <w:tabs>
          <w:tab w:val="left" w:pos="6300"/>
          <w:tab w:val="left" w:leader="underscore" w:pos="8010"/>
        </w:tabs>
        <w:ind w:left="1440" w:right="18"/>
        <w:rPr>
          <w:sz w:val="24"/>
          <w:szCs w:val="24"/>
        </w:rPr>
      </w:pPr>
      <w:r>
        <w:rPr>
          <w:sz w:val="24"/>
          <w:szCs w:val="24"/>
        </w:rPr>
        <w:t>Printout 2</w:t>
      </w:r>
      <w:r w:rsidRPr="00A94B7F">
        <w:rPr>
          <w:sz w:val="24"/>
          <w:szCs w:val="24"/>
        </w:rPr>
        <w:t xml:space="preserve">:  </w:t>
      </w:r>
      <w:r>
        <w:rPr>
          <w:sz w:val="24"/>
          <w:szCs w:val="24"/>
        </w:rPr>
        <w:t>Relationships Table</w:t>
      </w:r>
      <w:r w:rsidRPr="00A94B7F">
        <w:rPr>
          <w:sz w:val="24"/>
          <w:szCs w:val="24"/>
        </w:rPr>
        <w:tab/>
      </w:r>
      <w:r w:rsidRPr="00A94B7F">
        <w:rPr>
          <w:sz w:val="24"/>
          <w:szCs w:val="24"/>
        </w:rPr>
        <w:tab/>
        <w:t xml:space="preserve"> (</w:t>
      </w:r>
      <w:r>
        <w:rPr>
          <w:sz w:val="24"/>
          <w:szCs w:val="24"/>
        </w:rPr>
        <w:t>20</w:t>
      </w:r>
      <w:r w:rsidRPr="00A94B7F">
        <w:rPr>
          <w:sz w:val="24"/>
          <w:szCs w:val="24"/>
        </w:rPr>
        <w:t xml:space="preserve"> points)</w:t>
      </w:r>
    </w:p>
    <w:p w14:paraId="51F81298" w14:textId="77777777" w:rsidR="00156BFF" w:rsidRDefault="00156BFF" w:rsidP="00F34676">
      <w:pPr>
        <w:tabs>
          <w:tab w:val="left" w:pos="6300"/>
          <w:tab w:val="left" w:leader="underscore" w:pos="8010"/>
        </w:tabs>
        <w:ind w:left="1440" w:right="18"/>
        <w:rPr>
          <w:sz w:val="24"/>
          <w:szCs w:val="24"/>
        </w:rPr>
      </w:pPr>
    </w:p>
    <w:p w14:paraId="66F84745" w14:textId="2F3B5027" w:rsidR="00F34676" w:rsidRPr="00A94B7F" w:rsidRDefault="00F34676" w:rsidP="00F34676">
      <w:pPr>
        <w:tabs>
          <w:tab w:val="left" w:pos="6300"/>
          <w:tab w:val="left" w:leader="underscore" w:pos="8010"/>
        </w:tabs>
        <w:ind w:left="1440" w:right="18"/>
        <w:rPr>
          <w:sz w:val="24"/>
          <w:szCs w:val="24"/>
        </w:rPr>
      </w:pPr>
      <w:r>
        <w:rPr>
          <w:sz w:val="24"/>
          <w:szCs w:val="24"/>
        </w:rPr>
        <w:t>Printout</w:t>
      </w:r>
      <w:r w:rsidRPr="00A94B7F">
        <w:rPr>
          <w:sz w:val="24"/>
          <w:szCs w:val="24"/>
        </w:rPr>
        <w:t xml:space="preserve"> </w:t>
      </w:r>
      <w:r w:rsidR="00156BFF">
        <w:rPr>
          <w:sz w:val="24"/>
          <w:szCs w:val="24"/>
        </w:rPr>
        <w:t>3</w:t>
      </w:r>
      <w:r w:rsidRPr="00A94B7F">
        <w:rPr>
          <w:sz w:val="24"/>
          <w:szCs w:val="24"/>
        </w:rPr>
        <w:t xml:space="preserve">:  </w:t>
      </w:r>
      <w:r w:rsidR="000635E4">
        <w:rPr>
          <w:sz w:val="24"/>
          <w:szCs w:val="24"/>
        </w:rPr>
        <w:t>Dog Intake Form</w:t>
      </w:r>
      <w:r>
        <w:rPr>
          <w:sz w:val="24"/>
          <w:szCs w:val="24"/>
        </w:rPr>
        <w:t xml:space="preserve"> </w:t>
      </w:r>
      <w:del w:id="3" w:author="Hewes Angie" w:date="2020-02-14T08:48:00Z">
        <w:r w:rsidDel="009E4F16">
          <w:rPr>
            <w:sz w:val="24"/>
            <w:szCs w:val="24"/>
          </w:rPr>
          <w:delText>Printscreen</w:delText>
        </w:r>
      </w:del>
      <w:ins w:id="4" w:author="Hewes Angie" w:date="2020-02-14T08:48:00Z">
        <w:r w:rsidR="009E4F16">
          <w:rPr>
            <w:sz w:val="24"/>
            <w:szCs w:val="24"/>
          </w:rPr>
          <w:t>Print Screen</w:t>
        </w:r>
      </w:ins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(</w:t>
      </w:r>
      <w:r w:rsidR="000635E4">
        <w:rPr>
          <w:sz w:val="24"/>
          <w:szCs w:val="24"/>
        </w:rPr>
        <w:t>4</w:t>
      </w:r>
      <w:r>
        <w:rPr>
          <w:sz w:val="24"/>
          <w:szCs w:val="24"/>
        </w:rPr>
        <w:t>0</w:t>
      </w:r>
      <w:r w:rsidRPr="00A94B7F">
        <w:rPr>
          <w:sz w:val="24"/>
          <w:szCs w:val="24"/>
        </w:rPr>
        <w:t xml:space="preserve"> points)</w:t>
      </w:r>
    </w:p>
    <w:p w14:paraId="5DD31801" w14:textId="77777777" w:rsidR="00F34676" w:rsidRPr="00A94B7F" w:rsidRDefault="00F34676" w:rsidP="00F34676">
      <w:pPr>
        <w:tabs>
          <w:tab w:val="left" w:pos="6300"/>
          <w:tab w:val="left" w:leader="underscore" w:pos="8010"/>
        </w:tabs>
        <w:ind w:left="1440" w:right="18"/>
        <w:rPr>
          <w:sz w:val="24"/>
          <w:szCs w:val="24"/>
        </w:rPr>
      </w:pPr>
    </w:p>
    <w:p w14:paraId="064CB476" w14:textId="42566E88" w:rsidR="00F34676" w:rsidRPr="00A94B7F" w:rsidRDefault="00F34676" w:rsidP="00F34676">
      <w:pPr>
        <w:tabs>
          <w:tab w:val="left" w:pos="6300"/>
          <w:tab w:val="left" w:leader="underscore" w:pos="8010"/>
        </w:tabs>
        <w:ind w:left="1440" w:right="18"/>
        <w:rPr>
          <w:sz w:val="24"/>
          <w:szCs w:val="24"/>
        </w:rPr>
      </w:pPr>
      <w:r>
        <w:rPr>
          <w:sz w:val="24"/>
          <w:szCs w:val="24"/>
        </w:rPr>
        <w:t>Printout</w:t>
      </w:r>
      <w:r w:rsidRPr="00A94B7F">
        <w:rPr>
          <w:sz w:val="24"/>
          <w:szCs w:val="24"/>
        </w:rPr>
        <w:t xml:space="preserve"> </w:t>
      </w:r>
      <w:r w:rsidR="00B338B6">
        <w:rPr>
          <w:sz w:val="24"/>
          <w:szCs w:val="24"/>
        </w:rPr>
        <w:t>4</w:t>
      </w:r>
      <w:r w:rsidRPr="00A94B7F">
        <w:rPr>
          <w:sz w:val="24"/>
          <w:szCs w:val="24"/>
        </w:rPr>
        <w:t xml:space="preserve">:  </w:t>
      </w:r>
      <w:r w:rsidR="00646B8B">
        <w:rPr>
          <w:sz w:val="24"/>
          <w:szCs w:val="24"/>
        </w:rPr>
        <w:t>Food Order Query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(30 </w:t>
      </w:r>
      <w:r w:rsidRPr="00A94B7F">
        <w:rPr>
          <w:sz w:val="24"/>
          <w:szCs w:val="24"/>
        </w:rPr>
        <w:t>points)</w:t>
      </w:r>
    </w:p>
    <w:p w14:paraId="47B3BB07" w14:textId="77777777" w:rsidR="00F34676" w:rsidRPr="00A94B7F" w:rsidRDefault="00F34676" w:rsidP="00F34676">
      <w:pPr>
        <w:tabs>
          <w:tab w:val="left" w:pos="5580"/>
          <w:tab w:val="left" w:leader="underscore" w:pos="7380"/>
          <w:tab w:val="left" w:leader="underscore" w:pos="8010"/>
        </w:tabs>
        <w:ind w:left="900" w:right="900"/>
        <w:rPr>
          <w:sz w:val="24"/>
          <w:szCs w:val="24"/>
        </w:rPr>
      </w:pPr>
      <w:r>
        <w:rPr>
          <w:sz w:val="24"/>
          <w:szCs w:val="24"/>
        </w:rPr>
        <w:t xml:space="preserve">         </w:t>
      </w:r>
    </w:p>
    <w:p w14:paraId="551AE32B" w14:textId="219ADD5A" w:rsidR="00F34676" w:rsidRDefault="00F34676" w:rsidP="00F34676">
      <w:pPr>
        <w:tabs>
          <w:tab w:val="left" w:pos="6300"/>
          <w:tab w:val="left" w:leader="underscore" w:pos="8010"/>
        </w:tabs>
        <w:ind w:left="1440" w:right="18"/>
        <w:rPr>
          <w:sz w:val="24"/>
          <w:szCs w:val="24"/>
        </w:rPr>
      </w:pPr>
      <w:r>
        <w:rPr>
          <w:sz w:val="24"/>
          <w:szCs w:val="24"/>
        </w:rPr>
        <w:t>Printout</w:t>
      </w:r>
      <w:r w:rsidRPr="00A94B7F">
        <w:rPr>
          <w:sz w:val="24"/>
          <w:szCs w:val="24"/>
        </w:rPr>
        <w:t xml:space="preserve"> </w:t>
      </w:r>
      <w:r w:rsidR="00B338B6">
        <w:rPr>
          <w:sz w:val="24"/>
          <w:szCs w:val="24"/>
        </w:rPr>
        <w:t>5</w:t>
      </w:r>
      <w:r w:rsidRPr="00A94B7F">
        <w:rPr>
          <w:sz w:val="24"/>
          <w:szCs w:val="24"/>
        </w:rPr>
        <w:t xml:space="preserve">:  </w:t>
      </w:r>
      <w:r w:rsidR="00797758">
        <w:rPr>
          <w:sz w:val="24"/>
          <w:szCs w:val="24"/>
        </w:rPr>
        <w:t>Food Order Report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(40 </w:t>
      </w:r>
      <w:r w:rsidRPr="00A94B7F">
        <w:rPr>
          <w:sz w:val="24"/>
          <w:szCs w:val="24"/>
        </w:rPr>
        <w:t>points)</w:t>
      </w:r>
    </w:p>
    <w:p w14:paraId="0389CA7B" w14:textId="77777777" w:rsidR="00F34676" w:rsidRDefault="00F34676" w:rsidP="00F34676">
      <w:pPr>
        <w:tabs>
          <w:tab w:val="left" w:pos="6300"/>
          <w:tab w:val="left" w:leader="underscore" w:pos="8010"/>
        </w:tabs>
        <w:ind w:left="1440" w:right="18"/>
        <w:rPr>
          <w:sz w:val="24"/>
          <w:szCs w:val="24"/>
        </w:rPr>
      </w:pPr>
    </w:p>
    <w:p w14:paraId="58298CB3" w14:textId="18B4EAB9" w:rsidR="00F34676" w:rsidRDefault="00F34676" w:rsidP="00F34676">
      <w:pPr>
        <w:tabs>
          <w:tab w:val="left" w:pos="6300"/>
          <w:tab w:val="left" w:leader="underscore" w:pos="8010"/>
        </w:tabs>
        <w:ind w:left="1440" w:right="18"/>
        <w:rPr>
          <w:sz w:val="24"/>
          <w:szCs w:val="24"/>
        </w:rPr>
      </w:pPr>
      <w:r>
        <w:rPr>
          <w:sz w:val="24"/>
          <w:szCs w:val="24"/>
        </w:rPr>
        <w:t>Printout</w:t>
      </w:r>
      <w:r w:rsidRPr="00A94B7F">
        <w:rPr>
          <w:sz w:val="24"/>
          <w:szCs w:val="24"/>
        </w:rPr>
        <w:t xml:space="preserve"> </w:t>
      </w:r>
      <w:r w:rsidR="00B338B6">
        <w:rPr>
          <w:sz w:val="24"/>
          <w:szCs w:val="24"/>
        </w:rPr>
        <w:t>6</w:t>
      </w:r>
      <w:r w:rsidR="00EB2635">
        <w:rPr>
          <w:sz w:val="24"/>
          <w:szCs w:val="24"/>
        </w:rPr>
        <w:t>: Rabies Vaccine Query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(</w:t>
      </w:r>
      <w:r w:rsidR="00EB2635">
        <w:rPr>
          <w:sz w:val="24"/>
          <w:szCs w:val="24"/>
        </w:rPr>
        <w:t>40</w:t>
      </w:r>
      <w:r>
        <w:rPr>
          <w:sz w:val="24"/>
          <w:szCs w:val="24"/>
        </w:rPr>
        <w:t xml:space="preserve"> </w:t>
      </w:r>
      <w:r w:rsidRPr="00A94B7F">
        <w:rPr>
          <w:sz w:val="24"/>
          <w:szCs w:val="24"/>
        </w:rPr>
        <w:t>points)</w:t>
      </w:r>
    </w:p>
    <w:p w14:paraId="4D079BD3" w14:textId="77777777" w:rsidR="00F34676" w:rsidRDefault="00F34676" w:rsidP="00F34676">
      <w:pPr>
        <w:tabs>
          <w:tab w:val="left" w:pos="6300"/>
          <w:tab w:val="left" w:leader="underscore" w:pos="8010"/>
        </w:tabs>
        <w:ind w:left="1440" w:right="18"/>
        <w:rPr>
          <w:sz w:val="24"/>
          <w:szCs w:val="24"/>
        </w:rPr>
      </w:pPr>
    </w:p>
    <w:p w14:paraId="33A59B3D" w14:textId="6B6427A2" w:rsidR="00F34676" w:rsidRPr="00A94B7F" w:rsidRDefault="00F34676" w:rsidP="00F34676">
      <w:pPr>
        <w:tabs>
          <w:tab w:val="left" w:pos="2070"/>
          <w:tab w:val="left" w:pos="6300"/>
          <w:tab w:val="left" w:leader="underscore" w:pos="8010"/>
        </w:tabs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ab/>
        <w:t>TOTAL POINTS</w:t>
      </w:r>
      <w:r>
        <w:rPr>
          <w:b/>
          <w:i/>
          <w:sz w:val="24"/>
          <w:szCs w:val="24"/>
        </w:rPr>
        <w:tab/>
      </w:r>
      <w:r>
        <w:rPr>
          <w:b/>
          <w:i/>
          <w:sz w:val="24"/>
          <w:szCs w:val="24"/>
        </w:rPr>
        <w:tab/>
        <w:t xml:space="preserve"> (2</w:t>
      </w:r>
      <w:r w:rsidR="00AD3D77">
        <w:rPr>
          <w:b/>
          <w:i/>
          <w:sz w:val="24"/>
          <w:szCs w:val="24"/>
        </w:rPr>
        <w:t>15</w:t>
      </w:r>
      <w:r>
        <w:rPr>
          <w:b/>
          <w:i/>
          <w:sz w:val="24"/>
          <w:szCs w:val="24"/>
        </w:rPr>
        <w:t xml:space="preserve"> </w:t>
      </w:r>
      <w:r w:rsidRPr="00A94B7F">
        <w:rPr>
          <w:b/>
          <w:i/>
          <w:sz w:val="24"/>
          <w:szCs w:val="24"/>
        </w:rPr>
        <w:t>points)</w:t>
      </w:r>
    </w:p>
    <w:p w14:paraId="7341364B" w14:textId="77777777" w:rsidR="00F34676" w:rsidRDefault="00F34676" w:rsidP="00F34676">
      <w:pPr>
        <w:tabs>
          <w:tab w:val="left" w:pos="5580"/>
          <w:tab w:val="left" w:leader="underscore" w:pos="7380"/>
          <w:tab w:val="left" w:leader="underscore" w:pos="8010"/>
        </w:tabs>
        <w:ind w:left="900" w:right="900"/>
        <w:rPr>
          <w:b/>
          <w:sz w:val="24"/>
          <w:szCs w:val="22"/>
        </w:rPr>
      </w:pPr>
    </w:p>
    <w:p w14:paraId="7457B77B" w14:textId="77777777" w:rsidR="00F1245D" w:rsidRPr="004510FE" w:rsidRDefault="00F1245D" w:rsidP="00F1245D">
      <w:pPr>
        <w:tabs>
          <w:tab w:val="left" w:pos="1440"/>
          <w:tab w:val="left" w:pos="2880"/>
          <w:tab w:val="left" w:pos="6480"/>
          <w:tab w:val="right" w:pos="8640"/>
        </w:tabs>
        <w:rPr>
          <w:b/>
          <w:iCs/>
          <w:sz w:val="24"/>
        </w:rPr>
      </w:pPr>
    </w:p>
    <w:p w14:paraId="3F866DA6" w14:textId="77777777" w:rsidR="00F55ED1" w:rsidRPr="004510FE" w:rsidRDefault="002A6DE1" w:rsidP="00F1245D">
      <w:pPr>
        <w:tabs>
          <w:tab w:val="left" w:pos="1440"/>
          <w:tab w:val="left" w:pos="2880"/>
          <w:tab w:val="left" w:pos="6480"/>
          <w:tab w:val="right" w:pos="8640"/>
        </w:tabs>
        <w:rPr>
          <w:b/>
          <w:iCs/>
          <w:sz w:val="24"/>
        </w:rPr>
      </w:pPr>
      <w:r>
        <w:rPr>
          <w:b/>
          <w:iCs/>
          <w:noProof/>
          <w:sz w:val="24"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13564B35" wp14:editId="708FF5B6">
                <wp:simplePos x="0" y="0"/>
                <wp:positionH relativeFrom="column">
                  <wp:posOffset>-80010</wp:posOffset>
                </wp:positionH>
                <wp:positionV relativeFrom="paragraph">
                  <wp:posOffset>45720</wp:posOffset>
                </wp:positionV>
                <wp:extent cx="6296025" cy="1381125"/>
                <wp:effectExtent l="0" t="0" r="3175" b="3175"/>
                <wp:wrapNone/>
                <wp:docPr id="1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6296025" cy="1381125"/>
                        </a:xfrm>
                        <a:prstGeom prst="rect">
                          <a:avLst/>
                        </a:prstGeom>
                        <a:solidFill>
                          <a:srgbClr val="D8D8D8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64ABA1D" w14:textId="77777777" w:rsidR="001962B9" w:rsidRDefault="001962B9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13564B35" id="Text Box 3" o:spid="_x0000_s1027" type="#_x0000_t202" style="position:absolute;margin-left:-6.3pt;margin-top:3.6pt;width:495.75pt;height:108.75pt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" fillcolor="#d8d8d8">
                <v:path arrowok="t"/>
                <v:textbox>
                  <w:txbxContent>
                    <w:p w14:paraId="164ABA1D" w14:textId="77777777" w:rsidR="001962B9" w:rsidRDefault="001962B9"/>
                  </w:txbxContent>
                </v:textbox>
              </v:shape>
            </w:pict>
          </mc:Fallback>
        </mc:AlternateContent>
      </w:r>
    </w:p>
    <w:p w14:paraId="2329559E" w14:textId="77777777" w:rsidR="00F1245D" w:rsidRPr="001962B9" w:rsidRDefault="00F1245D" w:rsidP="001962B9">
      <w:pPr>
        <w:tabs>
          <w:tab w:val="left" w:pos="-1142"/>
          <w:tab w:val="left" w:pos="-720"/>
          <w:tab w:val="left" w:pos="0"/>
          <w:tab w:val="left" w:pos="720"/>
          <w:tab w:val="left" w:pos="81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right" w:pos="9000"/>
        </w:tabs>
        <w:ind w:left="360" w:right="90"/>
        <w:rPr>
          <w:b/>
          <w:sz w:val="22"/>
        </w:rPr>
      </w:pPr>
      <w:r w:rsidRPr="001962B9">
        <w:rPr>
          <w:b/>
          <w:sz w:val="22"/>
        </w:rPr>
        <w:t xml:space="preserve">Failure to adhere to any of the following rules will result in disqualification: </w:t>
      </w:r>
    </w:p>
    <w:p w14:paraId="03C65FD9" w14:textId="77777777" w:rsidR="00F1245D" w:rsidRPr="001962B9" w:rsidRDefault="00F1245D" w:rsidP="001962B9">
      <w:pPr>
        <w:numPr>
          <w:ilvl w:val="0"/>
          <w:numId w:val="1"/>
        </w:numPr>
        <w:tabs>
          <w:tab w:val="clear" w:pos="5760"/>
        </w:tabs>
        <w:ind w:left="1260" w:right="90" w:hanging="360"/>
        <w:rPr>
          <w:b/>
          <w:sz w:val="22"/>
        </w:rPr>
      </w:pPr>
      <w:r w:rsidRPr="001962B9">
        <w:rPr>
          <w:b/>
          <w:sz w:val="22"/>
        </w:rPr>
        <w:t>Contestant must hand in this test booklet and all printouts. Failure to do so will result in disqualification.</w:t>
      </w:r>
    </w:p>
    <w:p w14:paraId="6C57CC50" w14:textId="77777777" w:rsidR="00F1245D" w:rsidRPr="001962B9" w:rsidRDefault="00F1245D" w:rsidP="001962B9">
      <w:pPr>
        <w:numPr>
          <w:ilvl w:val="0"/>
          <w:numId w:val="1"/>
        </w:numPr>
        <w:tabs>
          <w:tab w:val="clear" w:pos="5760"/>
        </w:tabs>
        <w:ind w:left="1260" w:right="90" w:hanging="360"/>
        <w:rPr>
          <w:b/>
          <w:sz w:val="22"/>
        </w:rPr>
      </w:pPr>
      <w:r w:rsidRPr="001962B9">
        <w:rPr>
          <w:b/>
          <w:sz w:val="22"/>
        </w:rPr>
        <w:t>No equipment, supplies, or materials other than those specified for this event are allowed in the testing area.  No previous BPA tests and/or sample tests or facsimile (handwritten, photocopied, or keyed) are allowed in the testing area.</w:t>
      </w:r>
    </w:p>
    <w:p w14:paraId="7F461A03" w14:textId="77777777" w:rsidR="00F1245D" w:rsidRPr="001962B9" w:rsidRDefault="00F1245D" w:rsidP="001962B9">
      <w:pPr>
        <w:numPr>
          <w:ilvl w:val="0"/>
          <w:numId w:val="1"/>
        </w:numPr>
        <w:tabs>
          <w:tab w:val="clear" w:pos="5760"/>
        </w:tabs>
        <w:ind w:left="1260" w:right="90" w:hanging="360"/>
        <w:rPr>
          <w:sz w:val="22"/>
          <w:szCs w:val="22"/>
        </w:rPr>
      </w:pPr>
      <w:r w:rsidRPr="001962B9">
        <w:rPr>
          <w:b/>
          <w:sz w:val="22"/>
        </w:rPr>
        <w:t xml:space="preserve">Electronic devices will be monitored according to ACT standards. </w:t>
      </w:r>
    </w:p>
    <w:p w14:paraId="3F60D628" w14:textId="77777777" w:rsidR="00F1245D" w:rsidRPr="004510FE" w:rsidRDefault="00F1245D" w:rsidP="00F1245D">
      <w:pPr>
        <w:pStyle w:val="Header"/>
        <w:tabs>
          <w:tab w:val="clear" w:pos="4320"/>
          <w:tab w:val="clear" w:pos="8640"/>
          <w:tab w:val="left" w:pos="-1440"/>
        </w:tabs>
        <w:jc w:val="center"/>
        <w:rPr>
          <w:sz w:val="22"/>
        </w:rPr>
      </w:pPr>
    </w:p>
    <w:p w14:paraId="01049A1F" w14:textId="77777777" w:rsidR="001962B9" w:rsidRDefault="001962B9" w:rsidP="00F1245D">
      <w:pPr>
        <w:widowControl w:val="0"/>
        <w:tabs>
          <w:tab w:val="left" w:pos="-360"/>
        </w:tabs>
        <w:ind w:right="90"/>
        <w:jc w:val="center"/>
        <w:rPr>
          <w:sz w:val="22"/>
          <w:szCs w:val="19"/>
        </w:rPr>
      </w:pPr>
    </w:p>
    <w:p w14:paraId="289945B8" w14:textId="77777777" w:rsidR="00F1245D" w:rsidRPr="004510FE" w:rsidRDefault="00F1245D" w:rsidP="00F1245D">
      <w:pPr>
        <w:widowControl w:val="0"/>
        <w:tabs>
          <w:tab w:val="left" w:pos="-360"/>
        </w:tabs>
        <w:ind w:right="90"/>
        <w:jc w:val="center"/>
        <w:rPr>
          <w:sz w:val="22"/>
          <w:szCs w:val="19"/>
        </w:rPr>
      </w:pPr>
      <w:r w:rsidRPr="004510FE">
        <w:rPr>
          <w:sz w:val="22"/>
          <w:szCs w:val="19"/>
        </w:rPr>
        <w:t>No more than ten (10) minutes orientation</w:t>
      </w:r>
    </w:p>
    <w:p w14:paraId="1B146F00" w14:textId="6DDDD36C" w:rsidR="00F1245D" w:rsidRPr="004510FE" w:rsidRDefault="00F1245D" w:rsidP="00F1245D">
      <w:pPr>
        <w:widowControl w:val="0"/>
        <w:tabs>
          <w:tab w:val="left" w:pos="-360"/>
        </w:tabs>
        <w:ind w:right="90"/>
        <w:jc w:val="center"/>
        <w:rPr>
          <w:sz w:val="22"/>
          <w:szCs w:val="19"/>
        </w:rPr>
      </w:pPr>
      <w:r w:rsidRPr="004510FE">
        <w:rPr>
          <w:sz w:val="22"/>
          <w:szCs w:val="19"/>
        </w:rPr>
        <w:t xml:space="preserve">No more than </w:t>
      </w:r>
      <w:r w:rsidR="00301619">
        <w:rPr>
          <w:sz w:val="22"/>
          <w:szCs w:val="19"/>
        </w:rPr>
        <w:t>ninety (</w:t>
      </w:r>
      <w:r w:rsidR="0076620B" w:rsidRPr="004510FE">
        <w:rPr>
          <w:sz w:val="22"/>
          <w:szCs w:val="19"/>
        </w:rPr>
        <w:t>9</w:t>
      </w:r>
      <w:r w:rsidRPr="004510FE">
        <w:rPr>
          <w:sz w:val="22"/>
          <w:szCs w:val="19"/>
        </w:rPr>
        <w:t>0</w:t>
      </w:r>
      <w:r w:rsidR="00301619">
        <w:rPr>
          <w:sz w:val="22"/>
          <w:szCs w:val="19"/>
        </w:rPr>
        <w:t>)</w:t>
      </w:r>
      <w:r w:rsidRPr="004510FE">
        <w:rPr>
          <w:sz w:val="22"/>
          <w:szCs w:val="19"/>
        </w:rPr>
        <w:t xml:space="preserve"> minutes testing time</w:t>
      </w:r>
    </w:p>
    <w:p w14:paraId="79F31918" w14:textId="77777777" w:rsidR="00F1245D" w:rsidRPr="004510FE" w:rsidRDefault="00F1245D" w:rsidP="00F1245D">
      <w:pPr>
        <w:widowControl w:val="0"/>
        <w:tabs>
          <w:tab w:val="left" w:pos="-360"/>
        </w:tabs>
        <w:ind w:right="90"/>
        <w:jc w:val="center"/>
        <w:rPr>
          <w:sz w:val="22"/>
          <w:szCs w:val="22"/>
        </w:rPr>
      </w:pPr>
      <w:r w:rsidRPr="004510FE">
        <w:rPr>
          <w:sz w:val="22"/>
          <w:szCs w:val="19"/>
        </w:rPr>
        <w:t>No more than ten (10) minutes wrap-up</w:t>
      </w:r>
    </w:p>
    <w:p w14:paraId="7E1697DA" w14:textId="77777777" w:rsidR="001962B9" w:rsidRPr="004510FE" w:rsidRDefault="001962B9" w:rsidP="00F1245D">
      <w:pPr>
        <w:tabs>
          <w:tab w:val="left" w:pos="-1440"/>
        </w:tabs>
        <w:jc w:val="center"/>
        <w:rPr>
          <w:sz w:val="22"/>
          <w:szCs w:val="22"/>
        </w:rPr>
      </w:pPr>
    </w:p>
    <w:p w14:paraId="43CC7E9B" w14:textId="260BCCD7" w:rsidR="00F1245D" w:rsidRPr="004510FE" w:rsidRDefault="00F1245D" w:rsidP="00F124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5" w:color="auto" w:fill="auto"/>
        <w:tabs>
          <w:tab w:val="left" w:pos="-1440"/>
        </w:tabs>
        <w:jc w:val="center"/>
        <w:rPr>
          <w:sz w:val="22"/>
          <w:szCs w:val="22"/>
        </w:rPr>
      </w:pPr>
      <w:r w:rsidRPr="004510FE">
        <w:rPr>
          <w:sz w:val="22"/>
          <w:szCs w:val="22"/>
        </w:rPr>
        <w:t xml:space="preserve">Property of Business Professionals of America.  </w:t>
      </w:r>
    </w:p>
    <w:p w14:paraId="1721D641" w14:textId="77777777" w:rsidR="00F1245D" w:rsidRPr="004510FE" w:rsidRDefault="00F1245D" w:rsidP="00F124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5" w:color="auto" w:fill="auto"/>
        <w:tabs>
          <w:tab w:val="left" w:pos="-1440"/>
        </w:tabs>
        <w:jc w:val="center"/>
        <w:rPr>
          <w:sz w:val="22"/>
          <w:szCs w:val="22"/>
        </w:rPr>
      </w:pPr>
      <w:r w:rsidRPr="004510FE">
        <w:rPr>
          <w:sz w:val="22"/>
          <w:szCs w:val="22"/>
        </w:rPr>
        <w:t xml:space="preserve">May be reproduced only for use in the Business Professionals of America </w:t>
      </w:r>
    </w:p>
    <w:p w14:paraId="08253C35" w14:textId="77777777" w:rsidR="00F1245D" w:rsidRPr="004510FE" w:rsidRDefault="00F1245D" w:rsidP="00F124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5" w:color="auto" w:fill="auto"/>
        <w:tabs>
          <w:tab w:val="left" w:pos="-1440"/>
        </w:tabs>
        <w:jc w:val="center"/>
      </w:pPr>
      <w:r w:rsidRPr="004510FE">
        <w:rPr>
          <w:i/>
          <w:sz w:val="22"/>
          <w:szCs w:val="22"/>
        </w:rPr>
        <w:t>Workplace Skills Assessment Program</w:t>
      </w:r>
      <w:r w:rsidRPr="004510FE">
        <w:rPr>
          <w:sz w:val="22"/>
          <w:szCs w:val="22"/>
        </w:rPr>
        <w:t xml:space="preserve"> competition.</w:t>
      </w:r>
      <w:r w:rsidRPr="004510FE">
        <w:rPr>
          <w:sz w:val="22"/>
          <w:szCs w:val="22"/>
        </w:rPr>
        <w:br/>
      </w:r>
    </w:p>
    <w:p w14:paraId="17836066" w14:textId="77777777" w:rsidR="00F1245D" w:rsidRPr="004510FE" w:rsidRDefault="00F1245D" w:rsidP="00F1245D">
      <w:pPr>
        <w:jc w:val="both"/>
      </w:pPr>
    </w:p>
    <w:p w14:paraId="0842F5C2" w14:textId="77777777" w:rsidR="00F34676" w:rsidRPr="00293BCF" w:rsidRDefault="00F34676" w:rsidP="00F34676">
      <w:pPr>
        <w:pStyle w:val="Default"/>
        <w:jc w:val="center"/>
        <w:rPr>
          <w:b/>
          <w:bCs/>
          <w:i/>
          <w:iCs/>
          <w:sz w:val="28"/>
          <w:szCs w:val="28"/>
        </w:rPr>
      </w:pPr>
      <w:r w:rsidRPr="00293BCF">
        <w:rPr>
          <w:b/>
          <w:bCs/>
          <w:i/>
          <w:iCs/>
          <w:sz w:val="28"/>
          <w:szCs w:val="28"/>
        </w:rPr>
        <w:t>DATABASE APPLICATIONS</w:t>
      </w:r>
    </w:p>
    <w:p w14:paraId="0BDAC1A3" w14:textId="77777777" w:rsidR="00F34676" w:rsidRDefault="00F34676" w:rsidP="00F34676">
      <w:pPr>
        <w:pStyle w:val="Default"/>
        <w:jc w:val="center"/>
        <w:rPr>
          <w:b/>
          <w:bCs/>
          <w:sz w:val="23"/>
          <w:szCs w:val="23"/>
        </w:rPr>
      </w:pPr>
      <w:r w:rsidRPr="00293BCF">
        <w:rPr>
          <w:b/>
          <w:bCs/>
          <w:sz w:val="23"/>
          <w:szCs w:val="23"/>
        </w:rPr>
        <w:t>SCORING SHEET</w:t>
      </w:r>
    </w:p>
    <w:p w14:paraId="6243397E" w14:textId="77777777" w:rsidR="00F34676" w:rsidRPr="00293BCF" w:rsidRDefault="00F34676" w:rsidP="00F34676">
      <w:pPr>
        <w:pStyle w:val="Default"/>
        <w:jc w:val="center"/>
        <w:rPr>
          <w:b/>
          <w:bCs/>
          <w:sz w:val="23"/>
          <w:szCs w:val="23"/>
        </w:rPr>
      </w:pPr>
    </w:p>
    <w:tbl>
      <w:tblPr>
        <w:tblW w:w="9460" w:type="dxa"/>
        <w:tblInd w:w="93" w:type="dxa"/>
        <w:tblLook w:val="04A0" w:firstRow="1" w:lastRow="0" w:firstColumn="1" w:lastColumn="0" w:noHBand="0" w:noVBand="1"/>
      </w:tblPr>
      <w:tblGrid>
        <w:gridCol w:w="7526"/>
        <w:gridCol w:w="974"/>
        <w:gridCol w:w="960"/>
      </w:tblGrid>
      <w:tr w:rsidR="00F34676" w:rsidRPr="00A706C9" w14:paraId="1A7CC68A" w14:textId="77777777" w:rsidTr="008439B2">
        <w:trPr>
          <w:trHeight w:val="585"/>
        </w:trPr>
        <w:tc>
          <w:tcPr>
            <w:tcW w:w="752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8018837" w14:textId="77777777" w:rsidR="00F34676" w:rsidRPr="00A706C9" w:rsidRDefault="00F34676" w:rsidP="008439B2">
            <w:pPr>
              <w:rPr>
                <w:b/>
                <w:bCs/>
                <w:i/>
                <w:iCs/>
                <w:color w:val="FF0000"/>
                <w:sz w:val="22"/>
                <w:szCs w:val="22"/>
              </w:rPr>
            </w:pPr>
            <w:r w:rsidRPr="00FB3A69">
              <w:rPr>
                <w:b/>
                <w:bCs/>
                <w:i/>
                <w:iCs/>
                <w:sz w:val="22"/>
                <w:szCs w:val="22"/>
                <w:highlight w:val="lightGray"/>
              </w:rPr>
              <w:t>Unless indicated otherwise, student receives all points or none.</w:t>
            </w:r>
            <w:r w:rsidRPr="00FB3A69">
              <w:rPr>
                <w:b/>
                <w:bCs/>
                <w:i/>
                <w:iCs/>
                <w:sz w:val="22"/>
                <w:szCs w:val="22"/>
              </w:rPr>
              <w:t xml:space="preserve"> </w:t>
            </w:r>
          </w:p>
        </w:tc>
        <w:tc>
          <w:tcPr>
            <w:tcW w:w="97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DD37FF7" w14:textId="77777777" w:rsidR="00F34676" w:rsidRPr="00A706C9" w:rsidRDefault="00F34676" w:rsidP="008439B2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A706C9">
              <w:rPr>
                <w:b/>
                <w:bCs/>
                <w:color w:val="000000"/>
                <w:sz w:val="22"/>
                <w:szCs w:val="22"/>
              </w:rPr>
              <w:t>Points Possible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5E12CB4" w14:textId="77777777" w:rsidR="00F34676" w:rsidRPr="00A706C9" w:rsidRDefault="00F34676" w:rsidP="008439B2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A706C9">
              <w:rPr>
                <w:b/>
                <w:bCs/>
                <w:color w:val="000000"/>
                <w:sz w:val="22"/>
                <w:szCs w:val="22"/>
              </w:rPr>
              <w:t>Points Earned</w:t>
            </w:r>
          </w:p>
        </w:tc>
      </w:tr>
      <w:tr w:rsidR="00F34676" w:rsidRPr="00A706C9" w14:paraId="0398A411" w14:textId="77777777" w:rsidTr="008439B2">
        <w:trPr>
          <w:trHeight w:val="330"/>
        </w:trPr>
        <w:tc>
          <w:tcPr>
            <w:tcW w:w="752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FD96B1C" w14:textId="53EF3F83" w:rsidR="00F34676" w:rsidRPr="00A706C9" w:rsidRDefault="00F34676" w:rsidP="008439B2">
            <w:pPr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Printout </w:t>
            </w:r>
            <w:r w:rsidRPr="00A706C9">
              <w:rPr>
                <w:b/>
                <w:bCs/>
                <w:color w:val="000000"/>
                <w:sz w:val="22"/>
                <w:szCs w:val="22"/>
              </w:rPr>
              <w:t xml:space="preserve">1 </w:t>
            </w:r>
            <w:r w:rsidRPr="00541D21">
              <w:rPr>
                <w:rFonts w:eastAsia="Calibri"/>
                <w:b/>
                <w:color w:val="000000"/>
                <w:sz w:val="22"/>
                <w:szCs w:val="22"/>
              </w:rPr>
              <w:t xml:space="preserve">– </w:t>
            </w:r>
            <w:r w:rsidR="00DD3791">
              <w:rPr>
                <w:b/>
                <w:bCs/>
                <w:color w:val="000000"/>
                <w:sz w:val="22"/>
                <w:szCs w:val="22"/>
              </w:rPr>
              <w:t>Dog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 Table</w:t>
            </w:r>
            <w:r w:rsidRPr="00A706C9">
              <w:rPr>
                <w:b/>
                <w:bCs/>
                <w:color w:val="000000"/>
                <w:sz w:val="22"/>
                <w:szCs w:val="22"/>
              </w:rPr>
              <w:t xml:space="preserve"> </w:t>
            </w:r>
            <w:r>
              <w:rPr>
                <w:b/>
                <w:bCs/>
                <w:i/>
                <w:iCs/>
                <w:color w:val="000000"/>
                <w:sz w:val="22"/>
                <w:szCs w:val="22"/>
              </w:rPr>
              <w:t>(</w:t>
            </w:r>
            <w:r w:rsidR="00DD3791">
              <w:rPr>
                <w:b/>
                <w:bCs/>
                <w:i/>
                <w:iCs/>
                <w:color w:val="000000"/>
                <w:sz w:val="22"/>
                <w:szCs w:val="22"/>
              </w:rPr>
              <w:t>4</w:t>
            </w:r>
            <w:r w:rsidR="0084593B">
              <w:rPr>
                <w:b/>
                <w:bCs/>
                <w:i/>
                <w:iCs/>
                <w:color w:val="000000"/>
                <w:sz w:val="22"/>
                <w:szCs w:val="22"/>
              </w:rPr>
              <w:t>5</w:t>
            </w:r>
            <w:r w:rsidRPr="00A706C9">
              <w:rPr>
                <w:b/>
                <w:bCs/>
                <w:i/>
                <w:iCs/>
                <w:color w:val="000000"/>
                <w:sz w:val="22"/>
                <w:szCs w:val="22"/>
              </w:rPr>
              <w:t xml:space="preserve"> points maximum) </w:t>
            </w:r>
          </w:p>
        </w:tc>
        <w:tc>
          <w:tcPr>
            <w:tcW w:w="9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2EED5E2" w14:textId="77777777" w:rsidR="00F34676" w:rsidRPr="00A706C9" w:rsidRDefault="00F34676" w:rsidP="008439B2">
            <w:pPr>
              <w:jc w:val="center"/>
              <w:rPr>
                <w:color w:val="000000"/>
                <w:sz w:val="22"/>
                <w:szCs w:val="22"/>
              </w:rPr>
            </w:pPr>
            <w:r w:rsidRPr="00A706C9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F90083B" w14:textId="77777777" w:rsidR="00F34676" w:rsidRPr="00A706C9" w:rsidRDefault="00F34676" w:rsidP="008439B2">
            <w:pPr>
              <w:jc w:val="center"/>
              <w:rPr>
                <w:color w:val="000000"/>
                <w:sz w:val="22"/>
                <w:szCs w:val="22"/>
              </w:rPr>
            </w:pPr>
            <w:r w:rsidRPr="00A706C9">
              <w:rPr>
                <w:color w:val="000000"/>
                <w:sz w:val="22"/>
                <w:szCs w:val="22"/>
              </w:rPr>
              <w:t> </w:t>
            </w:r>
          </w:p>
        </w:tc>
      </w:tr>
      <w:tr w:rsidR="00F34676" w:rsidRPr="002B5855" w14:paraId="0F1A1030" w14:textId="77777777" w:rsidTr="008439B2">
        <w:trPr>
          <w:trHeight w:val="214"/>
        </w:trPr>
        <w:tc>
          <w:tcPr>
            <w:tcW w:w="752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1DAD18F" w14:textId="32F34CFC" w:rsidR="00F34676" w:rsidRPr="002B5855" w:rsidRDefault="00F34676" w:rsidP="008439B2">
            <w:pPr>
              <w:ind w:left="689"/>
              <w:rPr>
                <w:color w:val="000000"/>
              </w:rPr>
            </w:pPr>
            <w:r w:rsidRPr="002B5855">
              <w:rPr>
                <w:color w:val="000000"/>
              </w:rPr>
              <w:t>Imported spreadsheet fields correctly (</w:t>
            </w:r>
            <w:r w:rsidR="00DD3791">
              <w:rPr>
                <w:color w:val="000000"/>
              </w:rPr>
              <w:t>6</w:t>
            </w:r>
            <w:r w:rsidRPr="002B5855">
              <w:rPr>
                <w:color w:val="000000"/>
              </w:rPr>
              <w:t xml:space="preserve"> fields at 5 points a field)</w:t>
            </w:r>
          </w:p>
        </w:tc>
        <w:tc>
          <w:tcPr>
            <w:tcW w:w="9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2A602F7" w14:textId="2EEF41E4" w:rsidR="00F34676" w:rsidRPr="002B5855" w:rsidRDefault="00DD3791" w:rsidP="008439B2">
            <w:pPr>
              <w:jc w:val="center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30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5CC710F" w14:textId="77777777" w:rsidR="00F34676" w:rsidRPr="002B5855" w:rsidRDefault="00F34676" w:rsidP="008439B2">
            <w:pPr>
              <w:jc w:val="center"/>
              <w:rPr>
                <w:color w:val="000000"/>
              </w:rPr>
            </w:pPr>
            <w:r w:rsidRPr="002B5855">
              <w:rPr>
                <w:color w:val="000000"/>
              </w:rPr>
              <w:t> </w:t>
            </w:r>
          </w:p>
        </w:tc>
      </w:tr>
      <w:tr w:rsidR="00F34676" w:rsidRPr="002B5855" w14:paraId="3502E913" w14:textId="77777777" w:rsidTr="008439B2">
        <w:trPr>
          <w:trHeight w:val="330"/>
        </w:trPr>
        <w:tc>
          <w:tcPr>
            <w:tcW w:w="752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5EBBCB4" w14:textId="4CA41E62" w:rsidR="00F34676" w:rsidRPr="002B5855" w:rsidRDefault="00F34676" w:rsidP="008439B2">
            <w:pPr>
              <w:ind w:left="689"/>
              <w:rPr>
                <w:color w:val="000000"/>
              </w:rPr>
            </w:pPr>
            <w:r w:rsidRPr="002B5855">
              <w:rPr>
                <w:color w:val="000000"/>
              </w:rPr>
              <w:t xml:space="preserve">Sorted by </w:t>
            </w:r>
            <w:r w:rsidR="00DD3791">
              <w:rPr>
                <w:color w:val="000000"/>
              </w:rPr>
              <w:t>Class</w:t>
            </w:r>
            <w:r w:rsidRPr="002B5855">
              <w:rPr>
                <w:color w:val="000000"/>
              </w:rPr>
              <w:t xml:space="preserve"> </w:t>
            </w:r>
            <w:r w:rsidR="0084593B">
              <w:rPr>
                <w:color w:val="000000"/>
              </w:rPr>
              <w:t>(smallest to largest</w:t>
            </w:r>
            <w:r w:rsidRPr="002B5855">
              <w:rPr>
                <w:color w:val="000000"/>
              </w:rPr>
              <w:t xml:space="preserve">) </w:t>
            </w:r>
          </w:p>
        </w:tc>
        <w:tc>
          <w:tcPr>
            <w:tcW w:w="9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FB3393A" w14:textId="2033F5AD" w:rsidR="00F34676" w:rsidRPr="002B5855" w:rsidRDefault="00DD3791" w:rsidP="008439B2">
            <w:pPr>
              <w:jc w:val="center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9A75F61" w14:textId="77777777" w:rsidR="00F34676" w:rsidRPr="002B5855" w:rsidRDefault="00F34676" w:rsidP="008439B2">
            <w:pPr>
              <w:jc w:val="center"/>
              <w:rPr>
                <w:color w:val="000000"/>
              </w:rPr>
            </w:pPr>
            <w:r w:rsidRPr="002B5855">
              <w:rPr>
                <w:color w:val="000000"/>
              </w:rPr>
              <w:t> </w:t>
            </w:r>
          </w:p>
        </w:tc>
      </w:tr>
      <w:tr w:rsidR="0084593B" w:rsidRPr="002B5855" w14:paraId="4DFEA055" w14:textId="77777777" w:rsidTr="008439B2">
        <w:trPr>
          <w:trHeight w:val="330"/>
        </w:trPr>
        <w:tc>
          <w:tcPr>
            <w:tcW w:w="752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5340EBF" w14:textId="050D4CE0" w:rsidR="0084593B" w:rsidRPr="002B5855" w:rsidRDefault="0084593B" w:rsidP="008439B2">
            <w:pPr>
              <w:ind w:left="689"/>
              <w:rPr>
                <w:color w:val="000000"/>
              </w:rPr>
            </w:pPr>
            <w:r>
              <w:rPr>
                <w:color w:val="000000"/>
              </w:rPr>
              <w:t>Added Adopted field and updated 10 records.</w:t>
            </w:r>
          </w:p>
        </w:tc>
        <w:tc>
          <w:tcPr>
            <w:tcW w:w="9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9266AF6" w14:textId="6A4AF049" w:rsidR="0084593B" w:rsidRDefault="0084593B" w:rsidP="008439B2">
            <w:pPr>
              <w:jc w:val="center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1E23456" w14:textId="77777777" w:rsidR="0084593B" w:rsidRPr="002B5855" w:rsidRDefault="0084593B" w:rsidP="008439B2">
            <w:pPr>
              <w:jc w:val="center"/>
              <w:rPr>
                <w:color w:val="000000"/>
              </w:rPr>
            </w:pPr>
          </w:p>
        </w:tc>
      </w:tr>
      <w:tr w:rsidR="00F34676" w:rsidRPr="002B5855" w14:paraId="47E5D7C9" w14:textId="77777777" w:rsidTr="008439B2">
        <w:trPr>
          <w:trHeight w:val="330"/>
        </w:trPr>
        <w:tc>
          <w:tcPr>
            <w:tcW w:w="752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BB459C4" w14:textId="7CEC605B" w:rsidR="00F34676" w:rsidRPr="002B5855" w:rsidRDefault="00F34676" w:rsidP="008439B2">
            <w:pPr>
              <w:ind w:left="689"/>
              <w:rPr>
                <w:color w:val="000000"/>
              </w:rPr>
            </w:pPr>
            <w:r w:rsidRPr="002B5855">
              <w:rPr>
                <w:color w:val="000000"/>
              </w:rPr>
              <w:t xml:space="preserve">Printed using best fit in </w:t>
            </w:r>
            <w:r w:rsidR="00DD3791">
              <w:rPr>
                <w:color w:val="000000"/>
              </w:rPr>
              <w:t>portrait</w:t>
            </w:r>
            <w:r w:rsidRPr="002B5855">
              <w:rPr>
                <w:color w:val="000000"/>
              </w:rPr>
              <w:t xml:space="preserve"> orientation (all data shows, 1 page) </w:t>
            </w:r>
          </w:p>
        </w:tc>
        <w:tc>
          <w:tcPr>
            <w:tcW w:w="9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0E48234" w14:textId="256249BF" w:rsidR="00F34676" w:rsidRPr="002B5855" w:rsidRDefault="00DD3791" w:rsidP="008439B2">
            <w:pPr>
              <w:jc w:val="center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963E21A" w14:textId="77777777" w:rsidR="00F34676" w:rsidRPr="002B5855" w:rsidRDefault="00F34676" w:rsidP="008439B2">
            <w:pPr>
              <w:jc w:val="center"/>
              <w:rPr>
                <w:color w:val="000000"/>
              </w:rPr>
            </w:pPr>
          </w:p>
        </w:tc>
      </w:tr>
      <w:tr w:rsidR="00F34676" w:rsidRPr="002B5855" w14:paraId="6E763EEA" w14:textId="77777777" w:rsidTr="008439B2">
        <w:trPr>
          <w:trHeight w:val="330"/>
        </w:trPr>
        <w:tc>
          <w:tcPr>
            <w:tcW w:w="752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79419C7" w14:textId="77777777" w:rsidR="00F34676" w:rsidRPr="002B5855" w:rsidRDefault="00F34676" w:rsidP="008439B2">
            <w:pPr>
              <w:ind w:left="689"/>
              <w:rPr>
                <w:color w:val="000000"/>
              </w:rPr>
            </w:pPr>
            <w:r w:rsidRPr="002B5855">
              <w:rPr>
                <w:b/>
                <w:bCs/>
                <w:color w:val="000000"/>
              </w:rPr>
              <w:t>Misspellings or wrong data entered -1/2 pt per occurrence up to -10 max. Should also be 0 points for imported spreadsheet correctly.</w:t>
            </w:r>
          </w:p>
        </w:tc>
        <w:tc>
          <w:tcPr>
            <w:tcW w:w="9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7ADC660" w14:textId="77777777" w:rsidR="00F34676" w:rsidRPr="002B5855" w:rsidRDefault="00F34676" w:rsidP="008439B2">
            <w:pPr>
              <w:rPr>
                <w:bCs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0A03DF9" w14:textId="77777777" w:rsidR="00F34676" w:rsidRPr="002B5855" w:rsidRDefault="00F34676" w:rsidP="008439B2">
            <w:pPr>
              <w:jc w:val="center"/>
              <w:rPr>
                <w:color w:val="000000"/>
              </w:rPr>
            </w:pPr>
            <w:r w:rsidRPr="002B5855">
              <w:rPr>
                <w:color w:val="000000"/>
              </w:rPr>
              <w:t> </w:t>
            </w:r>
          </w:p>
        </w:tc>
      </w:tr>
      <w:tr w:rsidR="000A1124" w:rsidRPr="002B5855" w14:paraId="47FB985B" w14:textId="77777777" w:rsidTr="008439B2">
        <w:trPr>
          <w:trHeight w:val="330"/>
        </w:trPr>
        <w:tc>
          <w:tcPr>
            <w:tcW w:w="752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7370FEF" w14:textId="24550CD3" w:rsidR="000A1124" w:rsidRPr="002B5855" w:rsidRDefault="000A1124" w:rsidP="000A1124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Printout 2</w:t>
            </w:r>
            <w:r w:rsidRPr="00A706C9">
              <w:rPr>
                <w:b/>
                <w:bCs/>
                <w:color w:val="000000"/>
                <w:sz w:val="22"/>
                <w:szCs w:val="22"/>
              </w:rPr>
              <w:t xml:space="preserve"> </w:t>
            </w:r>
            <w:r w:rsidRPr="00541D21">
              <w:rPr>
                <w:rFonts w:eastAsia="Calibri"/>
                <w:b/>
                <w:color w:val="000000"/>
                <w:sz w:val="22"/>
                <w:szCs w:val="22"/>
              </w:rPr>
              <w:t xml:space="preserve">– </w:t>
            </w:r>
            <w:r>
              <w:rPr>
                <w:b/>
                <w:color w:val="000000"/>
                <w:sz w:val="22"/>
                <w:szCs w:val="22"/>
              </w:rPr>
              <w:t>Relationship Report</w:t>
            </w:r>
            <w:r w:rsidRPr="00A706C9">
              <w:rPr>
                <w:b/>
                <w:bCs/>
                <w:color w:val="000000"/>
                <w:sz w:val="22"/>
                <w:szCs w:val="22"/>
              </w:rPr>
              <w:t xml:space="preserve"> </w:t>
            </w:r>
            <w:r>
              <w:rPr>
                <w:b/>
                <w:bCs/>
                <w:i/>
                <w:iCs/>
                <w:color w:val="000000"/>
                <w:sz w:val="22"/>
                <w:szCs w:val="22"/>
              </w:rPr>
              <w:t>(20</w:t>
            </w:r>
            <w:r w:rsidRPr="00A706C9">
              <w:rPr>
                <w:b/>
                <w:bCs/>
                <w:i/>
                <w:iCs/>
                <w:color w:val="000000"/>
                <w:sz w:val="22"/>
                <w:szCs w:val="22"/>
              </w:rPr>
              <w:t xml:space="preserve"> points maximum) </w:t>
            </w:r>
          </w:p>
        </w:tc>
        <w:tc>
          <w:tcPr>
            <w:tcW w:w="9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66AEA43" w14:textId="77777777" w:rsidR="000A1124" w:rsidRPr="002B5855" w:rsidRDefault="000A1124" w:rsidP="000A1124">
            <w:pPr>
              <w:rPr>
                <w:bCs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EA9ED26" w14:textId="77777777" w:rsidR="000A1124" w:rsidRPr="002B5855" w:rsidRDefault="000A1124" w:rsidP="000A1124">
            <w:pPr>
              <w:jc w:val="center"/>
              <w:rPr>
                <w:color w:val="000000"/>
              </w:rPr>
            </w:pPr>
          </w:p>
        </w:tc>
      </w:tr>
      <w:tr w:rsidR="000A1124" w:rsidRPr="002B5855" w14:paraId="74E0EA54" w14:textId="77777777" w:rsidTr="008439B2">
        <w:trPr>
          <w:trHeight w:val="330"/>
        </w:trPr>
        <w:tc>
          <w:tcPr>
            <w:tcW w:w="752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260817A" w14:textId="0F1118CB" w:rsidR="000A1124" w:rsidRPr="000A1124" w:rsidRDefault="000A1124" w:rsidP="000A1124">
            <w:pPr>
              <w:ind w:left="689"/>
              <w:rPr>
                <w:color w:val="000000"/>
              </w:rPr>
            </w:pPr>
            <w:r w:rsidRPr="000A1124">
              <w:rPr>
                <w:color w:val="000000"/>
              </w:rPr>
              <w:t>Title is Relationship</w:t>
            </w:r>
            <w:r w:rsidR="00A61C61">
              <w:rPr>
                <w:color w:val="000000"/>
              </w:rPr>
              <w:t>s</w:t>
            </w:r>
            <w:r w:rsidRPr="000A1124">
              <w:rPr>
                <w:color w:val="000000"/>
              </w:rPr>
              <w:t xml:space="preserve"> for National XX-XXXX-XXXX</w:t>
            </w:r>
          </w:p>
        </w:tc>
        <w:tc>
          <w:tcPr>
            <w:tcW w:w="9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B53E023" w14:textId="4FB2295D" w:rsidR="000A1124" w:rsidRPr="002B5855" w:rsidRDefault="000A1124" w:rsidP="000A1124">
            <w:pPr>
              <w:jc w:val="center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BCA8F1C" w14:textId="77777777" w:rsidR="000A1124" w:rsidRPr="002B5855" w:rsidRDefault="000A1124" w:rsidP="000A1124">
            <w:pPr>
              <w:jc w:val="center"/>
              <w:rPr>
                <w:color w:val="000000"/>
              </w:rPr>
            </w:pPr>
          </w:p>
        </w:tc>
      </w:tr>
      <w:tr w:rsidR="000A1124" w:rsidRPr="002B5855" w14:paraId="10C7B347" w14:textId="77777777" w:rsidTr="008439B2">
        <w:trPr>
          <w:trHeight w:val="330"/>
        </w:trPr>
        <w:tc>
          <w:tcPr>
            <w:tcW w:w="752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59A1307" w14:textId="46358A8D" w:rsidR="000A1124" w:rsidRPr="000A1124" w:rsidRDefault="000A1124" w:rsidP="000A1124">
            <w:pPr>
              <w:ind w:left="689"/>
              <w:rPr>
                <w:color w:val="000000"/>
              </w:rPr>
            </w:pPr>
            <w:r w:rsidRPr="000A1124">
              <w:rPr>
                <w:color w:val="000000"/>
              </w:rPr>
              <w:t>One-to-Many relationship show between Class ID and Class fields.</w:t>
            </w:r>
          </w:p>
        </w:tc>
        <w:tc>
          <w:tcPr>
            <w:tcW w:w="9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2D8D28E" w14:textId="76CA8E55" w:rsidR="000A1124" w:rsidRPr="002B5855" w:rsidRDefault="000A1124" w:rsidP="000A1124">
            <w:pPr>
              <w:jc w:val="center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15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312515A" w14:textId="77777777" w:rsidR="000A1124" w:rsidRPr="002B5855" w:rsidRDefault="000A1124" w:rsidP="000A1124">
            <w:pPr>
              <w:jc w:val="center"/>
              <w:rPr>
                <w:color w:val="000000"/>
              </w:rPr>
            </w:pPr>
          </w:p>
        </w:tc>
      </w:tr>
      <w:tr w:rsidR="000A1124" w:rsidRPr="00A706C9" w14:paraId="6B99E328" w14:textId="77777777" w:rsidTr="008439B2">
        <w:trPr>
          <w:trHeight w:val="330"/>
        </w:trPr>
        <w:tc>
          <w:tcPr>
            <w:tcW w:w="752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9587F75" w14:textId="0DF5CD5C" w:rsidR="000A1124" w:rsidRPr="00A706C9" w:rsidRDefault="000A1124" w:rsidP="000A1124">
            <w:pPr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Printout</w:t>
            </w:r>
            <w:r w:rsidRPr="00A706C9">
              <w:rPr>
                <w:b/>
                <w:bCs/>
                <w:color w:val="000000"/>
                <w:sz w:val="22"/>
                <w:szCs w:val="22"/>
              </w:rPr>
              <w:t xml:space="preserve"> </w:t>
            </w:r>
            <w:r>
              <w:rPr>
                <w:b/>
                <w:bCs/>
                <w:color w:val="000000"/>
                <w:sz w:val="22"/>
                <w:szCs w:val="22"/>
              </w:rPr>
              <w:t>3</w:t>
            </w:r>
            <w:r w:rsidRPr="00A706C9">
              <w:rPr>
                <w:b/>
                <w:bCs/>
                <w:color w:val="000000"/>
                <w:sz w:val="22"/>
                <w:szCs w:val="22"/>
              </w:rPr>
              <w:t xml:space="preserve"> </w:t>
            </w:r>
            <w:r w:rsidRPr="00541D21">
              <w:rPr>
                <w:rFonts w:eastAsia="Calibri"/>
                <w:b/>
                <w:color w:val="000000"/>
                <w:sz w:val="22"/>
                <w:szCs w:val="22"/>
              </w:rPr>
              <w:t xml:space="preserve">– </w:t>
            </w:r>
            <w:r>
              <w:rPr>
                <w:b/>
                <w:bCs/>
                <w:color w:val="000000"/>
                <w:sz w:val="22"/>
                <w:szCs w:val="22"/>
              </w:rPr>
              <w:t>Dog Intake Form PrintScreen</w:t>
            </w:r>
            <w:r w:rsidRPr="00A706C9">
              <w:rPr>
                <w:b/>
                <w:bCs/>
                <w:color w:val="000000"/>
                <w:sz w:val="22"/>
                <w:szCs w:val="22"/>
              </w:rPr>
              <w:t xml:space="preserve"> </w:t>
            </w:r>
            <w:r>
              <w:rPr>
                <w:b/>
                <w:bCs/>
                <w:i/>
                <w:iCs/>
                <w:color w:val="000000"/>
                <w:sz w:val="22"/>
                <w:szCs w:val="22"/>
              </w:rPr>
              <w:t>(40</w:t>
            </w:r>
            <w:r w:rsidRPr="00A706C9">
              <w:rPr>
                <w:b/>
                <w:bCs/>
                <w:i/>
                <w:iCs/>
                <w:color w:val="000000"/>
                <w:sz w:val="22"/>
                <w:szCs w:val="22"/>
              </w:rPr>
              <w:t xml:space="preserve"> points maximum) </w:t>
            </w:r>
          </w:p>
        </w:tc>
        <w:tc>
          <w:tcPr>
            <w:tcW w:w="9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31E8D6F" w14:textId="77777777" w:rsidR="000A1124" w:rsidRPr="000F428E" w:rsidRDefault="000A1124" w:rsidP="000A1124">
            <w:pPr>
              <w:jc w:val="center"/>
              <w:rPr>
                <w:color w:val="000000"/>
                <w:sz w:val="22"/>
                <w:szCs w:val="22"/>
              </w:rPr>
            </w:pPr>
            <w:r w:rsidRPr="000F428E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624C4AD" w14:textId="77777777" w:rsidR="000A1124" w:rsidRPr="00A706C9" w:rsidRDefault="000A1124" w:rsidP="000A1124">
            <w:pPr>
              <w:jc w:val="center"/>
              <w:rPr>
                <w:color w:val="000000"/>
                <w:sz w:val="22"/>
                <w:szCs w:val="22"/>
              </w:rPr>
            </w:pPr>
            <w:r w:rsidRPr="00A706C9">
              <w:rPr>
                <w:color w:val="000000"/>
                <w:sz w:val="22"/>
                <w:szCs w:val="22"/>
              </w:rPr>
              <w:t> </w:t>
            </w:r>
          </w:p>
        </w:tc>
      </w:tr>
      <w:tr w:rsidR="000A1124" w:rsidRPr="002B5855" w14:paraId="799E9E84" w14:textId="77777777" w:rsidTr="008439B2">
        <w:trPr>
          <w:trHeight w:val="79"/>
        </w:trPr>
        <w:tc>
          <w:tcPr>
            <w:tcW w:w="752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9AC6C39" w14:textId="1B4F19F1" w:rsidR="000A1124" w:rsidRPr="002B5855" w:rsidRDefault="000A1124" w:rsidP="000A1124">
            <w:pPr>
              <w:ind w:left="689"/>
              <w:rPr>
                <w:color w:val="000000"/>
              </w:rPr>
            </w:pPr>
            <w:r w:rsidRPr="002B5855">
              <w:rPr>
                <w:color w:val="000000"/>
              </w:rPr>
              <w:t>Created a form with the correct fields (</w:t>
            </w:r>
            <w:r>
              <w:rPr>
                <w:color w:val="000000"/>
              </w:rPr>
              <w:t>6</w:t>
            </w:r>
            <w:r w:rsidRPr="002B5855">
              <w:rPr>
                <w:color w:val="000000"/>
              </w:rPr>
              <w:t xml:space="preserve"> fields at </w:t>
            </w:r>
            <w:r>
              <w:rPr>
                <w:color w:val="000000"/>
              </w:rPr>
              <w:t>2</w:t>
            </w:r>
            <w:r w:rsidRPr="002B5855">
              <w:rPr>
                <w:color w:val="000000"/>
              </w:rPr>
              <w:t xml:space="preserve"> points a field).</w:t>
            </w:r>
          </w:p>
        </w:tc>
        <w:tc>
          <w:tcPr>
            <w:tcW w:w="9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6C06F65" w14:textId="78A2C0B7" w:rsidR="000A1124" w:rsidRPr="002B5855" w:rsidRDefault="000A1124" w:rsidP="000A1124">
            <w:pPr>
              <w:jc w:val="center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12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F7E415F" w14:textId="77777777" w:rsidR="000A1124" w:rsidRPr="002B5855" w:rsidRDefault="000A1124" w:rsidP="000A1124">
            <w:pPr>
              <w:jc w:val="center"/>
              <w:rPr>
                <w:color w:val="000000"/>
              </w:rPr>
            </w:pPr>
          </w:p>
        </w:tc>
      </w:tr>
      <w:tr w:rsidR="000A1124" w:rsidRPr="002B5855" w14:paraId="1AA41099" w14:textId="77777777" w:rsidTr="008439B2">
        <w:trPr>
          <w:trHeight w:val="79"/>
        </w:trPr>
        <w:tc>
          <w:tcPr>
            <w:tcW w:w="752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5343952" w14:textId="18DE6819" w:rsidR="000A1124" w:rsidRPr="002B5855" w:rsidRDefault="000A1124" w:rsidP="000A1124">
            <w:pPr>
              <w:ind w:left="689"/>
              <w:rPr>
                <w:color w:val="000000"/>
              </w:rPr>
            </w:pPr>
            <w:r>
              <w:rPr>
                <w:color w:val="000000"/>
              </w:rPr>
              <w:t>Gender and Class</w:t>
            </w:r>
            <w:r w:rsidRPr="002B5855">
              <w:rPr>
                <w:color w:val="000000"/>
              </w:rPr>
              <w:t xml:space="preserve"> field</w:t>
            </w:r>
            <w:r>
              <w:rPr>
                <w:color w:val="000000"/>
              </w:rPr>
              <w:t>s</w:t>
            </w:r>
            <w:r w:rsidRPr="002B5855"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are</w:t>
            </w:r>
            <w:r w:rsidRPr="002B5855">
              <w:rPr>
                <w:color w:val="000000"/>
              </w:rPr>
              <w:t xml:space="preserve"> combo box</w:t>
            </w:r>
            <w:r>
              <w:rPr>
                <w:color w:val="000000"/>
              </w:rPr>
              <w:t>es</w:t>
            </w:r>
            <w:r w:rsidRPr="002B5855">
              <w:rPr>
                <w:color w:val="000000"/>
              </w:rPr>
              <w:t xml:space="preserve"> (signified by the down arrow on the printout)</w:t>
            </w:r>
            <w:r>
              <w:rPr>
                <w:color w:val="000000"/>
              </w:rPr>
              <w:t xml:space="preserve"> (10 points each)</w:t>
            </w:r>
          </w:p>
        </w:tc>
        <w:tc>
          <w:tcPr>
            <w:tcW w:w="9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F87D2EF" w14:textId="00B24080" w:rsidR="000A1124" w:rsidRPr="002B5855" w:rsidRDefault="000A1124" w:rsidP="000A1124">
            <w:pPr>
              <w:jc w:val="center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20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8B3F3FE" w14:textId="77777777" w:rsidR="000A1124" w:rsidRPr="002B5855" w:rsidRDefault="000A1124" w:rsidP="000A1124">
            <w:pPr>
              <w:jc w:val="center"/>
              <w:rPr>
                <w:color w:val="000000"/>
              </w:rPr>
            </w:pPr>
            <w:r w:rsidRPr="002B5855">
              <w:rPr>
                <w:color w:val="000000"/>
              </w:rPr>
              <w:t> </w:t>
            </w:r>
          </w:p>
        </w:tc>
      </w:tr>
      <w:tr w:rsidR="000A1124" w:rsidRPr="002B5855" w14:paraId="2B4D1570" w14:textId="77777777" w:rsidTr="008439B2">
        <w:trPr>
          <w:trHeight w:val="330"/>
        </w:trPr>
        <w:tc>
          <w:tcPr>
            <w:tcW w:w="752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9D1E182" w14:textId="1D7DE8B2" w:rsidR="000A1124" w:rsidRPr="002B5855" w:rsidRDefault="000A1124" w:rsidP="000A1124">
            <w:pPr>
              <w:ind w:left="689"/>
              <w:rPr>
                <w:color w:val="000000"/>
              </w:rPr>
            </w:pPr>
            <w:r>
              <w:rPr>
                <w:color w:val="000000"/>
              </w:rPr>
              <w:t>One</w:t>
            </w:r>
            <w:r w:rsidRPr="002B5855">
              <w:rPr>
                <w:color w:val="000000"/>
              </w:rPr>
              <w:t xml:space="preserve"> button (Add </w:t>
            </w:r>
            <w:r>
              <w:rPr>
                <w:color w:val="000000"/>
              </w:rPr>
              <w:t xml:space="preserve">New </w:t>
            </w:r>
            <w:r w:rsidRPr="002B5855">
              <w:rPr>
                <w:color w:val="000000"/>
              </w:rPr>
              <w:t>Record) ha</w:t>
            </w:r>
            <w:r>
              <w:rPr>
                <w:color w:val="000000"/>
              </w:rPr>
              <w:t xml:space="preserve">s </w:t>
            </w:r>
            <w:r w:rsidRPr="002B5855">
              <w:rPr>
                <w:color w:val="000000"/>
              </w:rPr>
              <w:t xml:space="preserve">been added. </w:t>
            </w:r>
          </w:p>
        </w:tc>
        <w:tc>
          <w:tcPr>
            <w:tcW w:w="9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3C51212" w14:textId="186FA703" w:rsidR="000A1124" w:rsidRPr="002B5855" w:rsidRDefault="000A1124" w:rsidP="000A1124">
            <w:pPr>
              <w:jc w:val="center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A52F351" w14:textId="77777777" w:rsidR="000A1124" w:rsidRPr="002B5855" w:rsidRDefault="000A1124" w:rsidP="000A1124">
            <w:pPr>
              <w:jc w:val="center"/>
              <w:rPr>
                <w:color w:val="000000"/>
              </w:rPr>
            </w:pPr>
          </w:p>
        </w:tc>
      </w:tr>
      <w:tr w:rsidR="000A1124" w:rsidRPr="002B5855" w14:paraId="6CB29897" w14:textId="77777777" w:rsidTr="008439B2">
        <w:trPr>
          <w:trHeight w:val="330"/>
        </w:trPr>
        <w:tc>
          <w:tcPr>
            <w:tcW w:w="752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73C2734" w14:textId="77777777" w:rsidR="000A1124" w:rsidRPr="002B5855" w:rsidRDefault="000A1124" w:rsidP="000A1124">
            <w:pPr>
              <w:ind w:left="689"/>
              <w:rPr>
                <w:color w:val="000000"/>
              </w:rPr>
            </w:pPr>
            <w:r w:rsidRPr="002B5855">
              <w:rPr>
                <w:color w:val="000000"/>
              </w:rPr>
              <w:t>Form is laid out, so it is easy to read and understand.</w:t>
            </w:r>
          </w:p>
        </w:tc>
        <w:tc>
          <w:tcPr>
            <w:tcW w:w="9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9B8D499" w14:textId="1CFA1F0B" w:rsidR="000A1124" w:rsidRPr="002B5855" w:rsidRDefault="000A1124" w:rsidP="000A1124">
            <w:pPr>
              <w:jc w:val="center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2C0E232" w14:textId="77777777" w:rsidR="000A1124" w:rsidRPr="002B5855" w:rsidRDefault="000A1124" w:rsidP="000A1124">
            <w:pPr>
              <w:jc w:val="center"/>
              <w:rPr>
                <w:color w:val="000000"/>
              </w:rPr>
            </w:pPr>
          </w:p>
        </w:tc>
      </w:tr>
      <w:tr w:rsidR="000A1124" w:rsidRPr="00A706C9" w14:paraId="4CF215D8" w14:textId="77777777" w:rsidTr="008439B2">
        <w:trPr>
          <w:trHeight w:val="330"/>
        </w:trPr>
        <w:tc>
          <w:tcPr>
            <w:tcW w:w="752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A94BF96" w14:textId="5CF7432D" w:rsidR="000A1124" w:rsidRDefault="000A1124" w:rsidP="000A1124">
            <w:pPr>
              <w:rPr>
                <w:rFonts w:eastAsia="Calibri"/>
                <w:b/>
                <w:color w:val="000000"/>
                <w:sz w:val="22"/>
                <w:szCs w:val="22"/>
              </w:rPr>
            </w:pPr>
            <w:r>
              <w:rPr>
                <w:rFonts w:eastAsia="Calibri"/>
                <w:b/>
                <w:color w:val="000000"/>
                <w:sz w:val="22"/>
                <w:szCs w:val="22"/>
              </w:rPr>
              <w:t xml:space="preserve">Printout 4 – </w:t>
            </w:r>
            <w:r w:rsidR="00646B8B">
              <w:rPr>
                <w:rFonts w:eastAsia="Calibri"/>
                <w:b/>
                <w:color w:val="000000"/>
                <w:sz w:val="22"/>
                <w:szCs w:val="22"/>
              </w:rPr>
              <w:t>Food Order Query</w:t>
            </w:r>
            <w:r>
              <w:rPr>
                <w:rFonts w:eastAsia="Calibri"/>
                <w:b/>
                <w:color w:val="000000"/>
                <w:sz w:val="22"/>
                <w:szCs w:val="22"/>
              </w:rPr>
              <w:t xml:space="preserve"> (30 points maximum)</w:t>
            </w:r>
          </w:p>
        </w:tc>
        <w:tc>
          <w:tcPr>
            <w:tcW w:w="9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786922A" w14:textId="77777777" w:rsidR="000A1124" w:rsidRPr="000F428E" w:rsidRDefault="000A1124" w:rsidP="000A1124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0A249B2" w14:textId="77777777" w:rsidR="000A1124" w:rsidRPr="00A706C9" w:rsidRDefault="000A1124" w:rsidP="000A1124">
            <w:pPr>
              <w:jc w:val="center"/>
              <w:rPr>
                <w:color w:val="000000"/>
                <w:sz w:val="22"/>
                <w:szCs w:val="22"/>
              </w:rPr>
            </w:pPr>
          </w:p>
        </w:tc>
      </w:tr>
      <w:tr w:rsidR="000A1124" w:rsidRPr="002B5855" w14:paraId="2FE792E2" w14:textId="77777777" w:rsidTr="008439B2">
        <w:trPr>
          <w:trHeight w:val="330"/>
        </w:trPr>
        <w:tc>
          <w:tcPr>
            <w:tcW w:w="752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E3CD3AF" w14:textId="69B6232A" w:rsidR="000A1124" w:rsidRPr="002B5855" w:rsidRDefault="000A1124" w:rsidP="000A1124">
            <w:pPr>
              <w:ind w:left="720"/>
              <w:rPr>
                <w:rFonts w:eastAsia="Calibri"/>
                <w:bCs/>
                <w:color w:val="000000"/>
              </w:rPr>
            </w:pPr>
            <w:r w:rsidRPr="002B5855">
              <w:rPr>
                <w:rFonts w:eastAsia="Calibri"/>
                <w:bCs/>
                <w:color w:val="000000"/>
              </w:rPr>
              <w:t xml:space="preserve">Title </w:t>
            </w:r>
            <w:r w:rsidR="00646B8B">
              <w:rPr>
                <w:rFonts w:eastAsia="Calibri"/>
                <w:bCs/>
                <w:color w:val="000000"/>
              </w:rPr>
              <w:t>is Food Order Query</w:t>
            </w:r>
            <w:r w:rsidRPr="002B5855">
              <w:rPr>
                <w:rFonts w:eastAsia="Calibri"/>
                <w:bCs/>
                <w:color w:val="000000"/>
              </w:rPr>
              <w:t xml:space="preserve"> </w:t>
            </w:r>
            <w:r>
              <w:rPr>
                <w:rFonts w:eastAsia="Calibri"/>
                <w:bCs/>
                <w:color w:val="000000"/>
              </w:rPr>
              <w:t>XX-XXXX-XXXX</w:t>
            </w:r>
            <w:r w:rsidRPr="002B5855">
              <w:rPr>
                <w:rFonts w:eastAsia="Calibri"/>
                <w:bCs/>
                <w:color w:val="000000"/>
              </w:rPr>
              <w:t>.</w:t>
            </w:r>
          </w:p>
        </w:tc>
        <w:tc>
          <w:tcPr>
            <w:tcW w:w="9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E91E711" w14:textId="77777777" w:rsidR="000A1124" w:rsidRPr="002B5855" w:rsidRDefault="000A1124" w:rsidP="000A1124">
            <w:pPr>
              <w:jc w:val="center"/>
              <w:rPr>
                <w:color w:val="000000"/>
              </w:rPr>
            </w:pPr>
            <w:r w:rsidRPr="002B5855">
              <w:rPr>
                <w:color w:val="000000"/>
              </w:rPr>
              <w:t>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E5A792D" w14:textId="77777777" w:rsidR="000A1124" w:rsidRPr="002B5855" w:rsidRDefault="000A1124" w:rsidP="000A1124">
            <w:pPr>
              <w:jc w:val="center"/>
              <w:rPr>
                <w:color w:val="000000"/>
              </w:rPr>
            </w:pPr>
          </w:p>
        </w:tc>
      </w:tr>
      <w:tr w:rsidR="000A1124" w:rsidRPr="002B5855" w14:paraId="1BECD2EE" w14:textId="77777777" w:rsidTr="008439B2">
        <w:trPr>
          <w:trHeight w:val="330"/>
        </w:trPr>
        <w:tc>
          <w:tcPr>
            <w:tcW w:w="752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1FAB247" w14:textId="3C294687" w:rsidR="000A1124" w:rsidRPr="002B5855" w:rsidRDefault="00646B8B" w:rsidP="000A1124">
            <w:pPr>
              <w:ind w:left="720"/>
              <w:rPr>
                <w:rFonts w:eastAsia="Calibri"/>
                <w:bCs/>
                <w:color w:val="000000"/>
              </w:rPr>
            </w:pPr>
            <w:r>
              <w:rPr>
                <w:rFonts w:eastAsia="Calibri"/>
                <w:bCs/>
                <w:color w:val="000000"/>
              </w:rPr>
              <w:t>Correct fields were added to the query (4 fields at 3 points a field)</w:t>
            </w:r>
          </w:p>
        </w:tc>
        <w:tc>
          <w:tcPr>
            <w:tcW w:w="9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9964740" w14:textId="294F2926" w:rsidR="000A1124" w:rsidRPr="002B5855" w:rsidRDefault="00646B8B" w:rsidP="000A112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5384CF3" w14:textId="77777777" w:rsidR="000A1124" w:rsidRPr="002B5855" w:rsidRDefault="000A1124" w:rsidP="000A1124">
            <w:pPr>
              <w:jc w:val="center"/>
              <w:rPr>
                <w:color w:val="000000"/>
              </w:rPr>
            </w:pPr>
          </w:p>
        </w:tc>
      </w:tr>
      <w:tr w:rsidR="00646B8B" w:rsidRPr="002B5855" w14:paraId="6D2796D0" w14:textId="77777777" w:rsidTr="008439B2">
        <w:trPr>
          <w:trHeight w:val="330"/>
        </w:trPr>
        <w:tc>
          <w:tcPr>
            <w:tcW w:w="752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1C634CC" w14:textId="18D78649" w:rsidR="00646B8B" w:rsidRDefault="00646B8B" w:rsidP="00646B8B">
            <w:pPr>
              <w:ind w:left="720"/>
              <w:rPr>
                <w:rFonts w:eastAsia="Calibri"/>
                <w:bCs/>
                <w:color w:val="000000"/>
              </w:rPr>
            </w:pPr>
            <w:r>
              <w:rPr>
                <w:rFonts w:eastAsia="Calibri"/>
                <w:bCs/>
                <w:color w:val="000000"/>
              </w:rPr>
              <w:t>Criteria was used to only display the Dogs that have NOT been adopted.</w:t>
            </w:r>
          </w:p>
        </w:tc>
        <w:tc>
          <w:tcPr>
            <w:tcW w:w="9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BE43EB6" w14:textId="5948B412" w:rsidR="00646B8B" w:rsidRDefault="00646B8B" w:rsidP="000A112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E46CCB2" w14:textId="77777777" w:rsidR="00646B8B" w:rsidRPr="002B5855" w:rsidRDefault="00646B8B" w:rsidP="000A1124">
            <w:pPr>
              <w:jc w:val="center"/>
              <w:rPr>
                <w:color w:val="000000"/>
              </w:rPr>
            </w:pPr>
          </w:p>
        </w:tc>
      </w:tr>
      <w:tr w:rsidR="000A1124" w:rsidRPr="00A706C9" w14:paraId="27AD0AE0" w14:textId="77777777" w:rsidTr="008439B2">
        <w:trPr>
          <w:trHeight w:val="330"/>
        </w:trPr>
        <w:tc>
          <w:tcPr>
            <w:tcW w:w="752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853793E" w14:textId="50374250" w:rsidR="000A1124" w:rsidRPr="00541D21" w:rsidRDefault="000A1124" w:rsidP="000A1124">
            <w:pPr>
              <w:rPr>
                <w:rFonts w:eastAsia="Calibri"/>
                <w:b/>
                <w:color w:val="000000"/>
                <w:sz w:val="22"/>
                <w:szCs w:val="22"/>
              </w:rPr>
            </w:pPr>
            <w:r>
              <w:rPr>
                <w:rFonts w:eastAsia="Calibri"/>
                <w:b/>
                <w:color w:val="000000"/>
                <w:sz w:val="22"/>
                <w:szCs w:val="22"/>
              </w:rPr>
              <w:t>Printout</w:t>
            </w:r>
            <w:r w:rsidRPr="00541D21">
              <w:rPr>
                <w:rFonts w:eastAsia="Calibri"/>
                <w:b/>
                <w:color w:val="000000"/>
                <w:sz w:val="22"/>
                <w:szCs w:val="22"/>
              </w:rPr>
              <w:t xml:space="preserve"> </w:t>
            </w:r>
            <w:r>
              <w:rPr>
                <w:rFonts w:eastAsia="Calibri"/>
                <w:b/>
                <w:color w:val="000000"/>
                <w:sz w:val="22"/>
                <w:szCs w:val="22"/>
              </w:rPr>
              <w:t>5</w:t>
            </w:r>
            <w:r w:rsidRPr="00541D21">
              <w:rPr>
                <w:rFonts w:eastAsia="Calibri"/>
                <w:b/>
                <w:color w:val="000000"/>
                <w:sz w:val="22"/>
                <w:szCs w:val="22"/>
              </w:rPr>
              <w:t xml:space="preserve"> – </w:t>
            </w:r>
            <w:r w:rsidR="004B62AA">
              <w:rPr>
                <w:rFonts w:eastAsia="Calibri"/>
                <w:b/>
                <w:color w:val="000000"/>
                <w:sz w:val="22"/>
                <w:szCs w:val="22"/>
              </w:rPr>
              <w:t>Food Order Report</w:t>
            </w:r>
            <w:r>
              <w:rPr>
                <w:rFonts w:eastAsia="Calibri"/>
                <w:b/>
                <w:color w:val="000000"/>
                <w:sz w:val="22"/>
                <w:szCs w:val="22"/>
              </w:rPr>
              <w:t xml:space="preserve"> </w:t>
            </w:r>
            <w:r>
              <w:rPr>
                <w:rFonts w:eastAsia="Calibri"/>
                <w:b/>
                <w:i/>
                <w:color w:val="000000"/>
                <w:sz w:val="22"/>
                <w:szCs w:val="22"/>
              </w:rPr>
              <w:t>(40</w:t>
            </w:r>
            <w:r w:rsidRPr="00541D21">
              <w:rPr>
                <w:rFonts w:eastAsia="Calibri"/>
                <w:b/>
                <w:i/>
                <w:color w:val="000000"/>
                <w:sz w:val="22"/>
                <w:szCs w:val="22"/>
              </w:rPr>
              <w:t xml:space="preserve"> points maximum)</w:t>
            </w:r>
          </w:p>
        </w:tc>
        <w:tc>
          <w:tcPr>
            <w:tcW w:w="9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55F2FFE" w14:textId="77777777" w:rsidR="000A1124" w:rsidRPr="000F428E" w:rsidRDefault="000A1124" w:rsidP="000A1124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FC0EF66" w14:textId="77777777" w:rsidR="000A1124" w:rsidRPr="00A706C9" w:rsidRDefault="000A1124" w:rsidP="000A1124">
            <w:pPr>
              <w:jc w:val="center"/>
              <w:rPr>
                <w:color w:val="000000"/>
                <w:sz w:val="22"/>
                <w:szCs w:val="22"/>
              </w:rPr>
            </w:pPr>
          </w:p>
        </w:tc>
      </w:tr>
      <w:tr w:rsidR="000A1124" w:rsidRPr="002B5855" w14:paraId="05D0112E" w14:textId="77777777" w:rsidTr="008439B2">
        <w:trPr>
          <w:trHeight w:val="315"/>
        </w:trPr>
        <w:tc>
          <w:tcPr>
            <w:tcW w:w="752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486FFBA" w14:textId="38B70A30" w:rsidR="000A1124" w:rsidRPr="002B5855" w:rsidRDefault="000A1124" w:rsidP="000A1124">
            <w:pPr>
              <w:ind w:left="689"/>
              <w:rPr>
                <w:color w:val="000000"/>
              </w:rPr>
            </w:pPr>
            <w:r w:rsidRPr="002B5855">
              <w:rPr>
                <w:color w:val="000000"/>
              </w:rPr>
              <w:t xml:space="preserve">Title is </w:t>
            </w:r>
            <w:r w:rsidR="00797758">
              <w:rPr>
                <w:color w:val="000000"/>
              </w:rPr>
              <w:t xml:space="preserve">Food Order Report </w:t>
            </w:r>
            <w:r w:rsidRPr="002B5855"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XX-XXXX-XXXX</w:t>
            </w:r>
          </w:p>
        </w:tc>
        <w:tc>
          <w:tcPr>
            <w:tcW w:w="9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A0D5FEF" w14:textId="77777777" w:rsidR="000A1124" w:rsidRPr="002B5855" w:rsidRDefault="000A1124" w:rsidP="000A1124">
            <w:pPr>
              <w:jc w:val="center"/>
              <w:rPr>
                <w:bCs/>
                <w:color w:val="000000"/>
              </w:rPr>
            </w:pPr>
            <w:r w:rsidRPr="002B5855">
              <w:rPr>
                <w:bCs/>
                <w:color w:val="000000"/>
              </w:rPr>
              <w:t>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E2613BD" w14:textId="77777777" w:rsidR="000A1124" w:rsidRPr="002B5855" w:rsidRDefault="000A1124" w:rsidP="000A1124">
            <w:pPr>
              <w:jc w:val="center"/>
              <w:rPr>
                <w:color w:val="000000"/>
              </w:rPr>
            </w:pPr>
            <w:r w:rsidRPr="002B5855">
              <w:rPr>
                <w:color w:val="000000"/>
              </w:rPr>
              <w:t> </w:t>
            </w:r>
          </w:p>
        </w:tc>
      </w:tr>
      <w:tr w:rsidR="000A1124" w:rsidRPr="002B5855" w14:paraId="7992A5C1" w14:textId="77777777" w:rsidTr="008439B2">
        <w:trPr>
          <w:trHeight w:val="315"/>
        </w:trPr>
        <w:tc>
          <w:tcPr>
            <w:tcW w:w="752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A2FCB2F" w14:textId="2FB21C67" w:rsidR="000A1124" w:rsidRPr="002B5855" w:rsidRDefault="000A1124" w:rsidP="000A1124">
            <w:pPr>
              <w:ind w:left="689"/>
              <w:rPr>
                <w:color w:val="000000"/>
              </w:rPr>
            </w:pPr>
            <w:r w:rsidRPr="002B5855">
              <w:rPr>
                <w:color w:val="000000"/>
              </w:rPr>
              <w:t>Correct fields are included in the report (</w:t>
            </w:r>
            <w:r w:rsidR="00797758">
              <w:rPr>
                <w:color w:val="000000"/>
              </w:rPr>
              <w:t>2</w:t>
            </w:r>
            <w:r w:rsidRPr="002B5855">
              <w:rPr>
                <w:color w:val="000000"/>
              </w:rPr>
              <w:t xml:space="preserve"> fields x </w:t>
            </w:r>
            <w:r w:rsidR="00797758">
              <w:rPr>
                <w:color w:val="000000"/>
              </w:rPr>
              <w:t>3</w:t>
            </w:r>
            <w:r w:rsidRPr="002B5855">
              <w:rPr>
                <w:color w:val="000000"/>
              </w:rPr>
              <w:t xml:space="preserve"> points each)</w:t>
            </w:r>
          </w:p>
        </w:tc>
        <w:tc>
          <w:tcPr>
            <w:tcW w:w="9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69289C4" w14:textId="77777777" w:rsidR="000A1124" w:rsidRPr="002B5855" w:rsidRDefault="000A1124" w:rsidP="000A1124">
            <w:pPr>
              <w:jc w:val="center"/>
              <w:rPr>
                <w:bCs/>
                <w:color w:val="000000"/>
              </w:rPr>
            </w:pPr>
            <w:r w:rsidRPr="002B5855">
              <w:rPr>
                <w:bCs/>
                <w:color w:val="000000"/>
              </w:rPr>
              <w:t>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EBBE6D1" w14:textId="77777777" w:rsidR="000A1124" w:rsidRPr="002B5855" w:rsidRDefault="000A1124" w:rsidP="000A1124">
            <w:pPr>
              <w:jc w:val="center"/>
              <w:rPr>
                <w:color w:val="000000"/>
              </w:rPr>
            </w:pPr>
            <w:r w:rsidRPr="002B5855">
              <w:rPr>
                <w:color w:val="000000"/>
              </w:rPr>
              <w:t> </w:t>
            </w:r>
          </w:p>
        </w:tc>
      </w:tr>
      <w:tr w:rsidR="00797758" w:rsidRPr="002B5855" w14:paraId="43A0546B" w14:textId="77777777" w:rsidTr="008439B2">
        <w:trPr>
          <w:trHeight w:val="315"/>
        </w:trPr>
        <w:tc>
          <w:tcPr>
            <w:tcW w:w="752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4B97726" w14:textId="67EEE773" w:rsidR="00797758" w:rsidRPr="002B5855" w:rsidRDefault="00797758" w:rsidP="000A1124">
            <w:pPr>
              <w:ind w:left="689"/>
              <w:rPr>
                <w:color w:val="000000"/>
              </w:rPr>
            </w:pPr>
            <w:r>
              <w:rPr>
                <w:color w:val="000000"/>
              </w:rPr>
              <w:t>Groups are only showing summary details.</w:t>
            </w:r>
          </w:p>
        </w:tc>
        <w:tc>
          <w:tcPr>
            <w:tcW w:w="9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A1C975E" w14:textId="45FA1DC3" w:rsidR="00797758" w:rsidRPr="002B5855" w:rsidRDefault="00797758" w:rsidP="000A1124">
            <w:pPr>
              <w:jc w:val="center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10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5E7AB38" w14:textId="77777777" w:rsidR="00797758" w:rsidRPr="002B5855" w:rsidRDefault="00797758" w:rsidP="000A1124">
            <w:pPr>
              <w:jc w:val="center"/>
              <w:rPr>
                <w:color w:val="000000"/>
              </w:rPr>
            </w:pPr>
          </w:p>
        </w:tc>
      </w:tr>
      <w:tr w:rsidR="000A1124" w:rsidRPr="002B5855" w14:paraId="68E19E15" w14:textId="77777777" w:rsidTr="008439B2">
        <w:trPr>
          <w:trHeight w:val="315"/>
        </w:trPr>
        <w:tc>
          <w:tcPr>
            <w:tcW w:w="752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9EDE869" w14:textId="53BA0095" w:rsidR="000A1124" w:rsidRPr="002B5855" w:rsidRDefault="00797758" w:rsidP="000A1124">
            <w:pPr>
              <w:ind w:left="689"/>
              <w:rPr>
                <w:color w:val="000000"/>
              </w:rPr>
            </w:pPr>
            <w:r>
              <w:rPr>
                <w:color w:val="000000"/>
              </w:rPr>
              <w:t>Label to Grand Total changed to “Total Cups of Dog Food per Day”</w:t>
            </w:r>
          </w:p>
        </w:tc>
        <w:tc>
          <w:tcPr>
            <w:tcW w:w="9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6F9AB09" w14:textId="371DD760" w:rsidR="000A1124" w:rsidRPr="002B5855" w:rsidRDefault="00797758" w:rsidP="000A1124">
            <w:pPr>
              <w:jc w:val="center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3233629" w14:textId="77777777" w:rsidR="000A1124" w:rsidRPr="002B5855" w:rsidRDefault="000A1124" w:rsidP="000A1124">
            <w:pPr>
              <w:jc w:val="center"/>
              <w:rPr>
                <w:color w:val="000000"/>
              </w:rPr>
            </w:pPr>
          </w:p>
        </w:tc>
      </w:tr>
      <w:tr w:rsidR="000A1124" w:rsidRPr="002B5855" w14:paraId="13640CD4" w14:textId="77777777" w:rsidTr="008439B2">
        <w:trPr>
          <w:trHeight w:val="315"/>
        </w:trPr>
        <w:tc>
          <w:tcPr>
            <w:tcW w:w="752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27A67A4" w14:textId="67287AFA" w:rsidR="000A1124" w:rsidRPr="002B5855" w:rsidRDefault="00797758" w:rsidP="000A1124">
            <w:pPr>
              <w:ind w:left="689"/>
              <w:rPr>
                <w:color w:val="000000"/>
              </w:rPr>
            </w:pPr>
            <w:r>
              <w:rPr>
                <w:color w:val="000000"/>
              </w:rPr>
              <w:t>Calculation and label added to determine how much dog food to order for the month.</w:t>
            </w:r>
          </w:p>
        </w:tc>
        <w:tc>
          <w:tcPr>
            <w:tcW w:w="9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CE6DA85" w14:textId="541A6FA9" w:rsidR="000A1124" w:rsidRPr="002B5855" w:rsidRDefault="00797758" w:rsidP="000A1124">
            <w:pPr>
              <w:jc w:val="center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10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F59CEEC" w14:textId="77777777" w:rsidR="000A1124" w:rsidRPr="002B5855" w:rsidRDefault="000A1124" w:rsidP="000A1124">
            <w:pPr>
              <w:jc w:val="center"/>
              <w:rPr>
                <w:color w:val="000000"/>
              </w:rPr>
            </w:pPr>
            <w:r w:rsidRPr="002B5855">
              <w:rPr>
                <w:color w:val="000000"/>
              </w:rPr>
              <w:t> </w:t>
            </w:r>
          </w:p>
        </w:tc>
      </w:tr>
      <w:tr w:rsidR="000A1124" w:rsidRPr="002B5855" w14:paraId="38112D68" w14:textId="77777777" w:rsidTr="008439B2">
        <w:trPr>
          <w:trHeight w:val="330"/>
        </w:trPr>
        <w:tc>
          <w:tcPr>
            <w:tcW w:w="752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04CD35F" w14:textId="6522E924" w:rsidR="000A1124" w:rsidRPr="002B5855" w:rsidRDefault="00797758" w:rsidP="000A1124">
            <w:pPr>
              <w:ind w:left="689"/>
              <w:rPr>
                <w:color w:val="000000"/>
              </w:rPr>
            </w:pPr>
            <w:r>
              <w:rPr>
                <w:color w:val="000000"/>
              </w:rPr>
              <w:t>Printed in portrait orientation all data is visible.</w:t>
            </w:r>
          </w:p>
        </w:tc>
        <w:tc>
          <w:tcPr>
            <w:tcW w:w="9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E559963" w14:textId="2D04EDF0" w:rsidR="000A1124" w:rsidRPr="002B5855" w:rsidRDefault="00797758" w:rsidP="000A1124">
            <w:pPr>
              <w:jc w:val="center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4EA3572" w14:textId="77777777" w:rsidR="000A1124" w:rsidRPr="002B5855" w:rsidRDefault="000A1124" w:rsidP="000A1124">
            <w:pPr>
              <w:jc w:val="center"/>
              <w:rPr>
                <w:color w:val="000000"/>
              </w:rPr>
            </w:pPr>
            <w:r w:rsidRPr="002B5855">
              <w:rPr>
                <w:color w:val="000000"/>
              </w:rPr>
              <w:t> </w:t>
            </w:r>
          </w:p>
        </w:tc>
      </w:tr>
      <w:tr w:rsidR="000A1124" w:rsidRPr="00A706C9" w14:paraId="1586E2E5" w14:textId="77777777" w:rsidTr="008439B2">
        <w:trPr>
          <w:trHeight w:val="330"/>
        </w:trPr>
        <w:tc>
          <w:tcPr>
            <w:tcW w:w="752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607C434" w14:textId="3012E26D" w:rsidR="000A1124" w:rsidRPr="00A706C9" w:rsidRDefault="000A1124" w:rsidP="000A1124">
            <w:pPr>
              <w:rPr>
                <w:color w:val="000000"/>
                <w:sz w:val="22"/>
                <w:szCs w:val="22"/>
              </w:rPr>
            </w:pPr>
            <w:r>
              <w:rPr>
                <w:rFonts w:eastAsia="Calibri"/>
                <w:b/>
                <w:color w:val="000000"/>
                <w:sz w:val="22"/>
                <w:szCs w:val="22"/>
              </w:rPr>
              <w:t>Printout</w:t>
            </w:r>
            <w:r w:rsidRPr="00541D21">
              <w:rPr>
                <w:rFonts w:eastAsia="Calibri"/>
                <w:b/>
                <w:color w:val="000000"/>
                <w:sz w:val="22"/>
                <w:szCs w:val="22"/>
              </w:rPr>
              <w:t xml:space="preserve"> </w:t>
            </w:r>
            <w:r>
              <w:rPr>
                <w:rFonts w:eastAsia="Calibri"/>
                <w:b/>
                <w:color w:val="000000"/>
                <w:sz w:val="22"/>
                <w:szCs w:val="22"/>
              </w:rPr>
              <w:t>6</w:t>
            </w:r>
            <w:r w:rsidRPr="00541D21">
              <w:rPr>
                <w:rFonts w:eastAsia="Calibri"/>
                <w:b/>
                <w:color w:val="000000"/>
                <w:sz w:val="22"/>
                <w:szCs w:val="22"/>
              </w:rPr>
              <w:t xml:space="preserve"> –</w:t>
            </w:r>
            <w:r w:rsidR="00EB2635">
              <w:rPr>
                <w:rFonts w:eastAsia="Calibri"/>
                <w:b/>
                <w:color w:val="000000"/>
                <w:sz w:val="22"/>
                <w:szCs w:val="22"/>
              </w:rPr>
              <w:t>Rabies Vaccine Query</w:t>
            </w:r>
            <w:r>
              <w:rPr>
                <w:rFonts w:eastAsia="Calibri"/>
                <w:b/>
                <w:color w:val="000000"/>
                <w:sz w:val="22"/>
                <w:szCs w:val="22"/>
              </w:rPr>
              <w:t xml:space="preserve"> (</w:t>
            </w:r>
            <w:r w:rsidR="00EB2635">
              <w:rPr>
                <w:rFonts w:eastAsia="Calibri"/>
                <w:b/>
                <w:color w:val="000000"/>
                <w:sz w:val="22"/>
                <w:szCs w:val="22"/>
              </w:rPr>
              <w:t>40</w:t>
            </w:r>
            <w:r w:rsidRPr="00541D21">
              <w:rPr>
                <w:rFonts w:eastAsia="Calibri"/>
                <w:b/>
                <w:i/>
                <w:color w:val="000000"/>
                <w:sz w:val="22"/>
                <w:szCs w:val="22"/>
              </w:rPr>
              <w:t xml:space="preserve"> points max)</w:t>
            </w:r>
          </w:p>
        </w:tc>
        <w:tc>
          <w:tcPr>
            <w:tcW w:w="9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2FEB510" w14:textId="77777777" w:rsidR="000A1124" w:rsidRPr="000F428E" w:rsidRDefault="000A1124" w:rsidP="000A1124">
            <w:pPr>
              <w:jc w:val="center"/>
              <w:rPr>
                <w:bCs/>
                <w:color w:val="000000"/>
                <w:sz w:val="22"/>
                <w:szCs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0750D2A" w14:textId="77777777" w:rsidR="000A1124" w:rsidRPr="00A706C9" w:rsidRDefault="000A1124" w:rsidP="000A1124">
            <w:pPr>
              <w:jc w:val="center"/>
              <w:rPr>
                <w:color w:val="000000"/>
                <w:sz w:val="22"/>
                <w:szCs w:val="22"/>
              </w:rPr>
            </w:pPr>
          </w:p>
        </w:tc>
      </w:tr>
      <w:tr w:rsidR="000A1124" w:rsidRPr="002B5855" w14:paraId="46A46798" w14:textId="77777777" w:rsidTr="008439B2">
        <w:trPr>
          <w:trHeight w:val="330"/>
        </w:trPr>
        <w:tc>
          <w:tcPr>
            <w:tcW w:w="752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2BB2E79" w14:textId="55357B30" w:rsidR="000A1124" w:rsidRPr="002B5855" w:rsidRDefault="00EB2635" w:rsidP="000A1124">
            <w:pPr>
              <w:ind w:left="689"/>
              <w:rPr>
                <w:color w:val="000000"/>
              </w:rPr>
            </w:pPr>
            <w:r>
              <w:rPr>
                <w:color w:val="000000"/>
              </w:rPr>
              <w:t>Correct four fields were included from the Dog Table. (4 at 2 points each)</w:t>
            </w:r>
          </w:p>
        </w:tc>
        <w:tc>
          <w:tcPr>
            <w:tcW w:w="9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1F2DC82" w14:textId="05DF4FE3" w:rsidR="000A1124" w:rsidRPr="002B5855" w:rsidRDefault="00EB2635" w:rsidP="000A1124">
            <w:pPr>
              <w:jc w:val="center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D022724" w14:textId="77777777" w:rsidR="000A1124" w:rsidRPr="002B5855" w:rsidRDefault="000A1124" w:rsidP="000A1124">
            <w:pPr>
              <w:jc w:val="center"/>
              <w:rPr>
                <w:color w:val="000000"/>
              </w:rPr>
            </w:pPr>
          </w:p>
        </w:tc>
      </w:tr>
      <w:tr w:rsidR="00EB2635" w:rsidRPr="002B5855" w14:paraId="07AD6747" w14:textId="77777777" w:rsidTr="008439B2">
        <w:trPr>
          <w:trHeight w:val="330"/>
        </w:trPr>
        <w:tc>
          <w:tcPr>
            <w:tcW w:w="752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B816AC4" w14:textId="4457959B" w:rsidR="00EB2635" w:rsidRPr="002B5855" w:rsidRDefault="00EB2635" w:rsidP="000A1124">
            <w:pPr>
              <w:ind w:left="689"/>
              <w:rPr>
                <w:color w:val="000000"/>
              </w:rPr>
            </w:pPr>
            <w:r>
              <w:rPr>
                <w:color w:val="000000"/>
              </w:rPr>
              <w:t>Correct criteria entered for the Apx DOB field.</w:t>
            </w:r>
          </w:p>
        </w:tc>
        <w:tc>
          <w:tcPr>
            <w:tcW w:w="9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EE9DC03" w14:textId="17416298" w:rsidR="00EB2635" w:rsidRPr="002B5855" w:rsidRDefault="00EB2635" w:rsidP="000A1124">
            <w:pPr>
              <w:jc w:val="center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15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CAA2DD7" w14:textId="77777777" w:rsidR="00EB2635" w:rsidRPr="002B5855" w:rsidRDefault="00EB2635" w:rsidP="000A1124">
            <w:pPr>
              <w:jc w:val="center"/>
              <w:rPr>
                <w:color w:val="000000"/>
              </w:rPr>
            </w:pPr>
          </w:p>
        </w:tc>
      </w:tr>
      <w:tr w:rsidR="00EB2635" w:rsidRPr="002B5855" w14:paraId="17F2CB35" w14:textId="77777777" w:rsidTr="008439B2">
        <w:trPr>
          <w:trHeight w:val="330"/>
        </w:trPr>
        <w:tc>
          <w:tcPr>
            <w:tcW w:w="752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E0B51A3" w14:textId="081BF3C3" w:rsidR="00EB2635" w:rsidRPr="002B5855" w:rsidRDefault="00EB2635" w:rsidP="000A1124">
            <w:pPr>
              <w:ind w:left="689"/>
              <w:rPr>
                <w:color w:val="000000"/>
              </w:rPr>
            </w:pPr>
            <w:r>
              <w:rPr>
                <w:color w:val="000000"/>
              </w:rPr>
              <w:t>Correct criteria entered for the Adopted field.</w:t>
            </w:r>
          </w:p>
        </w:tc>
        <w:tc>
          <w:tcPr>
            <w:tcW w:w="9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347AAEA" w14:textId="62AA9EFA" w:rsidR="00EB2635" w:rsidRPr="002B5855" w:rsidRDefault="00EB2635" w:rsidP="000A1124">
            <w:pPr>
              <w:jc w:val="center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10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F749E89" w14:textId="77777777" w:rsidR="00EB2635" w:rsidRPr="002B5855" w:rsidRDefault="00EB2635" w:rsidP="000A1124">
            <w:pPr>
              <w:jc w:val="center"/>
              <w:rPr>
                <w:color w:val="000000"/>
              </w:rPr>
            </w:pPr>
          </w:p>
        </w:tc>
      </w:tr>
      <w:tr w:rsidR="000A1124" w:rsidRPr="002B5855" w14:paraId="60924030" w14:textId="77777777" w:rsidTr="008439B2">
        <w:trPr>
          <w:trHeight w:val="330"/>
        </w:trPr>
        <w:tc>
          <w:tcPr>
            <w:tcW w:w="752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C27120E" w14:textId="77777777" w:rsidR="000A1124" w:rsidRPr="002B5855" w:rsidRDefault="000A1124" w:rsidP="000A1124">
            <w:pPr>
              <w:ind w:left="689"/>
              <w:rPr>
                <w:color w:val="000000"/>
              </w:rPr>
            </w:pPr>
            <w:r w:rsidRPr="002B5855">
              <w:rPr>
                <w:color w:val="000000"/>
              </w:rPr>
              <w:t>All field titles and entries can be completely seen (no hidden or truncated)</w:t>
            </w:r>
          </w:p>
        </w:tc>
        <w:tc>
          <w:tcPr>
            <w:tcW w:w="9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1EC62C6" w14:textId="48759A33" w:rsidR="000A1124" w:rsidRPr="002B5855" w:rsidRDefault="00EB2635" w:rsidP="000A1124">
            <w:pPr>
              <w:jc w:val="center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4962EE8" w14:textId="77777777" w:rsidR="000A1124" w:rsidRPr="002B5855" w:rsidRDefault="000A1124" w:rsidP="000A1124">
            <w:pPr>
              <w:jc w:val="center"/>
              <w:rPr>
                <w:color w:val="000000"/>
              </w:rPr>
            </w:pPr>
          </w:p>
        </w:tc>
      </w:tr>
      <w:tr w:rsidR="000A1124" w:rsidRPr="002B5855" w14:paraId="6FE3AD00" w14:textId="77777777" w:rsidTr="008439B2">
        <w:trPr>
          <w:trHeight w:val="330"/>
        </w:trPr>
        <w:tc>
          <w:tcPr>
            <w:tcW w:w="752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5B55D55" w14:textId="264D1C9C" w:rsidR="000A1124" w:rsidRPr="002B5855" w:rsidRDefault="000A1124" w:rsidP="000A1124">
            <w:pPr>
              <w:ind w:left="689"/>
              <w:rPr>
                <w:color w:val="000000"/>
              </w:rPr>
            </w:pPr>
            <w:r w:rsidRPr="002B5855">
              <w:rPr>
                <w:color w:val="000000"/>
              </w:rPr>
              <w:t xml:space="preserve">Printed </w:t>
            </w:r>
            <w:r w:rsidR="00EB2635">
              <w:rPr>
                <w:color w:val="000000"/>
              </w:rPr>
              <w:t>in portrait</w:t>
            </w:r>
            <w:r w:rsidRPr="002B5855">
              <w:rPr>
                <w:color w:val="000000"/>
              </w:rPr>
              <w:t xml:space="preserve"> orientation.</w:t>
            </w:r>
          </w:p>
        </w:tc>
        <w:tc>
          <w:tcPr>
            <w:tcW w:w="9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9CA754B" w14:textId="77777777" w:rsidR="000A1124" w:rsidRPr="002B5855" w:rsidRDefault="000A1124" w:rsidP="000A1124">
            <w:pPr>
              <w:jc w:val="center"/>
              <w:rPr>
                <w:bCs/>
                <w:color w:val="000000"/>
              </w:rPr>
            </w:pPr>
            <w:r w:rsidRPr="002B5855">
              <w:rPr>
                <w:bCs/>
                <w:color w:val="000000"/>
              </w:rPr>
              <w:t>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702C245" w14:textId="77777777" w:rsidR="000A1124" w:rsidRPr="002B5855" w:rsidRDefault="000A1124" w:rsidP="000A1124">
            <w:pPr>
              <w:jc w:val="center"/>
              <w:rPr>
                <w:color w:val="000000"/>
              </w:rPr>
            </w:pPr>
          </w:p>
        </w:tc>
      </w:tr>
      <w:tr w:rsidR="000A1124" w:rsidRPr="00A706C9" w14:paraId="4720322B" w14:textId="77777777" w:rsidTr="008439B2">
        <w:trPr>
          <w:trHeight w:val="330"/>
        </w:trPr>
        <w:tc>
          <w:tcPr>
            <w:tcW w:w="752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229ECB1" w14:textId="77777777" w:rsidR="000A1124" w:rsidRPr="000F428E" w:rsidRDefault="000A1124" w:rsidP="000A1124">
            <w:pPr>
              <w:jc w:val="right"/>
              <w:rPr>
                <w:b/>
                <w:bCs/>
                <w:color w:val="000000"/>
                <w:sz w:val="28"/>
                <w:szCs w:val="22"/>
              </w:rPr>
            </w:pPr>
            <w:r w:rsidRPr="000F428E">
              <w:rPr>
                <w:b/>
                <w:bCs/>
                <w:color w:val="000000"/>
                <w:sz w:val="28"/>
                <w:szCs w:val="22"/>
              </w:rPr>
              <w:t xml:space="preserve">Total Points Earned </w:t>
            </w:r>
          </w:p>
        </w:tc>
        <w:tc>
          <w:tcPr>
            <w:tcW w:w="9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D6A18B2" w14:textId="73A0615D" w:rsidR="000A1124" w:rsidRPr="000F428E" w:rsidRDefault="000A1124" w:rsidP="000A1124">
            <w:pPr>
              <w:jc w:val="center"/>
              <w:rPr>
                <w:b/>
                <w:bCs/>
                <w:color w:val="000000"/>
                <w:sz w:val="28"/>
                <w:szCs w:val="22"/>
              </w:rPr>
            </w:pPr>
            <w:r>
              <w:rPr>
                <w:b/>
                <w:bCs/>
                <w:color w:val="000000"/>
                <w:sz w:val="28"/>
                <w:szCs w:val="22"/>
              </w:rPr>
              <w:t>2</w:t>
            </w:r>
            <w:r w:rsidR="0097313A">
              <w:rPr>
                <w:b/>
                <w:bCs/>
                <w:color w:val="000000"/>
                <w:sz w:val="28"/>
                <w:szCs w:val="22"/>
              </w:rPr>
              <w:t>15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A4228B3" w14:textId="77777777" w:rsidR="000A1124" w:rsidRPr="00A706C9" w:rsidRDefault="000A1124" w:rsidP="000A1124">
            <w:pPr>
              <w:jc w:val="center"/>
              <w:rPr>
                <w:color w:val="000000"/>
                <w:sz w:val="22"/>
                <w:szCs w:val="22"/>
              </w:rPr>
            </w:pPr>
            <w:r w:rsidRPr="00A706C9">
              <w:rPr>
                <w:color w:val="000000"/>
                <w:sz w:val="22"/>
                <w:szCs w:val="22"/>
              </w:rPr>
              <w:t> </w:t>
            </w:r>
          </w:p>
        </w:tc>
      </w:tr>
    </w:tbl>
    <w:p w14:paraId="2615E3CD" w14:textId="39317EFA" w:rsidR="001962B9" w:rsidRDefault="00F34676" w:rsidP="00CC0E64">
      <w:pPr>
        <w:pStyle w:val="Heading1"/>
        <w:jc w:val="center"/>
        <w:rPr>
          <w:rFonts w:ascii="Times New Roman" w:hAnsi="Times New Roman"/>
          <w:b w:val="0"/>
          <w:bCs w:val="0"/>
          <w:color w:val="auto"/>
          <w:sz w:val="20"/>
          <w:szCs w:val="20"/>
        </w:rPr>
      </w:pPr>
      <w:r w:rsidRPr="00293BCF">
        <w:br w:type="page"/>
      </w:r>
    </w:p>
    <w:p w14:paraId="714597BC" w14:textId="77777777" w:rsidR="00AC3BC5" w:rsidRDefault="00AC3BC5" w:rsidP="001962B9">
      <w:pPr>
        <w:pStyle w:val="Heading1"/>
        <w:spacing w:before="0"/>
        <w:jc w:val="center"/>
        <w:rPr>
          <w:rFonts w:ascii="Times New Roman" w:hAnsi="Times New Roman"/>
          <w:color w:val="auto"/>
          <w:sz w:val="24"/>
          <w:szCs w:val="22"/>
        </w:rPr>
      </w:pPr>
    </w:p>
    <w:p w14:paraId="30D0F289" w14:textId="3A28B5C2" w:rsidR="00CC0E64" w:rsidRDefault="00CC0E64" w:rsidP="001962B9">
      <w:pPr>
        <w:pStyle w:val="Heading1"/>
        <w:spacing w:before="0"/>
        <w:jc w:val="center"/>
        <w:rPr>
          <w:rFonts w:ascii="Times New Roman" w:hAnsi="Times New Roman"/>
          <w:color w:val="auto"/>
          <w:sz w:val="24"/>
          <w:szCs w:val="22"/>
        </w:rPr>
      </w:pPr>
      <w:r w:rsidRPr="001962B9">
        <w:rPr>
          <w:rFonts w:ascii="Times New Roman" w:hAnsi="Times New Roman"/>
          <w:color w:val="auto"/>
          <w:sz w:val="24"/>
          <w:szCs w:val="22"/>
        </w:rPr>
        <w:t>General Instructions</w:t>
      </w:r>
    </w:p>
    <w:p w14:paraId="46D1A5F9" w14:textId="77777777" w:rsidR="00AC3BC5" w:rsidRPr="00AC3BC5" w:rsidRDefault="00AC3BC5" w:rsidP="00AC3BC5"/>
    <w:p w14:paraId="46971AF1" w14:textId="77777777" w:rsidR="00F34676" w:rsidRPr="004510FE" w:rsidRDefault="00F34676" w:rsidP="00F34676">
      <w:pPr>
        <w:rPr>
          <w:sz w:val="22"/>
          <w:szCs w:val="22"/>
        </w:rPr>
      </w:pPr>
      <w:r w:rsidRPr="004510FE">
        <w:rPr>
          <w:sz w:val="22"/>
          <w:szCs w:val="22"/>
        </w:rPr>
        <w:t xml:space="preserve">You have been hired as </w:t>
      </w:r>
      <w:r>
        <w:rPr>
          <w:sz w:val="22"/>
          <w:szCs w:val="22"/>
        </w:rPr>
        <w:t>a database specialist</w:t>
      </w:r>
      <w:r w:rsidRPr="004510FE">
        <w:rPr>
          <w:sz w:val="22"/>
          <w:szCs w:val="22"/>
        </w:rPr>
        <w:t xml:space="preserve"> and will be </w:t>
      </w:r>
      <w:r>
        <w:rPr>
          <w:sz w:val="22"/>
          <w:szCs w:val="22"/>
        </w:rPr>
        <w:t>assisting on various activities throughout P</w:t>
      </w:r>
      <w:r w:rsidRPr="004510FE">
        <w:rPr>
          <w:sz w:val="22"/>
          <w:szCs w:val="22"/>
        </w:rPr>
        <w:t>rofessional Business Associates, located at 5454 Cleveland Avenue, Columbus, Ohio 43231. Professional Business Associates provides accounting</w:t>
      </w:r>
      <w:r>
        <w:rPr>
          <w:sz w:val="22"/>
          <w:szCs w:val="22"/>
        </w:rPr>
        <w:t>, software, programming</w:t>
      </w:r>
      <w:r w:rsidRPr="004510FE">
        <w:rPr>
          <w:sz w:val="22"/>
          <w:szCs w:val="22"/>
        </w:rPr>
        <w:t xml:space="preserve"> and other services for clients. </w:t>
      </w:r>
    </w:p>
    <w:p w14:paraId="2DF16771" w14:textId="77777777" w:rsidR="00F34676" w:rsidRPr="004510FE" w:rsidRDefault="00F34676" w:rsidP="00F34676">
      <w:pPr>
        <w:rPr>
          <w:sz w:val="22"/>
          <w:szCs w:val="22"/>
        </w:rPr>
      </w:pPr>
    </w:p>
    <w:p w14:paraId="211A365D" w14:textId="77777777" w:rsidR="00F34676" w:rsidRDefault="00F34676" w:rsidP="00F34676">
      <w:pPr>
        <w:rPr>
          <w:sz w:val="22"/>
          <w:szCs w:val="22"/>
        </w:rPr>
      </w:pPr>
    </w:p>
    <w:p w14:paraId="05A45F3C" w14:textId="77777777" w:rsidR="00F34676" w:rsidRPr="00D14DDE" w:rsidRDefault="00F34676" w:rsidP="00F34676">
      <w:pPr>
        <w:numPr>
          <w:ilvl w:val="0"/>
          <w:numId w:val="16"/>
        </w:numPr>
        <w:ind w:left="360"/>
        <w:rPr>
          <w:sz w:val="24"/>
          <w:szCs w:val="22"/>
        </w:rPr>
      </w:pPr>
      <w:r w:rsidRPr="00D14DDE">
        <w:rPr>
          <w:sz w:val="24"/>
          <w:szCs w:val="22"/>
        </w:rPr>
        <w:t xml:space="preserve">You will have 90 minutes to complete your work. </w:t>
      </w:r>
    </w:p>
    <w:p w14:paraId="0DE64549" w14:textId="77777777" w:rsidR="00F34676" w:rsidRDefault="00F34676" w:rsidP="00F34676">
      <w:pPr>
        <w:ind w:left="360"/>
        <w:rPr>
          <w:sz w:val="24"/>
          <w:szCs w:val="22"/>
        </w:rPr>
      </w:pPr>
    </w:p>
    <w:p w14:paraId="55FCB5BE" w14:textId="77777777" w:rsidR="00F34676" w:rsidRPr="00293BCF" w:rsidRDefault="00F34676" w:rsidP="00F34676">
      <w:pPr>
        <w:numPr>
          <w:ilvl w:val="0"/>
          <w:numId w:val="16"/>
        </w:numPr>
        <w:ind w:left="360"/>
        <w:rPr>
          <w:sz w:val="24"/>
          <w:szCs w:val="22"/>
        </w:rPr>
      </w:pPr>
      <w:r w:rsidRPr="00293BCF">
        <w:rPr>
          <w:sz w:val="24"/>
          <w:szCs w:val="22"/>
        </w:rPr>
        <w:t>Check that you have all the</w:t>
      </w:r>
      <w:r>
        <w:rPr>
          <w:sz w:val="24"/>
          <w:szCs w:val="22"/>
        </w:rPr>
        <w:t xml:space="preserve"> test pages</w:t>
      </w:r>
      <w:r w:rsidRPr="00293BCF">
        <w:rPr>
          <w:sz w:val="24"/>
          <w:szCs w:val="22"/>
        </w:rPr>
        <w:t xml:space="preserve">. </w:t>
      </w:r>
    </w:p>
    <w:p w14:paraId="5AD52B04" w14:textId="77777777" w:rsidR="00F34676" w:rsidRPr="00293BCF" w:rsidRDefault="00F34676" w:rsidP="00F34676">
      <w:pPr>
        <w:rPr>
          <w:sz w:val="24"/>
          <w:szCs w:val="22"/>
        </w:rPr>
      </w:pPr>
    </w:p>
    <w:p w14:paraId="3EE00EFF" w14:textId="77777777" w:rsidR="00F34676" w:rsidRPr="00293BCF" w:rsidRDefault="00F34676" w:rsidP="00F34676">
      <w:pPr>
        <w:numPr>
          <w:ilvl w:val="0"/>
          <w:numId w:val="16"/>
        </w:numPr>
        <w:ind w:left="360"/>
        <w:rPr>
          <w:sz w:val="24"/>
          <w:szCs w:val="22"/>
        </w:rPr>
      </w:pPr>
      <w:r w:rsidRPr="00293BCF">
        <w:rPr>
          <w:sz w:val="24"/>
          <w:szCs w:val="22"/>
        </w:rPr>
        <w:t xml:space="preserve">Your name, initials, and school should </w:t>
      </w:r>
      <w:r w:rsidRPr="000F428E">
        <w:rPr>
          <w:i/>
          <w:sz w:val="24"/>
          <w:szCs w:val="22"/>
        </w:rPr>
        <w:t>not</w:t>
      </w:r>
      <w:r w:rsidRPr="00293BCF">
        <w:rPr>
          <w:sz w:val="24"/>
          <w:szCs w:val="22"/>
        </w:rPr>
        <w:t xml:space="preserve"> appear on any work you submit. Instead, type your contestant number everywhere </w:t>
      </w:r>
      <w:r>
        <w:rPr>
          <w:sz w:val="24"/>
          <w:szCs w:val="22"/>
        </w:rPr>
        <w:t>XX-XXXX-XXXX</w:t>
      </w:r>
      <w:r w:rsidRPr="00293BCF">
        <w:rPr>
          <w:sz w:val="24"/>
          <w:szCs w:val="22"/>
        </w:rPr>
        <w:t xml:space="preserve"> appears. </w:t>
      </w:r>
    </w:p>
    <w:p w14:paraId="34AC1E9C" w14:textId="77777777" w:rsidR="00F34676" w:rsidRPr="00293BCF" w:rsidRDefault="00F34676" w:rsidP="00F34676">
      <w:pPr>
        <w:rPr>
          <w:sz w:val="24"/>
          <w:szCs w:val="22"/>
        </w:rPr>
      </w:pPr>
    </w:p>
    <w:p w14:paraId="4A1F1592" w14:textId="77777777" w:rsidR="00F34676" w:rsidRPr="00293BCF" w:rsidRDefault="00F34676" w:rsidP="00F34676">
      <w:pPr>
        <w:numPr>
          <w:ilvl w:val="0"/>
          <w:numId w:val="16"/>
        </w:numPr>
        <w:ind w:left="360"/>
        <w:rPr>
          <w:sz w:val="24"/>
          <w:szCs w:val="22"/>
        </w:rPr>
      </w:pPr>
      <w:r w:rsidRPr="00293BCF">
        <w:rPr>
          <w:sz w:val="24"/>
          <w:szCs w:val="22"/>
        </w:rPr>
        <w:t xml:space="preserve">If you finish before the end of the testing time, notify the administrator of the contest. Time may be a factor in determining </w:t>
      </w:r>
      <w:r>
        <w:rPr>
          <w:sz w:val="24"/>
          <w:szCs w:val="22"/>
        </w:rPr>
        <w:t>a winner when there is a tie score</w:t>
      </w:r>
      <w:r w:rsidRPr="00293BCF">
        <w:rPr>
          <w:sz w:val="24"/>
          <w:szCs w:val="22"/>
        </w:rPr>
        <w:t xml:space="preserve">. </w:t>
      </w:r>
    </w:p>
    <w:p w14:paraId="258B6625" w14:textId="77777777" w:rsidR="00F34676" w:rsidRPr="00293BCF" w:rsidRDefault="00F34676" w:rsidP="00F34676">
      <w:pPr>
        <w:rPr>
          <w:sz w:val="24"/>
          <w:szCs w:val="22"/>
        </w:rPr>
      </w:pPr>
    </w:p>
    <w:p w14:paraId="6FDA66B1" w14:textId="77777777" w:rsidR="00F34676" w:rsidRPr="00293BCF" w:rsidRDefault="00F34676" w:rsidP="00F34676">
      <w:pPr>
        <w:numPr>
          <w:ilvl w:val="0"/>
          <w:numId w:val="16"/>
        </w:numPr>
        <w:ind w:left="360"/>
        <w:rPr>
          <w:sz w:val="24"/>
          <w:szCs w:val="22"/>
        </w:rPr>
      </w:pPr>
      <w:r w:rsidRPr="00293BCF">
        <w:rPr>
          <w:sz w:val="24"/>
          <w:szCs w:val="22"/>
        </w:rPr>
        <w:t xml:space="preserve">When turning in your completed work, order the printed pages by job number, and place your scoring sheet on top of all your jobs. </w:t>
      </w:r>
      <w:r w:rsidRPr="00293BCF">
        <w:rPr>
          <w:b/>
          <w:sz w:val="24"/>
          <w:szCs w:val="22"/>
        </w:rPr>
        <w:t>Turn in all pages printed including incorrect printouts</w:t>
      </w:r>
      <w:r w:rsidRPr="000F428E">
        <w:rPr>
          <w:sz w:val="24"/>
          <w:szCs w:val="22"/>
        </w:rPr>
        <w:t xml:space="preserve"> (</w:t>
      </w:r>
      <w:r w:rsidRPr="00293BCF">
        <w:rPr>
          <w:sz w:val="24"/>
          <w:szCs w:val="22"/>
        </w:rPr>
        <w:t>draw a line through each incorrect printout and place it at the back of the group</w:t>
      </w:r>
      <w:r w:rsidRPr="000F428E">
        <w:rPr>
          <w:sz w:val="24"/>
          <w:szCs w:val="22"/>
        </w:rPr>
        <w:t xml:space="preserve">). </w:t>
      </w:r>
    </w:p>
    <w:p w14:paraId="28A2788E" w14:textId="77777777" w:rsidR="00F34676" w:rsidRPr="00293BCF" w:rsidRDefault="00F34676" w:rsidP="00F34676">
      <w:pPr>
        <w:rPr>
          <w:sz w:val="24"/>
          <w:szCs w:val="22"/>
        </w:rPr>
      </w:pPr>
    </w:p>
    <w:p w14:paraId="7BF7BAEC" w14:textId="77777777" w:rsidR="00F34676" w:rsidRDefault="00F34676" w:rsidP="00F34676">
      <w:pPr>
        <w:rPr>
          <w:b/>
          <w:sz w:val="28"/>
          <w:szCs w:val="24"/>
        </w:rPr>
      </w:pPr>
    </w:p>
    <w:p w14:paraId="69CAD9AE" w14:textId="77777777" w:rsidR="00F34676" w:rsidRDefault="00F34676" w:rsidP="00F34676">
      <w:pPr>
        <w:rPr>
          <w:b/>
          <w:sz w:val="28"/>
          <w:szCs w:val="24"/>
        </w:rPr>
      </w:pPr>
    </w:p>
    <w:p w14:paraId="260DE26C" w14:textId="77777777" w:rsidR="00F34676" w:rsidRDefault="00F34676" w:rsidP="00F34676">
      <w:pPr>
        <w:rPr>
          <w:b/>
          <w:sz w:val="28"/>
          <w:szCs w:val="24"/>
        </w:rPr>
      </w:pPr>
    </w:p>
    <w:p w14:paraId="7F8C3F48" w14:textId="58B2B0E3" w:rsidR="0097313A" w:rsidRDefault="0097313A">
      <w:pPr>
        <w:rPr>
          <w:b/>
          <w:sz w:val="28"/>
          <w:szCs w:val="24"/>
        </w:rPr>
      </w:pPr>
      <w:r>
        <w:rPr>
          <w:b/>
          <w:sz w:val="28"/>
          <w:szCs w:val="24"/>
        </w:rPr>
        <w:br w:type="page"/>
      </w:r>
    </w:p>
    <w:p w14:paraId="5A38CE74" w14:textId="77777777" w:rsidR="00AC3BC5" w:rsidRDefault="00AC3BC5">
      <w:pPr>
        <w:rPr>
          <w:b/>
          <w:sz w:val="28"/>
          <w:szCs w:val="24"/>
        </w:rPr>
      </w:pPr>
    </w:p>
    <w:p w14:paraId="7DB40686" w14:textId="6AC415FB" w:rsidR="00F34676" w:rsidRPr="00AC3BC5" w:rsidRDefault="00F34676" w:rsidP="00F34676">
      <w:pPr>
        <w:rPr>
          <w:bCs/>
          <w:sz w:val="24"/>
          <w:szCs w:val="24"/>
        </w:rPr>
      </w:pPr>
      <w:r w:rsidRPr="00AC3BC5">
        <w:rPr>
          <w:b/>
          <w:sz w:val="24"/>
          <w:szCs w:val="24"/>
        </w:rPr>
        <w:t xml:space="preserve">Project: </w:t>
      </w:r>
      <w:r w:rsidRPr="00AC3BC5">
        <w:rPr>
          <w:bCs/>
          <w:sz w:val="24"/>
          <w:szCs w:val="24"/>
        </w:rPr>
        <w:t xml:space="preserve">A customer needs assistance in developing a database to better manage their non-profit </w:t>
      </w:r>
      <w:r w:rsidR="00833B28" w:rsidRPr="00AC3BC5">
        <w:rPr>
          <w:bCs/>
          <w:sz w:val="24"/>
          <w:szCs w:val="24"/>
        </w:rPr>
        <w:t>animal shelter</w:t>
      </w:r>
      <w:r w:rsidRPr="00AC3BC5">
        <w:rPr>
          <w:bCs/>
          <w:sz w:val="24"/>
          <w:szCs w:val="24"/>
        </w:rPr>
        <w:t>. The customer is requesting assistance</w:t>
      </w:r>
      <w:r w:rsidR="00833B28" w:rsidRPr="00AC3BC5">
        <w:rPr>
          <w:bCs/>
          <w:sz w:val="24"/>
          <w:szCs w:val="24"/>
        </w:rPr>
        <w:t xml:space="preserve"> with maintaining the dogs vaccination and prescription information and preparing for the coming month’s immunizations. They also are looking for a way to manage their food orders for the mont</w:t>
      </w:r>
      <w:r w:rsidR="003108EE" w:rsidRPr="00AC3BC5">
        <w:rPr>
          <w:bCs/>
          <w:sz w:val="24"/>
          <w:szCs w:val="24"/>
        </w:rPr>
        <w:t>h</w:t>
      </w:r>
      <w:r w:rsidRPr="00AC3BC5">
        <w:rPr>
          <w:bCs/>
          <w:sz w:val="24"/>
          <w:szCs w:val="24"/>
        </w:rPr>
        <w:t>.</w:t>
      </w:r>
    </w:p>
    <w:p w14:paraId="7E6B32D8" w14:textId="77777777" w:rsidR="00F34676" w:rsidRPr="00AC3BC5" w:rsidRDefault="00F34676" w:rsidP="00F34676">
      <w:pPr>
        <w:rPr>
          <w:bCs/>
          <w:sz w:val="24"/>
          <w:szCs w:val="24"/>
        </w:rPr>
      </w:pPr>
    </w:p>
    <w:p w14:paraId="718A8585" w14:textId="3DF5C644" w:rsidR="00F34676" w:rsidRPr="00AC3BC5" w:rsidRDefault="00F34676" w:rsidP="00F34676">
      <w:pPr>
        <w:rPr>
          <w:b/>
          <w:sz w:val="24"/>
          <w:szCs w:val="24"/>
        </w:rPr>
      </w:pPr>
      <w:r w:rsidRPr="00AC3BC5">
        <w:rPr>
          <w:sz w:val="24"/>
          <w:szCs w:val="24"/>
        </w:rPr>
        <w:t xml:space="preserve">Create a database named </w:t>
      </w:r>
      <w:r w:rsidR="00C174D9" w:rsidRPr="00AC3BC5">
        <w:rPr>
          <w:b/>
          <w:sz w:val="24"/>
          <w:szCs w:val="24"/>
        </w:rPr>
        <w:t>National</w:t>
      </w:r>
      <w:r w:rsidRPr="00AC3BC5">
        <w:rPr>
          <w:b/>
          <w:sz w:val="24"/>
          <w:szCs w:val="24"/>
        </w:rPr>
        <w:t>-XX-XXXX-XXXX</w:t>
      </w:r>
      <w:r w:rsidRPr="00AC3BC5">
        <w:rPr>
          <w:sz w:val="24"/>
          <w:szCs w:val="24"/>
        </w:rPr>
        <w:t>, and save it as directed by the administrator.</w:t>
      </w:r>
    </w:p>
    <w:p w14:paraId="6A3145A9" w14:textId="0431965A" w:rsidR="00F34676" w:rsidRPr="00AC3BC5" w:rsidRDefault="00F34676" w:rsidP="00F34676">
      <w:pPr>
        <w:pStyle w:val="Heading2"/>
        <w:rPr>
          <w:rFonts w:ascii="Times New Roman" w:hAnsi="Times New Roman"/>
          <w:sz w:val="24"/>
          <w:szCs w:val="24"/>
        </w:rPr>
      </w:pPr>
      <w:r w:rsidRPr="00AC3BC5">
        <w:rPr>
          <w:rFonts w:ascii="Times New Roman" w:hAnsi="Times New Roman"/>
          <w:sz w:val="24"/>
          <w:szCs w:val="24"/>
        </w:rPr>
        <w:t xml:space="preserve">Job 1: </w:t>
      </w:r>
      <w:r w:rsidR="00DD3791" w:rsidRPr="00AC3BC5">
        <w:rPr>
          <w:rFonts w:ascii="Times New Roman" w:hAnsi="Times New Roman"/>
          <w:sz w:val="24"/>
          <w:szCs w:val="24"/>
        </w:rPr>
        <w:t xml:space="preserve">Dog </w:t>
      </w:r>
      <w:r w:rsidRPr="00AC3BC5">
        <w:rPr>
          <w:rFonts w:ascii="Times New Roman" w:hAnsi="Times New Roman"/>
          <w:sz w:val="24"/>
          <w:szCs w:val="24"/>
        </w:rPr>
        <w:t>Table</w:t>
      </w:r>
      <w:r w:rsidR="005F6BBD" w:rsidRPr="00AC3BC5">
        <w:rPr>
          <w:rFonts w:ascii="Times New Roman" w:hAnsi="Times New Roman"/>
          <w:sz w:val="24"/>
          <w:szCs w:val="24"/>
        </w:rPr>
        <w:t xml:space="preserve"> and Class Table</w:t>
      </w:r>
      <w:r w:rsidRPr="00AC3BC5">
        <w:rPr>
          <w:rFonts w:ascii="Times New Roman" w:hAnsi="Times New Roman"/>
          <w:sz w:val="24"/>
          <w:szCs w:val="24"/>
        </w:rPr>
        <w:t xml:space="preserve"> (Print 1)</w:t>
      </w:r>
    </w:p>
    <w:p w14:paraId="28198B72" w14:textId="701977DD" w:rsidR="005F6BBD" w:rsidRPr="00AC3BC5" w:rsidRDefault="005F6BBD" w:rsidP="00F34676">
      <w:pPr>
        <w:numPr>
          <w:ilvl w:val="0"/>
          <w:numId w:val="17"/>
        </w:numPr>
        <w:rPr>
          <w:sz w:val="24"/>
          <w:szCs w:val="24"/>
        </w:rPr>
      </w:pPr>
      <w:r w:rsidRPr="00AC3BC5">
        <w:rPr>
          <w:sz w:val="24"/>
          <w:szCs w:val="24"/>
        </w:rPr>
        <w:t xml:space="preserve">Create a new table named </w:t>
      </w:r>
      <w:r w:rsidRPr="00AC3BC5">
        <w:rPr>
          <w:b/>
          <w:bCs/>
          <w:sz w:val="24"/>
          <w:szCs w:val="24"/>
        </w:rPr>
        <w:t>Class Table XX-XXXX-XXXX</w:t>
      </w:r>
      <w:r w:rsidRPr="00AC3BC5">
        <w:rPr>
          <w:sz w:val="24"/>
          <w:szCs w:val="24"/>
        </w:rPr>
        <w:t xml:space="preserve"> using the data provided below.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10"/>
        <w:gridCol w:w="1150"/>
        <w:gridCol w:w="1335"/>
      </w:tblGrid>
      <w:tr w:rsidR="003A2507" w:rsidRPr="00AC3BC5" w14:paraId="037CF33B" w14:textId="694EF52A" w:rsidTr="003A2507">
        <w:trPr>
          <w:jc w:val="center"/>
        </w:trPr>
        <w:tc>
          <w:tcPr>
            <w:tcW w:w="1110" w:type="dxa"/>
          </w:tcPr>
          <w:p w14:paraId="6CA4F7D5" w14:textId="238ABD3E" w:rsidR="003A2507" w:rsidRPr="00AC3BC5" w:rsidRDefault="003A2507" w:rsidP="005F6BBD">
            <w:pPr>
              <w:rPr>
                <w:sz w:val="24"/>
                <w:szCs w:val="24"/>
              </w:rPr>
            </w:pPr>
            <w:r w:rsidRPr="00AC3BC5">
              <w:rPr>
                <w:sz w:val="24"/>
                <w:szCs w:val="24"/>
              </w:rPr>
              <w:t>ClassID</w:t>
            </w:r>
          </w:p>
        </w:tc>
        <w:tc>
          <w:tcPr>
            <w:tcW w:w="1150" w:type="dxa"/>
          </w:tcPr>
          <w:p w14:paraId="0FC49460" w14:textId="6EF2997B" w:rsidR="003A2507" w:rsidRPr="00AC3BC5" w:rsidRDefault="003A2507" w:rsidP="005F6BBD">
            <w:pPr>
              <w:rPr>
                <w:sz w:val="24"/>
                <w:szCs w:val="24"/>
              </w:rPr>
            </w:pPr>
            <w:r w:rsidRPr="00AC3BC5">
              <w:rPr>
                <w:sz w:val="24"/>
                <w:szCs w:val="24"/>
              </w:rPr>
              <w:t>Class</w:t>
            </w:r>
          </w:p>
        </w:tc>
        <w:tc>
          <w:tcPr>
            <w:tcW w:w="1335" w:type="dxa"/>
          </w:tcPr>
          <w:p w14:paraId="15202B7F" w14:textId="09FBC007" w:rsidR="003A2507" w:rsidRPr="00AC3BC5" w:rsidRDefault="003A2507" w:rsidP="005F6BBD">
            <w:pPr>
              <w:rPr>
                <w:sz w:val="24"/>
                <w:szCs w:val="24"/>
              </w:rPr>
            </w:pPr>
            <w:r w:rsidRPr="00AC3BC5">
              <w:rPr>
                <w:sz w:val="24"/>
                <w:szCs w:val="24"/>
              </w:rPr>
              <w:t>Qty (cups)</w:t>
            </w:r>
          </w:p>
        </w:tc>
      </w:tr>
      <w:tr w:rsidR="003A2507" w:rsidRPr="00AC3BC5" w14:paraId="6959D2C0" w14:textId="0E315572" w:rsidTr="003A2507">
        <w:trPr>
          <w:jc w:val="center"/>
        </w:trPr>
        <w:tc>
          <w:tcPr>
            <w:tcW w:w="1110" w:type="dxa"/>
          </w:tcPr>
          <w:p w14:paraId="6B8BD56E" w14:textId="77777777" w:rsidR="003A2507" w:rsidRPr="00AC3BC5" w:rsidRDefault="003A2507" w:rsidP="005F6BBD">
            <w:pPr>
              <w:rPr>
                <w:sz w:val="24"/>
                <w:szCs w:val="24"/>
              </w:rPr>
            </w:pPr>
          </w:p>
        </w:tc>
        <w:tc>
          <w:tcPr>
            <w:tcW w:w="1150" w:type="dxa"/>
          </w:tcPr>
          <w:p w14:paraId="6E87C33C" w14:textId="387AD2F1" w:rsidR="003A2507" w:rsidRPr="00AC3BC5" w:rsidRDefault="003A2507" w:rsidP="005F6BBD">
            <w:pPr>
              <w:rPr>
                <w:sz w:val="24"/>
                <w:szCs w:val="24"/>
              </w:rPr>
            </w:pPr>
            <w:r w:rsidRPr="00AC3BC5">
              <w:rPr>
                <w:sz w:val="24"/>
                <w:szCs w:val="24"/>
              </w:rPr>
              <w:t>Toy</w:t>
            </w:r>
          </w:p>
        </w:tc>
        <w:tc>
          <w:tcPr>
            <w:tcW w:w="1335" w:type="dxa"/>
          </w:tcPr>
          <w:p w14:paraId="15A7B3A2" w14:textId="77777777" w:rsidR="003A2507" w:rsidRPr="00AC3BC5" w:rsidRDefault="003A2507" w:rsidP="005F6BBD">
            <w:pPr>
              <w:rPr>
                <w:sz w:val="24"/>
                <w:szCs w:val="24"/>
              </w:rPr>
            </w:pPr>
          </w:p>
        </w:tc>
      </w:tr>
      <w:tr w:rsidR="003A2507" w:rsidRPr="00AC3BC5" w14:paraId="2DAB6869" w14:textId="5DA310B0" w:rsidTr="003A2507">
        <w:trPr>
          <w:jc w:val="center"/>
        </w:trPr>
        <w:tc>
          <w:tcPr>
            <w:tcW w:w="1110" w:type="dxa"/>
          </w:tcPr>
          <w:p w14:paraId="35F6F6A1" w14:textId="77777777" w:rsidR="003A2507" w:rsidRPr="00AC3BC5" w:rsidRDefault="003A2507" w:rsidP="005F6BBD">
            <w:pPr>
              <w:rPr>
                <w:sz w:val="24"/>
                <w:szCs w:val="24"/>
              </w:rPr>
            </w:pPr>
          </w:p>
        </w:tc>
        <w:tc>
          <w:tcPr>
            <w:tcW w:w="1150" w:type="dxa"/>
          </w:tcPr>
          <w:p w14:paraId="5E604106" w14:textId="399790A2" w:rsidR="003A2507" w:rsidRPr="00AC3BC5" w:rsidRDefault="003A2507" w:rsidP="005F6BBD">
            <w:pPr>
              <w:rPr>
                <w:sz w:val="24"/>
                <w:szCs w:val="24"/>
              </w:rPr>
            </w:pPr>
            <w:r w:rsidRPr="00AC3BC5">
              <w:rPr>
                <w:sz w:val="24"/>
                <w:szCs w:val="24"/>
              </w:rPr>
              <w:t>Small</w:t>
            </w:r>
          </w:p>
        </w:tc>
        <w:tc>
          <w:tcPr>
            <w:tcW w:w="1335" w:type="dxa"/>
          </w:tcPr>
          <w:p w14:paraId="53C40AAD" w14:textId="77777777" w:rsidR="003A2507" w:rsidRPr="00AC3BC5" w:rsidRDefault="003A2507" w:rsidP="005F6BBD">
            <w:pPr>
              <w:rPr>
                <w:sz w:val="24"/>
                <w:szCs w:val="24"/>
              </w:rPr>
            </w:pPr>
          </w:p>
        </w:tc>
      </w:tr>
      <w:tr w:rsidR="003A2507" w:rsidRPr="00AC3BC5" w14:paraId="77A09384" w14:textId="22DA676A" w:rsidTr="003A2507">
        <w:trPr>
          <w:jc w:val="center"/>
        </w:trPr>
        <w:tc>
          <w:tcPr>
            <w:tcW w:w="1110" w:type="dxa"/>
          </w:tcPr>
          <w:p w14:paraId="23D146D5" w14:textId="77777777" w:rsidR="003A2507" w:rsidRPr="00AC3BC5" w:rsidRDefault="003A2507" w:rsidP="005F6BBD">
            <w:pPr>
              <w:rPr>
                <w:sz w:val="24"/>
                <w:szCs w:val="24"/>
              </w:rPr>
            </w:pPr>
          </w:p>
        </w:tc>
        <w:tc>
          <w:tcPr>
            <w:tcW w:w="1150" w:type="dxa"/>
          </w:tcPr>
          <w:p w14:paraId="2E97262F" w14:textId="7A74165D" w:rsidR="003A2507" w:rsidRPr="00AC3BC5" w:rsidRDefault="003A2507" w:rsidP="005F6BBD">
            <w:pPr>
              <w:rPr>
                <w:sz w:val="24"/>
                <w:szCs w:val="24"/>
              </w:rPr>
            </w:pPr>
            <w:r w:rsidRPr="00AC3BC5">
              <w:rPr>
                <w:sz w:val="24"/>
                <w:szCs w:val="24"/>
              </w:rPr>
              <w:t>Medium</w:t>
            </w:r>
          </w:p>
        </w:tc>
        <w:tc>
          <w:tcPr>
            <w:tcW w:w="1335" w:type="dxa"/>
          </w:tcPr>
          <w:p w14:paraId="2FBE1BCF" w14:textId="77777777" w:rsidR="003A2507" w:rsidRPr="00AC3BC5" w:rsidRDefault="003A2507" w:rsidP="005F6BBD">
            <w:pPr>
              <w:rPr>
                <w:sz w:val="24"/>
                <w:szCs w:val="24"/>
              </w:rPr>
            </w:pPr>
          </w:p>
        </w:tc>
      </w:tr>
      <w:tr w:rsidR="003A2507" w:rsidRPr="00AC3BC5" w14:paraId="76AC4689" w14:textId="2B3DA6EC" w:rsidTr="003A2507">
        <w:trPr>
          <w:jc w:val="center"/>
        </w:trPr>
        <w:tc>
          <w:tcPr>
            <w:tcW w:w="1110" w:type="dxa"/>
          </w:tcPr>
          <w:p w14:paraId="67387ED8" w14:textId="77777777" w:rsidR="003A2507" w:rsidRPr="00AC3BC5" w:rsidRDefault="003A2507" w:rsidP="005F6BBD">
            <w:pPr>
              <w:rPr>
                <w:sz w:val="24"/>
                <w:szCs w:val="24"/>
              </w:rPr>
            </w:pPr>
          </w:p>
        </w:tc>
        <w:tc>
          <w:tcPr>
            <w:tcW w:w="1150" w:type="dxa"/>
          </w:tcPr>
          <w:p w14:paraId="7D671562" w14:textId="010C651F" w:rsidR="003A2507" w:rsidRPr="00AC3BC5" w:rsidRDefault="003A2507" w:rsidP="005F6BBD">
            <w:pPr>
              <w:rPr>
                <w:sz w:val="24"/>
                <w:szCs w:val="24"/>
              </w:rPr>
            </w:pPr>
            <w:r w:rsidRPr="00AC3BC5">
              <w:rPr>
                <w:sz w:val="24"/>
                <w:szCs w:val="24"/>
              </w:rPr>
              <w:t>Large</w:t>
            </w:r>
          </w:p>
        </w:tc>
        <w:tc>
          <w:tcPr>
            <w:tcW w:w="1335" w:type="dxa"/>
          </w:tcPr>
          <w:p w14:paraId="77397396" w14:textId="77777777" w:rsidR="003A2507" w:rsidRPr="00AC3BC5" w:rsidRDefault="003A2507" w:rsidP="005F6BBD">
            <w:pPr>
              <w:rPr>
                <w:sz w:val="24"/>
                <w:szCs w:val="24"/>
              </w:rPr>
            </w:pPr>
          </w:p>
        </w:tc>
      </w:tr>
    </w:tbl>
    <w:p w14:paraId="1C183C1E" w14:textId="77777777" w:rsidR="005F6BBD" w:rsidRPr="00AC3BC5" w:rsidRDefault="005F6BBD" w:rsidP="005F6BBD">
      <w:pPr>
        <w:ind w:left="720"/>
        <w:rPr>
          <w:sz w:val="24"/>
          <w:szCs w:val="24"/>
        </w:rPr>
      </w:pPr>
    </w:p>
    <w:p w14:paraId="7F4A5874" w14:textId="42DE33BF" w:rsidR="00F34676" w:rsidRPr="00AC3BC5" w:rsidRDefault="00F34676" w:rsidP="00F34676">
      <w:pPr>
        <w:numPr>
          <w:ilvl w:val="0"/>
          <w:numId w:val="17"/>
        </w:numPr>
        <w:rPr>
          <w:sz w:val="24"/>
          <w:szCs w:val="24"/>
        </w:rPr>
      </w:pPr>
      <w:r w:rsidRPr="00AC3BC5">
        <w:rPr>
          <w:sz w:val="24"/>
          <w:szCs w:val="24"/>
        </w:rPr>
        <w:t>Create a</w:t>
      </w:r>
      <w:r w:rsidR="005F6BBD" w:rsidRPr="00AC3BC5">
        <w:rPr>
          <w:sz w:val="24"/>
          <w:szCs w:val="24"/>
        </w:rPr>
        <w:t>nother</w:t>
      </w:r>
      <w:r w:rsidRPr="00AC3BC5">
        <w:rPr>
          <w:sz w:val="24"/>
          <w:szCs w:val="24"/>
        </w:rPr>
        <w:t xml:space="preserve"> table by importing the spreadsheet named </w:t>
      </w:r>
      <w:r w:rsidR="00F773DA" w:rsidRPr="00AC3BC5">
        <w:rPr>
          <w:b/>
          <w:bCs/>
          <w:sz w:val="24"/>
          <w:szCs w:val="24"/>
        </w:rPr>
        <w:t>Dog Spreadsheet</w:t>
      </w:r>
      <w:r w:rsidRPr="00AC3BC5">
        <w:rPr>
          <w:sz w:val="24"/>
          <w:szCs w:val="24"/>
        </w:rPr>
        <w:t xml:space="preserve"> into Access. Accept the recommended field names. First row does contain headings. </w:t>
      </w:r>
      <w:r w:rsidR="00F773DA" w:rsidRPr="00AC3BC5">
        <w:rPr>
          <w:b/>
          <w:bCs/>
          <w:sz w:val="24"/>
          <w:szCs w:val="24"/>
        </w:rPr>
        <w:t>Name</w:t>
      </w:r>
      <w:r w:rsidRPr="00AC3BC5">
        <w:rPr>
          <w:sz w:val="24"/>
          <w:szCs w:val="24"/>
        </w:rPr>
        <w:t xml:space="preserve"> is </w:t>
      </w:r>
      <w:r w:rsidR="00F773DA" w:rsidRPr="00AC3BC5">
        <w:rPr>
          <w:sz w:val="24"/>
          <w:szCs w:val="24"/>
        </w:rPr>
        <w:t xml:space="preserve">NOT </w:t>
      </w:r>
      <w:r w:rsidRPr="00AC3BC5">
        <w:rPr>
          <w:sz w:val="24"/>
          <w:szCs w:val="24"/>
        </w:rPr>
        <w:t xml:space="preserve">indexed and </w:t>
      </w:r>
      <w:r w:rsidR="00F773DA" w:rsidRPr="00AC3BC5">
        <w:rPr>
          <w:sz w:val="24"/>
          <w:szCs w:val="24"/>
        </w:rPr>
        <w:t>may have</w:t>
      </w:r>
      <w:r w:rsidRPr="00AC3BC5">
        <w:rPr>
          <w:sz w:val="24"/>
          <w:szCs w:val="24"/>
        </w:rPr>
        <w:t xml:space="preserve"> duplicates. </w:t>
      </w:r>
      <w:r w:rsidR="00F773DA" w:rsidRPr="00AC3BC5">
        <w:rPr>
          <w:sz w:val="24"/>
          <w:szCs w:val="24"/>
        </w:rPr>
        <w:t>L</w:t>
      </w:r>
      <w:r w:rsidRPr="00AC3BC5">
        <w:rPr>
          <w:sz w:val="24"/>
          <w:szCs w:val="24"/>
        </w:rPr>
        <w:t xml:space="preserve">et </w:t>
      </w:r>
      <w:r w:rsidR="00F773DA" w:rsidRPr="00AC3BC5">
        <w:rPr>
          <w:sz w:val="24"/>
          <w:szCs w:val="24"/>
        </w:rPr>
        <w:t>Access add a primary key</w:t>
      </w:r>
      <w:r w:rsidRPr="00AC3BC5">
        <w:rPr>
          <w:sz w:val="24"/>
          <w:szCs w:val="24"/>
        </w:rPr>
        <w:t xml:space="preserve">. Name the table </w:t>
      </w:r>
      <w:r w:rsidR="00F773DA" w:rsidRPr="00AC3BC5">
        <w:rPr>
          <w:b/>
          <w:bCs/>
          <w:sz w:val="24"/>
          <w:szCs w:val="24"/>
        </w:rPr>
        <w:t>Dog</w:t>
      </w:r>
      <w:r w:rsidRPr="00AC3BC5">
        <w:rPr>
          <w:b/>
          <w:bCs/>
          <w:sz w:val="24"/>
          <w:szCs w:val="24"/>
        </w:rPr>
        <w:t xml:space="preserve"> Table XX-XXXX-XXXX</w:t>
      </w:r>
      <w:r w:rsidRPr="00AC3BC5">
        <w:rPr>
          <w:sz w:val="24"/>
          <w:szCs w:val="24"/>
        </w:rPr>
        <w:t xml:space="preserve">. </w:t>
      </w:r>
    </w:p>
    <w:p w14:paraId="62306834" w14:textId="77777777" w:rsidR="00F34676" w:rsidRPr="00AC3BC5" w:rsidRDefault="00F34676" w:rsidP="00F34676">
      <w:pPr>
        <w:numPr>
          <w:ilvl w:val="0"/>
          <w:numId w:val="17"/>
        </w:numPr>
        <w:rPr>
          <w:sz w:val="24"/>
          <w:szCs w:val="24"/>
        </w:rPr>
      </w:pPr>
      <w:r w:rsidRPr="00AC3BC5">
        <w:rPr>
          <w:sz w:val="24"/>
          <w:szCs w:val="24"/>
        </w:rPr>
        <w:t>Make sure the fields have the following types:</w:t>
      </w:r>
    </w:p>
    <w:p w14:paraId="761A7BB6" w14:textId="2E406AC2" w:rsidR="00F34676" w:rsidRPr="00AC3BC5" w:rsidRDefault="00F34676" w:rsidP="00F34676">
      <w:pPr>
        <w:numPr>
          <w:ilvl w:val="1"/>
          <w:numId w:val="17"/>
        </w:numPr>
        <w:rPr>
          <w:sz w:val="24"/>
          <w:szCs w:val="24"/>
        </w:rPr>
      </w:pPr>
      <w:r w:rsidRPr="00AC3BC5">
        <w:rPr>
          <w:sz w:val="24"/>
          <w:szCs w:val="24"/>
        </w:rPr>
        <w:t xml:space="preserve">ID = </w:t>
      </w:r>
      <w:r w:rsidR="00F773DA" w:rsidRPr="00AC3BC5">
        <w:rPr>
          <w:sz w:val="24"/>
          <w:szCs w:val="24"/>
        </w:rPr>
        <w:t>Auto</w:t>
      </w:r>
      <w:r w:rsidRPr="00AC3BC5">
        <w:rPr>
          <w:sz w:val="24"/>
          <w:szCs w:val="24"/>
        </w:rPr>
        <w:t>Number</w:t>
      </w:r>
    </w:p>
    <w:p w14:paraId="7108F9BD" w14:textId="22A5BF35" w:rsidR="00F34676" w:rsidRPr="00AC3BC5" w:rsidRDefault="00F773DA" w:rsidP="00F34676">
      <w:pPr>
        <w:numPr>
          <w:ilvl w:val="1"/>
          <w:numId w:val="17"/>
        </w:numPr>
        <w:rPr>
          <w:sz w:val="24"/>
          <w:szCs w:val="24"/>
        </w:rPr>
      </w:pPr>
      <w:r w:rsidRPr="00AC3BC5">
        <w:rPr>
          <w:sz w:val="24"/>
          <w:szCs w:val="24"/>
        </w:rPr>
        <w:t>Name</w:t>
      </w:r>
      <w:r w:rsidR="00F34676" w:rsidRPr="00AC3BC5">
        <w:rPr>
          <w:sz w:val="24"/>
          <w:szCs w:val="24"/>
        </w:rPr>
        <w:t xml:space="preserve"> = Short Text</w:t>
      </w:r>
    </w:p>
    <w:p w14:paraId="0061B4FC" w14:textId="759A29AA" w:rsidR="00F34676" w:rsidRPr="00AC3BC5" w:rsidRDefault="00F773DA" w:rsidP="00F34676">
      <w:pPr>
        <w:numPr>
          <w:ilvl w:val="1"/>
          <w:numId w:val="17"/>
        </w:numPr>
        <w:rPr>
          <w:sz w:val="24"/>
          <w:szCs w:val="24"/>
        </w:rPr>
      </w:pPr>
      <w:r w:rsidRPr="00AC3BC5">
        <w:rPr>
          <w:sz w:val="24"/>
          <w:szCs w:val="24"/>
        </w:rPr>
        <w:t>Gender</w:t>
      </w:r>
      <w:r w:rsidR="00F34676" w:rsidRPr="00AC3BC5">
        <w:rPr>
          <w:sz w:val="24"/>
          <w:szCs w:val="24"/>
        </w:rPr>
        <w:t xml:space="preserve"> = </w:t>
      </w:r>
      <w:r w:rsidRPr="00AC3BC5">
        <w:rPr>
          <w:sz w:val="24"/>
          <w:szCs w:val="24"/>
        </w:rPr>
        <w:t>Lookup fields with only Male/Female responses available.</w:t>
      </w:r>
    </w:p>
    <w:p w14:paraId="3F68DB9F" w14:textId="3E3DE6ED" w:rsidR="00F34676" w:rsidRPr="00AC3BC5" w:rsidRDefault="00DD3791" w:rsidP="00F34676">
      <w:pPr>
        <w:numPr>
          <w:ilvl w:val="1"/>
          <w:numId w:val="17"/>
        </w:numPr>
        <w:rPr>
          <w:sz w:val="24"/>
          <w:szCs w:val="24"/>
        </w:rPr>
      </w:pPr>
      <w:r w:rsidRPr="00AC3BC5">
        <w:rPr>
          <w:sz w:val="24"/>
          <w:szCs w:val="24"/>
        </w:rPr>
        <w:t>Breed</w:t>
      </w:r>
      <w:r w:rsidR="00F34676" w:rsidRPr="00AC3BC5">
        <w:rPr>
          <w:sz w:val="24"/>
          <w:szCs w:val="24"/>
        </w:rPr>
        <w:t xml:space="preserve"> = Number</w:t>
      </w:r>
    </w:p>
    <w:p w14:paraId="528863EC" w14:textId="71317AA1" w:rsidR="00DD3791" w:rsidRPr="00AC3BC5" w:rsidRDefault="00DD3791" w:rsidP="00F34676">
      <w:pPr>
        <w:numPr>
          <w:ilvl w:val="1"/>
          <w:numId w:val="17"/>
        </w:numPr>
        <w:rPr>
          <w:sz w:val="24"/>
          <w:szCs w:val="24"/>
        </w:rPr>
      </w:pPr>
      <w:r w:rsidRPr="00AC3BC5">
        <w:rPr>
          <w:sz w:val="24"/>
          <w:szCs w:val="24"/>
        </w:rPr>
        <w:t xml:space="preserve">Class = </w:t>
      </w:r>
      <w:r w:rsidR="00C4420C" w:rsidRPr="00AC3BC5">
        <w:rPr>
          <w:sz w:val="24"/>
          <w:szCs w:val="24"/>
        </w:rPr>
        <w:t xml:space="preserve">Number; </w:t>
      </w:r>
      <w:r w:rsidR="005F6BBD" w:rsidRPr="00AC3BC5">
        <w:rPr>
          <w:sz w:val="24"/>
          <w:szCs w:val="24"/>
        </w:rPr>
        <w:t xml:space="preserve">Combo box based on Class Table, Bound Column 1, Total Number of Columns 2. </w:t>
      </w:r>
    </w:p>
    <w:p w14:paraId="34BE45D2" w14:textId="73304B87" w:rsidR="00F34676" w:rsidRPr="00AC3BC5" w:rsidRDefault="00DD3791" w:rsidP="00F34676">
      <w:pPr>
        <w:numPr>
          <w:ilvl w:val="1"/>
          <w:numId w:val="17"/>
        </w:numPr>
        <w:rPr>
          <w:sz w:val="24"/>
          <w:szCs w:val="24"/>
        </w:rPr>
      </w:pPr>
      <w:r w:rsidRPr="00AC3BC5">
        <w:rPr>
          <w:sz w:val="24"/>
          <w:szCs w:val="24"/>
        </w:rPr>
        <w:t>Apx DOB</w:t>
      </w:r>
      <w:r w:rsidR="00F34676" w:rsidRPr="00AC3BC5">
        <w:rPr>
          <w:sz w:val="24"/>
          <w:szCs w:val="24"/>
        </w:rPr>
        <w:t xml:space="preserve"> = </w:t>
      </w:r>
      <w:r w:rsidRPr="00AC3BC5">
        <w:rPr>
          <w:sz w:val="24"/>
          <w:szCs w:val="24"/>
        </w:rPr>
        <w:t>Date/Time field with input mask for Short Date (xx/xx/xxxx).</w:t>
      </w:r>
    </w:p>
    <w:p w14:paraId="1ECE6B0A" w14:textId="188E70A9" w:rsidR="0084593B" w:rsidRPr="00AC3BC5" w:rsidRDefault="0084593B" w:rsidP="0084593B">
      <w:pPr>
        <w:numPr>
          <w:ilvl w:val="0"/>
          <w:numId w:val="17"/>
        </w:numPr>
        <w:rPr>
          <w:sz w:val="24"/>
          <w:szCs w:val="24"/>
        </w:rPr>
      </w:pPr>
      <w:r w:rsidRPr="00AC3BC5">
        <w:rPr>
          <w:sz w:val="24"/>
          <w:szCs w:val="24"/>
        </w:rPr>
        <w:t>Add a new field to the end of the Table, name it Adopted and make it a Yes/No Field.</w:t>
      </w:r>
    </w:p>
    <w:p w14:paraId="2B84D1D9" w14:textId="654E88D0" w:rsidR="0084593B" w:rsidRPr="00AC3BC5" w:rsidRDefault="0084593B" w:rsidP="0084593B">
      <w:pPr>
        <w:numPr>
          <w:ilvl w:val="0"/>
          <w:numId w:val="17"/>
        </w:numPr>
        <w:rPr>
          <w:sz w:val="24"/>
          <w:szCs w:val="24"/>
        </w:rPr>
      </w:pPr>
      <w:r w:rsidRPr="00AC3BC5">
        <w:rPr>
          <w:sz w:val="24"/>
          <w:szCs w:val="24"/>
        </w:rPr>
        <w:t>Update the Adopted field records to indicate the following dogs as adopted:</w:t>
      </w:r>
    </w:p>
    <w:tbl>
      <w:tblPr>
        <w:tblStyle w:val="TableGrid"/>
        <w:tblW w:w="0" w:type="auto"/>
        <w:tblInd w:w="3469" w:type="dxa"/>
        <w:tblLook w:val="04A0" w:firstRow="1" w:lastRow="0" w:firstColumn="1" w:lastColumn="0" w:noHBand="0" w:noVBand="1"/>
      </w:tblPr>
      <w:tblGrid>
        <w:gridCol w:w="1016"/>
        <w:gridCol w:w="710"/>
      </w:tblGrid>
      <w:tr w:rsidR="0084593B" w:rsidRPr="00AC3BC5" w14:paraId="080C2C9B" w14:textId="77777777" w:rsidTr="0084593B">
        <w:tc>
          <w:tcPr>
            <w:tcW w:w="1016" w:type="dxa"/>
          </w:tcPr>
          <w:p w14:paraId="288A1E2D" w14:textId="3CA2ABC1" w:rsidR="0084593B" w:rsidRPr="00AC3BC5" w:rsidRDefault="0084593B" w:rsidP="0084593B">
            <w:pPr>
              <w:rPr>
                <w:sz w:val="24"/>
                <w:szCs w:val="24"/>
              </w:rPr>
            </w:pPr>
            <w:r w:rsidRPr="00AC3BC5">
              <w:rPr>
                <w:sz w:val="24"/>
                <w:szCs w:val="24"/>
              </w:rPr>
              <w:t>Lily</w:t>
            </w:r>
          </w:p>
        </w:tc>
        <w:tc>
          <w:tcPr>
            <w:tcW w:w="710" w:type="dxa"/>
          </w:tcPr>
          <w:p w14:paraId="55B47C2A" w14:textId="78135BF9" w:rsidR="0084593B" w:rsidRPr="00AC3BC5" w:rsidRDefault="0084593B" w:rsidP="0084593B">
            <w:pPr>
              <w:rPr>
                <w:sz w:val="24"/>
                <w:szCs w:val="24"/>
              </w:rPr>
            </w:pPr>
            <w:r w:rsidRPr="00AC3BC5">
              <w:rPr>
                <w:sz w:val="24"/>
                <w:szCs w:val="24"/>
              </w:rPr>
              <w:t>Yes</w:t>
            </w:r>
          </w:p>
        </w:tc>
      </w:tr>
      <w:tr w:rsidR="0084593B" w:rsidRPr="00AC3BC5" w14:paraId="627DECEC" w14:textId="77777777" w:rsidTr="0084593B">
        <w:tc>
          <w:tcPr>
            <w:tcW w:w="1016" w:type="dxa"/>
          </w:tcPr>
          <w:p w14:paraId="5617E583" w14:textId="79F0685D" w:rsidR="0084593B" w:rsidRPr="00AC3BC5" w:rsidRDefault="0084593B" w:rsidP="0084593B">
            <w:pPr>
              <w:rPr>
                <w:sz w:val="24"/>
                <w:szCs w:val="24"/>
              </w:rPr>
            </w:pPr>
            <w:r w:rsidRPr="00AC3BC5">
              <w:rPr>
                <w:sz w:val="24"/>
                <w:szCs w:val="24"/>
              </w:rPr>
              <w:t>Sasha</w:t>
            </w:r>
          </w:p>
        </w:tc>
        <w:tc>
          <w:tcPr>
            <w:tcW w:w="710" w:type="dxa"/>
          </w:tcPr>
          <w:p w14:paraId="6DCCBD0F" w14:textId="202C8AD4" w:rsidR="0084593B" w:rsidRPr="00AC3BC5" w:rsidRDefault="0084593B" w:rsidP="0084593B">
            <w:pPr>
              <w:rPr>
                <w:sz w:val="24"/>
                <w:szCs w:val="24"/>
              </w:rPr>
            </w:pPr>
            <w:r w:rsidRPr="00AC3BC5">
              <w:rPr>
                <w:sz w:val="24"/>
                <w:szCs w:val="24"/>
              </w:rPr>
              <w:t>Yes</w:t>
            </w:r>
          </w:p>
        </w:tc>
      </w:tr>
      <w:tr w:rsidR="0084593B" w:rsidRPr="00AC3BC5" w14:paraId="72081A6B" w14:textId="77777777" w:rsidTr="0084593B">
        <w:tc>
          <w:tcPr>
            <w:tcW w:w="1016" w:type="dxa"/>
          </w:tcPr>
          <w:p w14:paraId="13F6F8F9" w14:textId="58F39535" w:rsidR="0084593B" w:rsidRPr="00AC3BC5" w:rsidRDefault="0084593B" w:rsidP="0084593B">
            <w:pPr>
              <w:rPr>
                <w:sz w:val="24"/>
                <w:szCs w:val="24"/>
              </w:rPr>
            </w:pPr>
            <w:r w:rsidRPr="00AC3BC5">
              <w:rPr>
                <w:sz w:val="24"/>
                <w:szCs w:val="24"/>
              </w:rPr>
              <w:t>Tucker</w:t>
            </w:r>
          </w:p>
        </w:tc>
        <w:tc>
          <w:tcPr>
            <w:tcW w:w="710" w:type="dxa"/>
          </w:tcPr>
          <w:p w14:paraId="04BA16C4" w14:textId="2860215A" w:rsidR="0084593B" w:rsidRPr="00AC3BC5" w:rsidRDefault="0084593B" w:rsidP="0084593B">
            <w:pPr>
              <w:rPr>
                <w:sz w:val="24"/>
                <w:szCs w:val="24"/>
              </w:rPr>
            </w:pPr>
            <w:r w:rsidRPr="00AC3BC5">
              <w:rPr>
                <w:sz w:val="24"/>
                <w:szCs w:val="24"/>
              </w:rPr>
              <w:t>Yes</w:t>
            </w:r>
          </w:p>
        </w:tc>
      </w:tr>
      <w:tr w:rsidR="0084593B" w:rsidRPr="00AC3BC5" w14:paraId="7188395B" w14:textId="77777777" w:rsidTr="0084593B">
        <w:tc>
          <w:tcPr>
            <w:tcW w:w="1016" w:type="dxa"/>
          </w:tcPr>
          <w:p w14:paraId="3BEA6412" w14:textId="67836E74" w:rsidR="0084593B" w:rsidRPr="00AC3BC5" w:rsidRDefault="0084593B" w:rsidP="0084593B">
            <w:pPr>
              <w:rPr>
                <w:sz w:val="24"/>
                <w:szCs w:val="24"/>
              </w:rPr>
            </w:pPr>
            <w:r w:rsidRPr="00AC3BC5">
              <w:rPr>
                <w:sz w:val="24"/>
                <w:szCs w:val="24"/>
              </w:rPr>
              <w:t>Buddy</w:t>
            </w:r>
          </w:p>
        </w:tc>
        <w:tc>
          <w:tcPr>
            <w:tcW w:w="710" w:type="dxa"/>
          </w:tcPr>
          <w:p w14:paraId="2A0DE147" w14:textId="7CD851B5" w:rsidR="0084593B" w:rsidRPr="00AC3BC5" w:rsidRDefault="0084593B" w:rsidP="0084593B">
            <w:pPr>
              <w:rPr>
                <w:sz w:val="24"/>
                <w:szCs w:val="24"/>
              </w:rPr>
            </w:pPr>
            <w:r w:rsidRPr="00AC3BC5">
              <w:rPr>
                <w:sz w:val="24"/>
                <w:szCs w:val="24"/>
              </w:rPr>
              <w:t>Yes</w:t>
            </w:r>
          </w:p>
        </w:tc>
      </w:tr>
      <w:tr w:rsidR="0084593B" w:rsidRPr="00AC3BC5" w14:paraId="2F1C7D30" w14:textId="77777777" w:rsidTr="0084593B">
        <w:tc>
          <w:tcPr>
            <w:tcW w:w="1016" w:type="dxa"/>
          </w:tcPr>
          <w:p w14:paraId="120D4CBA" w14:textId="11F450E2" w:rsidR="0084593B" w:rsidRPr="00AC3BC5" w:rsidRDefault="0084593B" w:rsidP="0084593B">
            <w:pPr>
              <w:rPr>
                <w:sz w:val="24"/>
                <w:szCs w:val="24"/>
              </w:rPr>
            </w:pPr>
            <w:r w:rsidRPr="00AC3BC5">
              <w:rPr>
                <w:sz w:val="24"/>
                <w:szCs w:val="24"/>
              </w:rPr>
              <w:t>Harley</w:t>
            </w:r>
          </w:p>
        </w:tc>
        <w:tc>
          <w:tcPr>
            <w:tcW w:w="710" w:type="dxa"/>
          </w:tcPr>
          <w:p w14:paraId="23452801" w14:textId="7333E261" w:rsidR="0084593B" w:rsidRPr="00AC3BC5" w:rsidRDefault="0084593B" w:rsidP="0084593B">
            <w:pPr>
              <w:rPr>
                <w:sz w:val="24"/>
                <w:szCs w:val="24"/>
              </w:rPr>
            </w:pPr>
            <w:r w:rsidRPr="00AC3BC5">
              <w:rPr>
                <w:sz w:val="24"/>
                <w:szCs w:val="24"/>
              </w:rPr>
              <w:t>Yes</w:t>
            </w:r>
          </w:p>
        </w:tc>
      </w:tr>
      <w:tr w:rsidR="0084593B" w:rsidRPr="00AC3BC5" w14:paraId="1A8527AE" w14:textId="77777777" w:rsidTr="0084593B">
        <w:tc>
          <w:tcPr>
            <w:tcW w:w="1016" w:type="dxa"/>
          </w:tcPr>
          <w:p w14:paraId="08B785E9" w14:textId="5BBE07D6" w:rsidR="0084593B" w:rsidRPr="00AC3BC5" w:rsidRDefault="0084593B" w:rsidP="0084593B">
            <w:pPr>
              <w:rPr>
                <w:sz w:val="24"/>
                <w:szCs w:val="24"/>
              </w:rPr>
            </w:pPr>
            <w:r w:rsidRPr="00AC3BC5">
              <w:rPr>
                <w:sz w:val="24"/>
                <w:szCs w:val="24"/>
              </w:rPr>
              <w:t>Abby</w:t>
            </w:r>
          </w:p>
        </w:tc>
        <w:tc>
          <w:tcPr>
            <w:tcW w:w="710" w:type="dxa"/>
          </w:tcPr>
          <w:p w14:paraId="0398DDE4" w14:textId="27C6D2BE" w:rsidR="0084593B" w:rsidRPr="00AC3BC5" w:rsidRDefault="0084593B" w:rsidP="0084593B">
            <w:pPr>
              <w:rPr>
                <w:sz w:val="24"/>
                <w:szCs w:val="24"/>
              </w:rPr>
            </w:pPr>
            <w:r w:rsidRPr="00AC3BC5">
              <w:rPr>
                <w:sz w:val="24"/>
                <w:szCs w:val="24"/>
              </w:rPr>
              <w:t>Yes</w:t>
            </w:r>
          </w:p>
        </w:tc>
      </w:tr>
      <w:tr w:rsidR="0084593B" w:rsidRPr="00AC3BC5" w14:paraId="7BAAB652" w14:textId="77777777" w:rsidTr="0084593B">
        <w:tc>
          <w:tcPr>
            <w:tcW w:w="1016" w:type="dxa"/>
          </w:tcPr>
          <w:p w14:paraId="4BD6CBB5" w14:textId="44AC9258" w:rsidR="0084593B" w:rsidRPr="00AC3BC5" w:rsidRDefault="0084593B" w:rsidP="0084593B">
            <w:pPr>
              <w:rPr>
                <w:sz w:val="24"/>
                <w:szCs w:val="24"/>
              </w:rPr>
            </w:pPr>
            <w:r w:rsidRPr="00AC3BC5">
              <w:rPr>
                <w:sz w:val="24"/>
                <w:szCs w:val="24"/>
              </w:rPr>
              <w:t>Roxy</w:t>
            </w:r>
          </w:p>
        </w:tc>
        <w:tc>
          <w:tcPr>
            <w:tcW w:w="710" w:type="dxa"/>
          </w:tcPr>
          <w:p w14:paraId="0A51B573" w14:textId="4FE43337" w:rsidR="0084593B" w:rsidRPr="00AC3BC5" w:rsidRDefault="0084593B" w:rsidP="0084593B">
            <w:pPr>
              <w:rPr>
                <w:sz w:val="24"/>
                <w:szCs w:val="24"/>
              </w:rPr>
            </w:pPr>
            <w:r w:rsidRPr="00AC3BC5">
              <w:rPr>
                <w:sz w:val="24"/>
                <w:szCs w:val="24"/>
              </w:rPr>
              <w:t>Yes</w:t>
            </w:r>
          </w:p>
        </w:tc>
      </w:tr>
      <w:tr w:rsidR="0084593B" w:rsidRPr="00AC3BC5" w14:paraId="1742FD10" w14:textId="77777777" w:rsidTr="0084593B">
        <w:tc>
          <w:tcPr>
            <w:tcW w:w="1016" w:type="dxa"/>
          </w:tcPr>
          <w:p w14:paraId="3AD489C6" w14:textId="058BE4BE" w:rsidR="0084593B" w:rsidRPr="00AC3BC5" w:rsidRDefault="0084593B" w:rsidP="0084593B">
            <w:pPr>
              <w:rPr>
                <w:sz w:val="24"/>
                <w:szCs w:val="24"/>
              </w:rPr>
            </w:pPr>
            <w:r w:rsidRPr="00AC3BC5">
              <w:rPr>
                <w:sz w:val="24"/>
                <w:szCs w:val="24"/>
              </w:rPr>
              <w:t>Daisy</w:t>
            </w:r>
          </w:p>
        </w:tc>
        <w:tc>
          <w:tcPr>
            <w:tcW w:w="710" w:type="dxa"/>
          </w:tcPr>
          <w:p w14:paraId="06B63604" w14:textId="492DDC62" w:rsidR="0084593B" w:rsidRPr="00AC3BC5" w:rsidRDefault="0084593B" w:rsidP="0084593B">
            <w:pPr>
              <w:rPr>
                <w:sz w:val="24"/>
                <w:szCs w:val="24"/>
              </w:rPr>
            </w:pPr>
            <w:r w:rsidRPr="00AC3BC5">
              <w:rPr>
                <w:sz w:val="24"/>
                <w:szCs w:val="24"/>
              </w:rPr>
              <w:t>Yes</w:t>
            </w:r>
          </w:p>
        </w:tc>
      </w:tr>
      <w:tr w:rsidR="0084593B" w:rsidRPr="00AC3BC5" w14:paraId="0C71B2FB" w14:textId="77777777" w:rsidTr="0084593B">
        <w:tc>
          <w:tcPr>
            <w:tcW w:w="1016" w:type="dxa"/>
          </w:tcPr>
          <w:p w14:paraId="72C3999D" w14:textId="78A734CD" w:rsidR="0084593B" w:rsidRPr="00AC3BC5" w:rsidRDefault="0084593B" w:rsidP="0084593B">
            <w:pPr>
              <w:rPr>
                <w:sz w:val="24"/>
                <w:szCs w:val="24"/>
              </w:rPr>
            </w:pPr>
            <w:r w:rsidRPr="00AC3BC5">
              <w:rPr>
                <w:sz w:val="24"/>
                <w:szCs w:val="24"/>
              </w:rPr>
              <w:t>Bella</w:t>
            </w:r>
          </w:p>
        </w:tc>
        <w:tc>
          <w:tcPr>
            <w:tcW w:w="710" w:type="dxa"/>
          </w:tcPr>
          <w:p w14:paraId="54E91259" w14:textId="1DE03C34" w:rsidR="0084593B" w:rsidRPr="00AC3BC5" w:rsidRDefault="0084593B" w:rsidP="0084593B">
            <w:pPr>
              <w:rPr>
                <w:sz w:val="24"/>
                <w:szCs w:val="24"/>
              </w:rPr>
            </w:pPr>
            <w:r w:rsidRPr="00AC3BC5">
              <w:rPr>
                <w:sz w:val="24"/>
                <w:szCs w:val="24"/>
              </w:rPr>
              <w:t>Yes</w:t>
            </w:r>
          </w:p>
        </w:tc>
      </w:tr>
      <w:tr w:rsidR="0084593B" w:rsidRPr="00AC3BC5" w14:paraId="25E9A356" w14:textId="77777777" w:rsidTr="0084593B">
        <w:tc>
          <w:tcPr>
            <w:tcW w:w="1016" w:type="dxa"/>
          </w:tcPr>
          <w:p w14:paraId="5336728F" w14:textId="64C28649" w:rsidR="0084593B" w:rsidRPr="00AC3BC5" w:rsidRDefault="0084593B" w:rsidP="0084593B">
            <w:pPr>
              <w:rPr>
                <w:sz w:val="24"/>
                <w:szCs w:val="24"/>
              </w:rPr>
            </w:pPr>
            <w:r w:rsidRPr="00AC3BC5">
              <w:rPr>
                <w:sz w:val="24"/>
                <w:szCs w:val="24"/>
              </w:rPr>
              <w:t>Riley</w:t>
            </w:r>
          </w:p>
        </w:tc>
        <w:tc>
          <w:tcPr>
            <w:tcW w:w="710" w:type="dxa"/>
          </w:tcPr>
          <w:p w14:paraId="6AD5C4BE" w14:textId="3D3D5F7D" w:rsidR="0084593B" w:rsidRPr="00AC3BC5" w:rsidRDefault="0084593B" w:rsidP="0084593B">
            <w:pPr>
              <w:rPr>
                <w:sz w:val="24"/>
                <w:szCs w:val="24"/>
              </w:rPr>
            </w:pPr>
            <w:r w:rsidRPr="00AC3BC5">
              <w:rPr>
                <w:sz w:val="24"/>
                <w:szCs w:val="24"/>
              </w:rPr>
              <w:t>Yes</w:t>
            </w:r>
          </w:p>
        </w:tc>
      </w:tr>
    </w:tbl>
    <w:p w14:paraId="65088C59" w14:textId="77777777" w:rsidR="0084593B" w:rsidRPr="00AC3BC5" w:rsidRDefault="0084593B" w:rsidP="0084593B">
      <w:pPr>
        <w:ind w:left="720"/>
        <w:rPr>
          <w:sz w:val="24"/>
          <w:szCs w:val="24"/>
        </w:rPr>
      </w:pPr>
    </w:p>
    <w:p w14:paraId="0DEA33C9" w14:textId="0500A11D" w:rsidR="00DD3791" w:rsidRPr="00AC3BC5" w:rsidRDefault="00DD3791" w:rsidP="00DD3791">
      <w:pPr>
        <w:numPr>
          <w:ilvl w:val="0"/>
          <w:numId w:val="17"/>
        </w:numPr>
        <w:rPr>
          <w:sz w:val="24"/>
          <w:szCs w:val="24"/>
        </w:rPr>
      </w:pPr>
      <w:r w:rsidRPr="00AC3BC5">
        <w:rPr>
          <w:sz w:val="24"/>
          <w:szCs w:val="24"/>
        </w:rPr>
        <w:t xml:space="preserve">Sort the table in </w:t>
      </w:r>
      <w:r w:rsidR="0084593B" w:rsidRPr="00AC3BC5">
        <w:rPr>
          <w:sz w:val="24"/>
          <w:szCs w:val="24"/>
        </w:rPr>
        <w:t>smallest to largest</w:t>
      </w:r>
      <w:r w:rsidRPr="00AC3BC5">
        <w:rPr>
          <w:sz w:val="24"/>
          <w:szCs w:val="24"/>
        </w:rPr>
        <w:t xml:space="preserve"> order by Class. Resize columns so that all information is readable.</w:t>
      </w:r>
    </w:p>
    <w:p w14:paraId="63CB400D" w14:textId="55848FB4" w:rsidR="00DD3791" w:rsidRPr="00AC3BC5" w:rsidRDefault="00DD3791" w:rsidP="00DD3791">
      <w:pPr>
        <w:numPr>
          <w:ilvl w:val="0"/>
          <w:numId w:val="17"/>
        </w:numPr>
        <w:rPr>
          <w:sz w:val="24"/>
          <w:szCs w:val="24"/>
        </w:rPr>
      </w:pPr>
      <w:r w:rsidRPr="00AC3BC5">
        <w:rPr>
          <w:sz w:val="24"/>
          <w:szCs w:val="24"/>
        </w:rPr>
        <w:t>Print in Portrait Orientation.</w:t>
      </w:r>
    </w:p>
    <w:p w14:paraId="5989E131" w14:textId="19910C8A" w:rsidR="001E1519" w:rsidRPr="00AC3BC5" w:rsidRDefault="001E1519" w:rsidP="001E1519">
      <w:pPr>
        <w:rPr>
          <w:sz w:val="24"/>
          <w:szCs w:val="24"/>
        </w:rPr>
      </w:pPr>
    </w:p>
    <w:p w14:paraId="2B2A9672" w14:textId="6DE151FB" w:rsidR="0097313A" w:rsidRDefault="0097313A">
      <w:pPr>
        <w:rPr>
          <w:sz w:val="24"/>
          <w:szCs w:val="24"/>
        </w:rPr>
      </w:pPr>
      <w:r w:rsidRPr="00AC3BC5">
        <w:rPr>
          <w:sz w:val="24"/>
          <w:szCs w:val="24"/>
        </w:rPr>
        <w:br w:type="page"/>
      </w:r>
    </w:p>
    <w:p w14:paraId="78130DD4" w14:textId="77777777" w:rsidR="00AC3BC5" w:rsidRPr="00AC3BC5" w:rsidRDefault="00AC3BC5">
      <w:pPr>
        <w:rPr>
          <w:b/>
          <w:bCs/>
          <w:color w:val="4F81BD"/>
          <w:sz w:val="24"/>
          <w:szCs w:val="24"/>
        </w:rPr>
      </w:pPr>
    </w:p>
    <w:p w14:paraId="0F653241" w14:textId="4264AC16" w:rsidR="001E1519" w:rsidRPr="00AC3BC5" w:rsidRDefault="001E1519" w:rsidP="001E1519">
      <w:pPr>
        <w:pStyle w:val="Heading2"/>
        <w:rPr>
          <w:rFonts w:ascii="Times New Roman" w:hAnsi="Times New Roman"/>
          <w:sz w:val="24"/>
          <w:szCs w:val="24"/>
        </w:rPr>
      </w:pPr>
      <w:r w:rsidRPr="00AC3BC5">
        <w:rPr>
          <w:rFonts w:ascii="Times New Roman" w:hAnsi="Times New Roman"/>
          <w:sz w:val="24"/>
          <w:szCs w:val="24"/>
        </w:rPr>
        <w:t>Job 2: Create a Permanent Relationship (Print 2)</w:t>
      </w:r>
    </w:p>
    <w:p w14:paraId="38459D30" w14:textId="5E346AC5" w:rsidR="001E1519" w:rsidRPr="00AC3BC5" w:rsidRDefault="001E1519" w:rsidP="001E1519">
      <w:pPr>
        <w:numPr>
          <w:ilvl w:val="0"/>
          <w:numId w:val="23"/>
        </w:numPr>
        <w:rPr>
          <w:sz w:val="24"/>
          <w:szCs w:val="24"/>
        </w:rPr>
      </w:pPr>
      <w:r w:rsidRPr="00AC3BC5">
        <w:rPr>
          <w:sz w:val="24"/>
          <w:szCs w:val="24"/>
        </w:rPr>
        <w:t>Create a permanent relationship between Class ID and Class in the tables.</w:t>
      </w:r>
    </w:p>
    <w:p w14:paraId="61AC0F68" w14:textId="77777777" w:rsidR="001E1519" w:rsidRPr="00AC3BC5" w:rsidRDefault="001E1519" w:rsidP="001E1519">
      <w:pPr>
        <w:numPr>
          <w:ilvl w:val="0"/>
          <w:numId w:val="23"/>
        </w:numPr>
        <w:rPr>
          <w:sz w:val="24"/>
          <w:szCs w:val="24"/>
        </w:rPr>
      </w:pPr>
      <w:r w:rsidRPr="00AC3BC5">
        <w:rPr>
          <w:sz w:val="24"/>
          <w:szCs w:val="24"/>
        </w:rPr>
        <w:t>Enforce referential integrity.</w:t>
      </w:r>
    </w:p>
    <w:p w14:paraId="20D7E1E0" w14:textId="77777777" w:rsidR="001E1519" w:rsidRPr="00AC3BC5" w:rsidRDefault="001E1519" w:rsidP="001E1519">
      <w:pPr>
        <w:numPr>
          <w:ilvl w:val="0"/>
          <w:numId w:val="23"/>
        </w:numPr>
        <w:rPr>
          <w:sz w:val="24"/>
          <w:szCs w:val="24"/>
        </w:rPr>
      </w:pPr>
      <w:r w:rsidRPr="00AC3BC5">
        <w:rPr>
          <w:sz w:val="24"/>
          <w:szCs w:val="24"/>
        </w:rPr>
        <w:t>Print the Relationship Report.</w:t>
      </w:r>
    </w:p>
    <w:p w14:paraId="150100BB" w14:textId="1039663A" w:rsidR="001E1519" w:rsidRPr="00AC3BC5" w:rsidRDefault="001E1519" w:rsidP="001E1519">
      <w:pPr>
        <w:numPr>
          <w:ilvl w:val="0"/>
          <w:numId w:val="23"/>
        </w:numPr>
        <w:rPr>
          <w:sz w:val="24"/>
          <w:szCs w:val="24"/>
        </w:rPr>
      </w:pPr>
      <w:r w:rsidRPr="00AC3BC5">
        <w:rPr>
          <w:sz w:val="24"/>
          <w:szCs w:val="24"/>
        </w:rPr>
        <w:t>Save the Report as Relationship</w:t>
      </w:r>
      <w:r w:rsidR="0066203A" w:rsidRPr="00AC3BC5">
        <w:rPr>
          <w:sz w:val="24"/>
          <w:szCs w:val="24"/>
        </w:rPr>
        <w:t>s</w:t>
      </w:r>
      <w:r w:rsidRPr="00AC3BC5">
        <w:rPr>
          <w:sz w:val="24"/>
          <w:szCs w:val="24"/>
        </w:rPr>
        <w:t xml:space="preserve"> for National xx-xxxx-xxxx.</w:t>
      </w:r>
    </w:p>
    <w:p w14:paraId="6C9AC7A6" w14:textId="77777777" w:rsidR="001E1519" w:rsidRPr="00AC3BC5" w:rsidRDefault="001E1519" w:rsidP="001E1519">
      <w:pPr>
        <w:rPr>
          <w:sz w:val="24"/>
          <w:szCs w:val="24"/>
        </w:rPr>
      </w:pPr>
    </w:p>
    <w:p w14:paraId="7C341BC1" w14:textId="5917F442" w:rsidR="00F34676" w:rsidRPr="00AC3BC5" w:rsidRDefault="00F34676" w:rsidP="00F34676">
      <w:pPr>
        <w:pStyle w:val="Heading2"/>
        <w:rPr>
          <w:rFonts w:ascii="Times New Roman" w:hAnsi="Times New Roman"/>
          <w:sz w:val="24"/>
          <w:szCs w:val="24"/>
        </w:rPr>
      </w:pPr>
      <w:r w:rsidRPr="00AC3BC5">
        <w:rPr>
          <w:rFonts w:ascii="Times New Roman" w:hAnsi="Times New Roman"/>
          <w:sz w:val="24"/>
          <w:szCs w:val="24"/>
        </w:rPr>
        <w:t xml:space="preserve">Job </w:t>
      </w:r>
      <w:r w:rsidR="0066203A" w:rsidRPr="00AC3BC5">
        <w:rPr>
          <w:rFonts w:ascii="Times New Roman" w:hAnsi="Times New Roman"/>
          <w:sz w:val="24"/>
          <w:szCs w:val="24"/>
        </w:rPr>
        <w:t>3</w:t>
      </w:r>
      <w:r w:rsidRPr="00AC3BC5">
        <w:rPr>
          <w:rFonts w:ascii="Times New Roman" w:hAnsi="Times New Roman"/>
          <w:sz w:val="24"/>
          <w:szCs w:val="24"/>
        </w:rPr>
        <w:t xml:space="preserve">: </w:t>
      </w:r>
      <w:r w:rsidR="009640EA" w:rsidRPr="00AC3BC5">
        <w:rPr>
          <w:rFonts w:ascii="Times New Roman" w:hAnsi="Times New Roman"/>
          <w:sz w:val="24"/>
          <w:szCs w:val="24"/>
        </w:rPr>
        <w:t>Dog Intake</w:t>
      </w:r>
      <w:r w:rsidRPr="00AC3BC5">
        <w:rPr>
          <w:rFonts w:ascii="Times New Roman" w:hAnsi="Times New Roman"/>
          <w:sz w:val="24"/>
          <w:szCs w:val="24"/>
        </w:rPr>
        <w:t xml:space="preserve"> Form (</w:t>
      </w:r>
      <w:r w:rsidR="006C1BC3" w:rsidRPr="00AC3BC5">
        <w:rPr>
          <w:rFonts w:ascii="Times New Roman" w:hAnsi="Times New Roman"/>
          <w:sz w:val="24"/>
          <w:szCs w:val="24"/>
        </w:rPr>
        <w:t>Print 3</w:t>
      </w:r>
      <w:r w:rsidRPr="00AC3BC5">
        <w:rPr>
          <w:rFonts w:ascii="Times New Roman" w:hAnsi="Times New Roman"/>
          <w:sz w:val="24"/>
          <w:szCs w:val="24"/>
        </w:rPr>
        <w:t>)</w:t>
      </w:r>
    </w:p>
    <w:p w14:paraId="0B59C6F0" w14:textId="640741C5" w:rsidR="00F34676" w:rsidRPr="00AC3BC5" w:rsidRDefault="00F34676" w:rsidP="00C51F23">
      <w:pPr>
        <w:numPr>
          <w:ilvl w:val="0"/>
          <w:numId w:val="18"/>
        </w:numPr>
        <w:rPr>
          <w:sz w:val="24"/>
          <w:szCs w:val="24"/>
        </w:rPr>
      </w:pPr>
      <w:r w:rsidRPr="00AC3BC5">
        <w:rPr>
          <w:sz w:val="24"/>
          <w:szCs w:val="24"/>
        </w:rPr>
        <w:t xml:space="preserve">Create a </w:t>
      </w:r>
      <w:r w:rsidR="009640EA" w:rsidRPr="00AC3BC5">
        <w:rPr>
          <w:sz w:val="24"/>
          <w:szCs w:val="24"/>
        </w:rPr>
        <w:t>form</w:t>
      </w:r>
      <w:r w:rsidRPr="00AC3BC5">
        <w:rPr>
          <w:sz w:val="24"/>
          <w:szCs w:val="24"/>
        </w:rPr>
        <w:t xml:space="preserve"> named </w:t>
      </w:r>
      <w:r w:rsidR="009640EA" w:rsidRPr="00AC3BC5">
        <w:rPr>
          <w:b/>
          <w:bCs/>
          <w:sz w:val="24"/>
          <w:szCs w:val="24"/>
        </w:rPr>
        <w:t>Dog Intake</w:t>
      </w:r>
      <w:r w:rsidR="002612F1" w:rsidRPr="00AC3BC5">
        <w:rPr>
          <w:b/>
          <w:bCs/>
          <w:sz w:val="24"/>
          <w:szCs w:val="24"/>
        </w:rPr>
        <w:t xml:space="preserve"> Form</w:t>
      </w:r>
      <w:r w:rsidRPr="00AC3BC5">
        <w:rPr>
          <w:b/>
          <w:bCs/>
          <w:sz w:val="24"/>
          <w:szCs w:val="24"/>
        </w:rPr>
        <w:t xml:space="preserve"> XX-XXXX-XXXX</w:t>
      </w:r>
      <w:r w:rsidRPr="00AC3BC5">
        <w:rPr>
          <w:sz w:val="24"/>
          <w:szCs w:val="24"/>
        </w:rPr>
        <w:t>.</w:t>
      </w:r>
      <w:r w:rsidR="009640EA" w:rsidRPr="00AC3BC5">
        <w:rPr>
          <w:sz w:val="24"/>
          <w:szCs w:val="24"/>
        </w:rPr>
        <w:t xml:space="preserve"> </w:t>
      </w:r>
      <w:r w:rsidRPr="00AC3BC5">
        <w:rPr>
          <w:sz w:val="24"/>
          <w:szCs w:val="24"/>
        </w:rPr>
        <w:t xml:space="preserve">Use the </w:t>
      </w:r>
      <w:r w:rsidRPr="00AC3BC5">
        <w:rPr>
          <w:b/>
          <w:bCs/>
          <w:sz w:val="24"/>
          <w:szCs w:val="24"/>
        </w:rPr>
        <w:t>Form Wizard</w:t>
      </w:r>
      <w:r w:rsidRPr="00AC3BC5">
        <w:rPr>
          <w:sz w:val="24"/>
          <w:szCs w:val="24"/>
        </w:rPr>
        <w:t xml:space="preserve"> to create a columnar form to enter </w:t>
      </w:r>
      <w:r w:rsidR="009640EA" w:rsidRPr="00AC3BC5">
        <w:rPr>
          <w:sz w:val="24"/>
          <w:szCs w:val="24"/>
        </w:rPr>
        <w:t>new dogs</w:t>
      </w:r>
      <w:r w:rsidRPr="00AC3BC5">
        <w:rPr>
          <w:sz w:val="24"/>
          <w:szCs w:val="24"/>
        </w:rPr>
        <w:t xml:space="preserve"> into th</w:t>
      </w:r>
      <w:r w:rsidR="009640EA" w:rsidRPr="00AC3BC5">
        <w:rPr>
          <w:sz w:val="24"/>
          <w:szCs w:val="24"/>
        </w:rPr>
        <w:t>e Dog</w:t>
      </w:r>
      <w:r w:rsidRPr="00AC3BC5">
        <w:rPr>
          <w:sz w:val="24"/>
          <w:szCs w:val="24"/>
        </w:rPr>
        <w:t xml:space="preserve"> </w:t>
      </w:r>
      <w:r w:rsidR="009640EA" w:rsidRPr="00AC3BC5">
        <w:rPr>
          <w:sz w:val="24"/>
          <w:szCs w:val="24"/>
        </w:rPr>
        <w:t>T</w:t>
      </w:r>
      <w:r w:rsidRPr="00AC3BC5">
        <w:rPr>
          <w:sz w:val="24"/>
          <w:szCs w:val="24"/>
        </w:rPr>
        <w:t>able.</w:t>
      </w:r>
    </w:p>
    <w:p w14:paraId="2936A34E" w14:textId="409AF2F3" w:rsidR="00AB3AD8" w:rsidRPr="00AC3BC5" w:rsidRDefault="00F34676" w:rsidP="00F34676">
      <w:pPr>
        <w:numPr>
          <w:ilvl w:val="0"/>
          <w:numId w:val="18"/>
        </w:numPr>
        <w:rPr>
          <w:sz w:val="24"/>
          <w:szCs w:val="24"/>
        </w:rPr>
      </w:pPr>
      <w:r w:rsidRPr="00AC3BC5">
        <w:rPr>
          <w:sz w:val="24"/>
          <w:szCs w:val="24"/>
        </w:rPr>
        <w:t xml:space="preserve">In </w:t>
      </w:r>
      <w:r w:rsidRPr="00AC3BC5">
        <w:rPr>
          <w:b/>
          <w:bCs/>
          <w:sz w:val="24"/>
          <w:szCs w:val="24"/>
        </w:rPr>
        <w:t>Design View</w:t>
      </w:r>
      <w:r w:rsidRPr="00AC3BC5">
        <w:rPr>
          <w:sz w:val="24"/>
          <w:szCs w:val="24"/>
        </w:rPr>
        <w:t xml:space="preserve">, complete the following actions for </w:t>
      </w:r>
      <w:r w:rsidR="0015050D" w:rsidRPr="00AC3BC5">
        <w:rPr>
          <w:sz w:val="24"/>
          <w:szCs w:val="24"/>
        </w:rPr>
        <w:t>Gender.</w:t>
      </w:r>
      <w:r w:rsidR="00AB3AD8" w:rsidRPr="00AC3BC5">
        <w:rPr>
          <w:noProof/>
          <w:sz w:val="24"/>
          <w:szCs w:val="24"/>
        </w:rPr>
        <w:t xml:space="preserve"> </w:t>
      </w:r>
    </w:p>
    <w:p w14:paraId="44CB3044" w14:textId="7AD31DAC" w:rsidR="00F34676" w:rsidRPr="00AC3BC5" w:rsidRDefault="00AB3AD8" w:rsidP="00F34676">
      <w:pPr>
        <w:numPr>
          <w:ilvl w:val="1"/>
          <w:numId w:val="18"/>
        </w:numPr>
        <w:rPr>
          <w:sz w:val="24"/>
          <w:szCs w:val="24"/>
        </w:rPr>
      </w:pPr>
      <w:r w:rsidRPr="00AC3BC5">
        <w:rPr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2BD5F08B" wp14:editId="3DB2E6D7">
            <wp:simplePos x="0" y="0"/>
            <wp:positionH relativeFrom="column">
              <wp:posOffset>3434715</wp:posOffset>
            </wp:positionH>
            <wp:positionV relativeFrom="paragraph">
              <wp:posOffset>87630</wp:posOffset>
            </wp:positionV>
            <wp:extent cx="2741930" cy="1571625"/>
            <wp:effectExtent l="76200" t="76200" r="134620" b="142875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681" t="21006" r="48073" b="40022"/>
                    <a:stretch/>
                  </pic:blipFill>
                  <pic:spPr bwMode="auto">
                    <a:xfrm>
                      <a:off x="0" y="0"/>
                      <a:ext cx="2741930" cy="157162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34676" w:rsidRPr="00AC3BC5">
        <w:rPr>
          <w:sz w:val="24"/>
          <w:szCs w:val="24"/>
        </w:rPr>
        <w:t xml:space="preserve">Delete the </w:t>
      </w:r>
      <w:r w:rsidR="0015050D" w:rsidRPr="00AC3BC5">
        <w:rPr>
          <w:sz w:val="24"/>
          <w:szCs w:val="24"/>
        </w:rPr>
        <w:t>Gender</w:t>
      </w:r>
      <w:r w:rsidR="00F34676" w:rsidRPr="00AC3BC5">
        <w:rPr>
          <w:sz w:val="24"/>
          <w:szCs w:val="24"/>
        </w:rPr>
        <w:t xml:space="preserve"> label and text box.</w:t>
      </w:r>
    </w:p>
    <w:p w14:paraId="4207809D" w14:textId="77777777" w:rsidR="00F34676" w:rsidRPr="00AC3BC5" w:rsidRDefault="00F34676" w:rsidP="00F34676">
      <w:pPr>
        <w:numPr>
          <w:ilvl w:val="1"/>
          <w:numId w:val="18"/>
        </w:numPr>
        <w:rPr>
          <w:sz w:val="24"/>
          <w:szCs w:val="24"/>
        </w:rPr>
      </w:pPr>
      <w:r w:rsidRPr="00AC3BC5">
        <w:rPr>
          <w:sz w:val="24"/>
          <w:szCs w:val="24"/>
        </w:rPr>
        <w:t>Replace that will a combination box.</w:t>
      </w:r>
    </w:p>
    <w:p w14:paraId="34DDCDB2" w14:textId="5B36B921" w:rsidR="00F34676" w:rsidRPr="00AC3BC5" w:rsidRDefault="00F34676" w:rsidP="00F34676">
      <w:pPr>
        <w:numPr>
          <w:ilvl w:val="2"/>
          <w:numId w:val="18"/>
        </w:numPr>
        <w:rPr>
          <w:sz w:val="24"/>
          <w:szCs w:val="24"/>
        </w:rPr>
      </w:pPr>
      <w:r w:rsidRPr="00AC3BC5">
        <w:rPr>
          <w:sz w:val="24"/>
          <w:szCs w:val="24"/>
        </w:rPr>
        <w:t xml:space="preserve">Choose </w:t>
      </w:r>
      <w:r w:rsidR="002612F1" w:rsidRPr="00AC3BC5">
        <w:rPr>
          <w:sz w:val="24"/>
          <w:szCs w:val="24"/>
        </w:rPr>
        <w:t>I will Type in the Values I Want.</w:t>
      </w:r>
    </w:p>
    <w:p w14:paraId="07C598BE" w14:textId="18B3F337" w:rsidR="00F34676" w:rsidRPr="00AC3BC5" w:rsidRDefault="002612F1" w:rsidP="00F34676">
      <w:pPr>
        <w:numPr>
          <w:ilvl w:val="2"/>
          <w:numId w:val="18"/>
        </w:numPr>
        <w:rPr>
          <w:sz w:val="24"/>
          <w:szCs w:val="24"/>
        </w:rPr>
      </w:pPr>
      <w:r w:rsidRPr="00AC3BC5">
        <w:rPr>
          <w:sz w:val="24"/>
          <w:szCs w:val="24"/>
        </w:rPr>
        <w:t>Key in Female and Male.</w:t>
      </w:r>
    </w:p>
    <w:p w14:paraId="42816C11" w14:textId="15899F26" w:rsidR="00F34676" w:rsidRPr="00AC3BC5" w:rsidRDefault="002612F1" w:rsidP="00F34676">
      <w:pPr>
        <w:numPr>
          <w:ilvl w:val="2"/>
          <w:numId w:val="18"/>
        </w:numPr>
        <w:rPr>
          <w:sz w:val="24"/>
          <w:szCs w:val="24"/>
        </w:rPr>
      </w:pPr>
      <w:r w:rsidRPr="00AC3BC5">
        <w:rPr>
          <w:sz w:val="24"/>
          <w:szCs w:val="24"/>
        </w:rPr>
        <w:t>Choose to store the value in the Gender Field.</w:t>
      </w:r>
    </w:p>
    <w:p w14:paraId="11E6BC55" w14:textId="10F37ED3" w:rsidR="00F34676" w:rsidRPr="00AC3BC5" w:rsidRDefault="00F34676" w:rsidP="00F34676">
      <w:pPr>
        <w:numPr>
          <w:ilvl w:val="2"/>
          <w:numId w:val="18"/>
        </w:numPr>
        <w:rPr>
          <w:sz w:val="24"/>
          <w:szCs w:val="24"/>
        </w:rPr>
      </w:pPr>
      <w:r w:rsidRPr="00AC3BC5">
        <w:rPr>
          <w:sz w:val="24"/>
          <w:szCs w:val="24"/>
        </w:rPr>
        <w:t xml:space="preserve">Name the combo box </w:t>
      </w:r>
      <w:r w:rsidR="002612F1" w:rsidRPr="00AC3BC5">
        <w:rPr>
          <w:sz w:val="24"/>
          <w:szCs w:val="24"/>
        </w:rPr>
        <w:t>Gender</w:t>
      </w:r>
      <w:r w:rsidRPr="00AC3BC5">
        <w:rPr>
          <w:sz w:val="24"/>
          <w:szCs w:val="24"/>
        </w:rPr>
        <w:t>.</w:t>
      </w:r>
    </w:p>
    <w:p w14:paraId="5BD3D6BA" w14:textId="0F17341B" w:rsidR="00F34676" w:rsidRPr="00AC3BC5" w:rsidRDefault="00F34676" w:rsidP="00F34676">
      <w:pPr>
        <w:numPr>
          <w:ilvl w:val="1"/>
          <w:numId w:val="18"/>
        </w:numPr>
        <w:rPr>
          <w:sz w:val="24"/>
          <w:szCs w:val="24"/>
        </w:rPr>
      </w:pPr>
      <w:r w:rsidRPr="00AC3BC5">
        <w:rPr>
          <w:sz w:val="24"/>
          <w:szCs w:val="24"/>
        </w:rPr>
        <w:t xml:space="preserve">Resize and rearrange the label and </w:t>
      </w:r>
      <w:r w:rsidR="002612F1" w:rsidRPr="00AC3BC5">
        <w:rPr>
          <w:sz w:val="24"/>
          <w:szCs w:val="24"/>
        </w:rPr>
        <w:t>Gender</w:t>
      </w:r>
      <w:r w:rsidRPr="00AC3BC5">
        <w:rPr>
          <w:sz w:val="24"/>
          <w:szCs w:val="24"/>
        </w:rPr>
        <w:t xml:space="preserve"> combo box on the form.</w:t>
      </w:r>
    </w:p>
    <w:p w14:paraId="68E19335" w14:textId="4B66D70A" w:rsidR="00F34676" w:rsidRPr="00AC3BC5" w:rsidRDefault="00F34676" w:rsidP="00F34676">
      <w:pPr>
        <w:numPr>
          <w:ilvl w:val="1"/>
          <w:numId w:val="18"/>
        </w:numPr>
        <w:rPr>
          <w:sz w:val="24"/>
          <w:szCs w:val="24"/>
        </w:rPr>
      </w:pPr>
      <w:r w:rsidRPr="00AC3BC5">
        <w:rPr>
          <w:sz w:val="24"/>
          <w:szCs w:val="24"/>
        </w:rPr>
        <w:t>Change the label to read “</w:t>
      </w:r>
      <w:r w:rsidR="002612F1" w:rsidRPr="00AC3BC5">
        <w:rPr>
          <w:sz w:val="24"/>
          <w:szCs w:val="24"/>
        </w:rPr>
        <w:t>Gender</w:t>
      </w:r>
      <w:r w:rsidRPr="00AC3BC5">
        <w:rPr>
          <w:sz w:val="24"/>
          <w:szCs w:val="24"/>
        </w:rPr>
        <w:t>”.</w:t>
      </w:r>
    </w:p>
    <w:p w14:paraId="4C3CCCB8" w14:textId="3FCC1661" w:rsidR="00F34676" w:rsidRPr="00AC3BC5" w:rsidRDefault="00F34676" w:rsidP="00F34676">
      <w:pPr>
        <w:numPr>
          <w:ilvl w:val="0"/>
          <w:numId w:val="18"/>
        </w:numPr>
        <w:rPr>
          <w:sz w:val="24"/>
          <w:szCs w:val="24"/>
        </w:rPr>
      </w:pPr>
      <w:r w:rsidRPr="00AC3BC5">
        <w:rPr>
          <w:sz w:val="24"/>
          <w:szCs w:val="24"/>
        </w:rPr>
        <w:t xml:space="preserve">Add at least </w:t>
      </w:r>
      <w:r w:rsidR="00EF30A2" w:rsidRPr="00AC3BC5">
        <w:rPr>
          <w:sz w:val="24"/>
          <w:szCs w:val="24"/>
        </w:rPr>
        <w:t xml:space="preserve">one </w:t>
      </w:r>
      <w:r w:rsidRPr="00AC3BC5">
        <w:rPr>
          <w:sz w:val="24"/>
          <w:szCs w:val="24"/>
        </w:rPr>
        <w:t>button</w:t>
      </w:r>
      <w:r w:rsidR="00EF30A2" w:rsidRPr="00AC3BC5">
        <w:rPr>
          <w:sz w:val="24"/>
          <w:szCs w:val="24"/>
        </w:rPr>
        <w:t xml:space="preserve"> name Add New Dog</w:t>
      </w:r>
      <w:r w:rsidRPr="00AC3BC5">
        <w:rPr>
          <w:sz w:val="24"/>
          <w:szCs w:val="24"/>
        </w:rPr>
        <w:t xml:space="preserve"> (</w:t>
      </w:r>
      <w:r w:rsidR="00AB3AD8" w:rsidRPr="00AC3BC5">
        <w:rPr>
          <w:sz w:val="24"/>
          <w:szCs w:val="24"/>
        </w:rPr>
        <w:t>Add New</w:t>
      </w:r>
      <w:r w:rsidR="00EF30A2" w:rsidRPr="00AC3BC5">
        <w:rPr>
          <w:sz w:val="24"/>
          <w:szCs w:val="24"/>
        </w:rPr>
        <w:t xml:space="preserve"> </w:t>
      </w:r>
      <w:r w:rsidRPr="00AC3BC5">
        <w:rPr>
          <w:sz w:val="24"/>
          <w:szCs w:val="24"/>
        </w:rPr>
        <w:t>Record</w:t>
      </w:r>
      <w:r w:rsidR="00EF30A2" w:rsidRPr="00AC3BC5">
        <w:rPr>
          <w:sz w:val="24"/>
          <w:szCs w:val="24"/>
        </w:rPr>
        <w:t>)</w:t>
      </w:r>
      <w:r w:rsidRPr="00AC3BC5">
        <w:rPr>
          <w:sz w:val="24"/>
          <w:szCs w:val="24"/>
        </w:rPr>
        <w:t xml:space="preserve"> to the form, you may add more if you would like.</w:t>
      </w:r>
    </w:p>
    <w:p w14:paraId="40281A45" w14:textId="74F2BE31" w:rsidR="00EF30A2" w:rsidRPr="00AC3BC5" w:rsidRDefault="00EF30A2" w:rsidP="00F34676">
      <w:pPr>
        <w:numPr>
          <w:ilvl w:val="0"/>
          <w:numId w:val="18"/>
        </w:numPr>
        <w:rPr>
          <w:sz w:val="24"/>
          <w:szCs w:val="24"/>
        </w:rPr>
      </w:pPr>
      <w:r w:rsidRPr="00AC3BC5">
        <w:rPr>
          <w:sz w:val="24"/>
          <w:szCs w:val="24"/>
        </w:rPr>
        <w:t>Your form s</w:t>
      </w:r>
      <w:r w:rsidR="00F34676" w:rsidRPr="00AC3BC5">
        <w:rPr>
          <w:sz w:val="24"/>
          <w:szCs w:val="24"/>
        </w:rPr>
        <w:t xml:space="preserve">hould look like the example. </w:t>
      </w:r>
    </w:p>
    <w:p w14:paraId="6D86989A" w14:textId="77777777" w:rsidR="00F34676" w:rsidRPr="00AC3BC5" w:rsidRDefault="00F34676" w:rsidP="00F34676">
      <w:pPr>
        <w:numPr>
          <w:ilvl w:val="0"/>
          <w:numId w:val="18"/>
        </w:numPr>
        <w:rPr>
          <w:sz w:val="24"/>
          <w:szCs w:val="24"/>
        </w:rPr>
      </w:pPr>
      <w:r w:rsidRPr="00AC3BC5">
        <w:rPr>
          <w:sz w:val="24"/>
          <w:szCs w:val="24"/>
        </w:rPr>
        <w:t xml:space="preserve">Open in Design View, use PrtScrn to capture the image, paste to a blank word document, resize so that the grader can read it and </w:t>
      </w:r>
      <w:r w:rsidRPr="00AC3BC5">
        <w:rPr>
          <w:b/>
          <w:bCs/>
          <w:sz w:val="24"/>
          <w:szCs w:val="24"/>
        </w:rPr>
        <w:t>PRINT.</w:t>
      </w:r>
    </w:p>
    <w:p w14:paraId="5F9946C0" w14:textId="1A8118C6" w:rsidR="00F34676" w:rsidRPr="00AC3BC5" w:rsidRDefault="00F34676" w:rsidP="00F34676">
      <w:pPr>
        <w:pStyle w:val="Heading2"/>
        <w:rPr>
          <w:rFonts w:ascii="Times New Roman" w:hAnsi="Times New Roman"/>
          <w:sz w:val="24"/>
          <w:szCs w:val="24"/>
        </w:rPr>
      </w:pPr>
      <w:r w:rsidRPr="00AC3BC5">
        <w:rPr>
          <w:rFonts w:ascii="Times New Roman" w:hAnsi="Times New Roman"/>
          <w:sz w:val="24"/>
          <w:szCs w:val="24"/>
        </w:rPr>
        <w:t xml:space="preserve">Job </w:t>
      </w:r>
      <w:r w:rsidR="00B338B6" w:rsidRPr="00AC3BC5">
        <w:rPr>
          <w:rFonts w:ascii="Times New Roman" w:hAnsi="Times New Roman"/>
          <w:sz w:val="24"/>
          <w:szCs w:val="24"/>
        </w:rPr>
        <w:t>4</w:t>
      </w:r>
      <w:r w:rsidRPr="00AC3BC5">
        <w:rPr>
          <w:rFonts w:ascii="Times New Roman" w:hAnsi="Times New Roman"/>
          <w:sz w:val="24"/>
          <w:szCs w:val="24"/>
        </w:rPr>
        <w:t xml:space="preserve">: </w:t>
      </w:r>
      <w:r w:rsidR="00A95B65" w:rsidRPr="00AC3BC5">
        <w:rPr>
          <w:rFonts w:ascii="Times New Roman" w:hAnsi="Times New Roman"/>
          <w:sz w:val="24"/>
          <w:szCs w:val="24"/>
        </w:rPr>
        <w:t>Food Order</w:t>
      </w:r>
      <w:r w:rsidR="00B338B6" w:rsidRPr="00AC3BC5">
        <w:rPr>
          <w:rFonts w:ascii="Times New Roman" w:hAnsi="Times New Roman"/>
          <w:sz w:val="24"/>
          <w:szCs w:val="24"/>
        </w:rPr>
        <w:t xml:space="preserve"> Query (Print 4)</w:t>
      </w:r>
    </w:p>
    <w:p w14:paraId="4C60A36A" w14:textId="748B4B57" w:rsidR="00A95B65" w:rsidRPr="00AC3BC5" w:rsidRDefault="00A95B65" w:rsidP="00F34676">
      <w:pPr>
        <w:numPr>
          <w:ilvl w:val="0"/>
          <w:numId w:val="19"/>
        </w:numPr>
        <w:rPr>
          <w:sz w:val="24"/>
          <w:szCs w:val="24"/>
        </w:rPr>
      </w:pPr>
      <w:r w:rsidRPr="00AC3BC5">
        <w:rPr>
          <w:sz w:val="24"/>
          <w:szCs w:val="24"/>
        </w:rPr>
        <w:t>Start a new query using the Dog Table XX-XXXX-XXXX and Class Table XX-XXXX-XXXX for the values.</w:t>
      </w:r>
    </w:p>
    <w:p w14:paraId="163C28DE" w14:textId="5EA29E78" w:rsidR="00F34676" w:rsidRPr="00AC3BC5" w:rsidRDefault="00A95B65" w:rsidP="00F34676">
      <w:pPr>
        <w:numPr>
          <w:ilvl w:val="0"/>
          <w:numId w:val="19"/>
        </w:numPr>
        <w:rPr>
          <w:sz w:val="24"/>
          <w:szCs w:val="24"/>
        </w:rPr>
      </w:pPr>
      <w:r w:rsidRPr="00AC3BC5">
        <w:rPr>
          <w:sz w:val="24"/>
          <w:szCs w:val="24"/>
        </w:rPr>
        <w:t>Add these fields to the Query.</w:t>
      </w:r>
    </w:p>
    <w:p w14:paraId="4338A4D7" w14:textId="450A2F5C" w:rsidR="00A95B65" w:rsidRPr="00AC3BC5" w:rsidRDefault="00A95B65" w:rsidP="00A95B65">
      <w:pPr>
        <w:numPr>
          <w:ilvl w:val="1"/>
          <w:numId w:val="19"/>
        </w:numPr>
        <w:rPr>
          <w:sz w:val="24"/>
          <w:szCs w:val="24"/>
        </w:rPr>
      </w:pPr>
      <w:r w:rsidRPr="00AC3BC5">
        <w:rPr>
          <w:sz w:val="24"/>
          <w:szCs w:val="24"/>
        </w:rPr>
        <w:t>ClassID</w:t>
      </w:r>
    </w:p>
    <w:p w14:paraId="32C7B969" w14:textId="58F5A012" w:rsidR="00A95B65" w:rsidRPr="00AC3BC5" w:rsidRDefault="00A95B65" w:rsidP="00A95B65">
      <w:pPr>
        <w:numPr>
          <w:ilvl w:val="1"/>
          <w:numId w:val="19"/>
        </w:numPr>
        <w:rPr>
          <w:sz w:val="24"/>
          <w:szCs w:val="24"/>
        </w:rPr>
      </w:pPr>
      <w:r w:rsidRPr="00AC3BC5">
        <w:rPr>
          <w:sz w:val="24"/>
          <w:szCs w:val="24"/>
        </w:rPr>
        <w:t>Adopted</w:t>
      </w:r>
    </w:p>
    <w:p w14:paraId="620AA75B" w14:textId="0EE3635F" w:rsidR="00A95B65" w:rsidRPr="00AC3BC5" w:rsidRDefault="00A95B65" w:rsidP="00A95B65">
      <w:pPr>
        <w:numPr>
          <w:ilvl w:val="1"/>
          <w:numId w:val="19"/>
        </w:numPr>
        <w:rPr>
          <w:sz w:val="24"/>
          <w:szCs w:val="24"/>
        </w:rPr>
      </w:pPr>
      <w:r w:rsidRPr="00AC3BC5">
        <w:rPr>
          <w:sz w:val="24"/>
          <w:szCs w:val="24"/>
        </w:rPr>
        <w:t>Class</w:t>
      </w:r>
    </w:p>
    <w:p w14:paraId="4467FE84" w14:textId="21B65B89" w:rsidR="00A95B65" w:rsidRPr="00AC3BC5" w:rsidRDefault="00A95B65" w:rsidP="00A95B65">
      <w:pPr>
        <w:numPr>
          <w:ilvl w:val="1"/>
          <w:numId w:val="19"/>
        </w:numPr>
        <w:rPr>
          <w:sz w:val="24"/>
          <w:szCs w:val="24"/>
        </w:rPr>
      </w:pPr>
      <w:r w:rsidRPr="00AC3BC5">
        <w:rPr>
          <w:sz w:val="24"/>
          <w:szCs w:val="24"/>
        </w:rPr>
        <w:t>Qty (cups)</w:t>
      </w:r>
    </w:p>
    <w:p w14:paraId="368A5DE5" w14:textId="4ACE72F3" w:rsidR="00F34676" w:rsidRPr="00AC3BC5" w:rsidRDefault="00A95B65" w:rsidP="00A95B65">
      <w:pPr>
        <w:pStyle w:val="ListParagraph"/>
        <w:numPr>
          <w:ilvl w:val="0"/>
          <w:numId w:val="19"/>
        </w:numPr>
        <w:rPr>
          <w:sz w:val="24"/>
          <w:szCs w:val="24"/>
        </w:rPr>
      </w:pPr>
      <w:r w:rsidRPr="00AC3BC5">
        <w:rPr>
          <w:sz w:val="24"/>
          <w:szCs w:val="24"/>
        </w:rPr>
        <w:t>In the Adopted field add the criteria “no”, so that only dogs remaining in the shelter are counted.</w:t>
      </w:r>
    </w:p>
    <w:p w14:paraId="57E46851" w14:textId="2132ECD7" w:rsidR="00F34676" w:rsidRPr="00AC3BC5" w:rsidRDefault="00646B8B" w:rsidP="00646B8B">
      <w:pPr>
        <w:pStyle w:val="ListParagraph"/>
        <w:numPr>
          <w:ilvl w:val="0"/>
          <w:numId w:val="19"/>
        </w:numPr>
        <w:rPr>
          <w:sz w:val="24"/>
          <w:szCs w:val="24"/>
        </w:rPr>
      </w:pPr>
      <w:r w:rsidRPr="00AC3BC5">
        <w:rPr>
          <w:sz w:val="24"/>
          <w:szCs w:val="24"/>
        </w:rPr>
        <w:t>Name the query Food Order Query XX-XXXX-XXXX and print in portrait orientation.</w:t>
      </w:r>
    </w:p>
    <w:p w14:paraId="7082E2EF" w14:textId="05B8BF49" w:rsidR="00F34676" w:rsidRPr="00AC3BC5" w:rsidRDefault="00F34676" w:rsidP="00F34676">
      <w:pPr>
        <w:pStyle w:val="Heading2"/>
        <w:rPr>
          <w:rFonts w:ascii="Times New Roman" w:hAnsi="Times New Roman"/>
          <w:sz w:val="24"/>
          <w:szCs w:val="24"/>
        </w:rPr>
      </w:pPr>
      <w:r w:rsidRPr="00AC3BC5">
        <w:rPr>
          <w:rFonts w:ascii="Times New Roman" w:hAnsi="Times New Roman"/>
          <w:sz w:val="24"/>
          <w:szCs w:val="24"/>
        </w:rPr>
        <w:t xml:space="preserve">Job </w:t>
      </w:r>
      <w:r w:rsidR="00646B8B" w:rsidRPr="00AC3BC5">
        <w:rPr>
          <w:rFonts w:ascii="Times New Roman" w:hAnsi="Times New Roman"/>
          <w:sz w:val="24"/>
          <w:szCs w:val="24"/>
        </w:rPr>
        <w:t>5</w:t>
      </w:r>
      <w:r w:rsidRPr="00AC3BC5">
        <w:rPr>
          <w:rFonts w:ascii="Times New Roman" w:hAnsi="Times New Roman"/>
          <w:sz w:val="24"/>
          <w:szCs w:val="24"/>
        </w:rPr>
        <w:t xml:space="preserve">: </w:t>
      </w:r>
      <w:r w:rsidR="00646B8B" w:rsidRPr="00AC3BC5">
        <w:rPr>
          <w:rFonts w:ascii="Times New Roman" w:hAnsi="Times New Roman"/>
          <w:sz w:val="24"/>
          <w:szCs w:val="24"/>
        </w:rPr>
        <w:t>Food Order Report</w:t>
      </w:r>
      <w:r w:rsidRPr="00AC3BC5">
        <w:rPr>
          <w:rFonts w:ascii="Times New Roman" w:hAnsi="Times New Roman"/>
          <w:sz w:val="24"/>
          <w:szCs w:val="24"/>
        </w:rPr>
        <w:t xml:space="preserve"> (</w:t>
      </w:r>
      <w:r w:rsidR="00646B8B" w:rsidRPr="00AC3BC5">
        <w:rPr>
          <w:rFonts w:ascii="Times New Roman" w:hAnsi="Times New Roman"/>
          <w:sz w:val="24"/>
          <w:szCs w:val="24"/>
        </w:rPr>
        <w:t>Print 5)</w:t>
      </w:r>
    </w:p>
    <w:p w14:paraId="26705190" w14:textId="650CFC06" w:rsidR="00646B8B" w:rsidRPr="00AC3BC5" w:rsidRDefault="00646B8B" w:rsidP="00646B8B">
      <w:pPr>
        <w:pStyle w:val="ListParagraph"/>
        <w:numPr>
          <w:ilvl w:val="0"/>
          <w:numId w:val="21"/>
        </w:numPr>
        <w:rPr>
          <w:sz w:val="24"/>
          <w:szCs w:val="24"/>
        </w:rPr>
      </w:pPr>
      <w:r w:rsidRPr="00AC3BC5">
        <w:rPr>
          <w:sz w:val="24"/>
          <w:szCs w:val="24"/>
        </w:rPr>
        <w:t>Start a new report using the report wizard. For fields choose</w:t>
      </w:r>
      <w:r w:rsidR="007B1E28" w:rsidRPr="00AC3BC5">
        <w:rPr>
          <w:sz w:val="24"/>
          <w:szCs w:val="24"/>
        </w:rPr>
        <w:t xml:space="preserve"> just class and qty (cups) fields from the Food Order Query. </w:t>
      </w:r>
    </w:p>
    <w:p w14:paraId="6CE3B54D" w14:textId="4659BB80" w:rsidR="007B1E28" w:rsidRPr="00AC3BC5" w:rsidRDefault="007B1E28" w:rsidP="00646B8B">
      <w:pPr>
        <w:pStyle w:val="ListParagraph"/>
        <w:numPr>
          <w:ilvl w:val="1"/>
          <w:numId w:val="21"/>
        </w:numPr>
        <w:rPr>
          <w:sz w:val="24"/>
          <w:szCs w:val="24"/>
        </w:rPr>
      </w:pPr>
      <w:r w:rsidRPr="00AC3BC5">
        <w:rPr>
          <w:sz w:val="24"/>
          <w:szCs w:val="24"/>
        </w:rPr>
        <w:t>Add Class as a grouping level.</w:t>
      </w:r>
    </w:p>
    <w:p w14:paraId="7B7B074C" w14:textId="242F8CBA" w:rsidR="007B1E28" w:rsidRPr="00AC3BC5" w:rsidRDefault="007B1E28" w:rsidP="00646B8B">
      <w:pPr>
        <w:pStyle w:val="ListParagraph"/>
        <w:numPr>
          <w:ilvl w:val="1"/>
          <w:numId w:val="21"/>
        </w:numPr>
        <w:rPr>
          <w:sz w:val="24"/>
          <w:szCs w:val="24"/>
        </w:rPr>
      </w:pPr>
      <w:r w:rsidRPr="00AC3BC5">
        <w:rPr>
          <w:sz w:val="24"/>
          <w:szCs w:val="24"/>
        </w:rPr>
        <w:t>In Summary Options, choose to sum the Qty (cups) field and show the summary only.</w:t>
      </w:r>
    </w:p>
    <w:p w14:paraId="4F36774A" w14:textId="1B7A7D79" w:rsidR="007B1E28" w:rsidRPr="00AC3BC5" w:rsidRDefault="007B1E28" w:rsidP="00646B8B">
      <w:pPr>
        <w:pStyle w:val="ListParagraph"/>
        <w:numPr>
          <w:ilvl w:val="1"/>
          <w:numId w:val="21"/>
        </w:numPr>
        <w:rPr>
          <w:sz w:val="24"/>
          <w:szCs w:val="24"/>
        </w:rPr>
      </w:pPr>
      <w:r w:rsidRPr="00AC3BC5">
        <w:rPr>
          <w:sz w:val="24"/>
          <w:szCs w:val="24"/>
        </w:rPr>
        <w:t>Keep the report in Stepped, portrait orientation.</w:t>
      </w:r>
    </w:p>
    <w:p w14:paraId="452C5DE7" w14:textId="3018A2F9" w:rsidR="007B1E28" w:rsidRPr="00AC3BC5" w:rsidRDefault="007B1E28" w:rsidP="00646B8B">
      <w:pPr>
        <w:pStyle w:val="ListParagraph"/>
        <w:numPr>
          <w:ilvl w:val="1"/>
          <w:numId w:val="21"/>
        </w:numPr>
        <w:rPr>
          <w:sz w:val="24"/>
          <w:szCs w:val="24"/>
        </w:rPr>
      </w:pPr>
      <w:r w:rsidRPr="00AC3BC5">
        <w:rPr>
          <w:sz w:val="24"/>
          <w:szCs w:val="24"/>
        </w:rPr>
        <w:t>Save as Food Order Report XX-XXXX-XXXX.</w:t>
      </w:r>
    </w:p>
    <w:p w14:paraId="1916C344" w14:textId="77777777" w:rsidR="00646B8B" w:rsidRPr="006F1024" w:rsidRDefault="00646B8B" w:rsidP="00646B8B">
      <w:pPr>
        <w:pStyle w:val="ListParagraph"/>
        <w:numPr>
          <w:ilvl w:val="0"/>
          <w:numId w:val="21"/>
        </w:numPr>
        <w:rPr>
          <w:sz w:val="24"/>
          <w:szCs w:val="24"/>
        </w:rPr>
      </w:pPr>
      <w:r w:rsidRPr="00AC3BC5">
        <w:rPr>
          <w:sz w:val="24"/>
          <w:szCs w:val="24"/>
        </w:rPr>
        <w:t xml:space="preserve">View the report in </w:t>
      </w:r>
      <w:r w:rsidRPr="00AC3BC5">
        <w:rPr>
          <w:b/>
          <w:bCs/>
          <w:sz w:val="24"/>
          <w:szCs w:val="24"/>
        </w:rPr>
        <w:t>Layout View</w:t>
      </w:r>
      <w:r w:rsidRPr="00AC3BC5">
        <w:rPr>
          <w:sz w:val="24"/>
          <w:szCs w:val="24"/>
        </w:rPr>
        <w:t xml:space="preserve"> to position th</w:t>
      </w:r>
      <w:r w:rsidRPr="006F1024">
        <w:rPr>
          <w:sz w:val="24"/>
          <w:szCs w:val="24"/>
        </w:rPr>
        <w:t>e fields in an attractive manner and so all fields can be read.</w:t>
      </w:r>
    </w:p>
    <w:p w14:paraId="595FBF5C" w14:textId="359AEEDB" w:rsidR="00646B8B" w:rsidRDefault="007B1E28" w:rsidP="00646B8B">
      <w:pPr>
        <w:pStyle w:val="ListParagraph"/>
        <w:numPr>
          <w:ilvl w:val="1"/>
          <w:numId w:val="21"/>
        </w:numPr>
        <w:rPr>
          <w:sz w:val="24"/>
          <w:szCs w:val="24"/>
        </w:rPr>
      </w:pPr>
      <w:r>
        <w:rPr>
          <w:sz w:val="24"/>
          <w:szCs w:val="24"/>
        </w:rPr>
        <w:t>Rename the Grand total label as</w:t>
      </w:r>
    </w:p>
    <w:p w14:paraId="13CA060D" w14:textId="7C54EAD8" w:rsidR="007B1E28" w:rsidRPr="006F1024" w:rsidRDefault="007B1E28" w:rsidP="007B1E28">
      <w:pPr>
        <w:pStyle w:val="ListParagraph"/>
        <w:numPr>
          <w:ilvl w:val="2"/>
          <w:numId w:val="21"/>
        </w:numPr>
        <w:rPr>
          <w:sz w:val="24"/>
          <w:szCs w:val="24"/>
        </w:rPr>
      </w:pPr>
      <w:r>
        <w:rPr>
          <w:sz w:val="24"/>
          <w:szCs w:val="24"/>
        </w:rPr>
        <w:t>Total Cups of Dog Food per Day</w:t>
      </w:r>
    </w:p>
    <w:p w14:paraId="493D15D9" w14:textId="77777777" w:rsidR="00646B8B" w:rsidRPr="006F1024" w:rsidRDefault="00646B8B" w:rsidP="00646B8B">
      <w:pPr>
        <w:pStyle w:val="ListParagraph"/>
        <w:numPr>
          <w:ilvl w:val="1"/>
          <w:numId w:val="21"/>
        </w:numPr>
        <w:rPr>
          <w:sz w:val="24"/>
          <w:szCs w:val="24"/>
        </w:rPr>
      </w:pPr>
      <w:r w:rsidRPr="006F1024">
        <w:rPr>
          <w:sz w:val="24"/>
          <w:szCs w:val="24"/>
        </w:rPr>
        <w:t>Save the report.</w:t>
      </w:r>
    </w:p>
    <w:p w14:paraId="477BEF1D" w14:textId="03FE8DB1" w:rsidR="00646B8B" w:rsidRPr="006F1024" w:rsidRDefault="00646B8B" w:rsidP="00646B8B">
      <w:pPr>
        <w:pStyle w:val="ListParagraph"/>
        <w:numPr>
          <w:ilvl w:val="0"/>
          <w:numId w:val="21"/>
        </w:numPr>
        <w:rPr>
          <w:sz w:val="24"/>
          <w:szCs w:val="24"/>
        </w:rPr>
      </w:pPr>
      <w:r w:rsidRPr="006F1024">
        <w:rPr>
          <w:sz w:val="24"/>
          <w:szCs w:val="24"/>
        </w:rPr>
        <w:t xml:space="preserve">View the report in </w:t>
      </w:r>
      <w:r w:rsidRPr="008B1400">
        <w:rPr>
          <w:b/>
          <w:bCs/>
          <w:sz w:val="24"/>
          <w:szCs w:val="24"/>
        </w:rPr>
        <w:t>Design View</w:t>
      </w:r>
      <w:r w:rsidRPr="006F1024">
        <w:rPr>
          <w:sz w:val="24"/>
          <w:szCs w:val="24"/>
        </w:rPr>
        <w:t xml:space="preserve"> to calculate the </w:t>
      </w:r>
      <w:r w:rsidR="004B62AA">
        <w:rPr>
          <w:sz w:val="24"/>
          <w:szCs w:val="24"/>
        </w:rPr>
        <w:t>total pounds of food to order for the month.</w:t>
      </w:r>
    </w:p>
    <w:p w14:paraId="0D3A5D27" w14:textId="702A8E50" w:rsidR="00646B8B" w:rsidRDefault="004B62AA" w:rsidP="004B62AA">
      <w:pPr>
        <w:pStyle w:val="ListParagraph"/>
        <w:numPr>
          <w:ilvl w:val="1"/>
          <w:numId w:val="21"/>
        </w:numPr>
        <w:rPr>
          <w:sz w:val="24"/>
          <w:szCs w:val="24"/>
        </w:rPr>
      </w:pPr>
      <w:r>
        <w:rPr>
          <w:sz w:val="24"/>
          <w:szCs w:val="24"/>
        </w:rPr>
        <w:t>Create the calculation in the Report Footer.</w:t>
      </w:r>
    </w:p>
    <w:p w14:paraId="2BA2851B" w14:textId="49B39206" w:rsidR="004B62AA" w:rsidRDefault="004B62AA" w:rsidP="004B62AA">
      <w:pPr>
        <w:pStyle w:val="ListParagraph"/>
        <w:numPr>
          <w:ilvl w:val="1"/>
          <w:numId w:val="21"/>
        </w:numPr>
        <w:rPr>
          <w:sz w:val="24"/>
          <w:szCs w:val="24"/>
        </w:rPr>
      </w:pPr>
      <w:r>
        <w:rPr>
          <w:sz w:val="24"/>
          <w:szCs w:val="24"/>
        </w:rPr>
        <w:t>Name the new field Pounds to Order this Month.</w:t>
      </w:r>
    </w:p>
    <w:p w14:paraId="69092ED1" w14:textId="69C50647" w:rsidR="004B62AA" w:rsidRDefault="004B62AA" w:rsidP="004B62AA">
      <w:pPr>
        <w:pStyle w:val="ListParagraph"/>
        <w:numPr>
          <w:ilvl w:val="1"/>
          <w:numId w:val="21"/>
        </w:numPr>
        <w:rPr>
          <w:sz w:val="24"/>
          <w:szCs w:val="24"/>
        </w:rPr>
      </w:pPr>
      <w:r>
        <w:rPr>
          <w:sz w:val="24"/>
          <w:szCs w:val="24"/>
        </w:rPr>
        <w:t>Calculate the figure considering there are 3.5 cups of dog food per pound, there are 30 days in a month.</w:t>
      </w:r>
    </w:p>
    <w:p w14:paraId="12830981" w14:textId="7221A3F6" w:rsidR="00646B8B" w:rsidRPr="004B62AA" w:rsidRDefault="004B62AA" w:rsidP="004B62AA">
      <w:pPr>
        <w:pStyle w:val="ListParagraph"/>
        <w:numPr>
          <w:ilvl w:val="1"/>
          <w:numId w:val="21"/>
        </w:numPr>
        <w:rPr>
          <w:sz w:val="24"/>
          <w:szCs w:val="24"/>
        </w:rPr>
      </w:pPr>
      <w:r>
        <w:rPr>
          <w:sz w:val="24"/>
          <w:szCs w:val="24"/>
        </w:rPr>
        <w:t>Format the answer to a fixed number, rounding at 2 decimal places, increase font size and add bold to the font.</w:t>
      </w:r>
    </w:p>
    <w:p w14:paraId="4810562E" w14:textId="0E29EC9C" w:rsidR="00646B8B" w:rsidRPr="006F1024" w:rsidRDefault="00646B8B" w:rsidP="00646B8B">
      <w:pPr>
        <w:pStyle w:val="ListParagraph"/>
        <w:numPr>
          <w:ilvl w:val="0"/>
          <w:numId w:val="21"/>
        </w:numPr>
        <w:rPr>
          <w:sz w:val="24"/>
          <w:szCs w:val="24"/>
        </w:rPr>
      </w:pPr>
      <w:r w:rsidRPr="008B1400">
        <w:rPr>
          <w:b/>
          <w:bCs/>
          <w:sz w:val="24"/>
          <w:szCs w:val="24"/>
        </w:rPr>
        <w:t>Print</w:t>
      </w:r>
      <w:r w:rsidRPr="006F1024">
        <w:rPr>
          <w:sz w:val="24"/>
          <w:szCs w:val="24"/>
        </w:rPr>
        <w:t xml:space="preserve"> the report</w:t>
      </w:r>
      <w:r w:rsidR="004B62AA">
        <w:rPr>
          <w:sz w:val="24"/>
          <w:szCs w:val="24"/>
        </w:rPr>
        <w:t xml:space="preserve"> in portrait orientation</w:t>
      </w:r>
      <w:r w:rsidRPr="006F1024">
        <w:rPr>
          <w:sz w:val="24"/>
          <w:szCs w:val="24"/>
        </w:rPr>
        <w:t xml:space="preserve">, be sure to use normal margins </w:t>
      </w:r>
      <w:r w:rsidR="004B62AA">
        <w:rPr>
          <w:sz w:val="24"/>
          <w:szCs w:val="24"/>
        </w:rPr>
        <w:t>and that all data is visible.</w:t>
      </w:r>
    </w:p>
    <w:p w14:paraId="468E08C3" w14:textId="546BC5CC" w:rsidR="00797758" w:rsidRDefault="00797758" w:rsidP="00797758">
      <w:pPr>
        <w:pStyle w:val="Heading2"/>
        <w:rPr>
          <w:rFonts w:ascii="Times New Roman" w:hAnsi="Times New Roman"/>
        </w:rPr>
      </w:pPr>
      <w:r w:rsidRPr="00CA6B60">
        <w:rPr>
          <w:rFonts w:ascii="Times New Roman" w:hAnsi="Times New Roman"/>
        </w:rPr>
        <w:t xml:space="preserve">Job </w:t>
      </w:r>
      <w:r>
        <w:rPr>
          <w:rFonts w:ascii="Times New Roman" w:hAnsi="Times New Roman"/>
        </w:rPr>
        <w:t>6</w:t>
      </w:r>
      <w:r w:rsidRPr="00CA6B60">
        <w:rPr>
          <w:rFonts w:ascii="Times New Roman" w:hAnsi="Times New Roman"/>
        </w:rPr>
        <w:t xml:space="preserve">: </w:t>
      </w:r>
      <w:r>
        <w:rPr>
          <w:rFonts w:ascii="Times New Roman" w:hAnsi="Times New Roman"/>
        </w:rPr>
        <w:t>Rabies Vaccine Query (Print 6)</w:t>
      </w:r>
    </w:p>
    <w:p w14:paraId="65B3A1EF" w14:textId="5730C881" w:rsidR="00797758" w:rsidRDefault="00797758" w:rsidP="00797758">
      <w:pPr>
        <w:pStyle w:val="ListParagraph"/>
        <w:numPr>
          <w:ilvl w:val="0"/>
          <w:numId w:val="24"/>
        </w:numPr>
        <w:rPr>
          <w:sz w:val="24"/>
          <w:szCs w:val="24"/>
        </w:rPr>
      </w:pPr>
      <w:r>
        <w:rPr>
          <w:sz w:val="24"/>
          <w:szCs w:val="24"/>
        </w:rPr>
        <w:t>Assuming that all the dogs in the shelter are up-to-date on their shots, a query needs to be developed determine the rabies vaccine schedule for the month. Rabies is administered at 3 months, 12 months, 4 years, 7 years</w:t>
      </w:r>
      <w:r w:rsidR="00EB2635">
        <w:rPr>
          <w:sz w:val="24"/>
          <w:szCs w:val="24"/>
        </w:rPr>
        <w:t>.</w:t>
      </w:r>
      <w:r>
        <w:rPr>
          <w:sz w:val="24"/>
          <w:szCs w:val="24"/>
        </w:rPr>
        <w:t xml:space="preserve"> </w:t>
      </w:r>
    </w:p>
    <w:p w14:paraId="186BD76C" w14:textId="77613DD9" w:rsidR="00F34676" w:rsidRDefault="00797758" w:rsidP="00F34676">
      <w:pPr>
        <w:pStyle w:val="ListParagraph"/>
        <w:numPr>
          <w:ilvl w:val="0"/>
          <w:numId w:val="24"/>
        </w:numPr>
        <w:rPr>
          <w:sz w:val="24"/>
          <w:szCs w:val="24"/>
        </w:rPr>
      </w:pPr>
      <w:r w:rsidRPr="006F1024">
        <w:rPr>
          <w:sz w:val="24"/>
          <w:szCs w:val="24"/>
        </w:rPr>
        <w:t xml:space="preserve">Start a new </w:t>
      </w:r>
      <w:r>
        <w:rPr>
          <w:sz w:val="24"/>
          <w:szCs w:val="24"/>
        </w:rPr>
        <w:t>query using the Dog table as the values. Use these fields for the query:</w:t>
      </w:r>
    </w:p>
    <w:p w14:paraId="688E9F92" w14:textId="165D066D" w:rsidR="00797758" w:rsidRDefault="00797758" w:rsidP="00797758">
      <w:pPr>
        <w:pStyle w:val="ListParagraph"/>
        <w:numPr>
          <w:ilvl w:val="1"/>
          <w:numId w:val="24"/>
        </w:numPr>
        <w:rPr>
          <w:sz w:val="24"/>
          <w:szCs w:val="24"/>
        </w:rPr>
      </w:pPr>
      <w:r>
        <w:rPr>
          <w:sz w:val="24"/>
          <w:szCs w:val="24"/>
        </w:rPr>
        <w:t>ID</w:t>
      </w:r>
    </w:p>
    <w:p w14:paraId="09CC453D" w14:textId="79D31EB1" w:rsidR="00797758" w:rsidRDefault="00797758" w:rsidP="00797758">
      <w:pPr>
        <w:pStyle w:val="ListParagraph"/>
        <w:numPr>
          <w:ilvl w:val="1"/>
          <w:numId w:val="24"/>
        </w:numPr>
        <w:rPr>
          <w:sz w:val="24"/>
          <w:szCs w:val="24"/>
        </w:rPr>
      </w:pPr>
      <w:r>
        <w:rPr>
          <w:sz w:val="24"/>
          <w:szCs w:val="24"/>
        </w:rPr>
        <w:t>Name</w:t>
      </w:r>
    </w:p>
    <w:p w14:paraId="334D56B3" w14:textId="0035B25F" w:rsidR="00797758" w:rsidRDefault="00797758" w:rsidP="00797758">
      <w:pPr>
        <w:pStyle w:val="ListParagraph"/>
        <w:numPr>
          <w:ilvl w:val="1"/>
          <w:numId w:val="24"/>
        </w:numPr>
        <w:rPr>
          <w:sz w:val="24"/>
          <w:szCs w:val="24"/>
        </w:rPr>
      </w:pPr>
      <w:r>
        <w:rPr>
          <w:sz w:val="24"/>
          <w:szCs w:val="24"/>
        </w:rPr>
        <w:t>Apx DOB</w:t>
      </w:r>
    </w:p>
    <w:p w14:paraId="27088469" w14:textId="4F63AC6B" w:rsidR="00797758" w:rsidRDefault="00797758" w:rsidP="00797758">
      <w:pPr>
        <w:pStyle w:val="ListParagraph"/>
        <w:numPr>
          <w:ilvl w:val="1"/>
          <w:numId w:val="24"/>
        </w:numPr>
        <w:rPr>
          <w:sz w:val="24"/>
          <w:szCs w:val="24"/>
        </w:rPr>
      </w:pPr>
      <w:r>
        <w:rPr>
          <w:sz w:val="24"/>
          <w:szCs w:val="24"/>
        </w:rPr>
        <w:t>Adopted</w:t>
      </w:r>
    </w:p>
    <w:p w14:paraId="0800EA3F" w14:textId="77777777" w:rsidR="00797758" w:rsidRDefault="00797758" w:rsidP="00797758">
      <w:pPr>
        <w:pStyle w:val="ListParagraph"/>
        <w:numPr>
          <w:ilvl w:val="0"/>
          <w:numId w:val="24"/>
        </w:numPr>
        <w:rPr>
          <w:sz w:val="24"/>
          <w:szCs w:val="24"/>
        </w:rPr>
      </w:pPr>
      <w:r>
        <w:rPr>
          <w:sz w:val="24"/>
          <w:szCs w:val="24"/>
        </w:rPr>
        <w:t xml:space="preserve">Use the assumption that the current date is May 3, 2020. </w:t>
      </w:r>
    </w:p>
    <w:p w14:paraId="3DDA6587" w14:textId="101C634E" w:rsidR="00797758" w:rsidRDefault="00797758" w:rsidP="00797758">
      <w:pPr>
        <w:pStyle w:val="ListParagraph"/>
        <w:numPr>
          <w:ilvl w:val="0"/>
          <w:numId w:val="24"/>
        </w:numPr>
        <w:rPr>
          <w:sz w:val="24"/>
          <w:szCs w:val="24"/>
        </w:rPr>
      </w:pPr>
      <w:r>
        <w:rPr>
          <w:sz w:val="24"/>
          <w:szCs w:val="24"/>
        </w:rPr>
        <w:t xml:space="preserve">This will be a multi criteria search </w:t>
      </w:r>
      <w:r w:rsidR="00EB2635">
        <w:rPr>
          <w:sz w:val="24"/>
          <w:szCs w:val="24"/>
        </w:rPr>
        <w:t xml:space="preserve">using </w:t>
      </w:r>
      <w:r>
        <w:rPr>
          <w:sz w:val="24"/>
          <w:szCs w:val="24"/>
        </w:rPr>
        <w:t>the Apx DOB field as follows:</w:t>
      </w:r>
    </w:p>
    <w:p w14:paraId="66D32300" w14:textId="72D4DC19" w:rsidR="00797758" w:rsidRDefault="00797758" w:rsidP="00797758">
      <w:pPr>
        <w:pStyle w:val="ListParagraph"/>
        <w:numPr>
          <w:ilvl w:val="1"/>
          <w:numId w:val="24"/>
        </w:numPr>
        <w:rPr>
          <w:sz w:val="24"/>
          <w:szCs w:val="24"/>
        </w:rPr>
      </w:pPr>
      <w:r>
        <w:rPr>
          <w:sz w:val="24"/>
          <w:szCs w:val="24"/>
        </w:rPr>
        <w:t>Between 2/1/2020 and 2/28/2020</w:t>
      </w:r>
    </w:p>
    <w:p w14:paraId="6B0C9E65" w14:textId="4577A235" w:rsidR="00797758" w:rsidRDefault="00797758" w:rsidP="00797758">
      <w:pPr>
        <w:pStyle w:val="ListParagraph"/>
        <w:numPr>
          <w:ilvl w:val="1"/>
          <w:numId w:val="24"/>
        </w:numPr>
        <w:rPr>
          <w:sz w:val="24"/>
          <w:szCs w:val="24"/>
        </w:rPr>
      </w:pPr>
      <w:r>
        <w:rPr>
          <w:sz w:val="24"/>
          <w:szCs w:val="24"/>
        </w:rPr>
        <w:t xml:space="preserve">Between </w:t>
      </w:r>
      <w:r w:rsidR="00EB2635">
        <w:rPr>
          <w:sz w:val="24"/>
          <w:szCs w:val="24"/>
        </w:rPr>
        <w:t>05/01/2019 and 05/31/2019</w:t>
      </w:r>
    </w:p>
    <w:p w14:paraId="1996A1F3" w14:textId="1AE2EE8C" w:rsidR="00EB2635" w:rsidRDefault="00EB2635" w:rsidP="00797758">
      <w:pPr>
        <w:pStyle w:val="ListParagraph"/>
        <w:numPr>
          <w:ilvl w:val="1"/>
          <w:numId w:val="24"/>
        </w:numPr>
        <w:rPr>
          <w:sz w:val="24"/>
          <w:szCs w:val="24"/>
        </w:rPr>
      </w:pPr>
      <w:r>
        <w:rPr>
          <w:sz w:val="24"/>
          <w:szCs w:val="24"/>
        </w:rPr>
        <w:t>Between 05/01/2016 and 05/31/2019</w:t>
      </w:r>
    </w:p>
    <w:p w14:paraId="0EE642E9" w14:textId="2638C4A0" w:rsidR="00EB2635" w:rsidRDefault="00EB2635" w:rsidP="00797758">
      <w:pPr>
        <w:pStyle w:val="ListParagraph"/>
        <w:numPr>
          <w:ilvl w:val="1"/>
          <w:numId w:val="24"/>
        </w:numPr>
        <w:rPr>
          <w:sz w:val="24"/>
          <w:szCs w:val="24"/>
        </w:rPr>
      </w:pPr>
      <w:r>
        <w:rPr>
          <w:sz w:val="24"/>
          <w:szCs w:val="24"/>
        </w:rPr>
        <w:t>Between 05/01/2013 and 05/31/2013</w:t>
      </w:r>
    </w:p>
    <w:p w14:paraId="6ADC05DD" w14:textId="4F6C6957" w:rsidR="00EB2635" w:rsidRDefault="00EB2635" w:rsidP="00797758">
      <w:pPr>
        <w:pStyle w:val="ListParagraph"/>
        <w:numPr>
          <w:ilvl w:val="1"/>
          <w:numId w:val="24"/>
        </w:numPr>
        <w:rPr>
          <w:sz w:val="24"/>
          <w:szCs w:val="24"/>
        </w:rPr>
      </w:pPr>
      <w:r>
        <w:rPr>
          <w:sz w:val="24"/>
          <w:szCs w:val="24"/>
        </w:rPr>
        <w:t>Between 05/01/2010 and 05/31/2010</w:t>
      </w:r>
      <w:r>
        <w:rPr>
          <w:sz w:val="24"/>
          <w:szCs w:val="24"/>
        </w:rPr>
        <w:tab/>
      </w:r>
    </w:p>
    <w:p w14:paraId="0D120141" w14:textId="58B08721" w:rsidR="00EB2635" w:rsidRDefault="00EB2635" w:rsidP="00EB2635">
      <w:pPr>
        <w:pStyle w:val="ListParagraph"/>
        <w:numPr>
          <w:ilvl w:val="0"/>
          <w:numId w:val="24"/>
        </w:numPr>
        <w:rPr>
          <w:sz w:val="24"/>
          <w:szCs w:val="24"/>
        </w:rPr>
      </w:pPr>
      <w:r>
        <w:rPr>
          <w:sz w:val="24"/>
          <w:szCs w:val="24"/>
        </w:rPr>
        <w:t>For each of these criteria the adopted field should have criteria that equals “No”.</w:t>
      </w:r>
    </w:p>
    <w:p w14:paraId="073CEF42" w14:textId="7814B275" w:rsidR="00EB2635" w:rsidRPr="00797758" w:rsidRDefault="00EB2635" w:rsidP="00EB2635">
      <w:pPr>
        <w:pStyle w:val="ListParagraph"/>
        <w:numPr>
          <w:ilvl w:val="0"/>
          <w:numId w:val="24"/>
        </w:numPr>
        <w:rPr>
          <w:sz w:val="24"/>
          <w:szCs w:val="24"/>
        </w:rPr>
      </w:pPr>
      <w:r>
        <w:rPr>
          <w:sz w:val="24"/>
          <w:szCs w:val="24"/>
        </w:rPr>
        <w:t xml:space="preserve">Save the report as Rabies Vaccine Query XX-XXXX-XXXX and print in portrait landscape. </w:t>
      </w:r>
    </w:p>
    <w:sectPr w:rsidR="00EB2635" w:rsidRPr="00797758" w:rsidSect="00AC3BC5">
      <w:headerReference w:type="default" r:id="rId9"/>
      <w:pgSz w:w="12240" w:h="15840"/>
      <w:pgMar w:top="1170" w:right="1296" w:bottom="1080" w:left="1296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6981424" w14:textId="77777777" w:rsidR="0022110E" w:rsidRDefault="0022110E" w:rsidP="00F1245D">
      <w:r>
        <w:separator/>
      </w:r>
    </w:p>
  </w:endnote>
  <w:endnote w:type="continuationSeparator" w:id="0">
    <w:p w14:paraId="48FC02D7" w14:textId="77777777" w:rsidR="0022110E" w:rsidRDefault="0022110E" w:rsidP="00F124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haucer">
    <w:altName w:val="Times New Roman"/>
    <w:charset w:val="00"/>
    <w:family w:val="auto"/>
    <w:pitch w:val="variable"/>
    <w:sig w:usb0="00000083" w:usb1="00000000" w:usb2="00000000" w:usb3="00000000" w:csb0="00000009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7A05B73" w14:textId="77777777" w:rsidR="0022110E" w:rsidRDefault="0022110E" w:rsidP="00F1245D">
      <w:r>
        <w:separator/>
      </w:r>
    </w:p>
  </w:footnote>
  <w:footnote w:type="continuationSeparator" w:id="0">
    <w:p w14:paraId="2320DDBC" w14:textId="77777777" w:rsidR="0022110E" w:rsidRDefault="0022110E" w:rsidP="00F1245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A85C028" w14:textId="39AD65FA" w:rsidR="00D30854" w:rsidRPr="00AB4841" w:rsidRDefault="00877813" w:rsidP="00F1245D">
    <w:pPr>
      <w:pStyle w:val="Header"/>
      <w:rPr>
        <w:b/>
        <w:bCs/>
      </w:rPr>
    </w:pPr>
    <w:r>
      <w:rPr>
        <w:b/>
        <w:noProof/>
      </w:rPr>
      <w:t>DATABASE</w:t>
    </w:r>
    <w:r w:rsidR="00682B04" w:rsidRPr="00AB4841">
      <w:rPr>
        <w:b/>
        <w:bCs/>
      </w:rPr>
      <w:t xml:space="preserve"> </w:t>
    </w:r>
    <w:r>
      <w:rPr>
        <w:b/>
        <w:bCs/>
      </w:rPr>
      <w:t xml:space="preserve">APPLICATIONS </w:t>
    </w:r>
    <w:r w:rsidR="00682B04" w:rsidRPr="00AB4841">
      <w:rPr>
        <w:b/>
        <w:bCs/>
      </w:rPr>
      <w:t xml:space="preserve">- </w:t>
    </w:r>
    <w:r w:rsidR="00E65254">
      <w:rPr>
        <w:b/>
        <w:bCs/>
      </w:rPr>
      <w:t>NATIONAL</w:t>
    </w:r>
    <w:r w:rsidR="00D30854" w:rsidRPr="00AB4841">
      <w:rPr>
        <w:b/>
        <w:bCs/>
      </w:rPr>
      <w:t xml:space="preserve"> 20</w:t>
    </w:r>
    <w:r w:rsidR="00301619">
      <w:rPr>
        <w:b/>
        <w:bCs/>
      </w:rPr>
      <w:t>20</w:t>
    </w:r>
    <w:r w:rsidR="00D30854" w:rsidRPr="00AB4841">
      <w:rPr>
        <w:b/>
        <w:bCs/>
      </w:rPr>
      <w:tab/>
    </w:r>
  </w:p>
  <w:p w14:paraId="2829B046" w14:textId="3F8598EC" w:rsidR="00D30854" w:rsidRPr="001962B9" w:rsidRDefault="001962B9" w:rsidP="009507EC">
    <w:pPr>
      <w:rPr>
        <w:b/>
      </w:rPr>
    </w:pPr>
    <w:r w:rsidRPr="001962B9">
      <w:rPr>
        <w:b/>
        <w:bCs/>
      </w:rPr>
      <w:t>Page</w:t>
    </w:r>
    <w:r w:rsidR="00D30854" w:rsidRPr="001962B9">
      <w:rPr>
        <w:b/>
        <w:bCs/>
      </w:rPr>
      <w:t xml:space="preserve"> </w:t>
    </w:r>
    <w:r w:rsidR="00D30854" w:rsidRPr="001962B9">
      <w:rPr>
        <w:b/>
        <w:bCs/>
      </w:rPr>
      <w:fldChar w:fldCharType="begin"/>
    </w:r>
    <w:r w:rsidR="00D30854" w:rsidRPr="001962B9">
      <w:rPr>
        <w:b/>
        <w:bCs/>
      </w:rPr>
      <w:instrText xml:space="preserve"> PAGE   \* MERGEFORMAT </w:instrText>
    </w:r>
    <w:r w:rsidR="00D30854" w:rsidRPr="001962B9">
      <w:rPr>
        <w:b/>
        <w:bCs/>
      </w:rPr>
      <w:fldChar w:fldCharType="separate"/>
    </w:r>
    <w:r w:rsidR="00486971">
      <w:rPr>
        <w:b/>
        <w:bCs/>
        <w:noProof/>
      </w:rPr>
      <w:t>2</w:t>
    </w:r>
    <w:r w:rsidR="00D30854" w:rsidRPr="001962B9">
      <w:rPr>
        <w:b/>
        <w:bCs/>
      </w:rPr>
      <w:fldChar w:fldCharType="end"/>
    </w:r>
    <w:r w:rsidR="00D30854" w:rsidRPr="001962B9">
      <w:rPr>
        <w:b/>
        <w:bCs/>
      </w:rPr>
      <w:t xml:space="preserve"> of </w:t>
    </w:r>
    <w:r w:rsidR="00D30854" w:rsidRPr="001962B9">
      <w:rPr>
        <w:b/>
      </w:rPr>
      <w:fldChar w:fldCharType="begin"/>
    </w:r>
    <w:r w:rsidR="00D30854" w:rsidRPr="001962B9">
      <w:rPr>
        <w:b/>
      </w:rPr>
      <w:instrText xml:space="preserve"> NUMPAGES  </w:instrText>
    </w:r>
    <w:r w:rsidR="00D30854" w:rsidRPr="001962B9">
      <w:rPr>
        <w:b/>
      </w:rPr>
      <w:fldChar w:fldCharType="separate"/>
    </w:r>
    <w:r w:rsidR="00486971">
      <w:rPr>
        <w:b/>
        <w:noProof/>
      </w:rPr>
      <w:t>6</w:t>
    </w:r>
    <w:r w:rsidR="00D30854" w:rsidRPr="001962B9">
      <w:rPr>
        <w:b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5F38A6"/>
    <w:multiLevelType w:val="hybridMultilevel"/>
    <w:tmpl w:val="C2BAEF48"/>
    <w:lvl w:ilvl="0" w:tplc="0409000F">
      <w:start w:val="9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1" w15:restartNumberingAfterBreak="0">
    <w:nsid w:val="08863877"/>
    <w:multiLevelType w:val="hybridMultilevel"/>
    <w:tmpl w:val="2FD0B3F8"/>
    <w:lvl w:ilvl="0" w:tplc="3AB46AEA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CEE2F01"/>
    <w:multiLevelType w:val="hybridMultilevel"/>
    <w:tmpl w:val="AAA882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073143"/>
    <w:multiLevelType w:val="hybridMultilevel"/>
    <w:tmpl w:val="1364654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14151464"/>
    <w:multiLevelType w:val="hybridMultilevel"/>
    <w:tmpl w:val="9C9A5F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A532CF"/>
    <w:multiLevelType w:val="hybridMultilevel"/>
    <w:tmpl w:val="F7B45622"/>
    <w:lvl w:ilvl="0" w:tplc="D528EEF4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450E3B"/>
    <w:multiLevelType w:val="hybridMultilevel"/>
    <w:tmpl w:val="3FF0443C"/>
    <w:lvl w:ilvl="0" w:tplc="0409000F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166558EE"/>
    <w:multiLevelType w:val="hybridMultilevel"/>
    <w:tmpl w:val="0464BFF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CF56347"/>
    <w:multiLevelType w:val="hybridMultilevel"/>
    <w:tmpl w:val="9C9A5F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67F30D9"/>
    <w:multiLevelType w:val="hybridMultilevel"/>
    <w:tmpl w:val="ADE8527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4E1077B5"/>
    <w:multiLevelType w:val="hybridMultilevel"/>
    <w:tmpl w:val="9C9A5F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4FC17E6"/>
    <w:multiLevelType w:val="hybridMultilevel"/>
    <w:tmpl w:val="997E13B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565119F7"/>
    <w:multiLevelType w:val="hybridMultilevel"/>
    <w:tmpl w:val="78A6E0A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402AEE04">
      <w:start w:val="1"/>
      <w:numFmt w:val="upperLetter"/>
      <w:lvlText w:val="%4."/>
      <w:lvlJc w:val="left"/>
      <w:pPr>
        <w:tabs>
          <w:tab w:val="num" w:pos="3240"/>
        </w:tabs>
        <w:ind w:left="3240" w:hanging="720"/>
      </w:pPr>
      <w:rPr>
        <w:rFonts w:hint="default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57620455"/>
    <w:multiLevelType w:val="hybridMultilevel"/>
    <w:tmpl w:val="9C9A5F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89B766E"/>
    <w:multiLevelType w:val="hybridMultilevel"/>
    <w:tmpl w:val="9C9A5F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F6B4E1B"/>
    <w:multiLevelType w:val="hybridMultilevel"/>
    <w:tmpl w:val="526EA1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64933273"/>
    <w:multiLevelType w:val="hybridMultilevel"/>
    <w:tmpl w:val="3DECF86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6790547D"/>
    <w:multiLevelType w:val="hybridMultilevel"/>
    <w:tmpl w:val="41466AE2"/>
    <w:lvl w:ilvl="0" w:tplc="D528EEF4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83C0E68"/>
    <w:multiLevelType w:val="hybridMultilevel"/>
    <w:tmpl w:val="A79485B2"/>
    <w:lvl w:ilvl="0" w:tplc="8BB66568">
      <w:start w:val="4"/>
      <w:numFmt w:val="lowerLetter"/>
      <w:lvlText w:val="%1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9" w15:restartNumberingAfterBreak="0">
    <w:nsid w:val="69053EFF"/>
    <w:multiLevelType w:val="hybridMultilevel"/>
    <w:tmpl w:val="1E785ECA"/>
    <w:lvl w:ilvl="0" w:tplc="A3B839A0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6E5041F5"/>
    <w:multiLevelType w:val="hybridMultilevel"/>
    <w:tmpl w:val="2F9E42D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Symbo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Symbol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39F73A1"/>
    <w:multiLevelType w:val="multilevel"/>
    <w:tmpl w:val="EA0431EA"/>
    <w:lvl w:ilvl="0">
      <w:start w:val="1"/>
      <w:numFmt w:val="decimal"/>
      <w:lvlText w:val="%1."/>
      <w:lvlJc w:val="left"/>
      <w:pPr>
        <w:tabs>
          <w:tab w:val="num" w:pos="5760"/>
        </w:tabs>
        <w:ind w:left="5760" w:hanging="72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6120"/>
        </w:tabs>
        <w:ind w:left="612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6840"/>
        </w:tabs>
        <w:ind w:left="6840" w:hanging="180"/>
      </w:pPr>
    </w:lvl>
    <w:lvl w:ilvl="3" w:tentative="1">
      <w:start w:val="1"/>
      <w:numFmt w:val="decimal"/>
      <w:lvlText w:val="%4."/>
      <w:lvlJc w:val="left"/>
      <w:pPr>
        <w:tabs>
          <w:tab w:val="num" w:pos="7560"/>
        </w:tabs>
        <w:ind w:left="756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8280"/>
        </w:tabs>
        <w:ind w:left="828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9000"/>
        </w:tabs>
        <w:ind w:left="9000" w:hanging="180"/>
      </w:pPr>
    </w:lvl>
    <w:lvl w:ilvl="6" w:tentative="1">
      <w:start w:val="1"/>
      <w:numFmt w:val="decimal"/>
      <w:lvlText w:val="%7."/>
      <w:lvlJc w:val="left"/>
      <w:pPr>
        <w:tabs>
          <w:tab w:val="num" w:pos="9720"/>
        </w:tabs>
        <w:ind w:left="972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10440"/>
        </w:tabs>
        <w:ind w:left="1044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11160"/>
        </w:tabs>
        <w:ind w:left="11160" w:hanging="180"/>
      </w:pPr>
    </w:lvl>
  </w:abstractNum>
  <w:abstractNum w:abstractNumId="22" w15:restartNumberingAfterBreak="0">
    <w:nsid w:val="76BD0FDF"/>
    <w:multiLevelType w:val="hybridMultilevel"/>
    <w:tmpl w:val="9C9A5F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B5C5168"/>
    <w:multiLevelType w:val="hybridMultilevel"/>
    <w:tmpl w:val="9C9A5F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1"/>
  </w:num>
  <w:num w:numId="2">
    <w:abstractNumId w:val="12"/>
  </w:num>
  <w:num w:numId="3">
    <w:abstractNumId w:val="11"/>
  </w:num>
  <w:num w:numId="4">
    <w:abstractNumId w:val="17"/>
  </w:num>
  <w:num w:numId="5">
    <w:abstractNumId w:val="5"/>
  </w:num>
  <w:num w:numId="6">
    <w:abstractNumId w:val="1"/>
  </w:num>
  <w:num w:numId="7">
    <w:abstractNumId w:val="6"/>
  </w:num>
  <w:num w:numId="8">
    <w:abstractNumId w:val="0"/>
  </w:num>
  <w:num w:numId="9">
    <w:abstractNumId w:val="9"/>
  </w:num>
  <w:num w:numId="10">
    <w:abstractNumId w:val="18"/>
  </w:num>
  <w:num w:numId="11">
    <w:abstractNumId w:val="19"/>
  </w:num>
  <w:num w:numId="12">
    <w:abstractNumId w:val="3"/>
  </w:num>
  <w:num w:numId="13">
    <w:abstractNumId w:val="20"/>
  </w:num>
  <w:num w:numId="14">
    <w:abstractNumId w:val="16"/>
  </w:num>
  <w:num w:numId="15">
    <w:abstractNumId w:val="15"/>
  </w:num>
  <w:num w:numId="16">
    <w:abstractNumId w:val="2"/>
  </w:num>
  <w:num w:numId="17">
    <w:abstractNumId w:val="4"/>
  </w:num>
  <w:num w:numId="18">
    <w:abstractNumId w:val="23"/>
  </w:num>
  <w:num w:numId="19">
    <w:abstractNumId w:val="13"/>
  </w:num>
  <w:num w:numId="20">
    <w:abstractNumId w:val="22"/>
  </w:num>
  <w:num w:numId="21">
    <w:abstractNumId w:val="14"/>
  </w:num>
  <w:num w:numId="22">
    <w:abstractNumId w:val="10"/>
  </w:num>
  <w:num w:numId="23">
    <w:abstractNumId w:val="7"/>
  </w:num>
  <w:num w:numId="24">
    <w:abstractNumId w:val="8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Hewes Angie">
    <w15:presenceInfo w15:providerId="AD" w15:userId="S-1-5-21-739180723-1232289346-1601665820-1654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revisionView w:markup="0"/>
  <w:trackRevisions/>
  <w:defaultTabStop w:val="720"/>
  <w:drawingGridHorizontalSpacing w:val="100"/>
  <w:displayHorizontalDrawingGridEvery w:val="2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245D"/>
    <w:rsid w:val="0000531A"/>
    <w:rsid w:val="0001536A"/>
    <w:rsid w:val="00025D29"/>
    <w:rsid w:val="000276D1"/>
    <w:rsid w:val="0004087C"/>
    <w:rsid w:val="0005099D"/>
    <w:rsid w:val="000635E4"/>
    <w:rsid w:val="00091841"/>
    <w:rsid w:val="0009681C"/>
    <w:rsid w:val="00096C05"/>
    <w:rsid w:val="000A1124"/>
    <w:rsid w:val="000A7E72"/>
    <w:rsid w:val="000D4023"/>
    <w:rsid w:val="000D56FC"/>
    <w:rsid w:val="000D7D76"/>
    <w:rsid w:val="000E1BD5"/>
    <w:rsid w:val="00100E4A"/>
    <w:rsid w:val="00103DB8"/>
    <w:rsid w:val="0010665F"/>
    <w:rsid w:val="0011738B"/>
    <w:rsid w:val="001233AE"/>
    <w:rsid w:val="00124B64"/>
    <w:rsid w:val="00135207"/>
    <w:rsid w:val="00143A1C"/>
    <w:rsid w:val="00146D32"/>
    <w:rsid w:val="0015050D"/>
    <w:rsid w:val="00155172"/>
    <w:rsid w:val="00156BFF"/>
    <w:rsid w:val="0018488C"/>
    <w:rsid w:val="00185C25"/>
    <w:rsid w:val="00195022"/>
    <w:rsid w:val="001962B9"/>
    <w:rsid w:val="001A6172"/>
    <w:rsid w:val="001B3D7F"/>
    <w:rsid w:val="001B5FD2"/>
    <w:rsid w:val="001C4797"/>
    <w:rsid w:val="001C78AB"/>
    <w:rsid w:val="001E1519"/>
    <w:rsid w:val="001E1578"/>
    <w:rsid w:val="001E746C"/>
    <w:rsid w:val="001E7B05"/>
    <w:rsid w:val="00203734"/>
    <w:rsid w:val="0022110E"/>
    <w:rsid w:val="00226839"/>
    <w:rsid w:val="00244804"/>
    <w:rsid w:val="00246A9F"/>
    <w:rsid w:val="00251877"/>
    <w:rsid w:val="00255AD1"/>
    <w:rsid w:val="002612F1"/>
    <w:rsid w:val="00263A8D"/>
    <w:rsid w:val="002658BD"/>
    <w:rsid w:val="00270C01"/>
    <w:rsid w:val="00271D98"/>
    <w:rsid w:val="00284D39"/>
    <w:rsid w:val="002A0D6A"/>
    <w:rsid w:val="002A6DE1"/>
    <w:rsid w:val="002B0596"/>
    <w:rsid w:val="002C0006"/>
    <w:rsid w:val="002C4BF3"/>
    <w:rsid w:val="002C6CEC"/>
    <w:rsid w:val="002F46CB"/>
    <w:rsid w:val="003003AB"/>
    <w:rsid w:val="003012E1"/>
    <w:rsid w:val="00301619"/>
    <w:rsid w:val="003108EE"/>
    <w:rsid w:val="0031429B"/>
    <w:rsid w:val="00322433"/>
    <w:rsid w:val="00330557"/>
    <w:rsid w:val="00352A11"/>
    <w:rsid w:val="00367B08"/>
    <w:rsid w:val="00376011"/>
    <w:rsid w:val="00376B09"/>
    <w:rsid w:val="003834D4"/>
    <w:rsid w:val="003A2507"/>
    <w:rsid w:val="003A76A3"/>
    <w:rsid w:val="003B26F2"/>
    <w:rsid w:val="003C04A9"/>
    <w:rsid w:val="003C62B5"/>
    <w:rsid w:val="00420CB8"/>
    <w:rsid w:val="00431F3D"/>
    <w:rsid w:val="0043409A"/>
    <w:rsid w:val="004341A5"/>
    <w:rsid w:val="00436929"/>
    <w:rsid w:val="004451C3"/>
    <w:rsid w:val="00450503"/>
    <w:rsid w:val="00451020"/>
    <w:rsid w:val="004510FE"/>
    <w:rsid w:val="00453986"/>
    <w:rsid w:val="00477AC3"/>
    <w:rsid w:val="00481371"/>
    <w:rsid w:val="00486971"/>
    <w:rsid w:val="00494DD1"/>
    <w:rsid w:val="00495A40"/>
    <w:rsid w:val="00495E3D"/>
    <w:rsid w:val="004B0E9D"/>
    <w:rsid w:val="004B1D44"/>
    <w:rsid w:val="004B62AA"/>
    <w:rsid w:val="004C65BC"/>
    <w:rsid w:val="004C6A24"/>
    <w:rsid w:val="004D22C7"/>
    <w:rsid w:val="004E5846"/>
    <w:rsid w:val="004E7A25"/>
    <w:rsid w:val="0051264C"/>
    <w:rsid w:val="00515CE6"/>
    <w:rsid w:val="00520B21"/>
    <w:rsid w:val="0052244F"/>
    <w:rsid w:val="00536671"/>
    <w:rsid w:val="00536F84"/>
    <w:rsid w:val="005816EA"/>
    <w:rsid w:val="00582255"/>
    <w:rsid w:val="00596E45"/>
    <w:rsid w:val="005A0EA4"/>
    <w:rsid w:val="005A39FB"/>
    <w:rsid w:val="005B368D"/>
    <w:rsid w:val="005D5DD9"/>
    <w:rsid w:val="005E1E5E"/>
    <w:rsid w:val="005F6BBD"/>
    <w:rsid w:val="00611968"/>
    <w:rsid w:val="00613D4B"/>
    <w:rsid w:val="00615146"/>
    <w:rsid w:val="00631C68"/>
    <w:rsid w:val="00640208"/>
    <w:rsid w:val="006459CE"/>
    <w:rsid w:val="00646B8B"/>
    <w:rsid w:val="00656AE0"/>
    <w:rsid w:val="0066203A"/>
    <w:rsid w:val="0066323A"/>
    <w:rsid w:val="0067063A"/>
    <w:rsid w:val="00670E74"/>
    <w:rsid w:val="00682B04"/>
    <w:rsid w:val="00683334"/>
    <w:rsid w:val="006838D7"/>
    <w:rsid w:val="0068463D"/>
    <w:rsid w:val="00687CD4"/>
    <w:rsid w:val="00697645"/>
    <w:rsid w:val="006B046F"/>
    <w:rsid w:val="006B3C67"/>
    <w:rsid w:val="006C1BC3"/>
    <w:rsid w:val="006D53F5"/>
    <w:rsid w:val="006D6443"/>
    <w:rsid w:val="006E3FA0"/>
    <w:rsid w:val="00703BB5"/>
    <w:rsid w:val="0072015B"/>
    <w:rsid w:val="00724536"/>
    <w:rsid w:val="00725674"/>
    <w:rsid w:val="007405F1"/>
    <w:rsid w:val="007541F5"/>
    <w:rsid w:val="007557D5"/>
    <w:rsid w:val="0076620B"/>
    <w:rsid w:val="00772077"/>
    <w:rsid w:val="00773C66"/>
    <w:rsid w:val="0077466C"/>
    <w:rsid w:val="00787588"/>
    <w:rsid w:val="00797758"/>
    <w:rsid w:val="007B1E28"/>
    <w:rsid w:val="0080645B"/>
    <w:rsid w:val="00811A93"/>
    <w:rsid w:val="0081454A"/>
    <w:rsid w:val="00833B28"/>
    <w:rsid w:val="008404A3"/>
    <w:rsid w:val="0084593B"/>
    <w:rsid w:val="0085188B"/>
    <w:rsid w:val="008662B2"/>
    <w:rsid w:val="00877813"/>
    <w:rsid w:val="00877D2D"/>
    <w:rsid w:val="008A1FCB"/>
    <w:rsid w:val="008A568A"/>
    <w:rsid w:val="008B0BC3"/>
    <w:rsid w:val="008C013C"/>
    <w:rsid w:val="008C3EFC"/>
    <w:rsid w:val="008C7E00"/>
    <w:rsid w:val="008D4E1C"/>
    <w:rsid w:val="008F0383"/>
    <w:rsid w:val="008F07A0"/>
    <w:rsid w:val="00903B27"/>
    <w:rsid w:val="00911900"/>
    <w:rsid w:val="0092206F"/>
    <w:rsid w:val="00940BED"/>
    <w:rsid w:val="009507EC"/>
    <w:rsid w:val="009640EA"/>
    <w:rsid w:val="00966451"/>
    <w:rsid w:val="0097313A"/>
    <w:rsid w:val="009B17FB"/>
    <w:rsid w:val="009B3A4F"/>
    <w:rsid w:val="009C030D"/>
    <w:rsid w:val="009D45B7"/>
    <w:rsid w:val="009E4F16"/>
    <w:rsid w:val="009F3B30"/>
    <w:rsid w:val="009F6AB1"/>
    <w:rsid w:val="00A0059C"/>
    <w:rsid w:val="00A03819"/>
    <w:rsid w:val="00A2222D"/>
    <w:rsid w:val="00A253BE"/>
    <w:rsid w:val="00A31992"/>
    <w:rsid w:val="00A47A70"/>
    <w:rsid w:val="00A51EF1"/>
    <w:rsid w:val="00A61C61"/>
    <w:rsid w:val="00A8124E"/>
    <w:rsid w:val="00A95B65"/>
    <w:rsid w:val="00AB2DF4"/>
    <w:rsid w:val="00AB3AD8"/>
    <w:rsid w:val="00AB4113"/>
    <w:rsid w:val="00AB4841"/>
    <w:rsid w:val="00AC3BC5"/>
    <w:rsid w:val="00AD3D77"/>
    <w:rsid w:val="00AE5DD4"/>
    <w:rsid w:val="00AF1788"/>
    <w:rsid w:val="00B07639"/>
    <w:rsid w:val="00B07D6B"/>
    <w:rsid w:val="00B12A84"/>
    <w:rsid w:val="00B21752"/>
    <w:rsid w:val="00B21B79"/>
    <w:rsid w:val="00B2455E"/>
    <w:rsid w:val="00B24B81"/>
    <w:rsid w:val="00B338B6"/>
    <w:rsid w:val="00B6046D"/>
    <w:rsid w:val="00B96AB4"/>
    <w:rsid w:val="00BA41D0"/>
    <w:rsid w:val="00BE0424"/>
    <w:rsid w:val="00BE79F6"/>
    <w:rsid w:val="00BF612A"/>
    <w:rsid w:val="00C06B40"/>
    <w:rsid w:val="00C10884"/>
    <w:rsid w:val="00C12A28"/>
    <w:rsid w:val="00C174D9"/>
    <w:rsid w:val="00C25F93"/>
    <w:rsid w:val="00C32E00"/>
    <w:rsid w:val="00C4420C"/>
    <w:rsid w:val="00C5029D"/>
    <w:rsid w:val="00C55CAE"/>
    <w:rsid w:val="00C5746D"/>
    <w:rsid w:val="00C61B47"/>
    <w:rsid w:val="00C872C2"/>
    <w:rsid w:val="00C92A93"/>
    <w:rsid w:val="00C977DF"/>
    <w:rsid w:val="00CA4673"/>
    <w:rsid w:val="00CA6A94"/>
    <w:rsid w:val="00CB12A5"/>
    <w:rsid w:val="00CC0E64"/>
    <w:rsid w:val="00CC279C"/>
    <w:rsid w:val="00CC2C7D"/>
    <w:rsid w:val="00CC68B4"/>
    <w:rsid w:val="00CD6C67"/>
    <w:rsid w:val="00D12C48"/>
    <w:rsid w:val="00D17C28"/>
    <w:rsid w:val="00D26648"/>
    <w:rsid w:val="00D269FD"/>
    <w:rsid w:val="00D30854"/>
    <w:rsid w:val="00D371AC"/>
    <w:rsid w:val="00D50AAC"/>
    <w:rsid w:val="00D55A03"/>
    <w:rsid w:val="00D56E9F"/>
    <w:rsid w:val="00D61261"/>
    <w:rsid w:val="00D65CE5"/>
    <w:rsid w:val="00D74CCC"/>
    <w:rsid w:val="00D75666"/>
    <w:rsid w:val="00D81C07"/>
    <w:rsid w:val="00D86359"/>
    <w:rsid w:val="00D934EC"/>
    <w:rsid w:val="00DC01DA"/>
    <w:rsid w:val="00DC3815"/>
    <w:rsid w:val="00DC6170"/>
    <w:rsid w:val="00DD3791"/>
    <w:rsid w:val="00DE0B2B"/>
    <w:rsid w:val="00DE2D7E"/>
    <w:rsid w:val="00DE47B0"/>
    <w:rsid w:val="00DE5ECB"/>
    <w:rsid w:val="00DF1D50"/>
    <w:rsid w:val="00E27CC7"/>
    <w:rsid w:val="00E41CA4"/>
    <w:rsid w:val="00E5567F"/>
    <w:rsid w:val="00E65046"/>
    <w:rsid w:val="00E65254"/>
    <w:rsid w:val="00E72025"/>
    <w:rsid w:val="00E817AF"/>
    <w:rsid w:val="00EA03F2"/>
    <w:rsid w:val="00EA5D62"/>
    <w:rsid w:val="00EB00D6"/>
    <w:rsid w:val="00EB2635"/>
    <w:rsid w:val="00EC7ED2"/>
    <w:rsid w:val="00ED0161"/>
    <w:rsid w:val="00ED1AB6"/>
    <w:rsid w:val="00EF30A2"/>
    <w:rsid w:val="00EF543D"/>
    <w:rsid w:val="00F01020"/>
    <w:rsid w:val="00F011CE"/>
    <w:rsid w:val="00F1245D"/>
    <w:rsid w:val="00F2101F"/>
    <w:rsid w:val="00F249C9"/>
    <w:rsid w:val="00F34676"/>
    <w:rsid w:val="00F3666E"/>
    <w:rsid w:val="00F42C43"/>
    <w:rsid w:val="00F50373"/>
    <w:rsid w:val="00F52F9B"/>
    <w:rsid w:val="00F5534A"/>
    <w:rsid w:val="00F55ED1"/>
    <w:rsid w:val="00F635A7"/>
    <w:rsid w:val="00F71962"/>
    <w:rsid w:val="00F74F30"/>
    <w:rsid w:val="00F773DA"/>
    <w:rsid w:val="00F93AB9"/>
    <w:rsid w:val="00FA1F2C"/>
    <w:rsid w:val="00FC7C51"/>
    <w:rsid w:val="00FE0B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4C92780"/>
  <w15:chartTrackingRefBased/>
  <w15:docId w15:val="{7908BA20-4074-3A48-97B2-243497BC37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0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1245D"/>
    <w:rPr>
      <w:rFonts w:ascii="Times New Roman" w:eastAsia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1245D"/>
    <w:pPr>
      <w:keepNext/>
      <w:keepLines/>
      <w:spacing w:before="480"/>
      <w:outlineLvl w:val="0"/>
    </w:pPr>
    <w:rPr>
      <w:rFonts w:ascii="Cambria" w:hAnsi="Cambria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qFormat/>
    <w:rsid w:val="00F1245D"/>
    <w:pPr>
      <w:keepNext/>
      <w:keepLines/>
      <w:spacing w:before="200"/>
      <w:outlineLvl w:val="1"/>
    </w:pPr>
    <w:rPr>
      <w:rFonts w:ascii="Cambria" w:hAnsi="Cambria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rsid w:val="00F1245D"/>
    <w:pPr>
      <w:keepNext/>
      <w:keepLines/>
      <w:spacing w:before="200"/>
      <w:outlineLvl w:val="2"/>
    </w:pPr>
    <w:rPr>
      <w:rFonts w:ascii="Cambria" w:hAnsi="Cambria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qFormat/>
    <w:rsid w:val="00877D2D"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qFormat/>
    <w:rsid w:val="00F1245D"/>
    <w:pPr>
      <w:keepNext/>
      <w:tabs>
        <w:tab w:val="right" w:pos="9450"/>
      </w:tabs>
      <w:spacing w:before="120" w:after="120"/>
      <w:outlineLvl w:val="4"/>
    </w:pPr>
    <w:rPr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2">
    <w:name w:val="Body Text 2"/>
    <w:basedOn w:val="Normal"/>
    <w:link w:val="BodyText2Char"/>
    <w:rsid w:val="00F1245D"/>
    <w:pPr>
      <w:widowControl w:val="0"/>
      <w:tabs>
        <w:tab w:val="center" w:pos="4725"/>
      </w:tabs>
      <w:jc w:val="center"/>
    </w:pPr>
    <w:rPr>
      <w:b/>
      <w:snapToGrid w:val="0"/>
      <w:sz w:val="56"/>
    </w:rPr>
  </w:style>
  <w:style w:type="character" w:customStyle="1" w:styleId="BodyText2Char">
    <w:name w:val="Body Text 2 Char"/>
    <w:link w:val="BodyText2"/>
    <w:rsid w:val="00F1245D"/>
    <w:rPr>
      <w:rFonts w:ascii="Times New Roman" w:eastAsia="Times New Roman" w:hAnsi="Times New Roman" w:cs="Times New Roman"/>
      <w:b/>
      <w:snapToGrid w:val="0"/>
      <w:sz w:val="56"/>
      <w:szCs w:val="20"/>
    </w:rPr>
  </w:style>
  <w:style w:type="paragraph" w:styleId="Header">
    <w:name w:val="header"/>
    <w:basedOn w:val="Normal"/>
    <w:link w:val="HeaderChar"/>
    <w:uiPriority w:val="99"/>
    <w:rsid w:val="00F1245D"/>
    <w:pPr>
      <w:tabs>
        <w:tab w:val="center" w:pos="4320"/>
        <w:tab w:val="right" w:pos="8640"/>
      </w:tabs>
    </w:pPr>
  </w:style>
  <w:style w:type="character" w:customStyle="1" w:styleId="HeaderChar">
    <w:name w:val="Header Char"/>
    <w:link w:val="Header"/>
    <w:uiPriority w:val="99"/>
    <w:rsid w:val="00F1245D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F1245D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F1245D"/>
    <w:rPr>
      <w:rFonts w:ascii="Times New Roman" w:eastAsia="Times New Roman" w:hAnsi="Times New Roman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1245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F1245D"/>
    <w:rPr>
      <w:rFonts w:ascii="Tahoma" w:eastAsia="Times New Roman" w:hAnsi="Tahoma" w:cs="Tahoma"/>
      <w:sz w:val="16"/>
      <w:szCs w:val="16"/>
    </w:rPr>
  </w:style>
  <w:style w:type="character" w:customStyle="1" w:styleId="Heading5Char">
    <w:name w:val="Heading 5 Char"/>
    <w:link w:val="Heading5"/>
    <w:rsid w:val="00F1245D"/>
    <w:rPr>
      <w:rFonts w:ascii="Times New Roman" w:eastAsia="Times New Roman" w:hAnsi="Times New Roman" w:cs="Times New Roman"/>
      <w:sz w:val="24"/>
      <w:szCs w:val="20"/>
    </w:rPr>
  </w:style>
  <w:style w:type="character" w:customStyle="1" w:styleId="Heading1Char">
    <w:name w:val="Heading 1 Char"/>
    <w:link w:val="Heading1"/>
    <w:uiPriority w:val="9"/>
    <w:rsid w:val="00F1245D"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Heading2Char">
    <w:name w:val="Heading 2 Char"/>
    <w:link w:val="Heading2"/>
    <w:uiPriority w:val="9"/>
    <w:semiHidden/>
    <w:rsid w:val="00F1245D"/>
    <w:rPr>
      <w:rFonts w:ascii="Cambria" w:eastAsia="Times New Roman" w:hAnsi="Cambria" w:cs="Times New Roman"/>
      <w:b/>
      <w:bCs/>
      <w:color w:val="4F81BD"/>
      <w:sz w:val="26"/>
      <w:szCs w:val="26"/>
    </w:rPr>
  </w:style>
  <w:style w:type="character" w:customStyle="1" w:styleId="Heading3Char">
    <w:name w:val="Heading 3 Char"/>
    <w:link w:val="Heading3"/>
    <w:uiPriority w:val="9"/>
    <w:semiHidden/>
    <w:rsid w:val="00F1245D"/>
    <w:rPr>
      <w:rFonts w:ascii="Cambria" w:eastAsia="Times New Roman" w:hAnsi="Cambria" w:cs="Times New Roman"/>
      <w:b/>
      <w:bCs/>
      <w:color w:val="4F81BD"/>
      <w:sz w:val="20"/>
      <w:szCs w:val="20"/>
    </w:rPr>
  </w:style>
  <w:style w:type="table" w:styleId="TableGrid">
    <w:name w:val="Table Grid"/>
    <w:basedOn w:val="TableNormal"/>
    <w:rsid w:val="00F1245D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4Char">
    <w:name w:val="Heading 4 Char"/>
    <w:link w:val="Heading4"/>
    <w:uiPriority w:val="9"/>
    <w:semiHidden/>
    <w:rsid w:val="00877D2D"/>
    <w:rPr>
      <w:rFonts w:ascii="Calibri" w:eastAsia="Times New Roman" w:hAnsi="Calibri" w:cs="Times New Roman"/>
      <w:b/>
      <w:bCs/>
      <w:sz w:val="28"/>
      <w:szCs w:val="28"/>
    </w:rPr>
  </w:style>
  <w:style w:type="paragraph" w:customStyle="1" w:styleId="CompanyAddress">
    <w:name w:val="Company &amp; Address"/>
    <w:basedOn w:val="Normal"/>
    <w:rsid w:val="00EA03F2"/>
    <w:pPr>
      <w:jc w:val="both"/>
    </w:pPr>
    <w:rPr>
      <w:rFonts w:ascii="Courier New" w:hAnsi="Courier New"/>
      <w:b/>
      <w:i/>
      <w:sz w:val="24"/>
    </w:rPr>
  </w:style>
  <w:style w:type="paragraph" w:customStyle="1" w:styleId="Text9">
    <w:name w:val="Text 9"/>
    <w:basedOn w:val="Normal"/>
    <w:link w:val="Text9Char"/>
    <w:rsid w:val="00EA03F2"/>
    <w:pPr>
      <w:tabs>
        <w:tab w:val="right" w:leader="dot" w:pos="6822"/>
        <w:tab w:val="left" w:pos="9072"/>
      </w:tabs>
    </w:pPr>
    <w:rPr>
      <w:rFonts w:ascii="Arial Narrow" w:hAnsi="Arial Narrow"/>
      <w:sz w:val="18"/>
    </w:rPr>
  </w:style>
  <w:style w:type="paragraph" w:customStyle="1" w:styleId="Text10">
    <w:name w:val="Text 10"/>
    <w:basedOn w:val="Normal"/>
    <w:rsid w:val="00EA03F2"/>
    <w:rPr>
      <w:rFonts w:ascii="Arial" w:hAnsi="Arial"/>
    </w:rPr>
  </w:style>
  <w:style w:type="paragraph" w:customStyle="1" w:styleId="Text28REG">
    <w:name w:val="Text 28 REG"/>
    <w:basedOn w:val="Normal"/>
    <w:rsid w:val="00EA03F2"/>
    <w:rPr>
      <w:rFonts w:ascii="Arial" w:hAnsi="Arial"/>
      <w:b/>
      <w:sz w:val="56"/>
    </w:rPr>
  </w:style>
  <w:style w:type="paragraph" w:customStyle="1" w:styleId="Text8">
    <w:name w:val="Text 8"/>
    <w:basedOn w:val="Normal"/>
    <w:rsid w:val="00EA03F2"/>
    <w:rPr>
      <w:rFonts w:ascii="Arial Narrow" w:hAnsi="Arial Narrow"/>
      <w:sz w:val="16"/>
    </w:rPr>
  </w:style>
  <w:style w:type="paragraph" w:customStyle="1" w:styleId="Text9NAR">
    <w:name w:val="Text 9 NAR"/>
    <w:basedOn w:val="Normal"/>
    <w:rsid w:val="00EA03F2"/>
    <w:pPr>
      <w:tabs>
        <w:tab w:val="right" w:leader="dot" w:pos="6822"/>
        <w:tab w:val="left" w:pos="9072"/>
      </w:tabs>
    </w:pPr>
    <w:rPr>
      <w:rFonts w:ascii="Arial Narrow" w:hAnsi="Arial Narrow"/>
      <w:sz w:val="18"/>
    </w:rPr>
  </w:style>
  <w:style w:type="paragraph" w:customStyle="1" w:styleId="Text8REG">
    <w:name w:val="Text 8 REG"/>
    <w:basedOn w:val="Text8"/>
    <w:rsid w:val="00EA03F2"/>
    <w:rPr>
      <w:rFonts w:ascii="Arial" w:hAnsi="Arial"/>
    </w:rPr>
  </w:style>
  <w:style w:type="paragraph" w:customStyle="1" w:styleId="Text9REG">
    <w:name w:val="Text 9 REG"/>
    <w:basedOn w:val="Text9"/>
    <w:rsid w:val="00EA03F2"/>
    <w:rPr>
      <w:rFonts w:ascii="Arial" w:hAnsi="Arial"/>
    </w:rPr>
  </w:style>
  <w:style w:type="paragraph" w:customStyle="1" w:styleId="FillInBlank10">
    <w:name w:val="Fill In Blank 10"/>
    <w:basedOn w:val="Normal"/>
    <w:rsid w:val="00EA03F2"/>
    <w:pPr>
      <w:tabs>
        <w:tab w:val="left" w:pos="396"/>
        <w:tab w:val="left" w:pos="3276"/>
      </w:tabs>
    </w:pPr>
    <w:rPr>
      <w:b/>
      <w:bCs/>
      <w:caps/>
    </w:rPr>
  </w:style>
  <w:style w:type="paragraph" w:customStyle="1" w:styleId="6pt">
    <w:name w:val="6 pt"/>
    <w:basedOn w:val="Normal"/>
    <w:rsid w:val="00EA03F2"/>
    <w:pPr>
      <w:spacing w:line="120" w:lineRule="exact"/>
    </w:pPr>
    <w:rPr>
      <w:rFonts w:ascii="Arial" w:hAnsi="Arial"/>
      <w:sz w:val="12"/>
    </w:rPr>
  </w:style>
  <w:style w:type="paragraph" w:customStyle="1" w:styleId="Text16">
    <w:name w:val="Text 16"/>
    <w:basedOn w:val="Normal"/>
    <w:rsid w:val="00EA03F2"/>
    <w:pPr>
      <w:tabs>
        <w:tab w:val="left" w:pos="2880"/>
        <w:tab w:val="left" w:pos="9072"/>
      </w:tabs>
    </w:pPr>
    <w:rPr>
      <w:rFonts w:ascii="Arial Narrow" w:hAnsi="Arial Narrow"/>
      <w:b/>
      <w:sz w:val="32"/>
    </w:rPr>
  </w:style>
  <w:style w:type="paragraph" w:customStyle="1" w:styleId="FillInBlank-ArialBlack8">
    <w:name w:val="Fill In Blank-Arial Black 8"/>
    <w:basedOn w:val="Normal"/>
    <w:rsid w:val="00EA03F2"/>
    <w:pPr>
      <w:jc w:val="center"/>
    </w:pPr>
    <w:rPr>
      <w:rFonts w:ascii="Arial Black" w:hAnsi="Arial Black"/>
      <w:sz w:val="16"/>
    </w:rPr>
  </w:style>
  <w:style w:type="paragraph" w:customStyle="1" w:styleId="CompanyAddress10">
    <w:name w:val="Company &amp; Address 10"/>
    <w:basedOn w:val="CompanyAddress"/>
    <w:rsid w:val="00EA03F2"/>
    <w:rPr>
      <w:caps/>
      <w:sz w:val="20"/>
    </w:rPr>
  </w:style>
  <w:style w:type="paragraph" w:customStyle="1" w:styleId="Signature7">
    <w:name w:val="Signature 7"/>
    <w:basedOn w:val="Normal"/>
    <w:rsid w:val="00EA03F2"/>
    <w:rPr>
      <w:rFonts w:ascii="Chaucer" w:hAnsi="Chaucer"/>
      <w:b/>
      <w:sz w:val="14"/>
    </w:rPr>
  </w:style>
  <w:style w:type="paragraph" w:customStyle="1" w:styleId="Text16REG">
    <w:name w:val="Text 16 REG"/>
    <w:basedOn w:val="Text16"/>
    <w:rsid w:val="00EA03F2"/>
    <w:pPr>
      <w:jc w:val="center"/>
    </w:pPr>
    <w:rPr>
      <w:rFonts w:ascii="Arial" w:hAnsi="Arial"/>
    </w:rPr>
  </w:style>
  <w:style w:type="character" w:styleId="Hyperlink">
    <w:name w:val="Hyperlink"/>
    <w:uiPriority w:val="99"/>
    <w:unhideWhenUsed/>
    <w:rsid w:val="00ED0161"/>
    <w:rPr>
      <w:color w:val="0000FF"/>
      <w:u w:val="single"/>
    </w:rPr>
  </w:style>
  <w:style w:type="paragraph" w:customStyle="1" w:styleId="2pt">
    <w:name w:val="2 pt"/>
    <w:basedOn w:val="Normal"/>
    <w:rsid w:val="00D74CCC"/>
    <w:pPr>
      <w:spacing w:line="40" w:lineRule="exact"/>
    </w:pPr>
    <w:rPr>
      <w:rFonts w:ascii="Arial" w:hAnsi="Arial"/>
      <w:sz w:val="4"/>
    </w:rPr>
  </w:style>
  <w:style w:type="paragraph" w:customStyle="1" w:styleId="Numbers">
    <w:name w:val="Numbers"/>
    <w:basedOn w:val="Normal"/>
    <w:rsid w:val="00D74CCC"/>
    <w:pPr>
      <w:tabs>
        <w:tab w:val="right" w:pos="202"/>
      </w:tabs>
    </w:pPr>
    <w:rPr>
      <w:rFonts w:ascii="Arial Narrow" w:hAnsi="Arial Narrow"/>
      <w:b/>
      <w:sz w:val="18"/>
    </w:rPr>
  </w:style>
  <w:style w:type="paragraph" w:customStyle="1" w:styleId="Text115">
    <w:name w:val="Text 11.5"/>
    <w:basedOn w:val="Normal"/>
    <w:rsid w:val="00D74CCC"/>
    <w:rPr>
      <w:rFonts w:ascii="Arial" w:hAnsi="Arial"/>
      <w:sz w:val="23"/>
    </w:rPr>
  </w:style>
  <w:style w:type="paragraph" w:customStyle="1" w:styleId="Text12">
    <w:name w:val="Text 12"/>
    <w:basedOn w:val="Normal"/>
    <w:rsid w:val="00D74CCC"/>
    <w:pPr>
      <w:spacing w:line="240" w:lineRule="exact"/>
      <w:jc w:val="right"/>
    </w:pPr>
    <w:rPr>
      <w:rFonts w:ascii="Arial Narrow" w:hAnsi="Arial Narrow"/>
      <w:sz w:val="24"/>
    </w:rPr>
  </w:style>
  <w:style w:type="paragraph" w:customStyle="1" w:styleId="Text15">
    <w:name w:val="Text 15"/>
    <w:basedOn w:val="Normal"/>
    <w:rsid w:val="00D74CCC"/>
    <w:pPr>
      <w:spacing w:before="120"/>
    </w:pPr>
    <w:rPr>
      <w:rFonts w:ascii="Arial" w:hAnsi="Arial"/>
      <w:b/>
      <w:sz w:val="30"/>
    </w:rPr>
  </w:style>
  <w:style w:type="paragraph" w:customStyle="1" w:styleId="Text6">
    <w:name w:val="Text 6"/>
    <w:basedOn w:val="Normal"/>
    <w:rsid w:val="00D74CCC"/>
    <w:pPr>
      <w:tabs>
        <w:tab w:val="left" w:pos="2830"/>
      </w:tabs>
    </w:pPr>
    <w:rPr>
      <w:rFonts w:ascii="Arial" w:hAnsi="Arial"/>
      <w:sz w:val="12"/>
    </w:rPr>
  </w:style>
  <w:style w:type="paragraph" w:customStyle="1" w:styleId="Text65">
    <w:name w:val="Text 6.5"/>
    <w:basedOn w:val="Normal"/>
    <w:rsid w:val="00D74CCC"/>
    <w:pPr>
      <w:tabs>
        <w:tab w:val="left" w:pos="480"/>
        <w:tab w:val="left" w:pos="1440"/>
        <w:tab w:val="right" w:pos="6480"/>
      </w:tabs>
      <w:ind w:left="475" w:hanging="475"/>
      <w:jc w:val="both"/>
    </w:pPr>
    <w:rPr>
      <w:rFonts w:ascii="Arial" w:hAnsi="Arial"/>
      <w:noProof/>
      <w:sz w:val="13"/>
    </w:rPr>
  </w:style>
  <w:style w:type="paragraph" w:customStyle="1" w:styleId="Text7">
    <w:name w:val="Text 7"/>
    <w:basedOn w:val="Normal"/>
    <w:rsid w:val="00D74CCC"/>
    <w:pPr>
      <w:tabs>
        <w:tab w:val="left" w:pos="2880"/>
        <w:tab w:val="left" w:pos="9072"/>
      </w:tabs>
    </w:pPr>
    <w:rPr>
      <w:rFonts w:ascii="Arial" w:hAnsi="Arial"/>
      <w:sz w:val="14"/>
    </w:rPr>
  </w:style>
  <w:style w:type="paragraph" w:customStyle="1" w:styleId="Text6Arial">
    <w:name w:val="Text 6 Arial"/>
    <w:basedOn w:val="Text6"/>
    <w:rsid w:val="00D74CCC"/>
  </w:style>
  <w:style w:type="paragraph" w:customStyle="1" w:styleId="3pt">
    <w:name w:val="3 pt"/>
    <w:basedOn w:val="6pt"/>
    <w:rsid w:val="00D74CCC"/>
    <w:pPr>
      <w:spacing w:line="60" w:lineRule="exact"/>
    </w:pPr>
    <w:rPr>
      <w:sz w:val="6"/>
      <w:szCs w:val="6"/>
    </w:rPr>
  </w:style>
  <w:style w:type="paragraph" w:customStyle="1" w:styleId="Answersnumeric">
    <w:name w:val="Answers numeric"/>
    <w:basedOn w:val="Text10"/>
    <w:rsid w:val="00D74CCC"/>
    <w:pPr>
      <w:spacing w:before="60"/>
      <w:jc w:val="center"/>
    </w:pPr>
    <w:rPr>
      <w:spacing w:val="30"/>
    </w:rPr>
  </w:style>
  <w:style w:type="paragraph" w:customStyle="1" w:styleId="Decimalpoint">
    <w:name w:val="Decimal point"/>
    <w:basedOn w:val="Text6"/>
    <w:rsid w:val="00D74CCC"/>
    <w:pPr>
      <w:spacing w:before="120"/>
      <w:jc w:val="center"/>
    </w:pPr>
    <w:rPr>
      <w:rFonts w:ascii="Arial Narrow" w:hAnsi="Arial Narrow"/>
    </w:rPr>
  </w:style>
  <w:style w:type="paragraph" w:customStyle="1" w:styleId="StyleNumbersArial85pt">
    <w:name w:val="Style Numbers + Arial 8.5 pt"/>
    <w:basedOn w:val="Numbers"/>
    <w:rsid w:val="00D74CCC"/>
    <w:rPr>
      <w:rFonts w:ascii="Arial" w:hAnsi="Arial"/>
      <w:bCs/>
      <w:sz w:val="16"/>
      <w:szCs w:val="16"/>
    </w:rPr>
  </w:style>
  <w:style w:type="character" w:customStyle="1" w:styleId="Text9Char">
    <w:name w:val="Text 9 Char"/>
    <w:link w:val="Text9"/>
    <w:rsid w:val="00D74CCC"/>
    <w:rPr>
      <w:rFonts w:ascii="Arial Narrow" w:eastAsia="Times New Roman" w:hAnsi="Arial Narrow"/>
      <w:sz w:val="18"/>
    </w:rPr>
  </w:style>
  <w:style w:type="paragraph" w:styleId="NormalWeb">
    <w:name w:val="Normal (Web)"/>
    <w:basedOn w:val="Normal"/>
    <w:uiPriority w:val="99"/>
    <w:semiHidden/>
    <w:unhideWhenUsed/>
    <w:rsid w:val="002A6DE1"/>
    <w:pPr>
      <w:spacing w:before="100" w:beforeAutospacing="1" w:after="100" w:afterAutospacing="1"/>
    </w:pPr>
    <w:rPr>
      <w:sz w:val="24"/>
      <w:szCs w:val="24"/>
    </w:rPr>
  </w:style>
  <w:style w:type="paragraph" w:customStyle="1" w:styleId="Default">
    <w:name w:val="Default"/>
    <w:rsid w:val="00F34676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F3467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946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29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49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82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15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57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20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11/relationships/people" Target="people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1398</Words>
  <Characters>7972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PAYROLL ACCOUNTING (04)</vt:lpstr>
    </vt:vector>
  </TitlesOfParts>
  <Company>WITC Rice Lake</Company>
  <LinksUpToDate>false</LinksUpToDate>
  <CharactersWithSpaces>9352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PAYROLL ACCOUNTING (04)</dc:title>
  <dc:subject/>
  <dc:creator>Jennifer Dunkle</dc:creator>
  <cp:keywords/>
  <cp:lastModifiedBy>McNew, Amber</cp:lastModifiedBy>
  <cp:revision>2</cp:revision>
  <cp:lastPrinted>2010-01-05T18:21:00Z</cp:lastPrinted>
  <dcterms:created xsi:type="dcterms:W3CDTF">2020-03-04T15:59:00Z</dcterms:created>
  <dcterms:modified xsi:type="dcterms:W3CDTF">2020-03-04T15:59:00Z</dcterms:modified>
</cp:coreProperties>
</file>