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6A7FE227" w14:textId="1D0465FF" w:rsidR="009D1B3D" w:rsidRDefault="009D1B3D" w:rsidP="00F1245D">
      <w:pPr>
        <w:pStyle w:val="BodyText2"/>
      </w:pPr>
      <w:r>
        <w:rPr>
          <w:noProof/>
          <w:snapToGrid/>
        </w:rPr>
        <mc:AlternateContent>
          <mc:Choice Requires="wps">
            <w:drawing>
              <wp:anchor distT="0" distB="0" distL="114300" distR="114300" simplePos="0" relativeHeight="251657216" behindDoc="1" locked="0" layoutInCell="1" allowOverlap="1" wp14:anchorId="5E379BDF" wp14:editId="114CD188">
                <wp:simplePos x="0" y="0"/>
                <wp:positionH relativeFrom="column">
                  <wp:posOffset>3920490</wp:posOffset>
                </wp:positionH>
                <wp:positionV relativeFrom="paragraph">
                  <wp:posOffset>-695960</wp:posOffset>
                </wp:positionV>
                <wp:extent cx="2714625" cy="9715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071A54" w14:textId="77777777" w:rsidR="00C62F9A" w:rsidRPr="009D1B3D" w:rsidRDefault="00C62F9A" w:rsidP="00682B04">
                            <w:pPr>
                              <w:tabs>
                                <w:tab w:val="right" w:leader="underscore" w:pos="3960"/>
                              </w:tabs>
                              <w:spacing w:line="360" w:lineRule="auto"/>
                              <w:rPr>
                                <w:b/>
                                <w:sz w:val="24"/>
                                <w:szCs w:val="24"/>
                              </w:rPr>
                            </w:pPr>
                            <w:r w:rsidRPr="009D1B3D">
                              <w:rPr>
                                <w:b/>
                                <w:sz w:val="24"/>
                                <w:szCs w:val="24"/>
                              </w:rPr>
                              <w:t xml:space="preserve">Contestant Number: </w:t>
                            </w:r>
                            <w:r w:rsidRPr="009D1B3D">
                              <w:rPr>
                                <w:b/>
                                <w:sz w:val="24"/>
                                <w:szCs w:val="24"/>
                              </w:rPr>
                              <w:tab/>
                            </w:r>
                          </w:p>
                          <w:p w14:paraId="3189D23F" w14:textId="77777777" w:rsidR="00C62F9A" w:rsidRPr="009D1B3D" w:rsidRDefault="00C62F9A" w:rsidP="00682B04">
                            <w:pPr>
                              <w:tabs>
                                <w:tab w:val="left" w:pos="2160"/>
                                <w:tab w:val="right" w:leader="underscore" w:pos="3960"/>
                              </w:tabs>
                              <w:spacing w:line="360" w:lineRule="auto"/>
                              <w:rPr>
                                <w:b/>
                                <w:sz w:val="24"/>
                                <w:szCs w:val="24"/>
                              </w:rPr>
                            </w:pPr>
                            <w:r w:rsidRPr="009D1B3D">
                              <w:rPr>
                                <w:b/>
                                <w:sz w:val="24"/>
                                <w:szCs w:val="24"/>
                              </w:rPr>
                              <w:tab/>
                              <w:t xml:space="preserve">Time: </w:t>
                            </w:r>
                            <w:r w:rsidRPr="009D1B3D">
                              <w:rPr>
                                <w:b/>
                                <w:sz w:val="24"/>
                                <w:szCs w:val="24"/>
                              </w:rPr>
                              <w:tab/>
                            </w:r>
                          </w:p>
                          <w:p w14:paraId="0F538A8A" w14:textId="77777777" w:rsidR="00C62F9A" w:rsidRPr="009D1B3D" w:rsidRDefault="00C62F9A" w:rsidP="00682B04">
                            <w:pPr>
                              <w:tabs>
                                <w:tab w:val="left" w:pos="2160"/>
                                <w:tab w:val="right" w:leader="underscore" w:pos="3960"/>
                              </w:tabs>
                              <w:spacing w:line="360" w:lineRule="auto"/>
                              <w:rPr>
                                <w:b/>
                                <w:sz w:val="24"/>
                                <w:szCs w:val="24"/>
                              </w:rPr>
                            </w:pPr>
                            <w:r w:rsidRPr="009D1B3D">
                              <w:rPr>
                                <w:b/>
                                <w:sz w:val="24"/>
                                <w:szCs w:val="24"/>
                              </w:rPr>
                              <w:tab/>
                              <w:t xml:space="preserve">Rank: </w:t>
                            </w:r>
                            <w:r w:rsidRPr="009D1B3D">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379BDF" id="_x0000_t202" coordsize="21600,21600" o:spt="202" path="m,l,21600r21600,l21600,xe">
                <v:stroke joinstyle="miter"/>
                <v:path gradientshapeok="t" o:connecttype="rect"/>
              </v:shapetype>
              <v:shape id="Text Box 2" o:spid="_x0000_s1026" type="#_x0000_t202" style="position:absolute;left:0;text-align:left;margin-left:308.7pt;margin-top:-54.8pt;width:213.7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Xwgg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" stroked="f">
                <v:textbox>
                  <w:txbxContent>
                    <w:p w14:paraId="3E071A54" w14:textId="77777777" w:rsidR="00C62F9A" w:rsidRPr="009D1B3D" w:rsidRDefault="00C62F9A" w:rsidP="00682B04">
                      <w:pPr>
                        <w:tabs>
                          <w:tab w:val="right" w:leader="underscore" w:pos="3960"/>
                        </w:tabs>
                        <w:spacing w:line="360" w:lineRule="auto"/>
                        <w:rPr>
                          <w:b/>
                          <w:sz w:val="24"/>
                          <w:szCs w:val="24"/>
                        </w:rPr>
                      </w:pPr>
                      <w:r w:rsidRPr="009D1B3D">
                        <w:rPr>
                          <w:b/>
                          <w:sz w:val="24"/>
                          <w:szCs w:val="24"/>
                        </w:rPr>
                        <w:t xml:space="preserve">Contestant Number: </w:t>
                      </w:r>
                      <w:r w:rsidRPr="009D1B3D">
                        <w:rPr>
                          <w:b/>
                          <w:sz w:val="24"/>
                          <w:szCs w:val="24"/>
                        </w:rPr>
                        <w:tab/>
                      </w:r>
                    </w:p>
                    <w:p w14:paraId="3189D23F" w14:textId="77777777" w:rsidR="00C62F9A" w:rsidRPr="009D1B3D" w:rsidRDefault="00C62F9A" w:rsidP="00682B04">
                      <w:pPr>
                        <w:tabs>
                          <w:tab w:val="left" w:pos="2160"/>
                          <w:tab w:val="right" w:leader="underscore" w:pos="3960"/>
                        </w:tabs>
                        <w:spacing w:line="360" w:lineRule="auto"/>
                        <w:rPr>
                          <w:b/>
                          <w:sz w:val="24"/>
                          <w:szCs w:val="24"/>
                        </w:rPr>
                      </w:pPr>
                      <w:r w:rsidRPr="009D1B3D">
                        <w:rPr>
                          <w:b/>
                          <w:sz w:val="24"/>
                          <w:szCs w:val="24"/>
                        </w:rPr>
                        <w:tab/>
                        <w:t xml:space="preserve">Time: </w:t>
                      </w:r>
                      <w:r w:rsidRPr="009D1B3D">
                        <w:rPr>
                          <w:b/>
                          <w:sz w:val="24"/>
                          <w:szCs w:val="24"/>
                        </w:rPr>
                        <w:tab/>
                      </w:r>
                    </w:p>
                    <w:p w14:paraId="0F538A8A" w14:textId="77777777" w:rsidR="00C62F9A" w:rsidRPr="009D1B3D" w:rsidRDefault="00C62F9A" w:rsidP="00682B04">
                      <w:pPr>
                        <w:tabs>
                          <w:tab w:val="left" w:pos="2160"/>
                          <w:tab w:val="right" w:leader="underscore" w:pos="3960"/>
                        </w:tabs>
                        <w:spacing w:line="360" w:lineRule="auto"/>
                        <w:rPr>
                          <w:b/>
                          <w:sz w:val="24"/>
                          <w:szCs w:val="24"/>
                        </w:rPr>
                      </w:pPr>
                      <w:r w:rsidRPr="009D1B3D">
                        <w:rPr>
                          <w:b/>
                          <w:sz w:val="24"/>
                          <w:szCs w:val="24"/>
                        </w:rPr>
                        <w:tab/>
                        <w:t xml:space="preserve">Rank: </w:t>
                      </w:r>
                      <w:r w:rsidRPr="009D1B3D">
                        <w:rPr>
                          <w:b/>
                          <w:sz w:val="24"/>
                          <w:szCs w:val="24"/>
                        </w:rPr>
                        <w:tab/>
                      </w:r>
                    </w:p>
                  </w:txbxContent>
                </v:textbox>
              </v:shape>
            </w:pict>
          </mc:Fallback>
        </mc:AlternateContent>
      </w:r>
    </w:p>
    <w:p w14:paraId="03DF58E5" w14:textId="4F697D9A" w:rsidR="00F1245D" w:rsidRPr="004510FE" w:rsidRDefault="009D1B3D" w:rsidP="00F1245D">
      <w:pPr>
        <w:pStyle w:val="BodyText2"/>
      </w:pPr>
      <w:r w:rsidRPr="000B1B6A">
        <w:rPr>
          <w:noProof/>
        </w:rPr>
        <w:drawing>
          <wp:anchor distT="0" distB="0" distL="114300" distR="114300" simplePos="0" relativeHeight="251660288" behindDoc="1" locked="0" layoutInCell="1" allowOverlap="1" wp14:anchorId="68EA2DCE" wp14:editId="4EB0CB85">
            <wp:simplePos x="0" y="0"/>
            <wp:positionH relativeFrom="column">
              <wp:posOffset>1695450</wp:posOffset>
            </wp:positionH>
            <wp:positionV relativeFrom="paragraph">
              <wp:posOffset>-209550</wp:posOffset>
            </wp:positionV>
            <wp:extent cx="2839720" cy="854710"/>
            <wp:effectExtent l="0" t="0" r="0" b="25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r w:rsidR="00772077" w:rsidRPr="004510FE">
        <w:tab/>
      </w:r>
    </w:p>
    <w:p w14:paraId="1777101A" w14:textId="77777777" w:rsidR="009D1B3D" w:rsidRDefault="009D1B3D" w:rsidP="00F1245D">
      <w:pPr>
        <w:pStyle w:val="BodyText2"/>
        <w:rPr>
          <w:sz w:val="24"/>
          <w:szCs w:val="72"/>
        </w:rPr>
      </w:pPr>
    </w:p>
    <w:p w14:paraId="2A620908" w14:textId="5DA4D472" w:rsidR="00682B04" w:rsidRPr="009D1B3D" w:rsidRDefault="00306EA4" w:rsidP="00F1245D">
      <w:pPr>
        <w:pStyle w:val="BodyText2"/>
        <w:rPr>
          <w:sz w:val="72"/>
          <w:szCs w:val="72"/>
        </w:rPr>
      </w:pPr>
      <w:r w:rsidRPr="009D1B3D">
        <w:rPr>
          <w:sz w:val="72"/>
          <w:szCs w:val="72"/>
        </w:rPr>
        <w:t>INTEGRATED OFFICE APPLICATIONS</w:t>
      </w:r>
    </w:p>
    <w:p w14:paraId="0E014875" w14:textId="77777777" w:rsidR="00F1245D" w:rsidRPr="009D1B3D" w:rsidRDefault="00F1245D" w:rsidP="00F1245D">
      <w:pPr>
        <w:pStyle w:val="BodyText2"/>
        <w:rPr>
          <w:sz w:val="72"/>
          <w:szCs w:val="72"/>
        </w:rPr>
      </w:pPr>
      <w:r w:rsidRPr="009D1B3D">
        <w:rPr>
          <w:sz w:val="72"/>
          <w:szCs w:val="72"/>
        </w:rPr>
        <w:t>(</w:t>
      </w:r>
      <w:r w:rsidR="00306EA4" w:rsidRPr="009D1B3D">
        <w:rPr>
          <w:sz w:val="72"/>
          <w:szCs w:val="72"/>
        </w:rPr>
        <w:t>215</w:t>
      </w:r>
      <w:r w:rsidRPr="009D1B3D">
        <w:rPr>
          <w:sz w:val="72"/>
          <w:szCs w:val="72"/>
        </w:rPr>
        <w:t>)</w:t>
      </w:r>
    </w:p>
    <w:p w14:paraId="5F873330" w14:textId="77777777" w:rsidR="00F1245D" w:rsidRPr="004510FE" w:rsidRDefault="00F1245D" w:rsidP="00F1245D">
      <w:pPr>
        <w:pStyle w:val="BodyText2"/>
        <w:rPr>
          <w:b w:val="0"/>
          <w:sz w:val="22"/>
        </w:rPr>
      </w:pPr>
    </w:p>
    <w:p w14:paraId="60C392E0" w14:textId="5ED22E9F" w:rsidR="00F1245D" w:rsidRPr="009D1B3D" w:rsidRDefault="00746786" w:rsidP="00F1245D">
      <w:pPr>
        <w:pStyle w:val="BodyText2"/>
        <w:rPr>
          <w:color w:val="C00000"/>
          <w:sz w:val="52"/>
        </w:rPr>
      </w:pPr>
      <w:r w:rsidRPr="009D1B3D">
        <w:rPr>
          <w:color w:val="C00000"/>
          <w:sz w:val="52"/>
        </w:rPr>
        <w:t>NATIONAL</w:t>
      </w:r>
      <w:r w:rsidR="00910577" w:rsidRPr="009D1B3D">
        <w:rPr>
          <w:color w:val="C00000"/>
          <w:sz w:val="52"/>
        </w:rPr>
        <w:t xml:space="preserve"> 20</w:t>
      </w:r>
      <w:r w:rsidR="000A5ED8" w:rsidRPr="009D1B3D">
        <w:rPr>
          <w:color w:val="C00000"/>
          <w:sz w:val="52"/>
        </w:rPr>
        <w:t>20</w:t>
      </w:r>
    </w:p>
    <w:p w14:paraId="49E67E6E" w14:textId="77777777" w:rsidR="00F1245D" w:rsidRPr="009D1B3D" w:rsidRDefault="00F1245D" w:rsidP="00F1245D">
      <w:pPr>
        <w:pStyle w:val="BodyText2"/>
        <w:rPr>
          <w:b w:val="0"/>
          <w:sz w:val="32"/>
        </w:rPr>
      </w:pPr>
    </w:p>
    <w:p w14:paraId="2A8D20BF" w14:textId="77777777" w:rsidR="001C4797" w:rsidRPr="004510FE" w:rsidRDefault="001C4797" w:rsidP="004510FE">
      <w:pPr>
        <w:tabs>
          <w:tab w:val="left" w:pos="5580"/>
          <w:tab w:val="left" w:leader="underscore" w:pos="7380"/>
          <w:tab w:val="left" w:leader="underscore" w:pos="8010"/>
        </w:tabs>
        <w:ind w:left="900" w:right="900"/>
        <w:rPr>
          <w:b/>
          <w:sz w:val="24"/>
          <w:szCs w:val="22"/>
        </w:rPr>
      </w:pPr>
      <w:r w:rsidRPr="004510FE">
        <w:rPr>
          <w:b/>
          <w:sz w:val="24"/>
          <w:szCs w:val="22"/>
        </w:rPr>
        <w:t>Production Portion</w:t>
      </w:r>
      <w:r w:rsidR="00F55ED1" w:rsidRPr="004510FE">
        <w:rPr>
          <w:b/>
          <w:sz w:val="24"/>
          <w:szCs w:val="22"/>
        </w:rPr>
        <w:t>:</w:t>
      </w:r>
    </w:p>
    <w:p w14:paraId="032E109D" w14:textId="77777777" w:rsidR="00F55ED1" w:rsidRPr="004510FE" w:rsidRDefault="00F55ED1" w:rsidP="004510FE">
      <w:pPr>
        <w:tabs>
          <w:tab w:val="left" w:pos="5580"/>
          <w:tab w:val="left" w:leader="underscore" w:pos="7380"/>
          <w:tab w:val="left" w:leader="underscore" w:pos="8010"/>
        </w:tabs>
        <w:ind w:left="900" w:right="900"/>
        <w:rPr>
          <w:b/>
          <w:sz w:val="24"/>
          <w:szCs w:val="22"/>
        </w:rPr>
      </w:pPr>
    </w:p>
    <w:p w14:paraId="484A9BFD" w14:textId="630EB7AF" w:rsidR="001E7D68" w:rsidRDefault="001E7D68" w:rsidP="001E7D68">
      <w:pPr>
        <w:tabs>
          <w:tab w:val="left" w:pos="6300"/>
          <w:tab w:val="left" w:leader="underscore" w:pos="8010"/>
        </w:tabs>
        <w:spacing w:after="240"/>
        <w:ind w:left="1440" w:right="-72"/>
        <w:rPr>
          <w:sz w:val="22"/>
          <w:szCs w:val="22"/>
        </w:rPr>
      </w:pPr>
      <w:r>
        <w:rPr>
          <w:sz w:val="22"/>
          <w:szCs w:val="22"/>
        </w:rPr>
        <w:t xml:space="preserve">Job </w:t>
      </w:r>
      <w:r w:rsidR="00D251B9">
        <w:rPr>
          <w:sz w:val="22"/>
          <w:szCs w:val="22"/>
        </w:rPr>
        <w:t>1</w:t>
      </w:r>
      <w:r w:rsidRPr="004510FE">
        <w:rPr>
          <w:sz w:val="22"/>
          <w:szCs w:val="22"/>
        </w:rPr>
        <w:t xml:space="preserve">: </w:t>
      </w:r>
      <w:r w:rsidR="00AA30E6">
        <w:rPr>
          <w:sz w:val="22"/>
          <w:szCs w:val="22"/>
        </w:rPr>
        <w:t>Database Report</w:t>
      </w:r>
      <w:r>
        <w:rPr>
          <w:sz w:val="22"/>
          <w:szCs w:val="22"/>
        </w:rPr>
        <w:tab/>
      </w:r>
      <w:r w:rsidRPr="004510FE">
        <w:rPr>
          <w:sz w:val="22"/>
          <w:szCs w:val="22"/>
        </w:rPr>
        <w:tab/>
        <w:t xml:space="preserve"> (</w:t>
      </w:r>
      <w:r>
        <w:rPr>
          <w:sz w:val="22"/>
          <w:szCs w:val="22"/>
        </w:rPr>
        <w:t>1</w:t>
      </w:r>
      <w:r w:rsidR="004C3061">
        <w:rPr>
          <w:sz w:val="22"/>
          <w:szCs w:val="22"/>
        </w:rPr>
        <w:t>5</w:t>
      </w:r>
      <w:r w:rsidR="00DC665D">
        <w:rPr>
          <w:sz w:val="22"/>
          <w:szCs w:val="22"/>
        </w:rPr>
        <w:t>0</w:t>
      </w:r>
      <w:r w:rsidRPr="004510FE">
        <w:rPr>
          <w:sz w:val="22"/>
          <w:szCs w:val="22"/>
        </w:rPr>
        <w:t xml:space="preserve"> points)</w:t>
      </w:r>
    </w:p>
    <w:p w14:paraId="714F196A" w14:textId="4CC2F458" w:rsidR="001E7D68" w:rsidRPr="004510FE" w:rsidRDefault="001E7D68" w:rsidP="001E7D68">
      <w:pPr>
        <w:tabs>
          <w:tab w:val="left" w:pos="6300"/>
          <w:tab w:val="left" w:leader="underscore" w:pos="8010"/>
        </w:tabs>
        <w:spacing w:after="240"/>
        <w:ind w:left="1440" w:right="-72"/>
        <w:rPr>
          <w:sz w:val="22"/>
          <w:szCs w:val="22"/>
        </w:rPr>
      </w:pPr>
      <w:r>
        <w:rPr>
          <w:sz w:val="22"/>
          <w:szCs w:val="22"/>
        </w:rPr>
        <w:t xml:space="preserve">Job </w:t>
      </w:r>
      <w:r w:rsidR="00D251B9">
        <w:rPr>
          <w:sz w:val="22"/>
          <w:szCs w:val="22"/>
        </w:rPr>
        <w:t>2</w:t>
      </w:r>
      <w:r w:rsidRPr="004510FE">
        <w:rPr>
          <w:sz w:val="22"/>
          <w:szCs w:val="22"/>
        </w:rPr>
        <w:t xml:space="preserve">: </w:t>
      </w:r>
      <w:r w:rsidR="00A136F3">
        <w:rPr>
          <w:sz w:val="22"/>
          <w:szCs w:val="22"/>
        </w:rPr>
        <w:t xml:space="preserve"> </w:t>
      </w:r>
      <w:r w:rsidR="00AA30E6">
        <w:rPr>
          <w:sz w:val="22"/>
          <w:szCs w:val="22"/>
        </w:rPr>
        <w:t>Letter Mail Merge</w:t>
      </w:r>
      <w:r w:rsidRPr="004510FE">
        <w:rPr>
          <w:sz w:val="22"/>
          <w:szCs w:val="22"/>
        </w:rPr>
        <w:tab/>
      </w:r>
      <w:r w:rsidRPr="004510FE">
        <w:rPr>
          <w:sz w:val="22"/>
          <w:szCs w:val="22"/>
        </w:rPr>
        <w:tab/>
        <w:t xml:space="preserve"> (</w:t>
      </w:r>
      <w:r w:rsidR="001B092E">
        <w:rPr>
          <w:sz w:val="22"/>
          <w:szCs w:val="22"/>
        </w:rPr>
        <w:t>1</w:t>
      </w:r>
      <w:r w:rsidR="004C3061">
        <w:rPr>
          <w:sz w:val="22"/>
          <w:szCs w:val="22"/>
        </w:rPr>
        <w:t>50</w:t>
      </w:r>
      <w:r w:rsidRPr="004510FE">
        <w:rPr>
          <w:sz w:val="22"/>
          <w:szCs w:val="22"/>
        </w:rPr>
        <w:t xml:space="preserve"> points)</w:t>
      </w:r>
    </w:p>
    <w:p w14:paraId="69C6C3F5" w14:textId="2401E4DB" w:rsidR="008868A8" w:rsidRPr="004510FE" w:rsidRDefault="008868A8" w:rsidP="008868A8">
      <w:pPr>
        <w:tabs>
          <w:tab w:val="left" w:pos="6300"/>
          <w:tab w:val="left" w:leader="underscore" w:pos="8010"/>
        </w:tabs>
        <w:spacing w:after="240"/>
        <w:ind w:left="1440" w:right="-72"/>
        <w:rPr>
          <w:sz w:val="22"/>
          <w:szCs w:val="22"/>
        </w:rPr>
      </w:pPr>
      <w:r>
        <w:rPr>
          <w:sz w:val="22"/>
          <w:szCs w:val="22"/>
        </w:rPr>
        <w:t>Job</w:t>
      </w:r>
      <w:r w:rsidRPr="004510FE">
        <w:rPr>
          <w:sz w:val="22"/>
          <w:szCs w:val="22"/>
        </w:rPr>
        <w:t xml:space="preserve"> </w:t>
      </w:r>
      <w:r>
        <w:rPr>
          <w:sz w:val="22"/>
          <w:szCs w:val="22"/>
        </w:rPr>
        <w:t>3</w:t>
      </w:r>
      <w:r w:rsidRPr="004510FE">
        <w:rPr>
          <w:sz w:val="22"/>
          <w:szCs w:val="22"/>
        </w:rPr>
        <w:t xml:space="preserve">: </w:t>
      </w:r>
      <w:r>
        <w:rPr>
          <w:sz w:val="22"/>
          <w:szCs w:val="22"/>
        </w:rPr>
        <w:t xml:space="preserve"> </w:t>
      </w:r>
      <w:r w:rsidR="00AA30E6">
        <w:rPr>
          <w:sz w:val="22"/>
          <w:szCs w:val="22"/>
        </w:rPr>
        <w:t>Query</w:t>
      </w:r>
      <w:r w:rsidRPr="004510FE">
        <w:rPr>
          <w:sz w:val="22"/>
          <w:szCs w:val="22"/>
        </w:rPr>
        <w:tab/>
      </w:r>
      <w:r w:rsidRPr="004510FE">
        <w:rPr>
          <w:sz w:val="22"/>
          <w:szCs w:val="22"/>
        </w:rPr>
        <w:tab/>
        <w:t xml:space="preserve"> (</w:t>
      </w:r>
      <w:r>
        <w:rPr>
          <w:sz w:val="22"/>
          <w:szCs w:val="22"/>
        </w:rPr>
        <w:t>1</w:t>
      </w:r>
      <w:r w:rsidR="00C62F9A">
        <w:rPr>
          <w:sz w:val="22"/>
          <w:szCs w:val="22"/>
        </w:rPr>
        <w:t>5</w:t>
      </w:r>
      <w:r w:rsidR="008B18D9">
        <w:rPr>
          <w:sz w:val="22"/>
          <w:szCs w:val="22"/>
        </w:rPr>
        <w:t>0</w:t>
      </w:r>
      <w:r w:rsidRPr="004510FE">
        <w:rPr>
          <w:sz w:val="22"/>
          <w:szCs w:val="22"/>
        </w:rPr>
        <w:t xml:space="preserve"> points)</w:t>
      </w:r>
    </w:p>
    <w:p w14:paraId="028EF5EA" w14:textId="71FC9B2A" w:rsidR="001E7D68" w:rsidRDefault="001E7D68" w:rsidP="001E7D68">
      <w:pPr>
        <w:tabs>
          <w:tab w:val="left" w:pos="6300"/>
          <w:tab w:val="left" w:leader="underscore" w:pos="8010"/>
        </w:tabs>
        <w:spacing w:after="240"/>
        <w:ind w:left="1440" w:right="-72"/>
        <w:rPr>
          <w:sz w:val="22"/>
          <w:szCs w:val="22"/>
        </w:rPr>
      </w:pPr>
      <w:r>
        <w:rPr>
          <w:sz w:val="22"/>
          <w:szCs w:val="22"/>
        </w:rPr>
        <w:t>Job</w:t>
      </w:r>
      <w:r w:rsidRPr="004510FE">
        <w:rPr>
          <w:sz w:val="22"/>
          <w:szCs w:val="22"/>
        </w:rPr>
        <w:t xml:space="preserve"> </w:t>
      </w:r>
      <w:r w:rsidR="008868A8">
        <w:rPr>
          <w:sz w:val="22"/>
          <w:szCs w:val="22"/>
        </w:rPr>
        <w:t>4</w:t>
      </w:r>
      <w:r w:rsidRPr="004510FE">
        <w:rPr>
          <w:sz w:val="22"/>
          <w:szCs w:val="22"/>
        </w:rPr>
        <w:t xml:space="preserve">: </w:t>
      </w:r>
      <w:r>
        <w:rPr>
          <w:sz w:val="22"/>
          <w:szCs w:val="22"/>
        </w:rPr>
        <w:t xml:space="preserve"> </w:t>
      </w:r>
      <w:r w:rsidR="00AA30E6">
        <w:rPr>
          <w:sz w:val="22"/>
          <w:szCs w:val="22"/>
        </w:rPr>
        <w:t>PowerPoint</w:t>
      </w:r>
      <w:r w:rsidRPr="004510FE">
        <w:rPr>
          <w:sz w:val="22"/>
          <w:szCs w:val="22"/>
        </w:rPr>
        <w:tab/>
      </w:r>
      <w:r w:rsidRPr="004510FE">
        <w:rPr>
          <w:sz w:val="22"/>
          <w:szCs w:val="22"/>
        </w:rPr>
        <w:tab/>
        <w:t xml:space="preserve"> (</w:t>
      </w:r>
      <w:r>
        <w:rPr>
          <w:sz w:val="22"/>
          <w:szCs w:val="22"/>
        </w:rPr>
        <w:t>1</w:t>
      </w:r>
      <w:r w:rsidR="00C62F9A">
        <w:rPr>
          <w:sz w:val="22"/>
          <w:szCs w:val="22"/>
        </w:rPr>
        <w:t>50</w:t>
      </w:r>
      <w:r w:rsidRPr="004510FE">
        <w:rPr>
          <w:sz w:val="22"/>
          <w:szCs w:val="22"/>
        </w:rPr>
        <w:t xml:space="preserve"> points</w:t>
      </w:r>
      <w:r>
        <w:rPr>
          <w:sz w:val="22"/>
          <w:szCs w:val="22"/>
        </w:rPr>
        <w:t>)</w:t>
      </w:r>
    </w:p>
    <w:p w14:paraId="6D295B44" w14:textId="4449DDB5" w:rsidR="001E7D68" w:rsidRPr="004510FE" w:rsidRDefault="001E7D68" w:rsidP="001E7D68">
      <w:pPr>
        <w:tabs>
          <w:tab w:val="left" w:pos="2070"/>
          <w:tab w:val="left" w:pos="6300"/>
          <w:tab w:val="left" w:leader="underscore" w:pos="8010"/>
        </w:tabs>
        <w:rPr>
          <w:b/>
          <w:i/>
          <w:sz w:val="24"/>
          <w:szCs w:val="22"/>
        </w:rPr>
      </w:pPr>
      <w:r w:rsidRPr="004510FE">
        <w:rPr>
          <w:b/>
          <w:i/>
          <w:sz w:val="28"/>
          <w:szCs w:val="22"/>
        </w:rPr>
        <w:tab/>
      </w:r>
      <w:r w:rsidRPr="004510FE">
        <w:rPr>
          <w:b/>
          <w:i/>
          <w:sz w:val="24"/>
          <w:szCs w:val="22"/>
        </w:rPr>
        <w:t>TOTAL POINTS</w:t>
      </w:r>
      <w:r w:rsidRPr="004510FE">
        <w:rPr>
          <w:b/>
          <w:i/>
          <w:sz w:val="24"/>
          <w:szCs w:val="22"/>
        </w:rPr>
        <w:tab/>
      </w:r>
      <w:r w:rsidRPr="004510FE">
        <w:rPr>
          <w:b/>
          <w:i/>
          <w:sz w:val="24"/>
          <w:szCs w:val="22"/>
        </w:rPr>
        <w:tab/>
        <w:t xml:space="preserve"> (</w:t>
      </w:r>
      <w:r w:rsidR="00C62F9A">
        <w:rPr>
          <w:b/>
          <w:i/>
          <w:sz w:val="24"/>
          <w:szCs w:val="22"/>
        </w:rPr>
        <w:t>600</w:t>
      </w:r>
      <w:r w:rsidRPr="004510FE">
        <w:rPr>
          <w:b/>
          <w:i/>
          <w:sz w:val="24"/>
          <w:szCs w:val="22"/>
        </w:rPr>
        <w:t xml:space="preserve"> points)</w:t>
      </w:r>
    </w:p>
    <w:p w14:paraId="669F3E2E" w14:textId="77777777" w:rsidR="00F55ED1" w:rsidRPr="004510FE" w:rsidRDefault="00F55ED1" w:rsidP="00F1245D">
      <w:pPr>
        <w:tabs>
          <w:tab w:val="left" w:pos="1440"/>
          <w:tab w:val="left" w:pos="2880"/>
          <w:tab w:val="left" w:pos="6480"/>
          <w:tab w:val="right" w:pos="8640"/>
        </w:tabs>
        <w:rPr>
          <w:b/>
          <w:iCs/>
          <w:sz w:val="24"/>
        </w:rPr>
      </w:pPr>
    </w:p>
    <w:p w14:paraId="06215BEE" w14:textId="77777777" w:rsidR="00F55ED1" w:rsidRPr="004510FE" w:rsidRDefault="00B54002"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8240" behindDoc="1" locked="0" layoutInCell="1" allowOverlap="1" wp14:anchorId="0A112B7C" wp14:editId="4FBDED5E">
                <wp:simplePos x="0" y="0"/>
                <wp:positionH relativeFrom="column">
                  <wp:posOffset>-80010</wp:posOffset>
                </wp:positionH>
                <wp:positionV relativeFrom="paragraph">
                  <wp:posOffset>45720</wp:posOffset>
                </wp:positionV>
                <wp:extent cx="6296025" cy="1381125"/>
                <wp:effectExtent l="5715" t="7620" r="13335" b="1143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169F63C9" w14:textId="77777777" w:rsidR="00C62F9A" w:rsidRDefault="00C62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12B7C" id="Text Box 3" o:spid="_x0000_s1027" type="#_x0000_t202" style="position:absolute;margin-left:-6.3pt;margin-top:3.6pt;width:495.75pt;height:10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" fillcolor="#d8d8d8">
                <v:textbox>
                  <w:txbxContent>
                    <w:p w14:paraId="169F63C9" w14:textId="77777777" w:rsidR="00C62F9A" w:rsidRDefault="00C62F9A"/>
                  </w:txbxContent>
                </v:textbox>
              </v:shape>
            </w:pict>
          </mc:Fallback>
        </mc:AlternateContent>
      </w:r>
    </w:p>
    <w:p w14:paraId="48D07E8B"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01938679"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139A799F"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  No previous BPA tests and/or sample tests or facsimile (handwritten, photocopied, or keyed) are allowed in the testing area.</w:t>
      </w:r>
    </w:p>
    <w:p w14:paraId="28387BF1"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19F78DDA" w14:textId="77777777" w:rsidR="00F1245D" w:rsidRPr="004510FE" w:rsidRDefault="00F1245D" w:rsidP="00F1245D">
      <w:pPr>
        <w:pStyle w:val="Header"/>
        <w:tabs>
          <w:tab w:val="clear" w:pos="4320"/>
          <w:tab w:val="clear" w:pos="8640"/>
          <w:tab w:val="left" w:pos="-1440"/>
        </w:tabs>
        <w:jc w:val="center"/>
        <w:rPr>
          <w:sz w:val="22"/>
        </w:rPr>
      </w:pPr>
    </w:p>
    <w:p w14:paraId="4909B65B" w14:textId="77777777" w:rsidR="001962B9" w:rsidRDefault="001962B9" w:rsidP="00F1245D">
      <w:pPr>
        <w:widowControl w:val="0"/>
        <w:tabs>
          <w:tab w:val="left" w:pos="-360"/>
        </w:tabs>
        <w:ind w:right="90"/>
        <w:jc w:val="center"/>
        <w:rPr>
          <w:sz w:val="22"/>
          <w:szCs w:val="19"/>
        </w:rPr>
      </w:pPr>
    </w:p>
    <w:p w14:paraId="14A58E33" w14:textId="77777777" w:rsidR="00F1245D" w:rsidRPr="004510FE" w:rsidRDefault="00F1245D" w:rsidP="00F1245D">
      <w:pPr>
        <w:widowControl w:val="0"/>
        <w:tabs>
          <w:tab w:val="left" w:pos="-360"/>
        </w:tabs>
        <w:ind w:right="90"/>
        <w:jc w:val="center"/>
        <w:rPr>
          <w:sz w:val="22"/>
          <w:szCs w:val="19"/>
        </w:rPr>
      </w:pPr>
      <w:r w:rsidRPr="004510FE">
        <w:rPr>
          <w:sz w:val="22"/>
          <w:szCs w:val="19"/>
        </w:rPr>
        <w:t>No more than ten (10) minutes orientation</w:t>
      </w:r>
    </w:p>
    <w:p w14:paraId="2E4D011C" w14:textId="14EB6F3D" w:rsidR="00F1245D" w:rsidRPr="004510FE" w:rsidRDefault="00F1245D" w:rsidP="00F1245D">
      <w:pPr>
        <w:widowControl w:val="0"/>
        <w:tabs>
          <w:tab w:val="left" w:pos="-360"/>
        </w:tabs>
        <w:ind w:right="90"/>
        <w:jc w:val="center"/>
        <w:rPr>
          <w:sz w:val="22"/>
          <w:szCs w:val="19"/>
        </w:rPr>
      </w:pPr>
      <w:r w:rsidRPr="004510FE">
        <w:rPr>
          <w:sz w:val="22"/>
          <w:szCs w:val="19"/>
        </w:rPr>
        <w:t xml:space="preserve">No more than </w:t>
      </w:r>
      <w:r w:rsidR="005C0990">
        <w:rPr>
          <w:sz w:val="22"/>
          <w:szCs w:val="19"/>
        </w:rPr>
        <w:t>ninety (</w:t>
      </w:r>
      <w:r w:rsidR="007F0253">
        <w:rPr>
          <w:sz w:val="22"/>
          <w:szCs w:val="19"/>
        </w:rPr>
        <w:t>9</w:t>
      </w:r>
      <w:r w:rsidRPr="004510FE">
        <w:rPr>
          <w:sz w:val="22"/>
          <w:szCs w:val="19"/>
        </w:rPr>
        <w:t>0</w:t>
      </w:r>
      <w:r w:rsidR="005C0990">
        <w:rPr>
          <w:sz w:val="22"/>
          <w:szCs w:val="19"/>
        </w:rPr>
        <w:t>)</w:t>
      </w:r>
      <w:r w:rsidRPr="004510FE">
        <w:rPr>
          <w:sz w:val="22"/>
          <w:szCs w:val="19"/>
        </w:rPr>
        <w:t xml:space="preserve"> minutes testing time</w:t>
      </w:r>
    </w:p>
    <w:p w14:paraId="5B306D0E" w14:textId="77777777" w:rsidR="00F1245D" w:rsidRPr="004510FE" w:rsidRDefault="00F1245D" w:rsidP="00F1245D">
      <w:pPr>
        <w:widowControl w:val="0"/>
        <w:tabs>
          <w:tab w:val="left" w:pos="-360"/>
        </w:tabs>
        <w:ind w:right="90"/>
        <w:jc w:val="center"/>
        <w:rPr>
          <w:sz w:val="22"/>
          <w:szCs w:val="22"/>
        </w:rPr>
      </w:pPr>
      <w:r w:rsidRPr="004510FE">
        <w:rPr>
          <w:sz w:val="22"/>
          <w:szCs w:val="19"/>
        </w:rPr>
        <w:t>No more than ten (10) minutes wrap-up</w:t>
      </w:r>
    </w:p>
    <w:p w14:paraId="6BD4A2C7" w14:textId="77777777" w:rsidR="001962B9" w:rsidRPr="004510FE" w:rsidRDefault="001962B9" w:rsidP="00F1245D">
      <w:pPr>
        <w:tabs>
          <w:tab w:val="left" w:pos="-1440"/>
        </w:tabs>
        <w:jc w:val="center"/>
        <w:rPr>
          <w:sz w:val="22"/>
          <w:szCs w:val="22"/>
        </w:rPr>
      </w:pPr>
    </w:p>
    <w:p w14:paraId="57758D53"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br/>
        <w:t xml:space="preserve">Property of Business Professionals of America.  </w:t>
      </w:r>
    </w:p>
    <w:p w14:paraId="53BB8BAF"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5CEA8CF1"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048AAB9B" w14:textId="67C52312" w:rsidR="00BF4D56" w:rsidRDefault="00BF4D56" w:rsidP="00BF4D56">
      <w:pPr>
        <w:pStyle w:val="Header"/>
        <w:tabs>
          <w:tab w:val="left" w:pos="-1440"/>
        </w:tabs>
        <w:jc w:val="center"/>
        <w:rPr>
          <w:b/>
          <w:sz w:val="28"/>
          <w:szCs w:val="28"/>
        </w:rPr>
      </w:pPr>
    </w:p>
    <w:p w14:paraId="7FF211AA" w14:textId="089CDB03" w:rsidR="00BF4D56" w:rsidRPr="008B6BEC" w:rsidRDefault="00BF4D56" w:rsidP="00BF4D56">
      <w:pPr>
        <w:pStyle w:val="Header"/>
        <w:tabs>
          <w:tab w:val="left" w:pos="-1440"/>
        </w:tabs>
        <w:jc w:val="center"/>
        <w:rPr>
          <w:b/>
          <w:sz w:val="28"/>
          <w:szCs w:val="28"/>
        </w:rPr>
      </w:pPr>
      <w:r>
        <w:rPr>
          <w:b/>
          <w:sz w:val="28"/>
          <w:szCs w:val="28"/>
        </w:rPr>
        <w:t>GENERAL INSTRUCTIONS</w:t>
      </w:r>
    </w:p>
    <w:p w14:paraId="049CA936" w14:textId="77777777" w:rsidR="00BF4D56" w:rsidRPr="008B6BEC" w:rsidRDefault="00BF4D56" w:rsidP="00BF4D56">
      <w:pPr>
        <w:pStyle w:val="Header"/>
        <w:tabs>
          <w:tab w:val="left" w:pos="-1440"/>
        </w:tabs>
        <w:rPr>
          <w:b/>
          <w:sz w:val="24"/>
          <w:szCs w:val="24"/>
        </w:rPr>
      </w:pPr>
    </w:p>
    <w:p w14:paraId="0914393D" w14:textId="59FD065F" w:rsidR="00BF4D56" w:rsidRPr="008B6BEC" w:rsidRDefault="00BF4D56" w:rsidP="00BF4D56">
      <w:pPr>
        <w:pStyle w:val="Header"/>
        <w:numPr>
          <w:ilvl w:val="0"/>
          <w:numId w:val="25"/>
        </w:numPr>
        <w:tabs>
          <w:tab w:val="clear" w:pos="4320"/>
          <w:tab w:val="clear" w:pos="8640"/>
          <w:tab w:val="left" w:pos="-1440"/>
          <w:tab w:val="center" w:pos="4680"/>
          <w:tab w:val="right" w:pos="9360"/>
        </w:tabs>
        <w:spacing w:after="200"/>
        <w:rPr>
          <w:sz w:val="24"/>
          <w:szCs w:val="24"/>
        </w:rPr>
      </w:pPr>
      <w:r w:rsidRPr="008B6BEC">
        <w:rPr>
          <w:sz w:val="24"/>
          <w:szCs w:val="24"/>
        </w:rPr>
        <w:t>Make certain this test booklet contains the Jobs 1-</w:t>
      </w:r>
      <w:r w:rsidR="00796001">
        <w:rPr>
          <w:sz w:val="24"/>
          <w:szCs w:val="24"/>
        </w:rPr>
        <w:t>4</w:t>
      </w:r>
      <w:r w:rsidRPr="008B6BEC">
        <w:rPr>
          <w:sz w:val="24"/>
          <w:szCs w:val="24"/>
        </w:rPr>
        <w:t>.</w:t>
      </w:r>
    </w:p>
    <w:p w14:paraId="67E48A9C" w14:textId="77777777" w:rsidR="00BF4D56" w:rsidRPr="008B6BEC" w:rsidRDefault="00BF4D56" w:rsidP="00BF4D56">
      <w:pPr>
        <w:pStyle w:val="ListParagraph"/>
        <w:numPr>
          <w:ilvl w:val="0"/>
          <w:numId w:val="25"/>
        </w:numPr>
        <w:tabs>
          <w:tab w:val="left" w:pos="450"/>
        </w:tabs>
        <w:spacing w:after="200"/>
        <w:contextualSpacing w:val="0"/>
        <w:rPr>
          <w:sz w:val="24"/>
          <w:szCs w:val="24"/>
        </w:rPr>
      </w:pPr>
      <w:r w:rsidRPr="008B6BEC">
        <w:rPr>
          <w:sz w:val="24"/>
          <w:szCs w:val="24"/>
        </w:rPr>
        <w:t xml:space="preserve">Key all jobs according to the instructions given.  </w:t>
      </w:r>
    </w:p>
    <w:p w14:paraId="45A67E61" w14:textId="77777777" w:rsidR="00BF4D56" w:rsidRPr="008B6BEC" w:rsidRDefault="00BF4D56" w:rsidP="00BF4D56">
      <w:pPr>
        <w:pStyle w:val="ListParagraph"/>
        <w:numPr>
          <w:ilvl w:val="0"/>
          <w:numId w:val="25"/>
        </w:numPr>
        <w:tabs>
          <w:tab w:val="left" w:pos="450"/>
        </w:tabs>
        <w:spacing w:after="200"/>
        <w:contextualSpacing w:val="0"/>
        <w:rPr>
          <w:sz w:val="24"/>
          <w:szCs w:val="24"/>
        </w:rPr>
      </w:pPr>
      <w:r w:rsidRPr="008B6BEC">
        <w:rPr>
          <w:sz w:val="24"/>
          <w:szCs w:val="24"/>
        </w:rPr>
        <w:t xml:space="preserve">Correct any obvious keyboarding errors and incorporate any editing notations.    </w:t>
      </w:r>
    </w:p>
    <w:p w14:paraId="1F4B24CF" w14:textId="77777777" w:rsidR="00BF4D56" w:rsidRPr="008B6BEC" w:rsidRDefault="00BF4D56" w:rsidP="00BF4D56">
      <w:pPr>
        <w:pStyle w:val="ListParagraph"/>
        <w:numPr>
          <w:ilvl w:val="0"/>
          <w:numId w:val="25"/>
        </w:numPr>
        <w:tabs>
          <w:tab w:val="left" w:pos="450"/>
        </w:tabs>
        <w:spacing w:after="200"/>
        <w:contextualSpacing w:val="0"/>
        <w:rPr>
          <w:sz w:val="24"/>
          <w:szCs w:val="24"/>
        </w:rPr>
      </w:pPr>
      <w:r w:rsidRPr="008B6BEC">
        <w:rPr>
          <w:sz w:val="24"/>
          <w:szCs w:val="24"/>
        </w:rPr>
        <w:t xml:space="preserve">Correct any errors in formatting.  Use formatting shown in the </w:t>
      </w:r>
      <w:r w:rsidRPr="0005656E">
        <w:rPr>
          <w:i/>
          <w:sz w:val="24"/>
          <w:szCs w:val="24"/>
        </w:rPr>
        <w:t>Style &amp; Reference Manual</w:t>
      </w:r>
      <w:r w:rsidRPr="008B6BEC">
        <w:rPr>
          <w:sz w:val="24"/>
          <w:szCs w:val="24"/>
        </w:rPr>
        <w:t>.</w:t>
      </w:r>
    </w:p>
    <w:p w14:paraId="20CFDD50" w14:textId="77777777" w:rsidR="00BF4D56" w:rsidRPr="008B6BEC" w:rsidRDefault="00BF4D56" w:rsidP="00BF4D56">
      <w:pPr>
        <w:pStyle w:val="ListParagraph"/>
        <w:numPr>
          <w:ilvl w:val="0"/>
          <w:numId w:val="25"/>
        </w:numPr>
        <w:tabs>
          <w:tab w:val="left" w:pos="450"/>
        </w:tabs>
        <w:spacing w:after="200"/>
        <w:contextualSpacing w:val="0"/>
        <w:rPr>
          <w:b/>
          <w:sz w:val="24"/>
          <w:szCs w:val="24"/>
        </w:rPr>
      </w:pPr>
      <w:r w:rsidRPr="008B6BEC">
        <w:rPr>
          <w:sz w:val="24"/>
          <w:szCs w:val="24"/>
        </w:rPr>
        <w:t xml:space="preserve">For any problem where you would normally key your reference initials, key your contestant number. Your name or initials should </w:t>
      </w:r>
      <w:r w:rsidRPr="008B6BEC">
        <w:rPr>
          <w:i/>
          <w:sz w:val="24"/>
          <w:szCs w:val="24"/>
        </w:rPr>
        <w:t>not</w:t>
      </w:r>
      <w:r w:rsidRPr="008B6BEC">
        <w:rPr>
          <w:sz w:val="24"/>
          <w:szCs w:val="24"/>
        </w:rPr>
        <w:t xml:space="preserve"> appear on any work you submit. </w:t>
      </w:r>
    </w:p>
    <w:p w14:paraId="6169FDCF" w14:textId="77777777" w:rsidR="00BF4D56" w:rsidRPr="008B6BEC" w:rsidRDefault="00BF4D56" w:rsidP="00BF4D56">
      <w:pPr>
        <w:pStyle w:val="ListParagraph"/>
        <w:numPr>
          <w:ilvl w:val="0"/>
          <w:numId w:val="25"/>
        </w:numPr>
        <w:tabs>
          <w:tab w:val="left" w:pos="450"/>
        </w:tabs>
        <w:spacing w:after="200"/>
        <w:rPr>
          <w:sz w:val="24"/>
          <w:szCs w:val="24"/>
        </w:rPr>
      </w:pPr>
      <w:r w:rsidRPr="008B6BEC">
        <w:rPr>
          <w:sz w:val="24"/>
          <w:szCs w:val="24"/>
        </w:rPr>
        <w:t xml:space="preserve">Key your contestant number and job number as the footer in the lower left-hand corner of </w:t>
      </w:r>
      <w:r w:rsidRPr="008B6BEC">
        <w:rPr>
          <w:sz w:val="24"/>
          <w:szCs w:val="24"/>
          <w:u w:val="single"/>
        </w:rPr>
        <w:t>all</w:t>
      </w:r>
      <w:r w:rsidRPr="008B6BEC">
        <w:rPr>
          <w:sz w:val="24"/>
          <w:szCs w:val="24"/>
        </w:rPr>
        <w:t xml:space="preserve"> work submitted unless otherwise specified.</w:t>
      </w:r>
    </w:p>
    <w:tbl>
      <w:tblPr>
        <w:tblpPr w:leftFromText="180" w:rightFromText="180" w:vertAnchor="text" w:horzAnchor="page" w:tblpX="4365" w:tblpY="1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tblGrid>
      <w:tr w:rsidR="00BF4D56" w:rsidRPr="008B6BEC" w14:paraId="68EEC6DA" w14:textId="77777777" w:rsidTr="00C7693D">
        <w:trPr>
          <w:cantSplit/>
          <w:trHeight w:val="450"/>
        </w:trPr>
        <w:tc>
          <w:tcPr>
            <w:tcW w:w="2880" w:type="dxa"/>
            <w:shd w:val="clear" w:color="auto" w:fill="auto"/>
            <w:vAlign w:val="bottom"/>
          </w:tcPr>
          <w:p w14:paraId="3A3ACD6F" w14:textId="77777777" w:rsidR="00BF4D56" w:rsidRPr="008B6BEC" w:rsidRDefault="00BF4D56" w:rsidP="00C7693D">
            <w:pPr>
              <w:rPr>
                <w:i/>
                <w:sz w:val="24"/>
                <w:szCs w:val="24"/>
              </w:rPr>
            </w:pPr>
          </w:p>
          <w:p w14:paraId="7CE7EFFD" w14:textId="77777777" w:rsidR="00BF4D56" w:rsidRPr="008B6BEC" w:rsidRDefault="00BF4D56" w:rsidP="00C7693D">
            <w:pPr>
              <w:rPr>
                <w:sz w:val="24"/>
                <w:szCs w:val="24"/>
              </w:rPr>
            </w:pPr>
            <w:r w:rsidRPr="008B6BEC">
              <w:rPr>
                <w:i/>
                <w:sz w:val="24"/>
                <w:szCs w:val="24"/>
              </w:rPr>
              <w:t>Example</w:t>
            </w:r>
            <w:r w:rsidRPr="008B6BEC">
              <w:rPr>
                <w:sz w:val="24"/>
                <w:szCs w:val="24"/>
              </w:rPr>
              <w:t>:</w:t>
            </w:r>
          </w:p>
        </w:tc>
      </w:tr>
      <w:tr w:rsidR="00BF4D56" w:rsidRPr="008B6BEC" w14:paraId="246D0C8C" w14:textId="77777777" w:rsidTr="00C7693D">
        <w:tc>
          <w:tcPr>
            <w:tcW w:w="2880" w:type="dxa"/>
            <w:shd w:val="clear" w:color="auto" w:fill="auto"/>
          </w:tcPr>
          <w:p w14:paraId="2B4F8279" w14:textId="77777777" w:rsidR="00BF4D56" w:rsidRPr="008B6BEC" w:rsidRDefault="00BF4D56" w:rsidP="00C7693D">
            <w:pPr>
              <w:tabs>
                <w:tab w:val="left" w:pos="450"/>
              </w:tabs>
              <w:rPr>
                <w:sz w:val="24"/>
                <w:szCs w:val="24"/>
              </w:rPr>
            </w:pPr>
          </w:p>
          <w:p w14:paraId="244D174D" w14:textId="77777777" w:rsidR="00BF4D56" w:rsidRPr="008B6BEC" w:rsidRDefault="00BF4D56" w:rsidP="00C7693D">
            <w:pPr>
              <w:tabs>
                <w:tab w:val="left" w:pos="450"/>
              </w:tabs>
              <w:ind w:left="360"/>
              <w:rPr>
                <w:rFonts w:eastAsia="Calibri"/>
                <w:sz w:val="24"/>
                <w:szCs w:val="24"/>
              </w:rPr>
            </w:pPr>
            <w:r w:rsidRPr="008B6BEC">
              <w:rPr>
                <w:rFonts w:eastAsia="Calibri"/>
                <w:sz w:val="24"/>
                <w:szCs w:val="24"/>
              </w:rPr>
              <w:t>99-9999-9999</w:t>
            </w:r>
          </w:p>
          <w:p w14:paraId="3C83B96B" w14:textId="77777777" w:rsidR="00BF4D56" w:rsidRPr="008B6BEC" w:rsidRDefault="00BF4D56" w:rsidP="00C7693D">
            <w:pPr>
              <w:tabs>
                <w:tab w:val="left" w:pos="450"/>
              </w:tabs>
              <w:ind w:left="360"/>
              <w:rPr>
                <w:sz w:val="24"/>
                <w:szCs w:val="24"/>
              </w:rPr>
            </w:pPr>
            <w:r w:rsidRPr="008B6BEC">
              <w:rPr>
                <w:rFonts w:eastAsia="Calibri"/>
                <w:sz w:val="24"/>
                <w:szCs w:val="24"/>
              </w:rPr>
              <w:t>Job 1</w:t>
            </w:r>
            <w:r w:rsidRPr="008B6BEC">
              <w:rPr>
                <w:rFonts w:eastAsia="Calibri"/>
                <w:sz w:val="24"/>
                <w:szCs w:val="24"/>
              </w:rPr>
              <w:br/>
            </w:r>
          </w:p>
        </w:tc>
      </w:tr>
    </w:tbl>
    <w:p w14:paraId="06872610" w14:textId="77777777" w:rsidR="00BF4D56" w:rsidRPr="008B6BEC" w:rsidRDefault="00BF4D56" w:rsidP="00BF4D56">
      <w:pPr>
        <w:tabs>
          <w:tab w:val="left" w:pos="450"/>
        </w:tabs>
        <w:ind w:left="360"/>
        <w:rPr>
          <w:sz w:val="24"/>
          <w:szCs w:val="24"/>
        </w:rPr>
      </w:pPr>
    </w:p>
    <w:p w14:paraId="09CBE711" w14:textId="77777777" w:rsidR="00BF4D56" w:rsidRPr="008B6BEC" w:rsidRDefault="00BF4D56" w:rsidP="00BF4D56">
      <w:pPr>
        <w:pStyle w:val="ListParagraph"/>
        <w:tabs>
          <w:tab w:val="left" w:pos="450"/>
        </w:tabs>
        <w:ind w:left="810"/>
        <w:contextualSpacing w:val="0"/>
        <w:rPr>
          <w:sz w:val="24"/>
          <w:szCs w:val="24"/>
        </w:rPr>
      </w:pPr>
    </w:p>
    <w:p w14:paraId="6E6C33F1" w14:textId="77777777" w:rsidR="00BF4D56" w:rsidRPr="008B6BEC" w:rsidRDefault="00BF4D56" w:rsidP="00BF4D56">
      <w:pPr>
        <w:pStyle w:val="ListParagraph"/>
        <w:tabs>
          <w:tab w:val="left" w:pos="450"/>
        </w:tabs>
        <w:ind w:left="810"/>
        <w:contextualSpacing w:val="0"/>
        <w:rPr>
          <w:sz w:val="24"/>
          <w:szCs w:val="24"/>
        </w:rPr>
      </w:pPr>
    </w:p>
    <w:p w14:paraId="48118A4E" w14:textId="77777777" w:rsidR="00BF4D56" w:rsidRPr="008B6BEC" w:rsidRDefault="00BF4D56" w:rsidP="00BF4D56">
      <w:pPr>
        <w:pStyle w:val="ListParagraph"/>
        <w:tabs>
          <w:tab w:val="left" w:pos="450"/>
        </w:tabs>
        <w:ind w:left="810"/>
        <w:contextualSpacing w:val="0"/>
        <w:rPr>
          <w:sz w:val="24"/>
          <w:szCs w:val="24"/>
        </w:rPr>
      </w:pPr>
    </w:p>
    <w:p w14:paraId="63F39F96" w14:textId="77777777" w:rsidR="00BF4D56" w:rsidRPr="008B6BEC" w:rsidRDefault="00BF4D56" w:rsidP="00BF4D56">
      <w:pPr>
        <w:pStyle w:val="ListParagraph"/>
        <w:tabs>
          <w:tab w:val="left" w:pos="450"/>
        </w:tabs>
        <w:ind w:left="810"/>
        <w:contextualSpacing w:val="0"/>
        <w:rPr>
          <w:sz w:val="24"/>
          <w:szCs w:val="24"/>
        </w:rPr>
      </w:pPr>
    </w:p>
    <w:p w14:paraId="143E21C0" w14:textId="77777777" w:rsidR="00BF4D56" w:rsidRPr="008B6BEC" w:rsidRDefault="00BF4D56" w:rsidP="00BF4D56">
      <w:pPr>
        <w:pStyle w:val="ListParagraph"/>
        <w:tabs>
          <w:tab w:val="left" w:pos="450"/>
        </w:tabs>
        <w:ind w:left="810"/>
        <w:contextualSpacing w:val="0"/>
        <w:rPr>
          <w:sz w:val="24"/>
          <w:szCs w:val="24"/>
        </w:rPr>
      </w:pPr>
    </w:p>
    <w:p w14:paraId="2EA17793" w14:textId="77777777" w:rsidR="00BF4D56" w:rsidRPr="008B6BEC" w:rsidRDefault="00BF4D56" w:rsidP="00BF4D56">
      <w:pPr>
        <w:pStyle w:val="ListParagraph"/>
        <w:tabs>
          <w:tab w:val="left" w:pos="450"/>
        </w:tabs>
        <w:ind w:left="810"/>
        <w:contextualSpacing w:val="0"/>
        <w:rPr>
          <w:sz w:val="24"/>
          <w:szCs w:val="24"/>
        </w:rPr>
      </w:pPr>
    </w:p>
    <w:p w14:paraId="03751E6B" w14:textId="77777777" w:rsidR="00BF4D56" w:rsidRPr="008B6BEC" w:rsidRDefault="00BF4D56" w:rsidP="00BF4D56">
      <w:pPr>
        <w:tabs>
          <w:tab w:val="left" w:pos="450"/>
        </w:tabs>
        <w:ind w:left="360"/>
        <w:rPr>
          <w:sz w:val="24"/>
          <w:szCs w:val="24"/>
        </w:rPr>
      </w:pPr>
    </w:p>
    <w:p w14:paraId="3F1CA472" w14:textId="46815B4B" w:rsidR="00BF4D56" w:rsidRPr="008B6BEC" w:rsidRDefault="00BF4D56" w:rsidP="00BF4D56">
      <w:pPr>
        <w:pStyle w:val="ListParagraph"/>
        <w:numPr>
          <w:ilvl w:val="0"/>
          <w:numId w:val="25"/>
        </w:numPr>
        <w:tabs>
          <w:tab w:val="left" w:pos="450"/>
        </w:tabs>
        <w:spacing w:after="200"/>
        <w:contextualSpacing w:val="0"/>
        <w:rPr>
          <w:sz w:val="24"/>
          <w:szCs w:val="24"/>
        </w:rPr>
      </w:pPr>
      <w:r w:rsidRPr="008B6BEC">
        <w:rPr>
          <w:sz w:val="24"/>
          <w:szCs w:val="24"/>
        </w:rPr>
        <w:t xml:space="preserve">If you finish before the end of the </w:t>
      </w:r>
      <w:r w:rsidR="00102AA4">
        <w:rPr>
          <w:sz w:val="24"/>
          <w:szCs w:val="24"/>
        </w:rPr>
        <w:t xml:space="preserve">allotted </w:t>
      </w:r>
      <w:r w:rsidRPr="008B6BEC">
        <w:rPr>
          <w:sz w:val="24"/>
          <w:szCs w:val="24"/>
        </w:rPr>
        <w:t>testing time, notify the proctor. Time may be a factor in determining a winner when there is a tie score.</w:t>
      </w:r>
    </w:p>
    <w:p w14:paraId="48DD7E62" w14:textId="130EF5F2" w:rsidR="00BF4D56" w:rsidRPr="008B6BEC" w:rsidRDefault="00BF4D56" w:rsidP="00BF4D56">
      <w:pPr>
        <w:pStyle w:val="ListParagraph"/>
        <w:numPr>
          <w:ilvl w:val="0"/>
          <w:numId w:val="25"/>
        </w:numPr>
        <w:tabs>
          <w:tab w:val="left" w:pos="450"/>
        </w:tabs>
        <w:spacing w:after="200"/>
        <w:contextualSpacing w:val="0"/>
        <w:rPr>
          <w:sz w:val="24"/>
          <w:szCs w:val="24"/>
        </w:rPr>
      </w:pPr>
      <w:r w:rsidRPr="008B6BEC">
        <w:rPr>
          <w:sz w:val="24"/>
          <w:szCs w:val="24"/>
        </w:rPr>
        <w:t>When turning in your materials, place your scoring sheet on top of your jobs. The jobs should be arranged in numerical order. Turn in all partial jobs completed</w:t>
      </w:r>
      <w:r w:rsidR="00C962D4">
        <w:rPr>
          <w:sz w:val="24"/>
          <w:szCs w:val="24"/>
        </w:rPr>
        <w:t>.</w:t>
      </w:r>
    </w:p>
    <w:tbl>
      <w:tblPr>
        <w:tblpPr w:leftFromText="180" w:rightFromText="180" w:vertAnchor="text" w:horzAnchor="page" w:tblpX="4261" w:tblpY="155"/>
        <w:tblW w:w="0" w:type="auto"/>
        <w:tblLayout w:type="fixed"/>
        <w:tblCellMar>
          <w:left w:w="0" w:type="dxa"/>
          <w:right w:w="0" w:type="dxa"/>
        </w:tblCellMar>
        <w:tblLook w:val="0000" w:firstRow="0" w:lastRow="0" w:firstColumn="0" w:lastColumn="0" w:noHBand="0" w:noVBand="0"/>
      </w:tblPr>
      <w:tblGrid>
        <w:gridCol w:w="1525"/>
        <w:gridCol w:w="1530"/>
      </w:tblGrid>
      <w:tr w:rsidR="00BF4D56" w:rsidRPr="008B6BEC" w14:paraId="353E36B1" w14:textId="77777777" w:rsidTr="00C962D4">
        <w:trPr>
          <w:trHeight w:hRule="exact" w:val="411"/>
        </w:trPr>
        <w:tc>
          <w:tcPr>
            <w:tcW w:w="3055" w:type="dxa"/>
            <w:gridSpan w:val="2"/>
            <w:tcBorders>
              <w:top w:val="single" w:sz="6" w:space="0" w:color="000000"/>
              <w:left w:val="single" w:sz="4" w:space="0" w:color="000000"/>
              <w:bottom w:val="single" w:sz="6" w:space="0" w:color="000000"/>
              <w:right w:val="single" w:sz="4" w:space="0" w:color="auto"/>
            </w:tcBorders>
            <w:vAlign w:val="center"/>
          </w:tcPr>
          <w:p w14:paraId="74464EB0" w14:textId="77777777" w:rsidR="00BF4D56" w:rsidRPr="008B6BEC" w:rsidRDefault="00BF4D56" w:rsidP="00C7693D">
            <w:pPr>
              <w:autoSpaceDE w:val="0"/>
              <w:autoSpaceDN w:val="0"/>
              <w:adjustRightInd w:val="0"/>
              <w:spacing w:before="60" w:after="60"/>
              <w:ind w:left="360" w:right="-20"/>
              <w:jc w:val="center"/>
              <w:rPr>
                <w:b/>
                <w:bCs/>
                <w:sz w:val="24"/>
                <w:szCs w:val="24"/>
              </w:rPr>
            </w:pPr>
            <w:r w:rsidRPr="008B6BEC">
              <w:rPr>
                <w:b/>
                <w:bCs/>
                <w:spacing w:val="1"/>
                <w:sz w:val="24"/>
                <w:szCs w:val="24"/>
              </w:rPr>
              <w:t>P</w:t>
            </w:r>
            <w:r w:rsidRPr="008B6BEC">
              <w:rPr>
                <w:b/>
                <w:bCs/>
                <w:spacing w:val="-2"/>
                <w:sz w:val="24"/>
                <w:szCs w:val="24"/>
              </w:rPr>
              <w:t>r</w:t>
            </w:r>
            <w:r w:rsidRPr="008B6BEC">
              <w:rPr>
                <w:b/>
                <w:bCs/>
                <w:spacing w:val="1"/>
                <w:sz w:val="24"/>
                <w:szCs w:val="24"/>
              </w:rPr>
              <w:t>od</w:t>
            </w:r>
            <w:r w:rsidRPr="008B6BEC">
              <w:rPr>
                <w:b/>
                <w:bCs/>
                <w:spacing w:val="-2"/>
                <w:sz w:val="24"/>
                <w:szCs w:val="24"/>
              </w:rPr>
              <w:t>u</w:t>
            </w:r>
            <w:r w:rsidRPr="008B6BEC">
              <w:rPr>
                <w:b/>
                <w:bCs/>
                <w:spacing w:val="2"/>
                <w:sz w:val="24"/>
                <w:szCs w:val="24"/>
              </w:rPr>
              <w:t>c</w:t>
            </w:r>
            <w:r w:rsidRPr="008B6BEC">
              <w:rPr>
                <w:b/>
                <w:bCs/>
                <w:spacing w:val="-1"/>
                <w:sz w:val="24"/>
                <w:szCs w:val="24"/>
              </w:rPr>
              <w:t>ti</w:t>
            </w:r>
            <w:r w:rsidRPr="008B6BEC">
              <w:rPr>
                <w:b/>
                <w:bCs/>
                <w:spacing w:val="1"/>
                <w:sz w:val="24"/>
                <w:szCs w:val="24"/>
              </w:rPr>
              <w:t>o</w:t>
            </w:r>
            <w:r w:rsidRPr="008B6BEC">
              <w:rPr>
                <w:b/>
                <w:bCs/>
                <w:sz w:val="24"/>
                <w:szCs w:val="24"/>
              </w:rPr>
              <w:t xml:space="preserve">n </w:t>
            </w:r>
            <w:r w:rsidRPr="008B6BEC">
              <w:rPr>
                <w:b/>
                <w:bCs/>
                <w:spacing w:val="1"/>
                <w:sz w:val="24"/>
                <w:szCs w:val="24"/>
              </w:rPr>
              <w:t>S</w:t>
            </w:r>
            <w:r w:rsidRPr="008B6BEC">
              <w:rPr>
                <w:b/>
                <w:bCs/>
                <w:spacing w:val="-1"/>
                <w:sz w:val="24"/>
                <w:szCs w:val="24"/>
              </w:rPr>
              <w:t>t</w:t>
            </w:r>
            <w:r w:rsidRPr="008B6BEC">
              <w:rPr>
                <w:b/>
                <w:bCs/>
                <w:spacing w:val="2"/>
                <w:sz w:val="24"/>
                <w:szCs w:val="24"/>
              </w:rPr>
              <w:t>a</w:t>
            </w:r>
            <w:r w:rsidRPr="008B6BEC">
              <w:rPr>
                <w:b/>
                <w:bCs/>
                <w:spacing w:val="-2"/>
                <w:sz w:val="24"/>
                <w:szCs w:val="24"/>
              </w:rPr>
              <w:t>n</w:t>
            </w:r>
            <w:r w:rsidRPr="008B6BEC">
              <w:rPr>
                <w:b/>
                <w:bCs/>
                <w:spacing w:val="1"/>
                <w:sz w:val="24"/>
                <w:szCs w:val="24"/>
              </w:rPr>
              <w:t>d</w:t>
            </w:r>
            <w:r w:rsidRPr="008B6BEC">
              <w:rPr>
                <w:b/>
                <w:bCs/>
                <w:spacing w:val="2"/>
                <w:sz w:val="24"/>
                <w:szCs w:val="24"/>
              </w:rPr>
              <w:t>a</w:t>
            </w:r>
            <w:r w:rsidRPr="008B6BEC">
              <w:rPr>
                <w:b/>
                <w:bCs/>
                <w:spacing w:val="-2"/>
                <w:sz w:val="24"/>
                <w:szCs w:val="24"/>
              </w:rPr>
              <w:t>rds</w:t>
            </w:r>
          </w:p>
          <w:p w14:paraId="4845B504" w14:textId="77777777" w:rsidR="00BF4D56" w:rsidRPr="008B6BEC" w:rsidRDefault="00BF4D56" w:rsidP="00C7693D">
            <w:pPr>
              <w:autoSpaceDE w:val="0"/>
              <w:autoSpaceDN w:val="0"/>
              <w:adjustRightInd w:val="0"/>
              <w:spacing w:before="60" w:after="60"/>
              <w:ind w:left="115" w:right="-20"/>
              <w:jc w:val="center"/>
              <w:rPr>
                <w:sz w:val="24"/>
                <w:szCs w:val="24"/>
              </w:rPr>
            </w:pPr>
          </w:p>
        </w:tc>
      </w:tr>
      <w:tr w:rsidR="00BF4D56" w:rsidRPr="008B6BEC" w14:paraId="0099DF8F" w14:textId="77777777" w:rsidTr="00C962D4">
        <w:trPr>
          <w:trHeight w:hRule="exact" w:val="512"/>
        </w:trPr>
        <w:tc>
          <w:tcPr>
            <w:tcW w:w="1525" w:type="dxa"/>
            <w:tcBorders>
              <w:top w:val="single" w:sz="5" w:space="0" w:color="000000"/>
              <w:left w:val="single" w:sz="4" w:space="0" w:color="000000"/>
              <w:bottom w:val="single" w:sz="5" w:space="0" w:color="000000"/>
              <w:right w:val="single" w:sz="4" w:space="0" w:color="000000"/>
            </w:tcBorders>
            <w:vAlign w:val="center"/>
          </w:tcPr>
          <w:p w14:paraId="2EC4EEC8" w14:textId="77777777" w:rsidR="00BF4D56" w:rsidRPr="008B6BEC" w:rsidRDefault="00BF4D56" w:rsidP="00C7693D">
            <w:pPr>
              <w:autoSpaceDE w:val="0"/>
              <w:autoSpaceDN w:val="0"/>
              <w:adjustRightInd w:val="0"/>
              <w:ind w:left="360" w:right="-20"/>
              <w:jc w:val="right"/>
              <w:rPr>
                <w:sz w:val="24"/>
                <w:szCs w:val="24"/>
              </w:rPr>
            </w:pPr>
            <w:r w:rsidRPr="008B6BEC">
              <w:rPr>
                <w:b/>
                <w:bCs/>
                <w:sz w:val="24"/>
                <w:szCs w:val="24"/>
              </w:rPr>
              <w:t xml:space="preserve">0 </w:t>
            </w:r>
            <w:r w:rsidRPr="008B6BEC">
              <w:rPr>
                <w:b/>
                <w:bCs/>
                <w:spacing w:val="2"/>
                <w:sz w:val="24"/>
                <w:szCs w:val="24"/>
              </w:rPr>
              <w:t>E</w:t>
            </w:r>
            <w:r w:rsidRPr="008B6BEC">
              <w:rPr>
                <w:b/>
                <w:bCs/>
                <w:spacing w:val="-2"/>
                <w:sz w:val="24"/>
                <w:szCs w:val="24"/>
              </w:rPr>
              <w:t>rr</w:t>
            </w:r>
            <w:r w:rsidRPr="008B6BEC">
              <w:rPr>
                <w:b/>
                <w:bCs/>
                <w:spacing w:val="1"/>
                <w:sz w:val="24"/>
                <w:szCs w:val="24"/>
              </w:rPr>
              <w:t>o</w:t>
            </w:r>
            <w:r w:rsidRPr="008B6BEC">
              <w:rPr>
                <w:b/>
                <w:bCs/>
                <w:spacing w:val="-2"/>
                <w:sz w:val="24"/>
                <w:szCs w:val="24"/>
              </w:rPr>
              <w:t>r</w:t>
            </w:r>
            <w:r w:rsidRPr="008B6BEC">
              <w:rPr>
                <w:b/>
                <w:bCs/>
                <w:sz w:val="24"/>
                <w:szCs w:val="24"/>
              </w:rPr>
              <w:t>s</w:t>
            </w:r>
          </w:p>
        </w:tc>
        <w:tc>
          <w:tcPr>
            <w:tcW w:w="1530" w:type="dxa"/>
            <w:tcBorders>
              <w:top w:val="single" w:sz="6" w:space="0" w:color="000000"/>
              <w:left w:val="single" w:sz="4" w:space="0" w:color="000000"/>
              <w:bottom w:val="single" w:sz="6" w:space="0" w:color="000000"/>
              <w:right w:val="single" w:sz="4" w:space="0" w:color="auto"/>
            </w:tcBorders>
            <w:vAlign w:val="center"/>
          </w:tcPr>
          <w:p w14:paraId="54093743" w14:textId="77777777" w:rsidR="00BF4D56" w:rsidRPr="008B6BEC" w:rsidRDefault="00BF4D56" w:rsidP="00C962D4">
            <w:pPr>
              <w:autoSpaceDE w:val="0"/>
              <w:autoSpaceDN w:val="0"/>
              <w:adjustRightInd w:val="0"/>
              <w:ind w:right="-20"/>
              <w:jc w:val="right"/>
              <w:rPr>
                <w:sz w:val="24"/>
                <w:szCs w:val="24"/>
              </w:rPr>
            </w:pPr>
            <w:r w:rsidRPr="008B6BEC">
              <w:rPr>
                <w:b/>
                <w:bCs/>
                <w:spacing w:val="2"/>
                <w:sz w:val="24"/>
                <w:szCs w:val="24"/>
              </w:rPr>
              <w:t>10</w:t>
            </w:r>
            <w:r w:rsidRPr="008B6BEC">
              <w:rPr>
                <w:b/>
                <w:bCs/>
                <w:sz w:val="24"/>
                <w:szCs w:val="24"/>
              </w:rPr>
              <w:t xml:space="preserve">0 </w:t>
            </w:r>
            <w:r w:rsidRPr="008B6BEC">
              <w:rPr>
                <w:b/>
                <w:bCs/>
                <w:spacing w:val="-2"/>
                <w:sz w:val="24"/>
                <w:szCs w:val="24"/>
              </w:rPr>
              <w:t>p</w:t>
            </w:r>
            <w:r w:rsidRPr="008B6BEC">
              <w:rPr>
                <w:b/>
                <w:bCs/>
                <w:spacing w:val="1"/>
                <w:sz w:val="24"/>
                <w:szCs w:val="24"/>
              </w:rPr>
              <w:t>o</w:t>
            </w:r>
            <w:r w:rsidRPr="008B6BEC">
              <w:rPr>
                <w:b/>
                <w:bCs/>
                <w:spacing w:val="-1"/>
                <w:sz w:val="24"/>
                <w:szCs w:val="24"/>
              </w:rPr>
              <w:t>i</w:t>
            </w:r>
            <w:r w:rsidRPr="008B6BEC">
              <w:rPr>
                <w:b/>
                <w:bCs/>
                <w:spacing w:val="1"/>
                <w:sz w:val="24"/>
                <w:szCs w:val="24"/>
              </w:rPr>
              <w:t>n</w:t>
            </w:r>
            <w:r w:rsidRPr="008B6BEC">
              <w:rPr>
                <w:b/>
                <w:bCs/>
                <w:spacing w:val="-1"/>
                <w:sz w:val="24"/>
                <w:szCs w:val="24"/>
              </w:rPr>
              <w:t>t</w:t>
            </w:r>
            <w:r w:rsidRPr="008B6BEC">
              <w:rPr>
                <w:b/>
                <w:bCs/>
                <w:sz w:val="24"/>
                <w:szCs w:val="24"/>
              </w:rPr>
              <w:t>s</w:t>
            </w:r>
          </w:p>
        </w:tc>
      </w:tr>
      <w:tr w:rsidR="00BF4D56" w:rsidRPr="008B6BEC" w14:paraId="3AF22404" w14:textId="77777777" w:rsidTr="00C962D4">
        <w:trPr>
          <w:trHeight w:hRule="exact" w:val="512"/>
        </w:trPr>
        <w:tc>
          <w:tcPr>
            <w:tcW w:w="1525" w:type="dxa"/>
            <w:tcBorders>
              <w:top w:val="single" w:sz="5" w:space="0" w:color="000000"/>
              <w:left w:val="single" w:sz="4" w:space="0" w:color="000000"/>
              <w:bottom w:val="single" w:sz="5" w:space="0" w:color="000000"/>
              <w:right w:val="single" w:sz="4" w:space="0" w:color="000000"/>
            </w:tcBorders>
            <w:vAlign w:val="center"/>
          </w:tcPr>
          <w:p w14:paraId="2A2218BD" w14:textId="77777777" w:rsidR="00BF4D56" w:rsidRPr="008B6BEC" w:rsidRDefault="00BF4D56" w:rsidP="00C7693D">
            <w:pPr>
              <w:autoSpaceDE w:val="0"/>
              <w:autoSpaceDN w:val="0"/>
              <w:adjustRightInd w:val="0"/>
              <w:ind w:left="360" w:right="-20"/>
              <w:jc w:val="right"/>
              <w:rPr>
                <w:sz w:val="24"/>
                <w:szCs w:val="24"/>
              </w:rPr>
            </w:pPr>
            <w:r w:rsidRPr="008B6BEC">
              <w:rPr>
                <w:b/>
                <w:bCs/>
                <w:sz w:val="24"/>
                <w:szCs w:val="24"/>
              </w:rPr>
              <w:t xml:space="preserve">1 </w:t>
            </w:r>
            <w:r w:rsidRPr="008B6BEC">
              <w:rPr>
                <w:b/>
                <w:bCs/>
                <w:spacing w:val="2"/>
                <w:sz w:val="24"/>
                <w:szCs w:val="24"/>
              </w:rPr>
              <w:t>E</w:t>
            </w:r>
            <w:r w:rsidRPr="008B6BEC">
              <w:rPr>
                <w:b/>
                <w:bCs/>
                <w:spacing w:val="-2"/>
                <w:sz w:val="24"/>
                <w:szCs w:val="24"/>
              </w:rPr>
              <w:t>rr</w:t>
            </w:r>
            <w:r w:rsidRPr="008B6BEC">
              <w:rPr>
                <w:b/>
                <w:bCs/>
                <w:spacing w:val="1"/>
                <w:sz w:val="24"/>
                <w:szCs w:val="24"/>
              </w:rPr>
              <w:t>o</w:t>
            </w:r>
            <w:r w:rsidRPr="008B6BEC">
              <w:rPr>
                <w:b/>
                <w:bCs/>
                <w:sz w:val="24"/>
                <w:szCs w:val="24"/>
              </w:rPr>
              <w:t>r</w:t>
            </w:r>
          </w:p>
        </w:tc>
        <w:tc>
          <w:tcPr>
            <w:tcW w:w="1530" w:type="dxa"/>
            <w:tcBorders>
              <w:top w:val="single" w:sz="6" w:space="0" w:color="000000"/>
              <w:left w:val="single" w:sz="4" w:space="0" w:color="000000"/>
              <w:bottom w:val="single" w:sz="6" w:space="0" w:color="000000"/>
              <w:right w:val="single" w:sz="4" w:space="0" w:color="auto"/>
            </w:tcBorders>
            <w:vAlign w:val="center"/>
          </w:tcPr>
          <w:p w14:paraId="791BCF71" w14:textId="77777777" w:rsidR="00BF4D56" w:rsidRPr="008B6BEC" w:rsidRDefault="00BF4D56" w:rsidP="00C7693D">
            <w:pPr>
              <w:autoSpaceDE w:val="0"/>
              <w:autoSpaceDN w:val="0"/>
              <w:adjustRightInd w:val="0"/>
              <w:ind w:left="360" w:right="-20"/>
              <w:jc w:val="right"/>
              <w:rPr>
                <w:sz w:val="24"/>
                <w:szCs w:val="24"/>
              </w:rPr>
            </w:pPr>
            <w:r w:rsidRPr="008B6BEC">
              <w:rPr>
                <w:b/>
                <w:bCs/>
                <w:spacing w:val="2"/>
                <w:sz w:val="24"/>
                <w:szCs w:val="24"/>
              </w:rPr>
              <w:t>9</w:t>
            </w:r>
            <w:r w:rsidRPr="008B6BEC">
              <w:rPr>
                <w:b/>
                <w:bCs/>
                <w:sz w:val="24"/>
                <w:szCs w:val="24"/>
              </w:rPr>
              <w:t xml:space="preserve">0 </w:t>
            </w:r>
            <w:r w:rsidRPr="008B6BEC">
              <w:rPr>
                <w:b/>
                <w:bCs/>
                <w:spacing w:val="1"/>
                <w:sz w:val="24"/>
                <w:szCs w:val="24"/>
              </w:rPr>
              <w:t>po</w:t>
            </w:r>
            <w:r w:rsidRPr="008B6BEC">
              <w:rPr>
                <w:b/>
                <w:bCs/>
                <w:spacing w:val="-1"/>
                <w:sz w:val="24"/>
                <w:szCs w:val="24"/>
              </w:rPr>
              <w:t>i</w:t>
            </w:r>
            <w:r w:rsidRPr="008B6BEC">
              <w:rPr>
                <w:b/>
                <w:bCs/>
                <w:spacing w:val="1"/>
                <w:sz w:val="24"/>
                <w:szCs w:val="24"/>
              </w:rPr>
              <w:t>n</w:t>
            </w:r>
            <w:r w:rsidRPr="008B6BEC">
              <w:rPr>
                <w:b/>
                <w:bCs/>
                <w:spacing w:val="-5"/>
                <w:sz w:val="24"/>
                <w:szCs w:val="24"/>
              </w:rPr>
              <w:t>t</w:t>
            </w:r>
            <w:r w:rsidRPr="008B6BEC">
              <w:rPr>
                <w:b/>
                <w:bCs/>
                <w:sz w:val="24"/>
                <w:szCs w:val="24"/>
              </w:rPr>
              <w:t>s</w:t>
            </w:r>
          </w:p>
        </w:tc>
      </w:tr>
      <w:tr w:rsidR="00BF4D56" w:rsidRPr="008B6BEC" w14:paraId="2228AA79" w14:textId="77777777" w:rsidTr="00C962D4">
        <w:trPr>
          <w:trHeight w:hRule="exact" w:val="508"/>
        </w:trPr>
        <w:tc>
          <w:tcPr>
            <w:tcW w:w="1525" w:type="dxa"/>
            <w:tcBorders>
              <w:top w:val="single" w:sz="5" w:space="0" w:color="000000"/>
              <w:left w:val="single" w:sz="4" w:space="0" w:color="000000"/>
              <w:bottom w:val="single" w:sz="5" w:space="0" w:color="000000"/>
              <w:right w:val="single" w:sz="4" w:space="0" w:color="000000"/>
            </w:tcBorders>
            <w:vAlign w:val="center"/>
          </w:tcPr>
          <w:p w14:paraId="765C765B" w14:textId="77777777" w:rsidR="00BF4D56" w:rsidRPr="008B6BEC" w:rsidRDefault="00BF4D56" w:rsidP="00C7693D">
            <w:pPr>
              <w:autoSpaceDE w:val="0"/>
              <w:autoSpaceDN w:val="0"/>
              <w:adjustRightInd w:val="0"/>
              <w:ind w:left="360" w:right="-20"/>
              <w:jc w:val="right"/>
              <w:rPr>
                <w:sz w:val="24"/>
                <w:szCs w:val="24"/>
              </w:rPr>
            </w:pPr>
            <w:r w:rsidRPr="008B6BEC">
              <w:rPr>
                <w:b/>
                <w:bCs/>
                <w:sz w:val="24"/>
                <w:szCs w:val="24"/>
              </w:rPr>
              <w:t xml:space="preserve">2 </w:t>
            </w:r>
            <w:r w:rsidRPr="008B6BEC">
              <w:rPr>
                <w:b/>
                <w:bCs/>
                <w:spacing w:val="2"/>
                <w:sz w:val="24"/>
                <w:szCs w:val="24"/>
              </w:rPr>
              <w:t>E</w:t>
            </w:r>
            <w:r w:rsidRPr="008B6BEC">
              <w:rPr>
                <w:b/>
                <w:bCs/>
                <w:spacing w:val="-2"/>
                <w:sz w:val="24"/>
                <w:szCs w:val="24"/>
              </w:rPr>
              <w:t>rr</w:t>
            </w:r>
            <w:r w:rsidRPr="008B6BEC">
              <w:rPr>
                <w:b/>
                <w:bCs/>
                <w:spacing w:val="1"/>
                <w:sz w:val="24"/>
                <w:szCs w:val="24"/>
              </w:rPr>
              <w:t>o</w:t>
            </w:r>
            <w:r w:rsidRPr="008B6BEC">
              <w:rPr>
                <w:b/>
                <w:bCs/>
                <w:spacing w:val="-2"/>
                <w:sz w:val="24"/>
                <w:szCs w:val="24"/>
              </w:rPr>
              <w:t>r</w:t>
            </w:r>
            <w:r w:rsidRPr="008B6BEC">
              <w:rPr>
                <w:b/>
                <w:bCs/>
                <w:sz w:val="24"/>
                <w:szCs w:val="24"/>
              </w:rPr>
              <w:t>s</w:t>
            </w:r>
          </w:p>
        </w:tc>
        <w:tc>
          <w:tcPr>
            <w:tcW w:w="1530" w:type="dxa"/>
            <w:tcBorders>
              <w:top w:val="single" w:sz="6" w:space="0" w:color="000000"/>
              <w:left w:val="single" w:sz="4" w:space="0" w:color="000000"/>
              <w:bottom w:val="single" w:sz="6" w:space="0" w:color="000000"/>
              <w:right w:val="single" w:sz="4" w:space="0" w:color="auto"/>
            </w:tcBorders>
            <w:vAlign w:val="center"/>
          </w:tcPr>
          <w:p w14:paraId="54357725" w14:textId="77777777" w:rsidR="00BF4D56" w:rsidRPr="008B6BEC" w:rsidRDefault="00BF4D56" w:rsidP="00C7693D">
            <w:pPr>
              <w:autoSpaceDE w:val="0"/>
              <w:autoSpaceDN w:val="0"/>
              <w:adjustRightInd w:val="0"/>
              <w:ind w:left="360" w:right="-20"/>
              <w:jc w:val="right"/>
              <w:rPr>
                <w:sz w:val="24"/>
                <w:szCs w:val="24"/>
              </w:rPr>
            </w:pPr>
            <w:r w:rsidRPr="008B6BEC">
              <w:rPr>
                <w:b/>
                <w:bCs/>
                <w:spacing w:val="2"/>
                <w:sz w:val="24"/>
                <w:szCs w:val="24"/>
              </w:rPr>
              <w:t>7</w:t>
            </w:r>
            <w:r w:rsidRPr="008B6BEC">
              <w:rPr>
                <w:b/>
                <w:bCs/>
                <w:sz w:val="24"/>
                <w:szCs w:val="24"/>
              </w:rPr>
              <w:t xml:space="preserve">0 </w:t>
            </w:r>
            <w:r w:rsidRPr="008B6BEC">
              <w:rPr>
                <w:b/>
                <w:bCs/>
                <w:spacing w:val="1"/>
                <w:sz w:val="24"/>
                <w:szCs w:val="24"/>
              </w:rPr>
              <w:t>po</w:t>
            </w:r>
            <w:r w:rsidRPr="008B6BEC">
              <w:rPr>
                <w:b/>
                <w:bCs/>
                <w:spacing w:val="-1"/>
                <w:sz w:val="24"/>
                <w:szCs w:val="24"/>
              </w:rPr>
              <w:t>i</w:t>
            </w:r>
            <w:r w:rsidRPr="008B6BEC">
              <w:rPr>
                <w:b/>
                <w:bCs/>
                <w:spacing w:val="1"/>
                <w:sz w:val="24"/>
                <w:szCs w:val="24"/>
              </w:rPr>
              <w:t>n</w:t>
            </w:r>
            <w:r w:rsidRPr="008B6BEC">
              <w:rPr>
                <w:b/>
                <w:bCs/>
                <w:spacing w:val="-5"/>
                <w:sz w:val="24"/>
                <w:szCs w:val="24"/>
              </w:rPr>
              <w:t>t</w:t>
            </w:r>
            <w:r w:rsidRPr="008B6BEC">
              <w:rPr>
                <w:b/>
                <w:bCs/>
                <w:sz w:val="24"/>
                <w:szCs w:val="24"/>
              </w:rPr>
              <w:t>s</w:t>
            </w:r>
          </w:p>
        </w:tc>
      </w:tr>
      <w:tr w:rsidR="00BF4D56" w:rsidRPr="008B6BEC" w14:paraId="7A133894" w14:textId="77777777" w:rsidTr="00C962D4">
        <w:trPr>
          <w:trHeight w:hRule="exact" w:val="508"/>
        </w:trPr>
        <w:tc>
          <w:tcPr>
            <w:tcW w:w="1525" w:type="dxa"/>
            <w:tcBorders>
              <w:top w:val="single" w:sz="5" w:space="0" w:color="000000"/>
              <w:left w:val="single" w:sz="4" w:space="0" w:color="000000"/>
              <w:bottom w:val="single" w:sz="5" w:space="0" w:color="000000"/>
              <w:right w:val="single" w:sz="4" w:space="0" w:color="000000"/>
            </w:tcBorders>
            <w:vAlign w:val="center"/>
          </w:tcPr>
          <w:p w14:paraId="0D20AA3E" w14:textId="77777777" w:rsidR="00BF4D56" w:rsidRPr="008B6BEC" w:rsidRDefault="00BF4D56" w:rsidP="00C7693D">
            <w:pPr>
              <w:autoSpaceDE w:val="0"/>
              <w:autoSpaceDN w:val="0"/>
              <w:adjustRightInd w:val="0"/>
              <w:ind w:left="360" w:right="-20"/>
              <w:jc w:val="right"/>
              <w:rPr>
                <w:sz w:val="24"/>
                <w:szCs w:val="24"/>
              </w:rPr>
            </w:pPr>
            <w:r w:rsidRPr="008B6BEC">
              <w:rPr>
                <w:b/>
                <w:bCs/>
                <w:sz w:val="24"/>
                <w:szCs w:val="24"/>
              </w:rPr>
              <w:t xml:space="preserve">3 </w:t>
            </w:r>
            <w:r w:rsidRPr="008B6BEC">
              <w:rPr>
                <w:b/>
                <w:bCs/>
                <w:spacing w:val="2"/>
                <w:sz w:val="24"/>
                <w:szCs w:val="24"/>
              </w:rPr>
              <w:t>E</w:t>
            </w:r>
            <w:r w:rsidRPr="008B6BEC">
              <w:rPr>
                <w:b/>
                <w:bCs/>
                <w:spacing w:val="-2"/>
                <w:sz w:val="24"/>
                <w:szCs w:val="24"/>
              </w:rPr>
              <w:t>rr</w:t>
            </w:r>
            <w:r w:rsidRPr="008B6BEC">
              <w:rPr>
                <w:b/>
                <w:bCs/>
                <w:spacing w:val="2"/>
                <w:sz w:val="24"/>
                <w:szCs w:val="24"/>
              </w:rPr>
              <w:t>o</w:t>
            </w:r>
            <w:r w:rsidRPr="008B6BEC">
              <w:rPr>
                <w:b/>
                <w:bCs/>
                <w:spacing w:val="-2"/>
                <w:sz w:val="24"/>
                <w:szCs w:val="24"/>
              </w:rPr>
              <w:t>rs</w:t>
            </w:r>
          </w:p>
        </w:tc>
        <w:tc>
          <w:tcPr>
            <w:tcW w:w="1530" w:type="dxa"/>
            <w:tcBorders>
              <w:top w:val="single" w:sz="6" w:space="0" w:color="000000"/>
              <w:left w:val="single" w:sz="4" w:space="0" w:color="000000"/>
              <w:bottom w:val="single" w:sz="6" w:space="0" w:color="000000"/>
              <w:right w:val="single" w:sz="4" w:space="0" w:color="auto"/>
            </w:tcBorders>
            <w:vAlign w:val="center"/>
          </w:tcPr>
          <w:p w14:paraId="392FCE89" w14:textId="77777777" w:rsidR="00BF4D56" w:rsidRPr="008B6BEC" w:rsidRDefault="00BF4D56" w:rsidP="00C7693D">
            <w:pPr>
              <w:autoSpaceDE w:val="0"/>
              <w:autoSpaceDN w:val="0"/>
              <w:adjustRightInd w:val="0"/>
              <w:ind w:left="360" w:right="-20"/>
              <w:jc w:val="right"/>
              <w:rPr>
                <w:sz w:val="24"/>
                <w:szCs w:val="24"/>
              </w:rPr>
            </w:pPr>
            <w:r w:rsidRPr="008B6BEC">
              <w:rPr>
                <w:b/>
                <w:bCs/>
                <w:sz w:val="24"/>
                <w:szCs w:val="24"/>
              </w:rPr>
              <w:t xml:space="preserve">50 </w:t>
            </w:r>
            <w:r w:rsidRPr="008B6BEC">
              <w:rPr>
                <w:b/>
                <w:bCs/>
                <w:spacing w:val="1"/>
                <w:sz w:val="24"/>
                <w:szCs w:val="24"/>
              </w:rPr>
              <w:t>po</w:t>
            </w:r>
            <w:r w:rsidRPr="008B6BEC">
              <w:rPr>
                <w:b/>
                <w:bCs/>
                <w:spacing w:val="-1"/>
                <w:sz w:val="24"/>
                <w:szCs w:val="24"/>
              </w:rPr>
              <w:t>i</w:t>
            </w:r>
            <w:r w:rsidRPr="008B6BEC">
              <w:rPr>
                <w:b/>
                <w:bCs/>
                <w:spacing w:val="1"/>
                <w:sz w:val="24"/>
                <w:szCs w:val="24"/>
              </w:rPr>
              <w:t>n</w:t>
            </w:r>
            <w:r w:rsidRPr="008B6BEC">
              <w:rPr>
                <w:b/>
                <w:bCs/>
                <w:spacing w:val="-1"/>
                <w:sz w:val="24"/>
                <w:szCs w:val="24"/>
              </w:rPr>
              <w:t>t</w:t>
            </w:r>
            <w:r w:rsidRPr="008B6BEC">
              <w:rPr>
                <w:b/>
                <w:bCs/>
                <w:sz w:val="24"/>
                <w:szCs w:val="24"/>
              </w:rPr>
              <w:t>s</w:t>
            </w:r>
          </w:p>
        </w:tc>
      </w:tr>
      <w:tr w:rsidR="00BF4D56" w:rsidRPr="008B6BEC" w14:paraId="0C762428" w14:textId="77777777" w:rsidTr="00C962D4">
        <w:trPr>
          <w:trHeight w:hRule="exact" w:val="508"/>
        </w:trPr>
        <w:tc>
          <w:tcPr>
            <w:tcW w:w="1525" w:type="dxa"/>
            <w:tcBorders>
              <w:top w:val="single" w:sz="5" w:space="0" w:color="000000"/>
              <w:left w:val="single" w:sz="4" w:space="0" w:color="000000"/>
              <w:bottom w:val="single" w:sz="4" w:space="0" w:color="000000"/>
              <w:right w:val="single" w:sz="4" w:space="0" w:color="000000"/>
            </w:tcBorders>
            <w:vAlign w:val="center"/>
          </w:tcPr>
          <w:p w14:paraId="4E6E8BA9" w14:textId="77777777" w:rsidR="00BF4D56" w:rsidRPr="008B6BEC" w:rsidRDefault="00BF4D56" w:rsidP="00C7693D">
            <w:pPr>
              <w:autoSpaceDE w:val="0"/>
              <w:autoSpaceDN w:val="0"/>
              <w:adjustRightInd w:val="0"/>
              <w:ind w:left="360" w:right="-20"/>
              <w:jc w:val="right"/>
              <w:rPr>
                <w:b/>
                <w:bCs/>
                <w:sz w:val="24"/>
                <w:szCs w:val="24"/>
              </w:rPr>
            </w:pPr>
            <w:r w:rsidRPr="008B6BEC">
              <w:rPr>
                <w:b/>
                <w:bCs/>
                <w:sz w:val="24"/>
                <w:szCs w:val="24"/>
              </w:rPr>
              <w:t>4+ Errors</w:t>
            </w:r>
          </w:p>
        </w:tc>
        <w:tc>
          <w:tcPr>
            <w:tcW w:w="1530" w:type="dxa"/>
            <w:tcBorders>
              <w:top w:val="single" w:sz="6" w:space="0" w:color="000000"/>
              <w:left w:val="single" w:sz="4" w:space="0" w:color="000000"/>
              <w:bottom w:val="single" w:sz="4" w:space="0" w:color="000000"/>
              <w:right w:val="single" w:sz="4" w:space="0" w:color="auto"/>
            </w:tcBorders>
            <w:vAlign w:val="center"/>
          </w:tcPr>
          <w:p w14:paraId="01F0C304" w14:textId="77777777" w:rsidR="00BF4D56" w:rsidRPr="008B6BEC" w:rsidRDefault="00BF4D56" w:rsidP="00C7693D">
            <w:pPr>
              <w:autoSpaceDE w:val="0"/>
              <w:autoSpaceDN w:val="0"/>
              <w:adjustRightInd w:val="0"/>
              <w:ind w:left="360" w:right="-20"/>
              <w:jc w:val="right"/>
              <w:rPr>
                <w:b/>
                <w:bCs/>
                <w:sz w:val="24"/>
                <w:szCs w:val="24"/>
              </w:rPr>
            </w:pPr>
            <w:r w:rsidRPr="008B6BEC">
              <w:rPr>
                <w:b/>
                <w:bCs/>
                <w:sz w:val="24"/>
                <w:szCs w:val="24"/>
              </w:rPr>
              <w:t>0 points</w:t>
            </w:r>
          </w:p>
        </w:tc>
      </w:tr>
    </w:tbl>
    <w:p w14:paraId="2B55D2C0" w14:textId="77777777" w:rsidR="00BF4D56" w:rsidRPr="00B75340" w:rsidRDefault="00BF4D56" w:rsidP="00BF4D56">
      <w:pPr>
        <w:rPr>
          <w:b/>
        </w:rPr>
      </w:pPr>
    </w:p>
    <w:p w14:paraId="2D2DE79F" w14:textId="0A509C73" w:rsidR="001962B9" w:rsidRDefault="001962B9" w:rsidP="00CC0E64">
      <w:pPr>
        <w:pStyle w:val="Heading1"/>
        <w:jc w:val="center"/>
        <w:rPr>
          <w:rFonts w:ascii="Times New Roman" w:hAnsi="Times New Roman"/>
          <w:b w:val="0"/>
          <w:bCs w:val="0"/>
          <w:color w:val="auto"/>
          <w:sz w:val="20"/>
          <w:szCs w:val="20"/>
        </w:rPr>
      </w:pPr>
    </w:p>
    <w:p w14:paraId="518EACA3" w14:textId="77777777" w:rsidR="00BF4D56" w:rsidRPr="00BF4D56" w:rsidRDefault="00BF4D56" w:rsidP="00BF4D56"/>
    <w:p w14:paraId="551B9215" w14:textId="2FDFBD84" w:rsidR="00BF4D56" w:rsidRDefault="00BF4D56" w:rsidP="001E7D68">
      <w:pPr>
        <w:spacing w:after="120"/>
        <w:jc w:val="center"/>
        <w:rPr>
          <w:b/>
          <w:sz w:val="32"/>
          <w:szCs w:val="28"/>
        </w:rPr>
      </w:pPr>
    </w:p>
    <w:p w14:paraId="350B2341" w14:textId="77777777" w:rsidR="00BF4D56" w:rsidRDefault="00BF4D56">
      <w:pPr>
        <w:rPr>
          <w:b/>
          <w:sz w:val="32"/>
          <w:szCs w:val="28"/>
        </w:rPr>
      </w:pPr>
      <w:r>
        <w:rPr>
          <w:b/>
          <w:sz w:val="32"/>
          <w:szCs w:val="28"/>
        </w:rPr>
        <w:br w:type="page"/>
      </w:r>
    </w:p>
    <w:p w14:paraId="53E5969F" w14:textId="6D43FF59" w:rsidR="001E7D68" w:rsidRPr="001E7D68" w:rsidRDefault="00BF4D56" w:rsidP="001E7D68">
      <w:pPr>
        <w:spacing w:after="120"/>
        <w:jc w:val="center"/>
        <w:rPr>
          <w:b/>
          <w:sz w:val="32"/>
          <w:szCs w:val="28"/>
        </w:rPr>
      </w:pPr>
      <w:r w:rsidRPr="001E7D68">
        <w:rPr>
          <w:b/>
          <w:sz w:val="32"/>
          <w:szCs w:val="28"/>
        </w:rPr>
        <w:lastRenderedPageBreak/>
        <w:t>SCORING SHEET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8"/>
        <w:gridCol w:w="1170"/>
        <w:gridCol w:w="1350"/>
      </w:tblGrid>
      <w:tr w:rsidR="00DF231A" w:rsidRPr="00DF231A" w14:paraId="45D8A966" w14:textId="77777777" w:rsidTr="0027265C">
        <w:trPr>
          <w:trHeight w:val="630"/>
        </w:trPr>
        <w:tc>
          <w:tcPr>
            <w:tcW w:w="7398" w:type="dxa"/>
            <w:shd w:val="clear" w:color="000000" w:fill="BFBFBF"/>
            <w:noWrap/>
            <w:vAlign w:val="center"/>
            <w:hideMark/>
          </w:tcPr>
          <w:p w14:paraId="1DC008DF" w14:textId="1791F96B" w:rsidR="00DF231A" w:rsidRPr="00DF231A" w:rsidRDefault="00DF231A" w:rsidP="00C962D4">
            <w:pPr>
              <w:rPr>
                <w:b/>
                <w:bCs/>
                <w:i/>
                <w:iCs/>
                <w:color w:val="000000"/>
                <w:sz w:val="24"/>
                <w:szCs w:val="24"/>
              </w:rPr>
            </w:pPr>
            <w:r w:rsidRPr="00DF231A">
              <w:rPr>
                <w:b/>
                <w:bCs/>
                <w:i/>
                <w:iCs/>
                <w:color w:val="000000"/>
                <w:sz w:val="24"/>
                <w:szCs w:val="24"/>
              </w:rPr>
              <w:t xml:space="preserve">Job </w:t>
            </w:r>
            <w:r w:rsidR="00D251B9">
              <w:rPr>
                <w:b/>
                <w:bCs/>
                <w:i/>
                <w:iCs/>
                <w:color w:val="000000"/>
                <w:sz w:val="24"/>
                <w:szCs w:val="24"/>
              </w:rPr>
              <w:t>1</w:t>
            </w:r>
            <w:r w:rsidRPr="00DF231A">
              <w:rPr>
                <w:b/>
                <w:bCs/>
                <w:i/>
                <w:iCs/>
                <w:color w:val="000000"/>
                <w:sz w:val="24"/>
                <w:szCs w:val="24"/>
              </w:rPr>
              <w:t xml:space="preserve"> – </w:t>
            </w:r>
            <w:r w:rsidR="00AA30E6">
              <w:rPr>
                <w:b/>
                <w:bCs/>
                <w:i/>
                <w:iCs/>
                <w:color w:val="000000"/>
                <w:sz w:val="24"/>
                <w:szCs w:val="24"/>
              </w:rPr>
              <w:t>Database Report</w:t>
            </w:r>
          </w:p>
        </w:tc>
        <w:tc>
          <w:tcPr>
            <w:tcW w:w="1170" w:type="dxa"/>
            <w:shd w:val="clear" w:color="000000" w:fill="BFBFBF"/>
            <w:vAlign w:val="center"/>
            <w:hideMark/>
          </w:tcPr>
          <w:p w14:paraId="6B21134C" w14:textId="77777777" w:rsidR="00DF231A" w:rsidRPr="00DF231A" w:rsidRDefault="00DF231A" w:rsidP="00DF231A">
            <w:pPr>
              <w:jc w:val="center"/>
              <w:rPr>
                <w:b/>
                <w:bCs/>
                <w:i/>
                <w:iCs/>
                <w:color w:val="000000"/>
                <w:sz w:val="24"/>
                <w:szCs w:val="24"/>
              </w:rPr>
            </w:pPr>
            <w:r w:rsidRPr="00DF231A">
              <w:rPr>
                <w:b/>
                <w:bCs/>
                <w:i/>
                <w:iCs/>
                <w:color w:val="000000"/>
                <w:sz w:val="24"/>
                <w:szCs w:val="24"/>
              </w:rPr>
              <w:t>Possible</w:t>
            </w:r>
            <w:r w:rsidRPr="00DF231A">
              <w:rPr>
                <w:b/>
                <w:bCs/>
                <w:i/>
                <w:iCs/>
                <w:color w:val="000000"/>
                <w:sz w:val="24"/>
                <w:szCs w:val="24"/>
              </w:rPr>
              <w:br/>
              <w:t>Points</w:t>
            </w:r>
          </w:p>
        </w:tc>
        <w:tc>
          <w:tcPr>
            <w:tcW w:w="1350" w:type="dxa"/>
            <w:shd w:val="clear" w:color="000000" w:fill="BFBFBF"/>
            <w:vAlign w:val="center"/>
            <w:hideMark/>
          </w:tcPr>
          <w:p w14:paraId="6EEE44F7" w14:textId="77777777" w:rsidR="00DF231A" w:rsidRPr="00DF231A" w:rsidRDefault="00DF231A" w:rsidP="00DF231A">
            <w:pPr>
              <w:jc w:val="center"/>
              <w:rPr>
                <w:b/>
                <w:bCs/>
                <w:i/>
                <w:iCs/>
                <w:color w:val="000000"/>
                <w:sz w:val="24"/>
                <w:szCs w:val="24"/>
              </w:rPr>
            </w:pPr>
            <w:r w:rsidRPr="00DF231A">
              <w:rPr>
                <w:b/>
                <w:bCs/>
                <w:i/>
                <w:iCs/>
                <w:color w:val="000000"/>
                <w:sz w:val="24"/>
                <w:szCs w:val="24"/>
              </w:rPr>
              <w:t>Points Awarded</w:t>
            </w:r>
          </w:p>
        </w:tc>
      </w:tr>
      <w:tr w:rsidR="00DF231A" w:rsidRPr="00DF231A" w14:paraId="330CBC71" w14:textId="77777777" w:rsidTr="0027265C">
        <w:trPr>
          <w:trHeight w:val="315"/>
        </w:trPr>
        <w:tc>
          <w:tcPr>
            <w:tcW w:w="7398" w:type="dxa"/>
            <w:shd w:val="clear" w:color="auto" w:fill="auto"/>
            <w:noWrap/>
            <w:vAlign w:val="center"/>
            <w:hideMark/>
          </w:tcPr>
          <w:p w14:paraId="23E776AA" w14:textId="23A009D8" w:rsidR="00DF231A" w:rsidRPr="00DF231A" w:rsidRDefault="00DF231A" w:rsidP="00DF231A">
            <w:pPr>
              <w:rPr>
                <w:color w:val="000000"/>
                <w:sz w:val="24"/>
                <w:szCs w:val="24"/>
              </w:rPr>
            </w:pPr>
            <w:r w:rsidRPr="00DF231A">
              <w:rPr>
                <w:color w:val="000000"/>
                <w:sz w:val="24"/>
                <w:szCs w:val="24"/>
              </w:rPr>
              <w:t>Data Input Correct</w:t>
            </w:r>
            <w:r w:rsidR="00796001">
              <w:rPr>
                <w:color w:val="000000"/>
                <w:sz w:val="24"/>
                <w:szCs w:val="24"/>
              </w:rPr>
              <w:t>ly</w:t>
            </w:r>
            <w:r w:rsidRPr="00DF231A">
              <w:rPr>
                <w:color w:val="000000"/>
                <w:sz w:val="24"/>
                <w:szCs w:val="24"/>
              </w:rPr>
              <w:t xml:space="preserve"> </w:t>
            </w:r>
            <w:ins w:id="1" w:author="Hewes Angie" w:date="2020-02-10T19:40:00Z">
              <w:r w:rsidR="00C52025">
                <w:rPr>
                  <w:color w:val="000000"/>
                  <w:sz w:val="24"/>
                  <w:szCs w:val="24"/>
                </w:rPr>
                <w:t>(Production Standards)</w:t>
              </w:r>
            </w:ins>
          </w:p>
        </w:tc>
        <w:tc>
          <w:tcPr>
            <w:tcW w:w="1170" w:type="dxa"/>
            <w:vMerge w:val="restart"/>
            <w:shd w:val="clear" w:color="auto" w:fill="auto"/>
            <w:vAlign w:val="center"/>
            <w:hideMark/>
          </w:tcPr>
          <w:p w14:paraId="01C00B9D" w14:textId="77777777" w:rsidR="00DF231A" w:rsidRPr="00DF231A" w:rsidRDefault="00DF231A" w:rsidP="004C3061">
            <w:pPr>
              <w:jc w:val="center"/>
              <w:rPr>
                <w:color w:val="000000"/>
                <w:sz w:val="24"/>
                <w:szCs w:val="24"/>
              </w:rPr>
            </w:pPr>
            <w:r w:rsidRPr="00DF231A">
              <w:rPr>
                <w:color w:val="000000"/>
                <w:sz w:val="24"/>
                <w:szCs w:val="24"/>
              </w:rPr>
              <w:t>100</w:t>
            </w:r>
          </w:p>
        </w:tc>
        <w:tc>
          <w:tcPr>
            <w:tcW w:w="1350" w:type="dxa"/>
            <w:vMerge w:val="restart"/>
            <w:shd w:val="clear" w:color="auto" w:fill="auto"/>
            <w:vAlign w:val="center"/>
            <w:hideMark/>
          </w:tcPr>
          <w:p w14:paraId="3F8A2DD3" w14:textId="77777777" w:rsidR="00DF231A" w:rsidRPr="00DF231A" w:rsidRDefault="00DF231A" w:rsidP="00DF231A">
            <w:pPr>
              <w:jc w:val="center"/>
              <w:rPr>
                <w:color w:val="000000"/>
                <w:sz w:val="28"/>
                <w:szCs w:val="28"/>
              </w:rPr>
            </w:pPr>
            <w:r w:rsidRPr="00DF231A">
              <w:rPr>
                <w:color w:val="000000"/>
                <w:sz w:val="28"/>
                <w:szCs w:val="28"/>
              </w:rPr>
              <w:t> </w:t>
            </w:r>
          </w:p>
        </w:tc>
      </w:tr>
      <w:tr w:rsidR="00DF231A" w:rsidRPr="00DF231A" w14:paraId="62CCD020" w14:textId="77777777" w:rsidTr="0027265C">
        <w:trPr>
          <w:trHeight w:val="315"/>
        </w:trPr>
        <w:tc>
          <w:tcPr>
            <w:tcW w:w="7398" w:type="dxa"/>
            <w:shd w:val="clear" w:color="auto" w:fill="auto"/>
            <w:vAlign w:val="center"/>
            <w:hideMark/>
          </w:tcPr>
          <w:p w14:paraId="69A656BA" w14:textId="77777777" w:rsidR="00DF231A" w:rsidRDefault="00DF231A" w:rsidP="00DF231A">
            <w:pPr>
              <w:jc w:val="center"/>
              <w:rPr>
                <w:ins w:id="2" w:author="Hewes Angie" w:date="2020-02-10T19:41:00Z"/>
                <w:color w:val="000000"/>
                <w:sz w:val="24"/>
                <w:szCs w:val="24"/>
              </w:rPr>
            </w:pPr>
            <w:r w:rsidRPr="00DF231A">
              <w:rPr>
                <w:color w:val="000000"/>
                <w:sz w:val="24"/>
                <w:szCs w:val="24"/>
              </w:rPr>
              <w:t>0 errors - 100 points, 1 error - 90 points, 2 errors - 70 points,</w:t>
            </w:r>
          </w:p>
          <w:p w14:paraId="0AA5FBCB" w14:textId="0BC838B4" w:rsidR="00C52025" w:rsidRPr="00DF231A" w:rsidRDefault="00C52025" w:rsidP="00DF231A">
            <w:pPr>
              <w:jc w:val="center"/>
              <w:rPr>
                <w:color w:val="000000"/>
                <w:sz w:val="24"/>
                <w:szCs w:val="24"/>
              </w:rPr>
            </w:pPr>
            <w:ins w:id="3" w:author="Hewes Angie" w:date="2020-02-10T19:41:00Z">
              <w:r w:rsidRPr="00DF231A">
                <w:rPr>
                  <w:color w:val="000000"/>
                  <w:sz w:val="24"/>
                  <w:szCs w:val="24"/>
                </w:rPr>
                <w:t>3 errors – 50 points, 4+ errors – 0 points</w:t>
              </w:r>
            </w:ins>
          </w:p>
        </w:tc>
        <w:tc>
          <w:tcPr>
            <w:tcW w:w="1170" w:type="dxa"/>
            <w:vMerge/>
            <w:vAlign w:val="center"/>
            <w:hideMark/>
          </w:tcPr>
          <w:p w14:paraId="1CB94BD4" w14:textId="77777777" w:rsidR="00DF231A" w:rsidRPr="00DF231A" w:rsidRDefault="00DF231A" w:rsidP="004C3061">
            <w:pPr>
              <w:jc w:val="center"/>
              <w:rPr>
                <w:color w:val="000000"/>
                <w:sz w:val="24"/>
                <w:szCs w:val="24"/>
              </w:rPr>
            </w:pPr>
          </w:p>
        </w:tc>
        <w:tc>
          <w:tcPr>
            <w:tcW w:w="1350" w:type="dxa"/>
            <w:vMerge/>
            <w:vAlign w:val="center"/>
            <w:hideMark/>
          </w:tcPr>
          <w:p w14:paraId="0B9EB685" w14:textId="77777777" w:rsidR="00DF231A" w:rsidRPr="00DF231A" w:rsidRDefault="00DF231A" w:rsidP="00DF231A">
            <w:pPr>
              <w:rPr>
                <w:color w:val="000000"/>
                <w:sz w:val="28"/>
                <w:szCs w:val="28"/>
              </w:rPr>
            </w:pPr>
          </w:p>
        </w:tc>
      </w:tr>
      <w:tr w:rsidR="00AA30E6" w:rsidRPr="00DF231A" w14:paraId="6B25C36D" w14:textId="77777777" w:rsidTr="0027265C">
        <w:trPr>
          <w:trHeight w:val="315"/>
        </w:trPr>
        <w:tc>
          <w:tcPr>
            <w:tcW w:w="7398" w:type="dxa"/>
            <w:shd w:val="clear" w:color="auto" w:fill="auto"/>
            <w:vAlign w:val="center"/>
          </w:tcPr>
          <w:p w14:paraId="620ACA39" w14:textId="1F59884A" w:rsidR="00AA30E6" w:rsidRPr="00DF231A" w:rsidRDefault="002A5FB3" w:rsidP="00AA30E6">
            <w:pPr>
              <w:rPr>
                <w:color w:val="000000"/>
                <w:sz w:val="24"/>
                <w:szCs w:val="24"/>
              </w:rPr>
            </w:pPr>
            <w:r>
              <w:rPr>
                <w:color w:val="000000"/>
                <w:sz w:val="24"/>
                <w:szCs w:val="24"/>
              </w:rPr>
              <w:t xml:space="preserve">Report </w:t>
            </w:r>
            <w:r w:rsidR="00AA30E6">
              <w:rPr>
                <w:color w:val="000000"/>
                <w:sz w:val="24"/>
                <w:szCs w:val="24"/>
              </w:rPr>
              <w:t xml:space="preserve">Sorted by Fee </w:t>
            </w:r>
            <w:r>
              <w:rPr>
                <w:color w:val="000000"/>
                <w:sz w:val="24"/>
                <w:szCs w:val="24"/>
              </w:rPr>
              <w:t>in Ascending Order</w:t>
            </w:r>
          </w:p>
        </w:tc>
        <w:tc>
          <w:tcPr>
            <w:tcW w:w="1170" w:type="dxa"/>
            <w:vAlign w:val="center"/>
          </w:tcPr>
          <w:p w14:paraId="52FCD7EE" w14:textId="46BFB26C" w:rsidR="00AA30E6" w:rsidRPr="00DF231A" w:rsidRDefault="002A5FB3" w:rsidP="004C3061">
            <w:pPr>
              <w:jc w:val="center"/>
              <w:rPr>
                <w:color w:val="000000"/>
                <w:sz w:val="24"/>
                <w:szCs w:val="24"/>
              </w:rPr>
            </w:pPr>
            <w:r>
              <w:rPr>
                <w:color w:val="000000"/>
                <w:sz w:val="24"/>
                <w:szCs w:val="24"/>
              </w:rPr>
              <w:t>10</w:t>
            </w:r>
          </w:p>
        </w:tc>
        <w:tc>
          <w:tcPr>
            <w:tcW w:w="1350" w:type="dxa"/>
            <w:vAlign w:val="center"/>
          </w:tcPr>
          <w:p w14:paraId="48F49C87" w14:textId="77777777" w:rsidR="00AA30E6" w:rsidRPr="00DF231A" w:rsidRDefault="00AA30E6" w:rsidP="00DF231A">
            <w:pPr>
              <w:rPr>
                <w:color w:val="000000"/>
                <w:sz w:val="28"/>
                <w:szCs w:val="28"/>
              </w:rPr>
            </w:pPr>
          </w:p>
        </w:tc>
      </w:tr>
      <w:tr w:rsidR="002A5FB3" w:rsidRPr="00DF231A" w14:paraId="54F422DB" w14:textId="77777777" w:rsidTr="0027265C">
        <w:trPr>
          <w:trHeight w:val="315"/>
        </w:trPr>
        <w:tc>
          <w:tcPr>
            <w:tcW w:w="7398" w:type="dxa"/>
            <w:shd w:val="clear" w:color="auto" w:fill="auto"/>
            <w:vAlign w:val="center"/>
          </w:tcPr>
          <w:p w14:paraId="7BC80C13" w14:textId="6E14D45F" w:rsidR="002A5FB3" w:rsidRDefault="002A5FB3" w:rsidP="00AA30E6">
            <w:pPr>
              <w:rPr>
                <w:color w:val="000000"/>
                <w:sz w:val="24"/>
                <w:szCs w:val="24"/>
              </w:rPr>
            </w:pPr>
            <w:r>
              <w:rPr>
                <w:color w:val="000000"/>
                <w:sz w:val="24"/>
                <w:szCs w:val="24"/>
              </w:rPr>
              <w:t>Printed u</w:t>
            </w:r>
            <w:r w:rsidRPr="002A5FB3">
              <w:rPr>
                <w:color w:val="000000"/>
                <w:sz w:val="24"/>
                <w:szCs w:val="24"/>
              </w:rPr>
              <w:t>s</w:t>
            </w:r>
            <w:r>
              <w:rPr>
                <w:color w:val="000000"/>
                <w:sz w:val="24"/>
                <w:szCs w:val="24"/>
              </w:rPr>
              <w:t>ing</w:t>
            </w:r>
            <w:r w:rsidRPr="002A5FB3">
              <w:rPr>
                <w:color w:val="000000"/>
                <w:sz w:val="24"/>
                <w:szCs w:val="24"/>
              </w:rPr>
              <w:t xml:space="preserve"> no grouping, tabular, </w:t>
            </w:r>
            <w:r>
              <w:rPr>
                <w:color w:val="000000"/>
                <w:sz w:val="24"/>
                <w:szCs w:val="24"/>
              </w:rPr>
              <w:t xml:space="preserve">&amp; </w:t>
            </w:r>
            <w:r w:rsidRPr="002A5FB3">
              <w:rPr>
                <w:color w:val="000000"/>
                <w:sz w:val="24"/>
                <w:szCs w:val="24"/>
              </w:rPr>
              <w:t>landscape.</w:t>
            </w:r>
          </w:p>
        </w:tc>
        <w:tc>
          <w:tcPr>
            <w:tcW w:w="1170" w:type="dxa"/>
            <w:vAlign w:val="center"/>
          </w:tcPr>
          <w:p w14:paraId="44843F72" w14:textId="08323913" w:rsidR="002A5FB3" w:rsidRPr="00DF231A" w:rsidRDefault="002A5FB3" w:rsidP="004C3061">
            <w:pPr>
              <w:jc w:val="center"/>
              <w:rPr>
                <w:color w:val="000000"/>
                <w:sz w:val="24"/>
                <w:szCs w:val="24"/>
              </w:rPr>
            </w:pPr>
            <w:r>
              <w:rPr>
                <w:color w:val="000000"/>
                <w:sz w:val="24"/>
                <w:szCs w:val="24"/>
              </w:rPr>
              <w:t>10</w:t>
            </w:r>
          </w:p>
        </w:tc>
        <w:tc>
          <w:tcPr>
            <w:tcW w:w="1350" w:type="dxa"/>
            <w:vAlign w:val="center"/>
          </w:tcPr>
          <w:p w14:paraId="2082CCB6" w14:textId="77777777" w:rsidR="002A5FB3" w:rsidRPr="00DF231A" w:rsidRDefault="002A5FB3" w:rsidP="00DF231A">
            <w:pPr>
              <w:rPr>
                <w:color w:val="000000"/>
                <w:sz w:val="28"/>
                <w:szCs w:val="28"/>
              </w:rPr>
            </w:pPr>
          </w:p>
        </w:tc>
      </w:tr>
      <w:tr w:rsidR="002A5FB3" w:rsidRPr="00DF231A" w14:paraId="5AE8C5AE" w14:textId="77777777" w:rsidTr="0027265C">
        <w:trPr>
          <w:trHeight w:val="315"/>
        </w:trPr>
        <w:tc>
          <w:tcPr>
            <w:tcW w:w="7398" w:type="dxa"/>
            <w:shd w:val="clear" w:color="auto" w:fill="auto"/>
            <w:vAlign w:val="center"/>
          </w:tcPr>
          <w:p w14:paraId="2A2DA024" w14:textId="48A0F0AD" w:rsidR="002A5FB3" w:rsidRDefault="002A5FB3" w:rsidP="00AA30E6">
            <w:pPr>
              <w:rPr>
                <w:color w:val="000000"/>
                <w:sz w:val="24"/>
                <w:szCs w:val="24"/>
              </w:rPr>
            </w:pPr>
            <w:r>
              <w:rPr>
                <w:color w:val="000000"/>
                <w:sz w:val="24"/>
                <w:szCs w:val="24"/>
              </w:rPr>
              <w:t>Report Title is Leadership Conference Speakers</w:t>
            </w:r>
          </w:p>
        </w:tc>
        <w:tc>
          <w:tcPr>
            <w:tcW w:w="1170" w:type="dxa"/>
            <w:vAlign w:val="center"/>
          </w:tcPr>
          <w:p w14:paraId="3365413F" w14:textId="7A52F8AB" w:rsidR="002A5FB3" w:rsidRPr="00DF231A" w:rsidRDefault="002A5FB3" w:rsidP="004C3061">
            <w:pPr>
              <w:jc w:val="center"/>
              <w:rPr>
                <w:color w:val="000000"/>
                <w:sz w:val="24"/>
                <w:szCs w:val="24"/>
              </w:rPr>
            </w:pPr>
            <w:r>
              <w:rPr>
                <w:color w:val="000000"/>
                <w:sz w:val="24"/>
                <w:szCs w:val="24"/>
              </w:rPr>
              <w:t>10</w:t>
            </w:r>
          </w:p>
        </w:tc>
        <w:tc>
          <w:tcPr>
            <w:tcW w:w="1350" w:type="dxa"/>
            <w:vAlign w:val="center"/>
          </w:tcPr>
          <w:p w14:paraId="4E84E241" w14:textId="77777777" w:rsidR="002A5FB3" w:rsidRPr="00DF231A" w:rsidRDefault="002A5FB3" w:rsidP="00DF231A">
            <w:pPr>
              <w:rPr>
                <w:color w:val="000000"/>
                <w:sz w:val="28"/>
                <w:szCs w:val="28"/>
              </w:rPr>
            </w:pPr>
          </w:p>
        </w:tc>
      </w:tr>
      <w:tr w:rsidR="004C3061" w:rsidRPr="00DF231A" w14:paraId="5A96F33B" w14:textId="77777777" w:rsidTr="0027265C">
        <w:trPr>
          <w:trHeight w:val="315"/>
        </w:trPr>
        <w:tc>
          <w:tcPr>
            <w:tcW w:w="7398" w:type="dxa"/>
            <w:shd w:val="clear" w:color="auto" w:fill="auto"/>
            <w:vAlign w:val="center"/>
          </w:tcPr>
          <w:p w14:paraId="2B297FCB" w14:textId="25668329" w:rsidR="004C3061" w:rsidRDefault="004C3061" w:rsidP="00AA30E6">
            <w:pPr>
              <w:rPr>
                <w:color w:val="000000"/>
                <w:sz w:val="24"/>
                <w:szCs w:val="24"/>
              </w:rPr>
            </w:pPr>
            <w:r>
              <w:rPr>
                <w:color w:val="000000"/>
                <w:sz w:val="24"/>
                <w:szCs w:val="24"/>
              </w:rPr>
              <w:t>All fields included, no items truncated or overlapping</w:t>
            </w:r>
          </w:p>
        </w:tc>
        <w:tc>
          <w:tcPr>
            <w:tcW w:w="1170" w:type="dxa"/>
            <w:vAlign w:val="center"/>
          </w:tcPr>
          <w:p w14:paraId="72185D45" w14:textId="4030408D" w:rsidR="004C3061" w:rsidRDefault="004C3061" w:rsidP="004C3061">
            <w:pPr>
              <w:jc w:val="center"/>
              <w:rPr>
                <w:color w:val="000000"/>
                <w:sz w:val="24"/>
                <w:szCs w:val="24"/>
              </w:rPr>
            </w:pPr>
            <w:r>
              <w:rPr>
                <w:color w:val="000000"/>
                <w:sz w:val="24"/>
                <w:szCs w:val="24"/>
              </w:rPr>
              <w:t>10</w:t>
            </w:r>
          </w:p>
        </w:tc>
        <w:tc>
          <w:tcPr>
            <w:tcW w:w="1350" w:type="dxa"/>
            <w:vAlign w:val="center"/>
          </w:tcPr>
          <w:p w14:paraId="2BBF07B2" w14:textId="77777777" w:rsidR="004C3061" w:rsidRPr="00DF231A" w:rsidRDefault="004C3061" w:rsidP="00DF231A">
            <w:pPr>
              <w:rPr>
                <w:color w:val="000000"/>
                <w:sz w:val="28"/>
                <w:szCs w:val="28"/>
              </w:rPr>
            </w:pPr>
          </w:p>
        </w:tc>
      </w:tr>
      <w:tr w:rsidR="002A5FB3" w:rsidRPr="00DF231A" w14:paraId="187AC9F7" w14:textId="77777777" w:rsidTr="0027265C">
        <w:trPr>
          <w:trHeight w:val="315"/>
        </w:trPr>
        <w:tc>
          <w:tcPr>
            <w:tcW w:w="7398" w:type="dxa"/>
            <w:shd w:val="clear" w:color="auto" w:fill="auto"/>
            <w:vAlign w:val="center"/>
          </w:tcPr>
          <w:p w14:paraId="6DBD00DA" w14:textId="3CEF3BDE" w:rsidR="002A5FB3" w:rsidRDefault="002A5FB3" w:rsidP="00AA30E6">
            <w:pPr>
              <w:rPr>
                <w:color w:val="000000"/>
                <w:sz w:val="24"/>
                <w:szCs w:val="24"/>
              </w:rPr>
            </w:pPr>
            <w:r>
              <w:rPr>
                <w:color w:val="000000"/>
                <w:sz w:val="24"/>
                <w:szCs w:val="24"/>
              </w:rPr>
              <w:t>Contestant &amp; Job Number in Footer</w:t>
            </w:r>
          </w:p>
        </w:tc>
        <w:tc>
          <w:tcPr>
            <w:tcW w:w="1170" w:type="dxa"/>
            <w:vAlign w:val="center"/>
          </w:tcPr>
          <w:p w14:paraId="06D69419" w14:textId="35AF3F3F" w:rsidR="002A5FB3" w:rsidRPr="00DF231A" w:rsidRDefault="002A5FB3" w:rsidP="004C3061">
            <w:pPr>
              <w:jc w:val="center"/>
              <w:rPr>
                <w:color w:val="000000"/>
                <w:sz w:val="24"/>
                <w:szCs w:val="24"/>
              </w:rPr>
            </w:pPr>
            <w:r>
              <w:rPr>
                <w:color w:val="000000"/>
                <w:sz w:val="24"/>
                <w:szCs w:val="24"/>
              </w:rPr>
              <w:t>10</w:t>
            </w:r>
          </w:p>
        </w:tc>
        <w:tc>
          <w:tcPr>
            <w:tcW w:w="1350" w:type="dxa"/>
            <w:vAlign w:val="center"/>
          </w:tcPr>
          <w:p w14:paraId="70FC41F2" w14:textId="77777777" w:rsidR="002A5FB3" w:rsidRPr="00DF231A" w:rsidRDefault="002A5FB3" w:rsidP="00DF231A">
            <w:pPr>
              <w:rPr>
                <w:color w:val="000000"/>
                <w:sz w:val="28"/>
                <w:szCs w:val="28"/>
              </w:rPr>
            </w:pPr>
          </w:p>
        </w:tc>
      </w:tr>
      <w:tr w:rsidR="00D251B9" w:rsidRPr="00DF231A" w14:paraId="2D08A648" w14:textId="77777777" w:rsidTr="0027265C">
        <w:trPr>
          <w:trHeight w:val="315"/>
        </w:trPr>
        <w:tc>
          <w:tcPr>
            <w:tcW w:w="7398" w:type="dxa"/>
            <w:shd w:val="clear" w:color="auto" w:fill="auto"/>
            <w:vAlign w:val="center"/>
          </w:tcPr>
          <w:p w14:paraId="5EB83C01" w14:textId="1D6AA768" w:rsidR="00D251B9" w:rsidRPr="00DF231A" w:rsidRDefault="00D251B9" w:rsidP="00D251B9">
            <w:pPr>
              <w:jc w:val="right"/>
              <w:rPr>
                <w:color w:val="000000"/>
                <w:sz w:val="24"/>
                <w:szCs w:val="24"/>
              </w:rPr>
            </w:pPr>
            <w:r>
              <w:rPr>
                <w:b/>
                <w:bCs/>
                <w:i/>
                <w:iCs/>
                <w:color w:val="000000"/>
                <w:sz w:val="24"/>
                <w:szCs w:val="24"/>
              </w:rPr>
              <w:t xml:space="preserve">Job 1 </w:t>
            </w:r>
            <w:r w:rsidRPr="00DF231A">
              <w:rPr>
                <w:b/>
                <w:bCs/>
                <w:i/>
                <w:iCs/>
                <w:color w:val="000000"/>
                <w:sz w:val="24"/>
                <w:szCs w:val="24"/>
              </w:rPr>
              <w:t>Total</w:t>
            </w:r>
          </w:p>
        </w:tc>
        <w:tc>
          <w:tcPr>
            <w:tcW w:w="1170" w:type="dxa"/>
            <w:vAlign w:val="center"/>
          </w:tcPr>
          <w:p w14:paraId="5CE2CD2D" w14:textId="24530B2E" w:rsidR="00D251B9" w:rsidRPr="00DF231A" w:rsidRDefault="004C3061" w:rsidP="004C3061">
            <w:pPr>
              <w:jc w:val="center"/>
              <w:rPr>
                <w:color w:val="000000"/>
                <w:sz w:val="24"/>
                <w:szCs w:val="24"/>
              </w:rPr>
            </w:pPr>
            <w:r>
              <w:rPr>
                <w:b/>
                <w:bCs/>
                <w:i/>
                <w:iCs/>
                <w:color w:val="000000"/>
                <w:sz w:val="24"/>
                <w:szCs w:val="24"/>
              </w:rPr>
              <w:t>150</w:t>
            </w:r>
          </w:p>
        </w:tc>
        <w:tc>
          <w:tcPr>
            <w:tcW w:w="1350" w:type="dxa"/>
            <w:vAlign w:val="center"/>
          </w:tcPr>
          <w:p w14:paraId="03E616E3" w14:textId="4D601615" w:rsidR="00D251B9" w:rsidRPr="00DF231A" w:rsidRDefault="00D251B9" w:rsidP="00D251B9">
            <w:pPr>
              <w:rPr>
                <w:color w:val="000000"/>
                <w:sz w:val="28"/>
                <w:szCs w:val="28"/>
              </w:rPr>
            </w:pPr>
            <w:r w:rsidRPr="00DF231A">
              <w:rPr>
                <w:b/>
                <w:bCs/>
                <w:i/>
                <w:iCs/>
                <w:color w:val="000000"/>
                <w:sz w:val="28"/>
                <w:szCs w:val="28"/>
              </w:rPr>
              <w:t> </w:t>
            </w:r>
          </w:p>
        </w:tc>
      </w:tr>
      <w:tr w:rsidR="00DF231A" w:rsidRPr="00DF231A" w14:paraId="0DA5D84D" w14:textId="77777777" w:rsidTr="0027265C">
        <w:trPr>
          <w:trHeight w:val="630"/>
        </w:trPr>
        <w:tc>
          <w:tcPr>
            <w:tcW w:w="7398" w:type="dxa"/>
            <w:shd w:val="clear" w:color="000000" w:fill="BFBFBF"/>
            <w:vAlign w:val="center"/>
            <w:hideMark/>
          </w:tcPr>
          <w:p w14:paraId="6E2A419F" w14:textId="05FA2E65" w:rsidR="00DF231A" w:rsidRPr="00DF231A" w:rsidRDefault="00DF231A" w:rsidP="00DF21E1">
            <w:pPr>
              <w:rPr>
                <w:b/>
                <w:bCs/>
                <w:i/>
                <w:iCs/>
                <w:color w:val="000000"/>
                <w:sz w:val="24"/>
                <w:szCs w:val="24"/>
              </w:rPr>
            </w:pPr>
            <w:r w:rsidRPr="00DF231A">
              <w:rPr>
                <w:b/>
                <w:bCs/>
                <w:i/>
                <w:iCs/>
                <w:color w:val="000000"/>
                <w:sz w:val="24"/>
                <w:szCs w:val="24"/>
              </w:rPr>
              <w:t xml:space="preserve">Job </w:t>
            </w:r>
            <w:r w:rsidR="00DF21E1">
              <w:rPr>
                <w:b/>
                <w:bCs/>
                <w:i/>
                <w:iCs/>
                <w:color w:val="000000"/>
                <w:sz w:val="24"/>
                <w:szCs w:val="24"/>
              </w:rPr>
              <w:t>2</w:t>
            </w:r>
            <w:r w:rsidRPr="00DF231A">
              <w:rPr>
                <w:b/>
                <w:bCs/>
                <w:i/>
                <w:iCs/>
                <w:color w:val="000000"/>
                <w:sz w:val="24"/>
                <w:szCs w:val="24"/>
              </w:rPr>
              <w:t xml:space="preserve"> – </w:t>
            </w:r>
            <w:r w:rsidR="00AA30E6">
              <w:rPr>
                <w:b/>
                <w:bCs/>
                <w:i/>
                <w:iCs/>
                <w:color w:val="000000"/>
                <w:sz w:val="24"/>
                <w:szCs w:val="24"/>
              </w:rPr>
              <w:t>Letter Mail Merge</w:t>
            </w:r>
          </w:p>
        </w:tc>
        <w:tc>
          <w:tcPr>
            <w:tcW w:w="1170" w:type="dxa"/>
            <w:shd w:val="clear" w:color="000000" w:fill="BFBFBF"/>
            <w:vAlign w:val="center"/>
            <w:hideMark/>
          </w:tcPr>
          <w:p w14:paraId="6624625A" w14:textId="77777777" w:rsidR="00DF231A" w:rsidRPr="00DF231A" w:rsidRDefault="00DF231A" w:rsidP="00DF231A">
            <w:pPr>
              <w:jc w:val="center"/>
              <w:rPr>
                <w:b/>
                <w:bCs/>
                <w:i/>
                <w:iCs/>
                <w:color w:val="000000"/>
                <w:sz w:val="24"/>
                <w:szCs w:val="24"/>
              </w:rPr>
            </w:pPr>
            <w:r w:rsidRPr="00DF231A">
              <w:rPr>
                <w:b/>
                <w:bCs/>
                <w:i/>
                <w:iCs/>
                <w:color w:val="000000"/>
                <w:sz w:val="24"/>
                <w:szCs w:val="24"/>
              </w:rPr>
              <w:t>Possible</w:t>
            </w:r>
            <w:r w:rsidRPr="00DF231A">
              <w:rPr>
                <w:b/>
                <w:bCs/>
                <w:i/>
                <w:iCs/>
                <w:color w:val="000000"/>
                <w:sz w:val="24"/>
                <w:szCs w:val="24"/>
              </w:rPr>
              <w:br/>
              <w:t>Points</w:t>
            </w:r>
          </w:p>
        </w:tc>
        <w:tc>
          <w:tcPr>
            <w:tcW w:w="1350" w:type="dxa"/>
            <w:shd w:val="clear" w:color="000000" w:fill="BFBFBF"/>
            <w:vAlign w:val="center"/>
            <w:hideMark/>
          </w:tcPr>
          <w:p w14:paraId="1CDE0D02" w14:textId="77777777" w:rsidR="00DF231A" w:rsidRPr="00DF231A" w:rsidRDefault="00DF231A" w:rsidP="00DF231A">
            <w:pPr>
              <w:jc w:val="center"/>
              <w:rPr>
                <w:b/>
                <w:bCs/>
                <w:i/>
                <w:iCs/>
                <w:color w:val="000000"/>
                <w:sz w:val="24"/>
                <w:szCs w:val="24"/>
              </w:rPr>
            </w:pPr>
            <w:r w:rsidRPr="00DF231A">
              <w:rPr>
                <w:b/>
                <w:bCs/>
                <w:i/>
                <w:iCs/>
                <w:color w:val="000000"/>
                <w:sz w:val="24"/>
                <w:szCs w:val="24"/>
              </w:rPr>
              <w:t>Points Awarded</w:t>
            </w:r>
          </w:p>
        </w:tc>
      </w:tr>
      <w:tr w:rsidR="00DF231A" w:rsidRPr="00DF231A" w14:paraId="51619049" w14:textId="77777777" w:rsidTr="0027265C">
        <w:trPr>
          <w:trHeight w:val="315"/>
        </w:trPr>
        <w:tc>
          <w:tcPr>
            <w:tcW w:w="7398" w:type="dxa"/>
            <w:shd w:val="clear" w:color="auto" w:fill="auto"/>
            <w:noWrap/>
            <w:vAlign w:val="center"/>
            <w:hideMark/>
          </w:tcPr>
          <w:p w14:paraId="2E67BBE5" w14:textId="48355555" w:rsidR="00DF231A" w:rsidRPr="00DF231A" w:rsidRDefault="00DF231A" w:rsidP="00DF231A">
            <w:pPr>
              <w:rPr>
                <w:color w:val="000000"/>
                <w:sz w:val="24"/>
                <w:szCs w:val="24"/>
              </w:rPr>
            </w:pPr>
            <w:r w:rsidRPr="00DF231A">
              <w:rPr>
                <w:color w:val="000000"/>
                <w:sz w:val="24"/>
                <w:szCs w:val="24"/>
              </w:rPr>
              <w:t>Data Input Correct</w:t>
            </w:r>
            <w:r w:rsidR="00796001">
              <w:rPr>
                <w:color w:val="000000"/>
                <w:sz w:val="24"/>
                <w:szCs w:val="24"/>
              </w:rPr>
              <w:t>ly</w:t>
            </w:r>
            <w:r w:rsidRPr="00DF231A">
              <w:rPr>
                <w:color w:val="000000"/>
                <w:sz w:val="24"/>
                <w:szCs w:val="24"/>
              </w:rPr>
              <w:t xml:space="preserve"> </w:t>
            </w:r>
            <w:ins w:id="4" w:author="Hewes Angie" w:date="2020-02-10T19:40:00Z">
              <w:r w:rsidR="00C52025" w:rsidRPr="00DF231A">
                <w:rPr>
                  <w:color w:val="000000"/>
                  <w:sz w:val="24"/>
                  <w:szCs w:val="24"/>
                </w:rPr>
                <w:t xml:space="preserve"> </w:t>
              </w:r>
              <w:r w:rsidR="00C52025">
                <w:rPr>
                  <w:color w:val="000000"/>
                  <w:sz w:val="24"/>
                  <w:szCs w:val="24"/>
                </w:rPr>
                <w:t>(Production Standards)</w:t>
              </w:r>
            </w:ins>
            <w:del w:id="5" w:author="Hewes Angie" w:date="2020-02-10T19:40:00Z">
              <w:r w:rsidRPr="00DF231A" w:rsidDel="00C52025">
                <w:rPr>
                  <w:color w:val="000000"/>
                  <w:sz w:val="24"/>
                  <w:szCs w:val="24"/>
                </w:rPr>
                <w:delText xml:space="preserve">(Follows Mailability Standards)  </w:delText>
              </w:r>
            </w:del>
          </w:p>
        </w:tc>
        <w:tc>
          <w:tcPr>
            <w:tcW w:w="1170" w:type="dxa"/>
            <w:vMerge w:val="restart"/>
            <w:shd w:val="clear" w:color="auto" w:fill="auto"/>
            <w:vAlign w:val="center"/>
            <w:hideMark/>
          </w:tcPr>
          <w:p w14:paraId="5CA00353" w14:textId="77777777" w:rsidR="00DF231A" w:rsidRPr="00DF231A" w:rsidRDefault="00DF231A" w:rsidP="00DF231A">
            <w:pPr>
              <w:jc w:val="center"/>
              <w:rPr>
                <w:color w:val="000000"/>
                <w:sz w:val="24"/>
                <w:szCs w:val="24"/>
              </w:rPr>
            </w:pPr>
            <w:r w:rsidRPr="00DF231A">
              <w:rPr>
                <w:color w:val="000000"/>
                <w:sz w:val="24"/>
                <w:szCs w:val="24"/>
              </w:rPr>
              <w:t>100</w:t>
            </w:r>
          </w:p>
        </w:tc>
        <w:tc>
          <w:tcPr>
            <w:tcW w:w="1350" w:type="dxa"/>
            <w:vMerge w:val="restart"/>
            <w:shd w:val="clear" w:color="auto" w:fill="auto"/>
            <w:vAlign w:val="center"/>
            <w:hideMark/>
          </w:tcPr>
          <w:p w14:paraId="01AC7DC5" w14:textId="77777777" w:rsidR="00DF231A" w:rsidRPr="00DF231A" w:rsidRDefault="00DF231A" w:rsidP="00DF231A">
            <w:pPr>
              <w:jc w:val="center"/>
              <w:rPr>
                <w:color w:val="000000"/>
                <w:sz w:val="28"/>
                <w:szCs w:val="28"/>
              </w:rPr>
            </w:pPr>
            <w:r w:rsidRPr="00DF231A">
              <w:rPr>
                <w:color w:val="000000"/>
                <w:sz w:val="28"/>
                <w:szCs w:val="28"/>
              </w:rPr>
              <w:t> </w:t>
            </w:r>
          </w:p>
        </w:tc>
      </w:tr>
      <w:tr w:rsidR="00DF231A" w:rsidRPr="00DF231A" w14:paraId="43A5A0A9" w14:textId="77777777" w:rsidTr="0027265C">
        <w:trPr>
          <w:trHeight w:val="315"/>
        </w:trPr>
        <w:tc>
          <w:tcPr>
            <w:tcW w:w="7398" w:type="dxa"/>
            <w:shd w:val="clear" w:color="auto" w:fill="auto"/>
            <w:vAlign w:val="center"/>
            <w:hideMark/>
          </w:tcPr>
          <w:p w14:paraId="5DC4DFCD" w14:textId="77777777" w:rsidR="00DF231A" w:rsidRDefault="00DF231A" w:rsidP="00DF231A">
            <w:pPr>
              <w:jc w:val="center"/>
              <w:rPr>
                <w:ins w:id="6" w:author="Hewes Angie" w:date="2020-02-10T19:41:00Z"/>
                <w:color w:val="000000"/>
                <w:sz w:val="24"/>
                <w:szCs w:val="24"/>
              </w:rPr>
            </w:pPr>
            <w:r w:rsidRPr="00DF231A">
              <w:rPr>
                <w:color w:val="000000"/>
                <w:sz w:val="24"/>
                <w:szCs w:val="24"/>
              </w:rPr>
              <w:t>0 errors - 100 points, 1 error - 90 points, 2 errors - 70 points,</w:t>
            </w:r>
          </w:p>
          <w:p w14:paraId="26E91053" w14:textId="62CE8B77" w:rsidR="00C52025" w:rsidRPr="00DF231A" w:rsidRDefault="00C52025" w:rsidP="00DF231A">
            <w:pPr>
              <w:jc w:val="center"/>
              <w:rPr>
                <w:color w:val="000000"/>
                <w:sz w:val="24"/>
                <w:szCs w:val="24"/>
              </w:rPr>
            </w:pPr>
            <w:ins w:id="7" w:author="Hewes Angie" w:date="2020-02-10T19:41:00Z">
              <w:r w:rsidRPr="00DF231A">
                <w:rPr>
                  <w:color w:val="000000"/>
                  <w:sz w:val="24"/>
                  <w:szCs w:val="24"/>
                </w:rPr>
                <w:t>3 errors – 50 points, 4+ errors – 0 points</w:t>
              </w:r>
            </w:ins>
          </w:p>
        </w:tc>
        <w:tc>
          <w:tcPr>
            <w:tcW w:w="1170" w:type="dxa"/>
            <w:vMerge/>
            <w:vAlign w:val="center"/>
            <w:hideMark/>
          </w:tcPr>
          <w:p w14:paraId="5623F56D" w14:textId="77777777" w:rsidR="00DF231A" w:rsidRPr="00DF231A" w:rsidRDefault="00DF231A" w:rsidP="00DF231A">
            <w:pPr>
              <w:rPr>
                <w:color w:val="000000"/>
                <w:sz w:val="24"/>
                <w:szCs w:val="24"/>
              </w:rPr>
            </w:pPr>
          </w:p>
        </w:tc>
        <w:tc>
          <w:tcPr>
            <w:tcW w:w="1350" w:type="dxa"/>
            <w:vMerge/>
            <w:vAlign w:val="center"/>
            <w:hideMark/>
          </w:tcPr>
          <w:p w14:paraId="3C8B360F" w14:textId="77777777" w:rsidR="00DF231A" w:rsidRPr="00DF231A" w:rsidRDefault="00DF231A" w:rsidP="00DF231A">
            <w:pPr>
              <w:rPr>
                <w:color w:val="000000"/>
                <w:sz w:val="28"/>
                <w:szCs w:val="28"/>
              </w:rPr>
            </w:pPr>
          </w:p>
        </w:tc>
      </w:tr>
      <w:tr w:rsidR="00DF231A" w:rsidRPr="00DF231A" w14:paraId="3D0C632B" w14:textId="77777777" w:rsidTr="0027265C">
        <w:trPr>
          <w:trHeight w:val="375"/>
        </w:trPr>
        <w:tc>
          <w:tcPr>
            <w:tcW w:w="7398" w:type="dxa"/>
            <w:shd w:val="clear" w:color="auto" w:fill="auto"/>
            <w:vAlign w:val="center"/>
            <w:hideMark/>
          </w:tcPr>
          <w:p w14:paraId="260A0EC5" w14:textId="2E0B16A4" w:rsidR="00DF231A" w:rsidRPr="00DF231A" w:rsidRDefault="00C962D4" w:rsidP="003D4554">
            <w:pPr>
              <w:rPr>
                <w:color w:val="000000"/>
                <w:sz w:val="24"/>
                <w:szCs w:val="24"/>
              </w:rPr>
            </w:pPr>
            <w:r>
              <w:rPr>
                <w:color w:val="000000"/>
                <w:sz w:val="24"/>
                <w:szCs w:val="24"/>
              </w:rPr>
              <w:t>Merge</w:t>
            </w:r>
            <w:r w:rsidR="007E7F67">
              <w:rPr>
                <w:color w:val="000000"/>
                <w:sz w:val="24"/>
                <w:szCs w:val="24"/>
              </w:rPr>
              <w:t xml:space="preserve"> </w:t>
            </w:r>
            <w:r w:rsidR="003D4554">
              <w:rPr>
                <w:color w:val="000000"/>
                <w:sz w:val="24"/>
                <w:szCs w:val="24"/>
              </w:rPr>
              <w:t>Fields</w:t>
            </w:r>
            <w:r w:rsidR="007E7F67">
              <w:rPr>
                <w:color w:val="000000"/>
                <w:sz w:val="24"/>
                <w:szCs w:val="24"/>
              </w:rPr>
              <w:t xml:space="preserve"> Inserted</w:t>
            </w:r>
          </w:p>
        </w:tc>
        <w:tc>
          <w:tcPr>
            <w:tcW w:w="1170" w:type="dxa"/>
            <w:shd w:val="clear" w:color="auto" w:fill="auto"/>
            <w:vAlign w:val="center"/>
            <w:hideMark/>
          </w:tcPr>
          <w:p w14:paraId="6AE55FD3" w14:textId="2344FF6F" w:rsidR="00DF231A" w:rsidRPr="00DF231A" w:rsidRDefault="004C3061" w:rsidP="00DF231A">
            <w:pPr>
              <w:jc w:val="center"/>
              <w:rPr>
                <w:color w:val="000000"/>
                <w:sz w:val="24"/>
                <w:szCs w:val="24"/>
              </w:rPr>
            </w:pPr>
            <w:r>
              <w:rPr>
                <w:color w:val="000000"/>
                <w:sz w:val="24"/>
                <w:szCs w:val="24"/>
              </w:rPr>
              <w:t>30</w:t>
            </w:r>
          </w:p>
        </w:tc>
        <w:tc>
          <w:tcPr>
            <w:tcW w:w="1350" w:type="dxa"/>
            <w:shd w:val="clear" w:color="auto" w:fill="auto"/>
            <w:vAlign w:val="center"/>
            <w:hideMark/>
          </w:tcPr>
          <w:p w14:paraId="7C9A0DB2" w14:textId="77777777" w:rsidR="00DF231A" w:rsidRPr="00DF231A" w:rsidRDefault="00DF231A" w:rsidP="00DF231A">
            <w:pPr>
              <w:jc w:val="center"/>
              <w:rPr>
                <w:color w:val="000000"/>
                <w:sz w:val="28"/>
                <w:szCs w:val="28"/>
              </w:rPr>
            </w:pPr>
            <w:r w:rsidRPr="00DF231A">
              <w:rPr>
                <w:color w:val="000000"/>
                <w:sz w:val="28"/>
                <w:szCs w:val="28"/>
              </w:rPr>
              <w:t> </w:t>
            </w:r>
          </w:p>
        </w:tc>
      </w:tr>
      <w:tr w:rsidR="004C3061" w:rsidRPr="00DF231A" w14:paraId="0D97976E" w14:textId="77777777" w:rsidTr="0027265C">
        <w:trPr>
          <w:trHeight w:val="375"/>
        </w:trPr>
        <w:tc>
          <w:tcPr>
            <w:tcW w:w="7398" w:type="dxa"/>
            <w:shd w:val="clear" w:color="auto" w:fill="auto"/>
            <w:vAlign w:val="center"/>
          </w:tcPr>
          <w:p w14:paraId="7D4FCD43" w14:textId="19C74889" w:rsidR="004C3061" w:rsidRDefault="004C3061" w:rsidP="003D4554">
            <w:pPr>
              <w:rPr>
                <w:color w:val="000000"/>
                <w:sz w:val="24"/>
                <w:szCs w:val="24"/>
              </w:rPr>
            </w:pPr>
            <w:r>
              <w:rPr>
                <w:color w:val="000000"/>
                <w:sz w:val="24"/>
                <w:szCs w:val="24"/>
              </w:rPr>
              <w:t>Used fields instead of Address and Greeting block</w:t>
            </w:r>
          </w:p>
        </w:tc>
        <w:tc>
          <w:tcPr>
            <w:tcW w:w="1170" w:type="dxa"/>
            <w:shd w:val="clear" w:color="auto" w:fill="auto"/>
            <w:vAlign w:val="center"/>
          </w:tcPr>
          <w:p w14:paraId="79828962" w14:textId="1DDCD776" w:rsidR="004C3061" w:rsidRDefault="004C3061" w:rsidP="00DF231A">
            <w:pPr>
              <w:jc w:val="center"/>
              <w:rPr>
                <w:color w:val="000000"/>
                <w:sz w:val="24"/>
                <w:szCs w:val="24"/>
              </w:rPr>
            </w:pPr>
            <w:r>
              <w:rPr>
                <w:color w:val="000000"/>
                <w:sz w:val="24"/>
                <w:szCs w:val="24"/>
              </w:rPr>
              <w:t>10</w:t>
            </w:r>
          </w:p>
        </w:tc>
        <w:tc>
          <w:tcPr>
            <w:tcW w:w="1350" w:type="dxa"/>
            <w:shd w:val="clear" w:color="auto" w:fill="auto"/>
            <w:vAlign w:val="center"/>
          </w:tcPr>
          <w:p w14:paraId="1FDD7328" w14:textId="77777777" w:rsidR="004C3061" w:rsidRPr="00DF231A" w:rsidRDefault="004C3061" w:rsidP="00DF231A">
            <w:pPr>
              <w:jc w:val="center"/>
              <w:rPr>
                <w:color w:val="000000"/>
                <w:sz w:val="28"/>
                <w:szCs w:val="28"/>
              </w:rPr>
            </w:pPr>
          </w:p>
        </w:tc>
      </w:tr>
      <w:tr w:rsidR="004C3061" w:rsidRPr="00DF231A" w14:paraId="28C55709" w14:textId="77777777" w:rsidTr="0027265C">
        <w:trPr>
          <w:trHeight w:val="375"/>
        </w:trPr>
        <w:tc>
          <w:tcPr>
            <w:tcW w:w="7398" w:type="dxa"/>
            <w:shd w:val="clear" w:color="auto" w:fill="auto"/>
            <w:vAlign w:val="center"/>
          </w:tcPr>
          <w:p w14:paraId="4C02525A" w14:textId="559C0F25" w:rsidR="004C3061" w:rsidRDefault="004C3061" w:rsidP="003D4554">
            <w:pPr>
              <w:rPr>
                <w:color w:val="000000"/>
                <w:sz w:val="24"/>
                <w:szCs w:val="24"/>
              </w:rPr>
            </w:pPr>
            <w:r>
              <w:rPr>
                <w:color w:val="000000"/>
                <w:sz w:val="24"/>
                <w:szCs w:val="24"/>
              </w:rPr>
              <w:t>Printed letter with merge fields showing and highlighted</w:t>
            </w:r>
          </w:p>
        </w:tc>
        <w:tc>
          <w:tcPr>
            <w:tcW w:w="1170" w:type="dxa"/>
            <w:shd w:val="clear" w:color="auto" w:fill="auto"/>
            <w:vAlign w:val="center"/>
          </w:tcPr>
          <w:p w14:paraId="101E2230" w14:textId="60A9D485" w:rsidR="004C3061" w:rsidRDefault="004C3061" w:rsidP="00DF231A">
            <w:pPr>
              <w:jc w:val="center"/>
              <w:rPr>
                <w:color w:val="000000"/>
                <w:sz w:val="24"/>
                <w:szCs w:val="24"/>
              </w:rPr>
            </w:pPr>
            <w:r>
              <w:rPr>
                <w:color w:val="000000"/>
                <w:sz w:val="24"/>
                <w:szCs w:val="24"/>
              </w:rPr>
              <w:t>10</w:t>
            </w:r>
          </w:p>
        </w:tc>
        <w:tc>
          <w:tcPr>
            <w:tcW w:w="1350" w:type="dxa"/>
            <w:shd w:val="clear" w:color="auto" w:fill="auto"/>
            <w:vAlign w:val="center"/>
          </w:tcPr>
          <w:p w14:paraId="6F123698" w14:textId="77777777" w:rsidR="004C3061" w:rsidRPr="00DF231A" w:rsidRDefault="004C3061" w:rsidP="00DF231A">
            <w:pPr>
              <w:jc w:val="center"/>
              <w:rPr>
                <w:color w:val="000000"/>
                <w:sz w:val="28"/>
                <w:szCs w:val="28"/>
              </w:rPr>
            </w:pPr>
          </w:p>
        </w:tc>
      </w:tr>
      <w:tr w:rsidR="00DF231A" w:rsidRPr="00DF231A" w14:paraId="026575C8" w14:textId="77777777" w:rsidTr="0027265C">
        <w:trPr>
          <w:trHeight w:val="390"/>
        </w:trPr>
        <w:tc>
          <w:tcPr>
            <w:tcW w:w="7398" w:type="dxa"/>
            <w:shd w:val="clear" w:color="auto" w:fill="auto"/>
            <w:vAlign w:val="center"/>
            <w:hideMark/>
          </w:tcPr>
          <w:p w14:paraId="0FBB6603" w14:textId="04E9703E" w:rsidR="00DF231A" w:rsidRPr="00DF231A" w:rsidRDefault="00EC3258" w:rsidP="00C04A20">
            <w:pPr>
              <w:jc w:val="right"/>
              <w:rPr>
                <w:b/>
                <w:bCs/>
                <w:i/>
                <w:iCs/>
                <w:color w:val="000000"/>
                <w:sz w:val="24"/>
                <w:szCs w:val="24"/>
              </w:rPr>
            </w:pPr>
            <w:r>
              <w:rPr>
                <w:b/>
                <w:bCs/>
                <w:i/>
                <w:iCs/>
                <w:color w:val="000000"/>
                <w:sz w:val="24"/>
                <w:szCs w:val="24"/>
              </w:rPr>
              <w:t xml:space="preserve">Job </w:t>
            </w:r>
            <w:r w:rsidR="00C04A20">
              <w:rPr>
                <w:b/>
                <w:bCs/>
                <w:i/>
                <w:iCs/>
                <w:color w:val="000000"/>
                <w:sz w:val="24"/>
                <w:szCs w:val="24"/>
              </w:rPr>
              <w:t>2</w:t>
            </w:r>
            <w:r>
              <w:rPr>
                <w:b/>
                <w:bCs/>
                <w:i/>
                <w:iCs/>
                <w:color w:val="000000"/>
                <w:sz w:val="24"/>
                <w:szCs w:val="24"/>
              </w:rPr>
              <w:t xml:space="preserve"> </w:t>
            </w:r>
            <w:r w:rsidR="00DF231A" w:rsidRPr="00DF231A">
              <w:rPr>
                <w:b/>
                <w:bCs/>
                <w:i/>
                <w:iCs/>
                <w:color w:val="000000"/>
                <w:sz w:val="24"/>
                <w:szCs w:val="24"/>
              </w:rPr>
              <w:t>Total</w:t>
            </w:r>
          </w:p>
        </w:tc>
        <w:tc>
          <w:tcPr>
            <w:tcW w:w="1170" w:type="dxa"/>
            <w:shd w:val="clear" w:color="auto" w:fill="auto"/>
            <w:vAlign w:val="center"/>
            <w:hideMark/>
          </w:tcPr>
          <w:p w14:paraId="234544FA" w14:textId="7A8353D5" w:rsidR="00DF231A" w:rsidRPr="00DF231A" w:rsidRDefault="004C3061" w:rsidP="00DF231A">
            <w:pPr>
              <w:jc w:val="center"/>
              <w:rPr>
                <w:b/>
                <w:bCs/>
                <w:i/>
                <w:iCs/>
                <w:color w:val="000000"/>
                <w:sz w:val="24"/>
                <w:szCs w:val="24"/>
              </w:rPr>
            </w:pPr>
            <w:r>
              <w:rPr>
                <w:b/>
                <w:bCs/>
                <w:i/>
                <w:iCs/>
                <w:color w:val="000000"/>
                <w:sz w:val="24"/>
                <w:szCs w:val="24"/>
              </w:rPr>
              <w:t>150</w:t>
            </w:r>
          </w:p>
        </w:tc>
        <w:tc>
          <w:tcPr>
            <w:tcW w:w="1350" w:type="dxa"/>
            <w:shd w:val="clear" w:color="auto" w:fill="auto"/>
            <w:vAlign w:val="center"/>
            <w:hideMark/>
          </w:tcPr>
          <w:p w14:paraId="3373F407" w14:textId="77777777" w:rsidR="00DF231A" w:rsidRPr="00DF231A" w:rsidRDefault="00DF231A" w:rsidP="00DF231A">
            <w:pPr>
              <w:jc w:val="center"/>
              <w:rPr>
                <w:b/>
                <w:bCs/>
                <w:i/>
                <w:iCs/>
                <w:color w:val="000000"/>
                <w:sz w:val="28"/>
                <w:szCs w:val="28"/>
              </w:rPr>
            </w:pPr>
            <w:r w:rsidRPr="00DF231A">
              <w:rPr>
                <w:b/>
                <w:bCs/>
                <w:i/>
                <w:iCs/>
                <w:color w:val="000000"/>
                <w:sz w:val="28"/>
                <w:szCs w:val="28"/>
              </w:rPr>
              <w:t> </w:t>
            </w:r>
          </w:p>
        </w:tc>
      </w:tr>
      <w:tr w:rsidR="007E328C" w:rsidRPr="007E328C" w14:paraId="294BBD62" w14:textId="77777777" w:rsidTr="0027265C">
        <w:trPr>
          <w:trHeight w:val="602"/>
        </w:trPr>
        <w:tc>
          <w:tcPr>
            <w:tcW w:w="7398" w:type="dxa"/>
            <w:shd w:val="clear" w:color="auto" w:fill="BFBFBF" w:themeFill="background1" w:themeFillShade="BF"/>
            <w:vAlign w:val="center"/>
          </w:tcPr>
          <w:p w14:paraId="1C78FFCD" w14:textId="7828278D" w:rsidR="007E328C" w:rsidRDefault="007E328C" w:rsidP="00376219">
            <w:pPr>
              <w:rPr>
                <w:b/>
                <w:bCs/>
                <w:i/>
                <w:iCs/>
                <w:color w:val="000000"/>
                <w:sz w:val="24"/>
                <w:szCs w:val="24"/>
              </w:rPr>
            </w:pPr>
            <w:r w:rsidRPr="00DF231A">
              <w:rPr>
                <w:b/>
                <w:bCs/>
                <w:i/>
                <w:iCs/>
                <w:color w:val="000000"/>
                <w:sz w:val="24"/>
                <w:szCs w:val="24"/>
              </w:rPr>
              <w:t xml:space="preserve">Job </w:t>
            </w:r>
            <w:r w:rsidR="00376219">
              <w:rPr>
                <w:b/>
                <w:bCs/>
                <w:i/>
                <w:iCs/>
                <w:color w:val="000000"/>
                <w:sz w:val="24"/>
                <w:szCs w:val="24"/>
              </w:rPr>
              <w:t>3</w:t>
            </w:r>
            <w:r w:rsidRPr="00DF231A">
              <w:rPr>
                <w:b/>
                <w:bCs/>
                <w:i/>
                <w:iCs/>
                <w:color w:val="000000"/>
                <w:sz w:val="24"/>
                <w:szCs w:val="24"/>
              </w:rPr>
              <w:t xml:space="preserve"> – </w:t>
            </w:r>
            <w:r w:rsidR="00AA30E6">
              <w:rPr>
                <w:b/>
                <w:bCs/>
                <w:i/>
                <w:iCs/>
                <w:color w:val="000000"/>
                <w:sz w:val="24"/>
                <w:szCs w:val="24"/>
              </w:rPr>
              <w:t>Query</w:t>
            </w:r>
          </w:p>
        </w:tc>
        <w:tc>
          <w:tcPr>
            <w:tcW w:w="1170" w:type="dxa"/>
            <w:shd w:val="clear" w:color="auto" w:fill="BFBFBF" w:themeFill="background1" w:themeFillShade="BF"/>
            <w:vAlign w:val="center"/>
          </w:tcPr>
          <w:p w14:paraId="68FA287F" w14:textId="49BEF248" w:rsidR="007E328C" w:rsidRPr="00DF231A" w:rsidRDefault="007E328C" w:rsidP="007E328C">
            <w:pPr>
              <w:jc w:val="center"/>
              <w:rPr>
                <w:b/>
                <w:bCs/>
                <w:i/>
                <w:iCs/>
                <w:color w:val="000000"/>
                <w:sz w:val="24"/>
                <w:szCs w:val="24"/>
              </w:rPr>
            </w:pPr>
            <w:r w:rsidRPr="00DF231A">
              <w:rPr>
                <w:b/>
                <w:bCs/>
                <w:i/>
                <w:iCs/>
                <w:color w:val="000000"/>
                <w:sz w:val="24"/>
                <w:szCs w:val="24"/>
              </w:rPr>
              <w:t>Possible</w:t>
            </w:r>
            <w:r w:rsidRPr="00DF231A">
              <w:rPr>
                <w:b/>
                <w:bCs/>
                <w:i/>
                <w:iCs/>
                <w:color w:val="000000"/>
                <w:sz w:val="24"/>
                <w:szCs w:val="24"/>
              </w:rPr>
              <w:br/>
              <w:t>Points</w:t>
            </w:r>
          </w:p>
        </w:tc>
        <w:tc>
          <w:tcPr>
            <w:tcW w:w="1350" w:type="dxa"/>
            <w:shd w:val="clear" w:color="auto" w:fill="BFBFBF" w:themeFill="background1" w:themeFillShade="BF"/>
            <w:vAlign w:val="center"/>
          </w:tcPr>
          <w:p w14:paraId="5FF085D9" w14:textId="3D61944A" w:rsidR="007E328C" w:rsidRPr="007E328C" w:rsidRDefault="007E328C" w:rsidP="007E328C">
            <w:pPr>
              <w:jc w:val="center"/>
              <w:rPr>
                <w:b/>
                <w:bCs/>
                <w:i/>
                <w:iCs/>
                <w:color w:val="000000"/>
                <w:sz w:val="24"/>
                <w:szCs w:val="24"/>
              </w:rPr>
            </w:pPr>
            <w:r w:rsidRPr="00DF231A">
              <w:rPr>
                <w:b/>
                <w:bCs/>
                <w:i/>
                <w:iCs/>
                <w:color w:val="000000"/>
                <w:sz w:val="24"/>
                <w:szCs w:val="24"/>
              </w:rPr>
              <w:t>Points Awarded</w:t>
            </w:r>
          </w:p>
        </w:tc>
      </w:tr>
      <w:tr w:rsidR="007E328C" w:rsidRPr="00DF231A" w14:paraId="00D627C0" w14:textId="77777777" w:rsidTr="0027265C">
        <w:trPr>
          <w:trHeight w:val="980"/>
        </w:trPr>
        <w:tc>
          <w:tcPr>
            <w:tcW w:w="7398" w:type="dxa"/>
            <w:shd w:val="clear" w:color="auto" w:fill="auto"/>
            <w:vAlign w:val="center"/>
          </w:tcPr>
          <w:p w14:paraId="1AF712DF" w14:textId="3729842C" w:rsidR="007E328C" w:rsidRDefault="00C962D4" w:rsidP="007E328C">
            <w:pPr>
              <w:rPr>
                <w:color w:val="000000"/>
                <w:sz w:val="24"/>
                <w:szCs w:val="24"/>
              </w:rPr>
            </w:pPr>
            <w:r>
              <w:rPr>
                <w:color w:val="000000"/>
                <w:sz w:val="24"/>
                <w:szCs w:val="24"/>
              </w:rPr>
              <w:t>Data Input c</w:t>
            </w:r>
            <w:r w:rsidR="007E328C" w:rsidRPr="00DF231A">
              <w:rPr>
                <w:color w:val="000000"/>
                <w:sz w:val="24"/>
                <w:szCs w:val="24"/>
              </w:rPr>
              <w:t>orrect</w:t>
            </w:r>
            <w:r w:rsidR="00796001">
              <w:rPr>
                <w:color w:val="000000"/>
                <w:sz w:val="24"/>
                <w:szCs w:val="24"/>
              </w:rPr>
              <w:t>ly</w:t>
            </w:r>
            <w:r w:rsidR="007E328C" w:rsidRPr="00DF231A">
              <w:rPr>
                <w:color w:val="000000"/>
                <w:sz w:val="24"/>
                <w:szCs w:val="24"/>
              </w:rPr>
              <w:t xml:space="preserve"> </w:t>
            </w:r>
            <w:ins w:id="8" w:author="Hewes Angie" w:date="2020-02-10T19:40:00Z">
              <w:r w:rsidR="00C52025">
                <w:rPr>
                  <w:color w:val="000000"/>
                  <w:sz w:val="24"/>
                  <w:szCs w:val="24"/>
                </w:rPr>
                <w:t>(Production Standards)</w:t>
              </w:r>
            </w:ins>
            <w:del w:id="9" w:author="Hewes Angie" w:date="2020-02-10T19:40:00Z">
              <w:r w:rsidR="007E328C" w:rsidRPr="00DF231A" w:rsidDel="00C52025">
                <w:rPr>
                  <w:color w:val="000000"/>
                  <w:sz w:val="24"/>
                  <w:szCs w:val="24"/>
                </w:rPr>
                <w:delText xml:space="preserve">(Follows Mailability Standards)  </w:delText>
              </w:r>
            </w:del>
          </w:p>
          <w:p w14:paraId="32A1F07C" w14:textId="77777777" w:rsidR="007E328C" w:rsidRPr="007E328C" w:rsidRDefault="007E328C" w:rsidP="007E328C">
            <w:pPr>
              <w:jc w:val="center"/>
              <w:rPr>
                <w:color w:val="000000"/>
                <w:sz w:val="24"/>
                <w:szCs w:val="24"/>
              </w:rPr>
            </w:pPr>
            <w:r w:rsidRPr="007E328C">
              <w:rPr>
                <w:color w:val="000000"/>
                <w:sz w:val="24"/>
                <w:szCs w:val="24"/>
              </w:rPr>
              <w:t>0 errors - 100 points, 1 error - 90 points, 2 errors - 70 points,</w:t>
            </w:r>
          </w:p>
          <w:p w14:paraId="1A88C6B8" w14:textId="51F175C0" w:rsidR="007E328C" w:rsidRPr="007E328C" w:rsidRDefault="007E328C" w:rsidP="00F04722">
            <w:pPr>
              <w:jc w:val="center"/>
              <w:rPr>
                <w:color w:val="000000"/>
                <w:sz w:val="24"/>
                <w:szCs w:val="24"/>
              </w:rPr>
            </w:pPr>
            <w:r w:rsidRPr="007E328C">
              <w:rPr>
                <w:color w:val="000000"/>
                <w:sz w:val="24"/>
                <w:szCs w:val="24"/>
              </w:rPr>
              <w:t>3 errors – 50 points, 4+ errors – 0 points</w:t>
            </w:r>
          </w:p>
        </w:tc>
        <w:tc>
          <w:tcPr>
            <w:tcW w:w="1170" w:type="dxa"/>
            <w:shd w:val="clear" w:color="auto" w:fill="auto"/>
            <w:vAlign w:val="center"/>
          </w:tcPr>
          <w:p w14:paraId="0C3C3AD7" w14:textId="402ED913" w:rsidR="007E328C" w:rsidRPr="00C962D4" w:rsidRDefault="007E328C" w:rsidP="007E328C">
            <w:pPr>
              <w:jc w:val="center"/>
              <w:rPr>
                <w:bCs/>
                <w:iCs/>
                <w:color w:val="000000"/>
                <w:sz w:val="24"/>
                <w:szCs w:val="24"/>
              </w:rPr>
            </w:pPr>
            <w:r w:rsidRPr="00C962D4">
              <w:rPr>
                <w:bCs/>
                <w:iCs/>
                <w:color w:val="000000"/>
                <w:sz w:val="24"/>
                <w:szCs w:val="24"/>
              </w:rPr>
              <w:t>100</w:t>
            </w:r>
          </w:p>
        </w:tc>
        <w:tc>
          <w:tcPr>
            <w:tcW w:w="1350" w:type="dxa"/>
            <w:shd w:val="clear" w:color="auto" w:fill="auto"/>
            <w:vAlign w:val="center"/>
          </w:tcPr>
          <w:p w14:paraId="7DAA1435" w14:textId="77777777" w:rsidR="007E328C" w:rsidRPr="00C04A20" w:rsidRDefault="007E328C" w:rsidP="007E328C">
            <w:pPr>
              <w:jc w:val="center"/>
              <w:rPr>
                <w:b/>
                <w:bCs/>
                <w:i/>
                <w:iCs/>
                <w:color w:val="000000"/>
                <w:sz w:val="28"/>
                <w:szCs w:val="28"/>
              </w:rPr>
            </w:pPr>
          </w:p>
        </w:tc>
      </w:tr>
      <w:tr w:rsidR="007E7F67" w:rsidRPr="00DF231A" w14:paraId="78CC3795" w14:textId="77777777" w:rsidTr="0027265C">
        <w:trPr>
          <w:trHeight w:val="390"/>
        </w:trPr>
        <w:tc>
          <w:tcPr>
            <w:tcW w:w="7398" w:type="dxa"/>
            <w:shd w:val="clear" w:color="auto" w:fill="auto"/>
            <w:vAlign w:val="center"/>
          </w:tcPr>
          <w:p w14:paraId="77B10DD1" w14:textId="48628F02" w:rsidR="007E7F67" w:rsidRDefault="007E7F67" w:rsidP="00C62F9A">
            <w:pPr>
              <w:rPr>
                <w:b/>
                <w:bCs/>
                <w:i/>
                <w:iCs/>
                <w:color w:val="000000"/>
                <w:sz w:val="24"/>
                <w:szCs w:val="24"/>
              </w:rPr>
            </w:pPr>
            <w:r>
              <w:rPr>
                <w:color w:val="000000"/>
                <w:sz w:val="24"/>
                <w:szCs w:val="24"/>
              </w:rPr>
              <w:t xml:space="preserve">Report Grouped by Pay Rate, </w:t>
            </w:r>
            <w:r w:rsidR="00C62F9A">
              <w:rPr>
                <w:color w:val="000000"/>
                <w:sz w:val="24"/>
                <w:szCs w:val="24"/>
              </w:rPr>
              <w:t>stepped</w:t>
            </w:r>
            <w:r w:rsidRPr="002A5FB3">
              <w:rPr>
                <w:color w:val="000000"/>
                <w:sz w:val="24"/>
                <w:szCs w:val="24"/>
              </w:rPr>
              <w:t xml:space="preserve">, </w:t>
            </w:r>
            <w:r>
              <w:rPr>
                <w:color w:val="000000"/>
                <w:sz w:val="24"/>
                <w:szCs w:val="24"/>
              </w:rPr>
              <w:t xml:space="preserve">&amp; </w:t>
            </w:r>
            <w:r w:rsidRPr="002A5FB3">
              <w:rPr>
                <w:color w:val="000000"/>
                <w:sz w:val="24"/>
                <w:szCs w:val="24"/>
              </w:rPr>
              <w:t>landscape.</w:t>
            </w:r>
          </w:p>
        </w:tc>
        <w:tc>
          <w:tcPr>
            <w:tcW w:w="1170" w:type="dxa"/>
            <w:shd w:val="clear" w:color="auto" w:fill="auto"/>
            <w:vAlign w:val="center"/>
          </w:tcPr>
          <w:p w14:paraId="5E6BFA0B" w14:textId="2C8725A0" w:rsidR="007E7F67" w:rsidRPr="00C962D4" w:rsidRDefault="00C62F9A" w:rsidP="007E7F67">
            <w:pPr>
              <w:jc w:val="center"/>
              <w:rPr>
                <w:b/>
                <w:bCs/>
                <w:iCs/>
                <w:color w:val="000000"/>
                <w:sz w:val="24"/>
                <w:szCs w:val="24"/>
              </w:rPr>
            </w:pPr>
            <w:r>
              <w:rPr>
                <w:color w:val="000000"/>
                <w:sz w:val="24"/>
                <w:szCs w:val="24"/>
              </w:rPr>
              <w:t>20</w:t>
            </w:r>
          </w:p>
        </w:tc>
        <w:tc>
          <w:tcPr>
            <w:tcW w:w="1350" w:type="dxa"/>
            <w:shd w:val="clear" w:color="auto" w:fill="auto"/>
            <w:vAlign w:val="center"/>
          </w:tcPr>
          <w:p w14:paraId="6F646038" w14:textId="77777777" w:rsidR="007E7F67" w:rsidRPr="00C04A20" w:rsidRDefault="007E7F67" w:rsidP="007E7F67">
            <w:pPr>
              <w:jc w:val="center"/>
              <w:rPr>
                <w:b/>
                <w:bCs/>
                <w:i/>
                <w:iCs/>
                <w:color w:val="000000"/>
                <w:sz w:val="28"/>
                <w:szCs w:val="28"/>
              </w:rPr>
            </w:pPr>
          </w:p>
        </w:tc>
      </w:tr>
      <w:tr w:rsidR="007E7F67" w:rsidRPr="00DF231A" w14:paraId="5F5B78F6" w14:textId="77777777" w:rsidTr="007E7F67">
        <w:trPr>
          <w:trHeight w:val="390"/>
        </w:trPr>
        <w:tc>
          <w:tcPr>
            <w:tcW w:w="7398" w:type="dxa"/>
            <w:shd w:val="clear" w:color="auto" w:fill="auto"/>
            <w:vAlign w:val="center"/>
          </w:tcPr>
          <w:p w14:paraId="4BF8B30D" w14:textId="74065B19" w:rsidR="007E7F67" w:rsidRDefault="007E7F67" w:rsidP="007E7F67">
            <w:pPr>
              <w:rPr>
                <w:b/>
                <w:bCs/>
                <w:i/>
                <w:iCs/>
                <w:color w:val="000000"/>
                <w:sz w:val="24"/>
                <w:szCs w:val="24"/>
              </w:rPr>
            </w:pPr>
            <w:r>
              <w:rPr>
                <w:color w:val="000000"/>
                <w:sz w:val="24"/>
                <w:szCs w:val="24"/>
              </w:rPr>
              <w:t xml:space="preserve">Report </w:t>
            </w:r>
            <w:r w:rsidR="004C3061">
              <w:rPr>
                <w:color w:val="000000"/>
                <w:sz w:val="24"/>
                <w:szCs w:val="24"/>
              </w:rPr>
              <w:t xml:space="preserve">title is </w:t>
            </w:r>
            <w:r>
              <w:rPr>
                <w:color w:val="000000"/>
                <w:sz w:val="24"/>
                <w:szCs w:val="24"/>
              </w:rPr>
              <w:t>Employee Pay Rate Query</w:t>
            </w:r>
          </w:p>
        </w:tc>
        <w:tc>
          <w:tcPr>
            <w:tcW w:w="1170" w:type="dxa"/>
            <w:shd w:val="clear" w:color="auto" w:fill="auto"/>
            <w:vAlign w:val="center"/>
          </w:tcPr>
          <w:p w14:paraId="1EF9CB52" w14:textId="7354E0DC" w:rsidR="007E7F67" w:rsidRPr="00C962D4" w:rsidRDefault="007E7F67" w:rsidP="007E7F67">
            <w:pPr>
              <w:jc w:val="center"/>
              <w:rPr>
                <w:b/>
                <w:bCs/>
                <w:iCs/>
                <w:color w:val="000000"/>
                <w:sz w:val="24"/>
                <w:szCs w:val="24"/>
              </w:rPr>
            </w:pPr>
            <w:r>
              <w:rPr>
                <w:color w:val="000000"/>
                <w:sz w:val="24"/>
                <w:szCs w:val="24"/>
              </w:rPr>
              <w:t>10</w:t>
            </w:r>
          </w:p>
        </w:tc>
        <w:tc>
          <w:tcPr>
            <w:tcW w:w="1350" w:type="dxa"/>
            <w:shd w:val="clear" w:color="auto" w:fill="auto"/>
            <w:vAlign w:val="center"/>
          </w:tcPr>
          <w:p w14:paraId="6FF9DB35" w14:textId="77777777" w:rsidR="007E7F67" w:rsidRPr="00C04A20" w:rsidRDefault="007E7F67" w:rsidP="007E7F67">
            <w:pPr>
              <w:jc w:val="center"/>
              <w:rPr>
                <w:b/>
                <w:bCs/>
                <w:i/>
                <w:iCs/>
                <w:color w:val="000000"/>
                <w:sz w:val="28"/>
                <w:szCs w:val="28"/>
              </w:rPr>
            </w:pPr>
          </w:p>
        </w:tc>
      </w:tr>
      <w:tr w:rsidR="007E7F67" w:rsidRPr="00DF231A" w14:paraId="50CA904C" w14:textId="77777777" w:rsidTr="007E7F67">
        <w:trPr>
          <w:trHeight w:val="390"/>
        </w:trPr>
        <w:tc>
          <w:tcPr>
            <w:tcW w:w="7398" w:type="dxa"/>
            <w:shd w:val="clear" w:color="auto" w:fill="auto"/>
            <w:vAlign w:val="center"/>
          </w:tcPr>
          <w:p w14:paraId="7E04CC54" w14:textId="21655A4F" w:rsidR="007E7F67" w:rsidRDefault="007E7F67" w:rsidP="007E7F67">
            <w:pPr>
              <w:rPr>
                <w:b/>
                <w:bCs/>
                <w:i/>
                <w:iCs/>
                <w:color w:val="000000"/>
                <w:sz w:val="24"/>
                <w:szCs w:val="24"/>
              </w:rPr>
            </w:pPr>
            <w:r>
              <w:rPr>
                <w:color w:val="000000"/>
                <w:sz w:val="24"/>
                <w:szCs w:val="24"/>
              </w:rPr>
              <w:t>Contestant &amp; Job Number in Footer</w:t>
            </w:r>
          </w:p>
        </w:tc>
        <w:tc>
          <w:tcPr>
            <w:tcW w:w="1170" w:type="dxa"/>
            <w:shd w:val="clear" w:color="auto" w:fill="auto"/>
            <w:vAlign w:val="center"/>
          </w:tcPr>
          <w:p w14:paraId="191F9ECA" w14:textId="494E7E38" w:rsidR="007E7F67" w:rsidRPr="00C962D4" w:rsidRDefault="007E7F67" w:rsidP="007E7F67">
            <w:pPr>
              <w:jc w:val="center"/>
              <w:rPr>
                <w:b/>
                <w:bCs/>
                <w:iCs/>
                <w:color w:val="000000"/>
                <w:sz w:val="24"/>
                <w:szCs w:val="24"/>
              </w:rPr>
            </w:pPr>
            <w:r>
              <w:rPr>
                <w:color w:val="000000"/>
                <w:sz w:val="24"/>
                <w:szCs w:val="24"/>
              </w:rPr>
              <w:t>10</w:t>
            </w:r>
          </w:p>
        </w:tc>
        <w:tc>
          <w:tcPr>
            <w:tcW w:w="1350" w:type="dxa"/>
            <w:shd w:val="clear" w:color="auto" w:fill="auto"/>
            <w:vAlign w:val="center"/>
          </w:tcPr>
          <w:p w14:paraId="6D1B70FD" w14:textId="77777777" w:rsidR="007E7F67" w:rsidRPr="00C04A20" w:rsidRDefault="007E7F67" w:rsidP="007E7F67">
            <w:pPr>
              <w:jc w:val="center"/>
              <w:rPr>
                <w:b/>
                <w:bCs/>
                <w:i/>
                <w:iCs/>
                <w:color w:val="000000"/>
                <w:sz w:val="28"/>
                <w:szCs w:val="28"/>
              </w:rPr>
            </w:pPr>
          </w:p>
        </w:tc>
      </w:tr>
      <w:tr w:rsidR="007E7F67" w:rsidRPr="00DF231A" w14:paraId="72C014FE" w14:textId="77777777" w:rsidTr="0027265C">
        <w:trPr>
          <w:trHeight w:val="390"/>
        </w:trPr>
        <w:tc>
          <w:tcPr>
            <w:tcW w:w="7398" w:type="dxa"/>
            <w:shd w:val="clear" w:color="auto" w:fill="auto"/>
            <w:vAlign w:val="center"/>
          </w:tcPr>
          <w:p w14:paraId="0C1E7D03" w14:textId="1737B729" w:rsidR="007E7F67" w:rsidRDefault="007E7F67" w:rsidP="007E7F67">
            <w:pPr>
              <w:rPr>
                <w:b/>
                <w:bCs/>
                <w:i/>
                <w:iCs/>
                <w:color w:val="000000"/>
                <w:sz w:val="24"/>
                <w:szCs w:val="24"/>
              </w:rPr>
            </w:pPr>
            <w:r>
              <w:rPr>
                <w:color w:val="000000"/>
                <w:sz w:val="24"/>
                <w:szCs w:val="24"/>
              </w:rPr>
              <w:t>Fields Adjusted so nothing is overlapped or truncated</w:t>
            </w:r>
          </w:p>
        </w:tc>
        <w:tc>
          <w:tcPr>
            <w:tcW w:w="1170" w:type="dxa"/>
            <w:shd w:val="clear" w:color="auto" w:fill="auto"/>
            <w:vAlign w:val="center"/>
          </w:tcPr>
          <w:p w14:paraId="08AE9FD4" w14:textId="5F5E4541" w:rsidR="007E7F67" w:rsidRPr="00C962D4" w:rsidRDefault="007E7F67" w:rsidP="007E7F67">
            <w:pPr>
              <w:jc w:val="center"/>
              <w:rPr>
                <w:b/>
                <w:bCs/>
                <w:iCs/>
                <w:color w:val="000000"/>
                <w:sz w:val="24"/>
                <w:szCs w:val="24"/>
              </w:rPr>
            </w:pPr>
            <w:r>
              <w:rPr>
                <w:color w:val="000000"/>
                <w:sz w:val="24"/>
                <w:szCs w:val="24"/>
              </w:rPr>
              <w:t>10</w:t>
            </w:r>
          </w:p>
        </w:tc>
        <w:tc>
          <w:tcPr>
            <w:tcW w:w="1350" w:type="dxa"/>
            <w:shd w:val="clear" w:color="auto" w:fill="auto"/>
            <w:vAlign w:val="center"/>
          </w:tcPr>
          <w:p w14:paraId="2E364349" w14:textId="77777777" w:rsidR="007E7F67" w:rsidRPr="00C04A20" w:rsidRDefault="007E7F67" w:rsidP="007E7F67">
            <w:pPr>
              <w:jc w:val="center"/>
              <w:rPr>
                <w:b/>
                <w:bCs/>
                <w:i/>
                <w:iCs/>
                <w:color w:val="000000"/>
                <w:sz w:val="28"/>
                <w:szCs w:val="28"/>
              </w:rPr>
            </w:pPr>
          </w:p>
        </w:tc>
      </w:tr>
      <w:tr w:rsidR="00372E46" w:rsidRPr="00DF231A" w14:paraId="5167C3CA" w14:textId="77777777" w:rsidTr="0027265C">
        <w:trPr>
          <w:trHeight w:val="390"/>
        </w:trPr>
        <w:tc>
          <w:tcPr>
            <w:tcW w:w="7398" w:type="dxa"/>
            <w:shd w:val="clear" w:color="auto" w:fill="auto"/>
            <w:vAlign w:val="center"/>
          </w:tcPr>
          <w:p w14:paraId="411CC32D" w14:textId="2ACD2592" w:rsidR="00372E46" w:rsidRDefault="00372E46" w:rsidP="00372E46">
            <w:pPr>
              <w:jc w:val="right"/>
              <w:rPr>
                <w:color w:val="000000"/>
                <w:sz w:val="24"/>
                <w:szCs w:val="24"/>
              </w:rPr>
            </w:pPr>
            <w:r>
              <w:rPr>
                <w:b/>
                <w:bCs/>
                <w:i/>
                <w:iCs/>
                <w:color w:val="000000"/>
                <w:sz w:val="24"/>
                <w:szCs w:val="24"/>
              </w:rPr>
              <w:t xml:space="preserve">Job 3 </w:t>
            </w:r>
            <w:r w:rsidRPr="00DF231A">
              <w:rPr>
                <w:b/>
                <w:bCs/>
                <w:i/>
                <w:iCs/>
                <w:color w:val="000000"/>
                <w:sz w:val="24"/>
                <w:szCs w:val="24"/>
              </w:rPr>
              <w:t>Total</w:t>
            </w:r>
          </w:p>
        </w:tc>
        <w:tc>
          <w:tcPr>
            <w:tcW w:w="1170" w:type="dxa"/>
            <w:shd w:val="clear" w:color="auto" w:fill="auto"/>
            <w:vAlign w:val="center"/>
          </w:tcPr>
          <w:p w14:paraId="07786154" w14:textId="0B55F005" w:rsidR="00372E46" w:rsidRDefault="00372E46" w:rsidP="00C62F9A">
            <w:pPr>
              <w:jc w:val="center"/>
              <w:rPr>
                <w:color w:val="000000"/>
                <w:sz w:val="24"/>
                <w:szCs w:val="24"/>
              </w:rPr>
            </w:pPr>
            <w:r w:rsidRPr="00DF231A">
              <w:rPr>
                <w:b/>
                <w:bCs/>
                <w:i/>
                <w:iCs/>
                <w:color w:val="000000"/>
                <w:sz w:val="24"/>
                <w:szCs w:val="24"/>
              </w:rPr>
              <w:t>1</w:t>
            </w:r>
            <w:r w:rsidR="00C62F9A">
              <w:rPr>
                <w:b/>
                <w:bCs/>
                <w:i/>
                <w:iCs/>
                <w:color w:val="000000"/>
                <w:sz w:val="24"/>
                <w:szCs w:val="24"/>
              </w:rPr>
              <w:t>5</w:t>
            </w:r>
            <w:r w:rsidRPr="00DF231A">
              <w:rPr>
                <w:b/>
                <w:bCs/>
                <w:i/>
                <w:iCs/>
                <w:color w:val="000000"/>
                <w:sz w:val="24"/>
                <w:szCs w:val="24"/>
              </w:rPr>
              <w:t>0</w:t>
            </w:r>
          </w:p>
        </w:tc>
        <w:tc>
          <w:tcPr>
            <w:tcW w:w="1350" w:type="dxa"/>
            <w:shd w:val="clear" w:color="auto" w:fill="auto"/>
            <w:vAlign w:val="center"/>
          </w:tcPr>
          <w:p w14:paraId="303A8E09" w14:textId="472A5B2A" w:rsidR="00372E46" w:rsidRPr="00C04A20" w:rsidRDefault="00372E46" w:rsidP="00372E46">
            <w:pPr>
              <w:jc w:val="center"/>
              <w:rPr>
                <w:b/>
                <w:bCs/>
                <w:i/>
                <w:iCs/>
                <w:color w:val="000000"/>
                <w:sz w:val="28"/>
                <w:szCs w:val="28"/>
              </w:rPr>
            </w:pPr>
            <w:r w:rsidRPr="00DF231A">
              <w:rPr>
                <w:b/>
                <w:bCs/>
                <w:i/>
                <w:iCs/>
                <w:color w:val="000000"/>
                <w:sz w:val="28"/>
                <w:szCs w:val="28"/>
              </w:rPr>
              <w:t> </w:t>
            </w:r>
          </w:p>
        </w:tc>
      </w:tr>
    </w:tbl>
    <w:p w14:paraId="7F4CAF3B" w14:textId="3C183CE8" w:rsidR="00796001" w:rsidRDefault="00796001">
      <w:r>
        <w:br w:type="page"/>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8"/>
        <w:gridCol w:w="1170"/>
        <w:gridCol w:w="1350"/>
      </w:tblGrid>
      <w:tr w:rsidR="008D27F7" w:rsidRPr="00DF231A" w14:paraId="4F310E23" w14:textId="77777777" w:rsidTr="0027265C">
        <w:trPr>
          <w:trHeight w:val="314"/>
        </w:trPr>
        <w:tc>
          <w:tcPr>
            <w:tcW w:w="7398" w:type="dxa"/>
            <w:shd w:val="clear" w:color="auto" w:fill="BFBFBF" w:themeFill="background1" w:themeFillShade="BF"/>
            <w:vAlign w:val="center"/>
          </w:tcPr>
          <w:p w14:paraId="1D3BC341" w14:textId="06E83E47" w:rsidR="008D27F7" w:rsidRDefault="008D27F7" w:rsidP="008D27F7">
            <w:pPr>
              <w:rPr>
                <w:b/>
                <w:bCs/>
                <w:i/>
                <w:iCs/>
                <w:color w:val="000000"/>
                <w:sz w:val="24"/>
                <w:szCs w:val="24"/>
              </w:rPr>
            </w:pPr>
            <w:r w:rsidRPr="00DF231A">
              <w:rPr>
                <w:b/>
                <w:bCs/>
                <w:i/>
                <w:iCs/>
                <w:color w:val="000000"/>
                <w:sz w:val="24"/>
                <w:szCs w:val="24"/>
              </w:rPr>
              <w:lastRenderedPageBreak/>
              <w:t xml:space="preserve">Job </w:t>
            </w:r>
            <w:r>
              <w:rPr>
                <w:b/>
                <w:bCs/>
                <w:i/>
                <w:iCs/>
                <w:color w:val="000000"/>
                <w:sz w:val="24"/>
                <w:szCs w:val="24"/>
              </w:rPr>
              <w:t xml:space="preserve">4 – </w:t>
            </w:r>
            <w:r w:rsidR="00AA30E6">
              <w:rPr>
                <w:b/>
                <w:bCs/>
                <w:i/>
                <w:iCs/>
                <w:color w:val="000000"/>
                <w:sz w:val="24"/>
                <w:szCs w:val="24"/>
              </w:rPr>
              <w:t>PowerPoint</w:t>
            </w:r>
          </w:p>
        </w:tc>
        <w:tc>
          <w:tcPr>
            <w:tcW w:w="1170" w:type="dxa"/>
            <w:shd w:val="clear" w:color="auto" w:fill="BFBFBF" w:themeFill="background1" w:themeFillShade="BF"/>
            <w:vAlign w:val="center"/>
          </w:tcPr>
          <w:p w14:paraId="18BE4C10" w14:textId="6A72C6CA" w:rsidR="008D27F7" w:rsidRPr="00DF231A" w:rsidRDefault="008D27F7" w:rsidP="008D27F7">
            <w:pPr>
              <w:jc w:val="center"/>
              <w:rPr>
                <w:b/>
                <w:bCs/>
                <w:i/>
                <w:iCs/>
                <w:color w:val="000000"/>
                <w:sz w:val="24"/>
                <w:szCs w:val="24"/>
              </w:rPr>
            </w:pPr>
            <w:r w:rsidRPr="00DF231A">
              <w:rPr>
                <w:b/>
                <w:bCs/>
                <w:i/>
                <w:iCs/>
                <w:color w:val="000000"/>
                <w:sz w:val="24"/>
                <w:szCs w:val="24"/>
              </w:rPr>
              <w:t>Possible</w:t>
            </w:r>
            <w:r w:rsidRPr="00DF231A">
              <w:rPr>
                <w:b/>
                <w:bCs/>
                <w:i/>
                <w:iCs/>
                <w:color w:val="000000"/>
                <w:sz w:val="24"/>
                <w:szCs w:val="24"/>
              </w:rPr>
              <w:br/>
              <w:t>Points</w:t>
            </w:r>
          </w:p>
        </w:tc>
        <w:tc>
          <w:tcPr>
            <w:tcW w:w="1350" w:type="dxa"/>
            <w:shd w:val="clear" w:color="auto" w:fill="BFBFBF" w:themeFill="background1" w:themeFillShade="BF"/>
            <w:vAlign w:val="center"/>
          </w:tcPr>
          <w:p w14:paraId="5778C52C" w14:textId="50412D71" w:rsidR="008D27F7" w:rsidRPr="00DF231A" w:rsidRDefault="008D27F7" w:rsidP="008D27F7">
            <w:pPr>
              <w:jc w:val="center"/>
              <w:rPr>
                <w:b/>
                <w:bCs/>
                <w:i/>
                <w:iCs/>
                <w:color w:val="000000"/>
                <w:sz w:val="28"/>
                <w:szCs w:val="28"/>
              </w:rPr>
            </w:pPr>
            <w:r w:rsidRPr="00DF231A">
              <w:rPr>
                <w:b/>
                <w:bCs/>
                <w:i/>
                <w:iCs/>
                <w:color w:val="000000"/>
                <w:sz w:val="24"/>
                <w:szCs w:val="24"/>
              </w:rPr>
              <w:t>Points Awarded</w:t>
            </w:r>
          </w:p>
        </w:tc>
      </w:tr>
      <w:tr w:rsidR="00F04722" w:rsidRPr="00DF231A" w14:paraId="5F6736B0" w14:textId="77777777" w:rsidTr="0027265C">
        <w:trPr>
          <w:trHeight w:val="224"/>
        </w:trPr>
        <w:tc>
          <w:tcPr>
            <w:tcW w:w="7398" w:type="dxa"/>
            <w:shd w:val="clear" w:color="auto" w:fill="auto"/>
            <w:vAlign w:val="center"/>
          </w:tcPr>
          <w:p w14:paraId="2E0DD58C" w14:textId="6EFA1149" w:rsidR="00F04722" w:rsidRDefault="00F04722" w:rsidP="00F04722">
            <w:pPr>
              <w:rPr>
                <w:color w:val="000000"/>
                <w:sz w:val="24"/>
                <w:szCs w:val="24"/>
              </w:rPr>
            </w:pPr>
            <w:r w:rsidRPr="00DF231A">
              <w:rPr>
                <w:color w:val="000000"/>
                <w:sz w:val="24"/>
                <w:szCs w:val="24"/>
              </w:rPr>
              <w:t>Data Input Correct</w:t>
            </w:r>
            <w:r w:rsidR="00796001">
              <w:rPr>
                <w:color w:val="000000"/>
                <w:sz w:val="24"/>
                <w:szCs w:val="24"/>
              </w:rPr>
              <w:t>ly</w:t>
            </w:r>
            <w:r w:rsidRPr="00DF231A">
              <w:rPr>
                <w:color w:val="000000"/>
                <w:sz w:val="24"/>
                <w:szCs w:val="24"/>
              </w:rPr>
              <w:t xml:space="preserve"> </w:t>
            </w:r>
            <w:ins w:id="10" w:author="Hewes Angie" w:date="2020-02-10T19:41:00Z">
              <w:r w:rsidR="00C52025" w:rsidRPr="00DF231A">
                <w:rPr>
                  <w:color w:val="000000"/>
                  <w:sz w:val="24"/>
                  <w:szCs w:val="24"/>
                </w:rPr>
                <w:t xml:space="preserve"> </w:t>
              </w:r>
              <w:r w:rsidR="00C52025">
                <w:rPr>
                  <w:color w:val="000000"/>
                  <w:sz w:val="24"/>
                  <w:szCs w:val="24"/>
                </w:rPr>
                <w:t>(Production Standards)</w:t>
              </w:r>
              <w:r w:rsidR="00C52025" w:rsidRPr="00DF231A" w:rsidDel="00C52025">
                <w:rPr>
                  <w:color w:val="000000"/>
                  <w:sz w:val="24"/>
                  <w:szCs w:val="24"/>
                </w:rPr>
                <w:t xml:space="preserve"> </w:t>
              </w:r>
            </w:ins>
            <w:del w:id="11" w:author="Hewes Angie" w:date="2020-02-10T19:41:00Z">
              <w:r w:rsidRPr="00DF231A" w:rsidDel="00C52025">
                <w:rPr>
                  <w:color w:val="000000"/>
                  <w:sz w:val="24"/>
                  <w:szCs w:val="24"/>
                </w:rPr>
                <w:delText xml:space="preserve">(Follows Mailability Standards) </w:delText>
              </w:r>
            </w:del>
            <w:r w:rsidRPr="00DF231A">
              <w:rPr>
                <w:color w:val="000000"/>
                <w:sz w:val="24"/>
                <w:szCs w:val="24"/>
              </w:rPr>
              <w:t xml:space="preserve"> </w:t>
            </w:r>
          </w:p>
          <w:p w14:paraId="733A9A0E" w14:textId="7495B94D" w:rsidR="00F04722" w:rsidRDefault="00F04722" w:rsidP="00F04722">
            <w:pPr>
              <w:jc w:val="center"/>
              <w:rPr>
                <w:color w:val="000000"/>
                <w:sz w:val="24"/>
                <w:szCs w:val="24"/>
              </w:rPr>
            </w:pPr>
            <w:r w:rsidRPr="007E328C">
              <w:rPr>
                <w:color w:val="000000"/>
                <w:sz w:val="24"/>
                <w:szCs w:val="24"/>
              </w:rPr>
              <w:t>0 errors - 100 points, 1 error - 90 points, 2 errors - 70 points,</w:t>
            </w:r>
          </w:p>
          <w:p w14:paraId="6AC353EA" w14:textId="0C3F016E" w:rsidR="00F04722" w:rsidDel="00C52025" w:rsidRDefault="00F04722">
            <w:pPr>
              <w:jc w:val="center"/>
              <w:rPr>
                <w:del w:id="12" w:author="Hewes Angie" w:date="2020-02-10T19:41:00Z"/>
                <w:color w:val="000000"/>
                <w:sz w:val="24"/>
                <w:szCs w:val="24"/>
              </w:rPr>
            </w:pPr>
            <w:r w:rsidRPr="007E328C">
              <w:rPr>
                <w:color w:val="000000"/>
                <w:sz w:val="24"/>
                <w:szCs w:val="24"/>
              </w:rPr>
              <w:t>3 errors – 50 points, 4+ errors – 0 points</w:t>
            </w:r>
          </w:p>
          <w:p w14:paraId="1E37C66F" w14:textId="5ADCFC2E" w:rsidR="00F04722" w:rsidRDefault="00F04722">
            <w:pPr>
              <w:jc w:val="center"/>
              <w:rPr>
                <w:b/>
                <w:bCs/>
                <w:i/>
                <w:iCs/>
                <w:color w:val="000000"/>
                <w:sz w:val="24"/>
                <w:szCs w:val="24"/>
              </w:rPr>
            </w:pPr>
          </w:p>
        </w:tc>
        <w:tc>
          <w:tcPr>
            <w:tcW w:w="1170" w:type="dxa"/>
            <w:shd w:val="clear" w:color="auto" w:fill="auto"/>
            <w:vAlign w:val="center"/>
          </w:tcPr>
          <w:p w14:paraId="5CC45E9F" w14:textId="1CF3BD8D" w:rsidR="00F04722" w:rsidRPr="00DF231A" w:rsidRDefault="00696B82" w:rsidP="00F04722">
            <w:pPr>
              <w:jc w:val="center"/>
              <w:rPr>
                <w:b/>
                <w:bCs/>
                <w:i/>
                <w:iCs/>
                <w:color w:val="000000"/>
                <w:sz w:val="24"/>
                <w:szCs w:val="24"/>
              </w:rPr>
            </w:pPr>
            <w:r>
              <w:rPr>
                <w:b/>
                <w:bCs/>
                <w:i/>
                <w:iCs/>
                <w:color w:val="000000"/>
                <w:sz w:val="24"/>
                <w:szCs w:val="24"/>
              </w:rPr>
              <w:t>100</w:t>
            </w:r>
          </w:p>
        </w:tc>
        <w:tc>
          <w:tcPr>
            <w:tcW w:w="1350" w:type="dxa"/>
            <w:shd w:val="clear" w:color="auto" w:fill="auto"/>
            <w:vAlign w:val="center"/>
          </w:tcPr>
          <w:p w14:paraId="746EF2D8" w14:textId="77777777" w:rsidR="00F04722" w:rsidRPr="00DF231A" w:rsidRDefault="00F04722" w:rsidP="00F04722">
            <w:pPr>
              <w:jc w:val="center"/>
              <w:rPr>
                <w:b/>
                <w:bCs/>
                <w:i/>
                <w:iCs/>
                <w:color w:val="000000"/>
                <w:sz w:val="28"/>
                <w:szCs w:val="28"/>
              </w:rPr>
            </w:pPr>
          </w:p>
        </w:tc>
      </w:tr>
      <w:tr w:rsidR="00C04A20" w:rsidRPr="00DF231A" w14:paraId="7127BE34" w14:textId="77777777" w:rsidTr="0027265C">
        <w:trPr>
          <w:trHeight w:val="375"/>
        </w:trPr>
        <w:tc>
          <w:tcPr>
            <w:tcW w:w="7398" w:type="dxa"/>
            <w:shd w:val="clear" w:color="auto" w:fill="auto"/>
            <w:vAlign w:val="center"/>
            <w:hideMark/>
          </w:tcPr>
          <w:p w14:paraId="324F8596" w14:textId="19344094" w:rsidR="00C04A20" w:rsidRPr="00DF231A" w:rsidRDefault="00696B82" w:rsidP="002643AC">
            <w:pPr>
              <w:rPr>
                <w:color w:val="000000"/>
                <w:sz w:val="24"/>
                <w:szCs w:val="24"/>
              </w:rPr>
            </w:pPr>
            <w:r>
              <w:rPr>
                <w:color w:val="000000"/>
                <w:sz w:val="24"/>
                <w:szCs w:val="24"/>
              </w:rPr>
              <w:t>Theme Applied</w:t>
            </w:r>
          </w:p>
        </w:tc>
        <w:tc>
          <w:tcPr>
            <w:tcW w:w="1170" w:type="dxa"/>
            <w:shd w:val="clear" w:color="auto" w:fill="auto"/>
            <w:vAlign w:val="center"/>
            <w:hideMark/>
          </w:tcPr>
          <w:p w14:paraId="2FC4A22F" w14:textId="4BF1B065" w:rsidR="00C04A20" w:rsidRPr="00DF231A" w:rsidRDefault="00C62F9A" w:rsidP="002643AC">
            <w:pPr>
              <w:jc w:val="center"/>
              <w:rPr>
                <w:color w:val="000000"/>
                <w:sz w:val="24"/>
                <w:szCs w:val="24"/>
              </w:rPr>
            </w:pPr>
            <w:r>
              <w:rPr>
                <w:color w:val="000000"/>
                <w:sz w:val="24"/>
                <w:szCs w:val="24"/>
              </w:rPr>
              <w:t>10</w:t>
            </w:r>
          </w:p>
        </w:tc>
        <w:tc>
          <w:tcPr>
            <w:tcW w:w="1350" w:type="dxa"/>
            <w:shd w:val="clear" w:color="auto" w:fill="auto"/>
            <w:vAlign w:val="center"/>
            <w:hideMark/>
          </w:tcPr>
          <w:p w14:paraId="258EC4FC" w14:textId="77777777" w:rsidR="00C04A20" w:rsidRPr="00DF231A" w:rsidRDefault="00C04A20" w:rsidP="002643AC">
            <w:pPr>
              <w:jc w:val="center"/>
              <w:rPr>
                <w:color w:val="000000"/>
                <w:sz w:val="28"/>
                <w:szCs w:val="28"/>
              </w:rPr>
            </w:pPr>
            <w:r w:rsidRPr="00DF231A">
              <w:rPr>
                <w:color w:val="000000"/>
                <w:sz w:val="28"/>
                <w:szCs w:val="28"/>
              </w:rPr>
              <w:t> </w:t>
            </w:r>
          </w:p>
        </w:tc>
      </w:tr>
      <w:tr w:rsidR="00C04A20" w:rsidRPr="00DF231A" w14:paraId="68AA8AFD" w14:textId="77777777" w:rsidTr="0027265C">
        <w:trPr>
          <w:trHeight w:val="375"/>
        </w:trPr>
        <w:tc>
          <w:tcPr>
            <w:tcW w:w="7398" w:type="dxa"/>
            <w:shd w:val="clear" w:color="auto" w:fill="auto"/>
            <w:vAlign w:val="center"/>
            <w:hideMark/>
          </w:tcPr>
          <w:p w14:paraId="1CB8B5BF" w14:textId="52DA13EA" w:rsidR="00C04A20" w:rsidRPr="00DF231A" w:rsidRDefault="00696B82" w:rsidP="002643AC">
            <w:pPr>
              <w:rPr>
                <w:color w:val="000000"/>
                <w:sz w:val="24"/>
                <w:szCs w:val="24"/>
              </w:rPr>
            </w:pPr>
            <w:r>
              <w:rPr>
                <w:color w:val="000000"/>
                <w:sz w:val="24"/>
                <w:szCs w:val="24"/>
              </w:rPr>
              <w:t>Printed 2 Slides Per Page</w:t>
            </w:r>
          </w:p>
        </w:tc>
        <w:tc>
          <w:tcPr>
            <w:tcW w:w="1170" w:type="dxa"/>
            <w:shd w:val="clear" w:color="auto" w:fill="auto"/>
            <w:vAlign w:val="center"/>
            <w:hideMark/>
          </w:tcPr>
          <w:p w14:paraId="752126BE" w14:textId="39071A30" w:rsidR="00C04A20" w:rsidRPr="00DF231A" w:rsidRDefault="00C62F9A" w:rsidP="002643AC">
            <w:pPr>
              <w:jc w:val="center"/>
              <w:rPr>
                <w:color w:val="000000"/>
                <w:sz w:val="24"/>
                <w:szCs w:val="24"/>
              </w:rPr>
            </w:pPr>
            <w:r>
              <w:rPr>
                <w:color w:val="000000"/>
                <w:sz w:val="24"/>
                <w:szCs w:val="24"/>
              </w:rPr>
              <w:t>10</w:t>
            </w:r>
          </w:p>
        </w:tc>
        <w:tc>
          <w:tcPr>
            <w:tcW w:w="1350" w:type="dxa"/>
            <w:shd w:val="clear" w:color="auto" w:fill="auto"/>
            <w:vAlign w:val="center"/>
            <w:hideMark/>
          </w:tcPr>
          <w:p w14:paraId="13D8365F" w14:textId="77777777" w:rsidR="00C04A20" w:rsidRPr="00DF231A" w:rsidRDefault="00C04A20" w:rsidP="002643AC">
            <w:pPr>
              <w:jc w:val="center"/>
              <w:rPr>
                <w:color w:val="000000"/>
                <w:sz w:val="28"/>
                <w:szCs w:val="28"/>
              </w:rPr>
            </w:pPr>
            <w:r w:rsidRPr="00DF231A">
              <w:rPr>
                <w:color w:val="000000"/>
                <w:sz w:val="28"/>
                <w:szCs w:val="28"/>
              </w:rPr>
              <w:t> </w:t>
            </w:r>
          </w:p>
        </w:tc>
      </w:tr>
      <w:tr w:rsidR="00C04A20" w:rsidRPr="00DF231A" w14:paraId="1FB43E5D" w14:textId="77777777" w:rsidTr="0027265C">
        <w:trPr>
          <w:trHeight w:val="375"/>
        </w:trPr>
        <w:tc>
          <w:tcPr>
            <w:tcW w:w="7398" w:type="dxa"/>
            <w:shd w:val="clear" w:color="auto" w:fill="auto"/>
            <w:vAlign w:val="center"/>
            <w:hideMark/>
          </w:tcPr>
          <w:p w14:paraId="71A2F9C1" w14:textId="799511C8" w:rsidR="00C04A20" w:rsidRPr="00DF231A" w:rsidRDefault="00C62F9A" w:rsidP="002643AC">
            <w:pPr>
              <w:rPr>
                <w:color w:val="000000"/>
                <w:sz w:val="24"/>
                <w:szCs w:val="24"/>
              </w:rPr>
            </w:pPr>
            <w:r>
              <w:rPr>
                <w:color w:val="000000"/>
                <w:sz w:val="24"/>
                <w:szCs w:val="24"/>
              </w:rPr>
              <w:t>Contestant and Job number in handout footer</w:t>
            </w:r>
          </w:p>
        </w:tc>
        <w:tc>
          <w:tcPr>
            <w:tcW w:w="1170" w:type="dxa"/>
            <w:shd w:val="clear" w:color="auto" w:fill="auto"/>
            <w:vAlign w:val="center"/>
            <w:hideMark/>
          </w:tcPr>
          <w:p w14:paraId="145445E5" w14:textId="243EC3AF" w:rsidR="00C04A20" w:rsidRPr="00DF231A" w:rsidRDefault="00C62F9A" w:rsidP="002643AC">
            <w:pPr>
              <w:jc w:val="center"/>
              <w:rPr>
                <w:color w:val="000000"/>
                <w:sz w:val="24"/>
                <w:szCs w:val="24"/>
              </w:rPr>
            </w:pPr>
            <w:r>
              <w:rPr>
                <w:color w:val="000000"/>
                <w:sz w:val="24"/>
                <w:szCs w:val="24"/>
              </w:rPr>
              <w:t>10</w:t>
            </w:r>
          </w:p>
        </w:tc>
        <w:tc>
          <w:tcPr>
            <w:tcW w:w="1350" w:type="dxa"/>
            <w:shd w:val="clear" w:color="auto" w:fill="auto"/>
            <w:vAlign w:val="center"/>
            <w:hideMark/>
          </w:tcPr>
          <w:p w14:paraId="000A2183" w14:textId="77777777" w:rsidR="00C04A20" w:rsidRPr="00DF231A" w:rsidRDefault="00C04A20" w:rsidP="002643AC">
            <w:pPr>
              <w:jc w:val="center"/>
              <w:rPr>
                <w:color w:val="000000"/>
                <w:sz w:val="28"/>
                <w:szCs w:val="28"/>
              </w:rPr>
            </w:pPr>
            <w:r w:rsidRPr="00DF231A">
              <w:rPr>
                <w:color w:val="000000"/>
                <w:sz w:val="28"/>
                <w:szCs w:val="28"/>
              </w:rPr>
              <w:t> </w:t>
            </w:r>
          </w:p>
        </w:tc>
      </w:tr>
      <w:tr w:rsidR="00C04A20" w:rsidRPr="00DF231A" w14:paraId="09022BA3" w14:textId="77777777" w:rsidTr="0027265C">
        <w:trPr>
          <w:trHeight w:val="375"/>
        </w:trPr>
        <w:tc>
          <w:tcPr>
            <w:tcW w:w="7398" w:type="dxa"/>
            <w:shd w:val="clear" w:color="auto" w:fill="auto"/>
            <w:vAlign w:val="center"/>
            <w:hideMark/>
          </w:tcPr>
          <w:p w14:paraId="60C929DC" w14:textId="34249DFA" w:rsidR="00C04A20" w:rsidRPr="00DF231A" w:rsidRDefault="00C04A20" w:rsidP="002643AC">
            <w:pPr>
              <w:rPr>
                <w:color w:val="000000"/>
                <w:sz w:val="24"/>
                <w:szCs w:val="24"/>
              </w:rPr>
            </w:pPr>
            <w:r w:rsidRPr="00DF231A">
              <w:rPr>
                <w:color w:val="000000"/>
                <w:sz w:val="24"/>
                <w:szCs w:val="24"/>
              </w:rPr>
              <w:t>Graphics</w:t>
            </w:r>
            <w:r w:rsidR="00696B82">
              <w:rPr>
                <w:color w:val="000000"/>
                <w:sz w:val="24"/>
                <w:szCs w:val="24"/>
              </w:rPr>
              <w:t xml:space="preserve"> added &amp; Fit Presentation</w:t>
            </w:r>
          </w:p>
        </w:tc>
        <w:tc>
          <w:tcPr>
            <w:tcW w:w="1170" w:type="dxa"/>
            <w:shd w:val="clear" w:color="auto" w:fill="auto"/>
            <w:vAlign w:val="center"/>
            <w:hideMark/>
          </w:tcPr>
          <w:p w14:paraId="2057CD9E" w14:textId="7F62E226" w:rsidR="00C04A20" w:rsidRPr="00DF231A" w:rsidRDefault="00C62F9A" w:rsidP="002643AC">
            <w:pPr>
              <w:jc w:val="center"/>
              <w:rPr>
                <w:color w:val="000000"/>
                <w:sz w:val="24"/>
                <w:szCs w:val="24"/>
              </w:rPr>
            </w:pPr>
            <w:r>
              <w:rPr>
                <w:color w:val="000000"/>
                <w:sz w:val="24"/>
                <w:szCs w:val="24"/>
              </w:rPr>
              <w:t>10</w:t>
            </w:r>
          </w:p>
        </w:tc>
        <w:tc>
          <w:tcPr>
            <w:tcW w:w="1350" w:type="dxa"/>
            <w:shd w:val="clear" w:color="auto" w:fill="auto"/>
            <w:vAlign w:val="center"/>
            <w:hideMark/>
          </w:tcPr>
          <w:p w14:paraId="6377E111" w14:textId="77777777" w:rsidR="00C04A20" w:rsidRPr="00DF231A" w:rsidRDefault="00C04A20" w:rsidP="002643AC">
            <w:pPr>
              <w:jc w:val="center"/>
              <w:rPr>
                <w:color w:val="000000"/>
                <w:sz w:val="28"/>
                <w:szCs w:val="28"/>
              </w:rPr>
            </w:pPr>
            <w:r w:rsidRPr="00DF231A">
              <w:rPr>
                <w:color w:val="000000"/>
                <w:sz w:val="28"/>
                <w:szCs w:val="28"/>
              </w:rPr>
              <w:t> </w:t>
            </w:r>
          </w:p>
        </w:tc>
      </w:tr>
      <w:tr w:rsidR="00C04A20" w:rsidRPr="00DF231A" w14:paraId="000D64C5" w14:textId="77777777" w:rsidTr="0027265C">
        <w:trPr>
          <w:trHeight w:val="375"/>
        </w:trPr>
        <w:tc>
          <w:tcPr>
            <w:tcW w:w="7398" w:type="dxa"/>
            <w:shd w:val="clear" w:color="auto" w:fill="auto"/>
            <w:vAlign w:val="center"/>
            <w:hideMark/>
          </w:tcPr>
          <w:p w14:paraId="1CB55DF3" w14:textId="5CF5295C" w:rsidR="00C04A20" w:rsidRPr="00DF231A" w:rsidRDefault="00C62F9A" w:rsidP="002643AC">
            <w:pPr>
              <w:rPr>
                <w:color w:val="000000"/>
                <w:sz w:val="24"/>
                <w:szCs w:val="24"/>
              </w:rPr>
            </w:pPr>
            <w:r>
              <w:rPr>
                <w:color w:val="000000"/>
                <w:sz w:val="24"/>
                <w:szCs w:val="24"/>
              </w:rPr>
              <w:t>Added Mr. Rosen’s title and corrected spelling errors</w:t>
            </w:r>
          </w:p>
        </w:tc>
        <w:tc>
          <w:tcPr>
            <w:tcW w:w="1170" w:type="dxa"/>
            <w:shd w:val="clear" w:color="auto" w:fill="auto"/>
            <w:vAlign w:val="center"/>
            <w:hideMark/>
          </w:tcPr>
          <w:p w14:paraId="74E20565" w14:textId="509CB48E" w:rsidR="00C04A20" w:rsidRPr="00DF231A" w:rsidRDefault="00C62F9A" w:rsidP="002643AC">
            <w:pPr>
              <w:jc w:val="center"/>
              <w:rPr>
                <w:color w:val="000000"/>
                <w:sz w:val="24"/>
                <w:szCs w:val="24"/>
              </w:rPr>
            </w:pPr>
            <w:r>
              <w:rPr>
                <w:color w:val="000000"/>
                <w:sz w:val="24"/>
                <w:szCs w:val="24"/>
              </w:rPr>
              <w:t>10</w:t>
            </w:r>
          </w:p>
        </w:tc>
        <w:tc>
          <w:tcPr>
            <w:tcW w:w="1350" w:type="dxa"/>
            <w:shd w:val="clear" w:color="auto" w:fill="auto"/>
            <w:vAlign w:val="center"/>
            <w:hideMark/>
          </w:tcPr>
          <w:p w14:paraId="1DF5F6E5" w14:textId="77777777" w:rsidR="00C04A20" w:rsidRPr="00DF231A" w:rsidRDefault="00C04A20" w:rsidP="002643AC">
            <w:pPr>
              <w:jc w:val="center"/>
              <w:rPr>
                <w:color w:val="000000"/>
                <w:sz w:val="28"/>
                <w:szCs w:val="28"/>
              </w:rPr>
            </w:pPr>
            <w:r w:rsidRPr="00DF231A">
              <w:rPr>
                <w:color w:val="000000"/>
                <w:sz w:val="28"/>
                <w:szCs w:val="28"/>
              </w:rPr>
              <w:t> </w:t>
            </w:r>
          </w:p>
        </w:tc>
      </w:tr>
      <w:tr w:rsidR="00C04A20" w:rsidRPr="00DF231A" w14:paraId="7C776018" w14:textId="77777777" w:rsidTr="0027265C">
        <w:trPr>
          <w:trHeight w:val="390"/>
        </w:trPr>
        <w:tc>
          <w:tcPr>
            <w:tcW w:w="7398" w:type="dxa"/>
            <w:shd w:val="clear" w:color="auto" w:fill="auto"/>
            <w:vAlign w:val="center"/>
            <w:hideMark/>
          </w:tcPr>
          <w:p w14:paraId="1CDF882D" w14:textId="77777777" w:rsidR="00C04A20" w:rsidRPr="00DF231A" w:rsidRDefault="00C04A20" w:rsidP="002643AC">
            <w:pPr>
              <w:jc w:val="right"/>
              <w:rPr>
                <w:b/>
                <w:bCs/>
                <w:i/>
                <w:iCs/>
                <w:color w:val="000000"/>
                <w:sz w:val="24"/>
                <w:szCs w:val="24"/>
              </w:rPr>
            </w:pPr>
            <w:r>
              <w:rPr>
                <w:b/>
                <w:bCs/>
                <w:i/>
                <w:iCs/>
                <w:color w:val="000000"/>
                <w:sz w:val="24"/>
                <w:szCs w:val="24"/>
              </w:rPr>
              <w:t xml:space="preserve">Job 4 </w:t>
            </w:r>
            <w:r w:rsidRPr="00DF231A">
              <w:rPr>
                <w:b/>
                <w:bCs/>
                <w:i/>
                <w:iCs/>
                <w:color w:val="000000"/>
                <w:sz w:val="24"/>
                <w:szCs w:val="24"/>
              </w:rPr>
              <w:t>Total</w:t>
            </w:r>
          </w:p>
        </w:tc>
        <w:tc>
          <w:tcPr>
            <w:tcW w:w="1170" w:type="dxa"/>
            <w:shd w:val="clear" w:color="auto" w:fill="auto"/>
            <w:vAlign w:val="center"/>
            <w:hideMark/>
          </w:tcPr>
          <w:p w14:paraId="4677D913" w14:textId="546459DD" w:rsidR="00C04A20" w:rsidRPr="00DF231A" w:rsidRDefault="00C04A20" w:rsidP="00C62F9A">
            <w:pPr>
              <w:jc w:val="center"/>
              <w:rPr>
                <w:b/>
                <w:bCs/>
                <w:i/>
                <w:iCs/>
                <w:color w:val="000000"/>
                <w:sz w:val="24"/>
                <w:szCs w:val="24"/>
              </w:rPr>
            </w:pPr>
            <w:r w:rsidRPr="00DF231A">
              <w:rPr>
                <w:b/>
                <w:bCs/>
                <w:i/>
                <w:iCs/>
                <w:color w:val="000000"/>
                <w:sz w:val="24"/>
                <w:szCs w:val="24"/>
              </w:rPr>
              <w:t>1</w:t>
            </w:r>
            <w:r w:rsidR="00C62F9A">
              <w:rPr>
                <w:b/>
                <w:bCs/>
                <w:i/>
                <w:iCs/>
                <w:color w:val="000000"/>
                <w:sz w:val="24"/>
                <w:szCs w:val="24"/>
              </w:rPr>
              <w:t>50</w:t>
            </w:r>
          </w:p>
        </w:tc>
        <w:tc>
          <w:tcPr>
            <w:tcW w:w="1350" w:type="dxa"/>
            <w:shd w:val="clear" w:color="auto" w:fill="auto"/>
            <w:vAlign w:val="center"/>
            <w:hideMark/>
          </w:tcPr>
          <w:p w14:paraId="7ECF9440" w14:textId="77777777" w:rsidR="00C04A20" w:rsidRPr="00DF231A" w:rsidRDefault="00C04A20" w:rsidP="002643AC">
            <w:pPr>
              <w:jc w:val="center"/>
              <w:rPr>
                <w:b/>
                <w:bCs/>
                <w:i/>
                <w:iCs/>
                <w:color w:val="000000"/>
                <w:sz w:val="28"/>
                <w:szCs w:val="28"/>
              </w:rPr>
            </w:pPr>
            <w:r w:rsidRPr="00DF231A">
              <w:rPr>
                <w:b/>
                <w:bCs/>
                <w:i/>
                <w:iCs/>
                <w:color w:val="000000"/>
                <w:sz w:val="28"/>
                <w:szCs w:val="28"/>
              </w:rPr>
              <w:t> </w:t>
            </w:r>
          </w:p>
        </w:tc>
      </w:tr>
      <w:tr w:rsidR="0027265C" w:rsidRPr="0027265C" w14:paraId="279EC4E0" w14:textId="77777777" w:rsidTr="0027265C">
        <w:trPr>
          <w:trHeight w:val="390"/>
        </w:trPr>
        <w:tc>
          <w:tcPr>
            <w:tcW w:w="7398" w:type="dxa"/>
            <w:shd w:val="clear" w:color="auto" w:fill="auto"/>
            <w:vAlign w:val="center"/>
          </w:tcPr>
          <w:p w14:paraId="310E1D06" w14:textId="091A7C7D" w:rsidR="0027265C" w:rsidRPr="0027265C" w:rsidRDefault="0027265C" w:rsidP="002643AC">
            <w:pPr>
              <w:jc w:val="right"/>
              <w:rPr>
                <w:b/>
                <w:bCs/>
                <w:i/>
                <w:iCs/>
                <w:color w:val="000000"/>
                <w:sz w:val="40"/>
                <w:szCs w:val="40"/>
              </w:rPr>
            </w:pPr>
            <w:r w:rsidRPr="0027265C">
              <w:rPr>
                <w:b/>
                <w:bCs/>
                <w:i/>
                <w:iCs/>
                <w:color w:val="000000"/>
                <w:sz w:val="40"/>
                <w:szCs w:val="40"/>
              </w:rPr>
              <w:t>TOTAL POSSIBLE</w:t>
            </w:r>
          </w:p>
        </w:tc>
        <w:tc>
          <w:tcPr>
            <w:tcW w:w="1170" w:type="dxa"/>
            <w:shd w:val="clear" w:color="auto" w:fill="auto"/>
            <w:vAlign w:val="center"/>
          </w:tcPr>
          <w:p w14:paraId="057C3E02" w14:textId="7C2B8771" w:rsidR="0027265C" w:rsidRPr="0027265C" w:rsidRDefault="00C62F9A" w:rsidP="002643AC">
            <w:pPr>
              <w:jc w:val="center"/>
              <w:rPr>
                <w:b/>
                <w:bCs/>
                <w:i/>
                <w:iCs/>
                <w:color w:val="000000"/>
                <w:sz w:val="40"/>
                <w:szCs w:val="40"/>
              </w:rPr>
            </w:pPr>
            <w:r>
              <w:rPr>
                <w:b/>
                <w:bCs/>
                <w:i/>
                <w:iCs/>
                <w:color w:val="000000"/>
                <w:sz w:val="40"/>
                <w:szCs w:val="40"/>
              </w:rPr>
              <w:t>600</w:t>
            </w:r>
          </w:p>
        </w:tc>
        <w:tc>
          <w:tcPr>
            <w:tcW w:w="1350" w:type="dxa"/>
            <w:shd w:val="clear" w:color="auto" w:fill="auto"/>
            <w:vAlign w:val="center"/>
          </w:tcPr>
          <w:p w14:paraId="0A638981" w14:textId="77777777" w:rsidR="0027265C" w:rsidRPr="0027265C" w:rsidRDefault="0027265C" w:rsidP="002643AC">
            <w:pPr>
              <w:jc w:val="center"/>
              <w:rPr>
                <w:b/>
                <w:bCs/>
                <w:i/>
                <w:iCs/>
                <w:color w:val="000000"/>
                <w:sz w:val="40"/>
                <w:szCs w:val="40"/>
              </w:rPr>
            </w:pPr>
          </w:p>
        </w:tc>
      </w:tr>
    </w:tbl>
    <w:p w14:paraId="73B55A6A" w14:textId="77777777" w:rsidR="001E7D68" w:rsidRDefault="001E7D68" w:rsidP="001E7D68">
      <w:pPr>
        <w:spacing w:after="120"/>
        <w:jc w:val="center"/>
        <w:rPr>
          <w:b/>
          <w:sz w:val="28"/>
          <w:szCs w:val="28"/>
        </w:rPr>
      </w:pPr>
    </w:p>
    <w:p w14:paraId="6157F698" w14:textId="0480EDBF" w:rsidR="00C664A9" w:rsidRPr="006C3000" w:rsidRDefault="001E7D68" w:rsidP="00C664A9">
      <w:pPr>
        <w:rPr>
          <w:sz w:val="24"/>
          <w:szCs w:val="22"/>
        </w:rPr>
      </w:pPr>
      <w:r>
        <w:rPr>
          <w:sz w:val="24"/>
          <w:szCs w:val="22"/>
        </w:rPr>
        <w:br w:type="page"/>
      </w:r>
    </w:p>
    <w:p w14:paraId="6AA1B9EB" w14:textId="597F8E1F" w:rsidR="000C00FF" w:rsidRPr="00C664A9" w:rsidRDefault="00BF30B1" w:rsidP="00C664A9">
      <w:pPr>
        <w:rPr>
          <w:sz w:val="24"/>
          <w:szCs w:val="24"/>
        </w:rPr>
      </w:pPr>
      <w:r w:rsidRPr="00C664A9">
        <w:rPr>
          <w:b/>
          <w:sz w:val="24"/>
          <w:szCs w:val="24"/>
        </w:rPr>
        <w:lastRenderedPageBreak/>
        <w:t xml:space="preserve">Job </w:t>
      </w:r>
      <w:r w:rsidR="00C664A9">
        <w:rPr>
          <w:b/>
          <w:sz w:val="24"/>
          <w:szCs w:val="24"/>
        </w:rPr>
        <w:t>1</w:t>
      </w:r>
      <w:r w:rsidRPr="00C664A9">
        <w:rPr>
          <w:b/>
          <w:sz w:val="24"/>
          <w:szCs w:val="24"/>
        </w:rPr>
        <w:t>:</w:t>
      </w:r>
      <w:r w:rsidR="00116DD6" w:rsidRPr="00C664A9">
        <w:rPr>
          <w:b/>
          <w:sz w:val="24"/>
          <w:szCs w:val="24"/>
        </w:rPr>
        <w:t xml:space="preserve"> </w:t>
      </w:r>
      <w:r w:rsidR="002E3CFA">
        <w:rPr>
          <w:b/>
          <w:sz w:val="24"/>
          <w:szCs w:val="24"/>
        </w:rPr>
        <w:t>Database</w:t>
      </w:r>
    </w:p>
    <w:p w14:paraId="59665545" w14:textId="77777777" w:rsidR="000C00FF" w:rsidRPr="00465310" w:rsidRDefault="000C00FF" w:rsidP="00116DD6">
      <w:pPr>
        <w:rPr>
          <w:sz w:val="24"/>
          <w:szCs w:val="24"/>
        </w:rPr>
      </w:pPr>
    </w:p>
    <w:p w14:paraId="45E21D4B" w14:textId="5C53CC1C" w:rsidR="00E40031" w:rsidRDefault="00116DD6" w:rsidP="009829DB">
      <w:pPr>
        <w:rPr>
          <w:sz w:val="24"/>
          <w:szCs w:val="24"/>
        </w:rPr>
      </w:pPr>
      <w:r w:rsidRPr="00465310">
        <w:rPr>
          <w:sz w:val="24"/>
          <w:szCs w:val="24"/>
        </w:rPr>
        <w:t xml:space="preserve">Professional Business Associates </w:t>
      </w:r>
      <w:r w:rsidR="009829DB">
        <w:rPr>
          <w:sz w:val="24"/>
          <w:szCs w:val="24"/>
        </w:rPr>
        <w:t xml:space="preserve">would </w:t>
      </w:r>
      <w:r w:rsidR="002E3CFA">
        <w:rPr>
          <w:sz w:val="24"/>
          <w:szCs w:val="24"/>
        </w:rPr>
        <w:t>like to create a database of all the past leadership conference speakers using a database program containing the following fields.</w:t>
      </w:r>
      <w:r w:rsidR="009829DB">
        <w:rPr>
          <w:sz w:val="24"/>
          <w:szCs w:val="24"/>
        </w:rPr>
        <w:t xml:space="preserve"> </w:t>
      </w:r>
    </w:p>
    <w:p w14:paraId="15CA343A" w14:textId="77777777" w:rsidR="002E3CFA" w:rsidRDefault="002E3CFA" w:rsidP="009829DB">
      <w:pPr>
        <w:rPr>
          <w:sz w:val="24"/>
          <w:szCs w:val="24"/>
        </w:rPr>
      </w:pPr>
    </w:p>
    <w:tbl>
      <w:tblPr>
        <w:tblStyle w:val="TableGrid"/>
        <w:tblW w:w="0" w:type="auto"/>
        <w:tblInd w:w="720" w:type="dxa"/>
        <w:tblLook w:val="04A0" w:firstRow="1" w:lastRow="0" w:firstColumn="1" w:lastColumn="0" w:noHBand="0" w:noVBand="1"/>
      </w:tblPr>
      <w:tblGrid>
        <w:gridCol w:w="3241"/>
        <w:gridCol w:w="1884"/>
        <w:gridCol w:w="3793"/>
      </w:tblGrid>
      <w:tr w:rsidR="002E3CFA" w14:paraId="47A6503B" w14:textId="77777777" w:rsidTr="002E3CFA">
        <w:tc>
          <w:tcPr>
            <w:tcW w:w="3241" w:type="dxa"/>
          </w:tcPr>
          <w:p w14:paraId="7B20655E" w14:textId="004290DD" w:rsidR="002E3CFA" w:rsidRPr="002E3CFA" w:rsidRDefault="002E3CFA" w:rsidP="002E3CFA">
            <w:pPr>
              <w:pStyle w:val="ListParagraph"/>
              <w:ind w:left="0"/>
              <w:rPr>
                <w:b/>
                <w:sz w:val="24"/>
                <w:szCs w:val="24"/>
              </w:rPr>
            </w:pPr>
            <w:r w:rsidRPr="002E3CFA">
              <w:rPr>
                <w:b/>
                <w:sz w:val="24"/>
                <w:szCs w:val="24"/>
              </w:rPr>
              <w:t>Field</w:t>
            </w:r>
          </w:p>
        </w:tc>
        <w:tc>
          <w:tcPr>
            <w:tcW w:w="1884" w:type="dxa"/>
          </w:tcPr>
          <w:p w14:paraId="24DDB5BF" w14:textId="2D136CAA" w:rsidR="002E3CFA" w:rsidRPr="002E3CFA" w:rsidRDefault="002E3CFA" w:rsidP="002E3CFA">
            <w:pPr>
              <w:pStyle w:val="ListParagraph"/>
              <w:ind w:left="0"/>
              <w:rPr>
                <w:b/>
                <w:sz w:val="24"/>
                <w:szCs w:val="24"/>
              </w:rPr>
            </w:pPr>
            <w:r w:rsidRPr="002E3CFA">
              <w:rPr>
                <w:b/>
                <w:sz w:val="24"/>
                <w:szCs w:val="24"/>
              </w:rPr>
              <w:t>Format</w:t>
            </w:r>
          </w:p>
        </w:tc>
        <w:tc>
          <w:tcPr>
            <w:tcW w:w="3793" w:type="dxa"/>
          </w:tcPr>
          <w:p w14:paraId="689217C2" w14:textId="722B8A58" w:rsidR="002E3CFA" w:rsidRPr="002E3CFA" w:rsidRDefault="002E3CFA" w:rsidP="002E3CFA">
            <w:pPr>
              <w:pStyle w:val="ListParagraph"/>
              <w:ind w:left="0"/>
              <w:rPr>
                <w:b/>
                <w:sz w:val="24"/>
                <w:szCs w:val="24"/>
              </w:rPr>
            </w:pPr>
            <w:r w:rsidRPr="002E3CFA">
              <w:rPr>
                <w:b/>
                <w:sz w:val="24"/>
                <w:szCs w:val="24"/>
              </w:rPr>
              <w:t>Size</w:t>
            </w:r>
          </w:p>
        </w:tc>
      </w:tr>
      <w:tr w:rsidR="002E3CFA" w14:paraId="3F308B8E" w14:textId="51393D15" w:rsidTr="002E3CFA">
        <w:tc>
          <w:tcPr>
            <w:tcW w:w="3241" w:type="dxa"/>
          </w:tcPr>
          <w:p w14:paraId="18EED1E3" w14:textId="706982A4" w:rsidR="002E3CFA" w:rsidRDefault="002E3CFA" w:rsidP="002E3CFA">
            <w:pPr>
              <w:pStyle w:val="ListParagraph"/>
              <w:ind w:left="0"/>
              <w:rPr>
                <w:sz w:val="24"/>
                <w:szCs w:val="24"/>
              </w:rPr>
            </w:pPr>
            <w:r>
              <w:rPr>
                <w:sz w:val="24"/>
                <w:szCs w:val="24"/>
              </w:rPr>
              <w:t>Title</w:t>
            </w:r>
          </w:p>
        </w:tc>
        <w:tc>
          <w:tcPr>
            <w:tcW w:w="1884" w:type="dxa"/>
          </w:tcPr>
          <w:p w14:paraId="1CF6B2A8" w14:textId="0E419CA8" w:rsidR="002E3CFA" w:rsidRDefault="002E3CFA" w:rsidP="002E3CFA">
            <w:pPr>
              <w:pStyle w:val="ListParagraph"/>
              <w:ind w:left="0"/>
              <w:rPr>
                <w:sz w:val="24"/>
                <w:szCs w:val="24"/>
              </w:rPr>
            </w:pPr>
            <w:r>
              <w:rPr>
                <w:sz w:val="24"/>
                <w:szCs w:val="24"/>
              </w:rPr>
              <w:t>Text</w:t>
            </w:r>
          </w:p>
        </w:tc>
        <w:tc>
          <w:tcPr>
            <w:tcW w:w="3793" w:type="dxa"/>
          </w:tcPr>
          <w:p w14:paraId="1BE925EC" w14:textId="6FC7CD92" w:rsidR="002E3CFA" w:rsidRDefault="002E3CFA" w:rsidP="002E3CFA">
            <w:pPr>
              <w:pStyle w:val="ListParagraph"/>
              <w:ind w:left="0"/>
              <w:rPr>
                <w:sz w:val="24"/>
                <w:szCs w:val="24"/>
              </w:rPr>
            </w:pPr>
            <w:r>
              <w:rPr>
                <w:sz w:val="24"/>
                <w:szCs w:val="24"/>
              </w:rPr>
              <w:t>5</w:t>
            </w:r>
          </w:p>
        </w:tc>
      </w:tr>
      <w:tr w:rsidR="002E3CFA" w14:paraId="6DA7E2FA" w14:textId="5A6099A9" w:rsidTr="002E3CFA">
        <w:tc>
          <w:tcPr>
            <w:tcW w:w="3241" w:type="dxa"/>
          </w:tcPr>
          <w:p w14:paraId="4466AD17" w14:textId="24437658" w:rsidR="002E3CFA" w:rsidRDefault="002E3CFA" w:rsidP="002E3CFA">
            <w:pPr>
              <w:pStyle w:val="ListParagraph"/>
              <w:ind w:left="0"/>
              <w:rPr>
                <w:sz w:val="24"/>
                <w:szCs w:val="24"/>
              </w:rPr>
            </w:pPr>
            <w:r>
              <w:rPr>
                <w:sz w:val="24"/>
                <w:szCs w:val="24"/>
              </w:rPr>
              <w:t>First_Name</w:t>
            </w:r>
          </w:p>
        </w:tc>
        <w:tc>
          <w:tcPr>
            <w:tcW w:w="1884" w:type="dxa"/>
          </w:tcPr>
          <w:p w14:paraId="320B116A" w14:textId="3F8FC036" w:rsidR="002E3CFA" w:rsidRDefault="002E3CFA" w:rsidP="002E3CFA">
            <w:pPr>
              <w:pStyle w:val="ListParagraph"/>
              <w:ind w:left="0"/>
              <w:rPr>
                <w:sz w:val="24"/>
                <w:szCs w:val="24"/>
              </w:rPr>
            </w:pPr>
            <w:r>
              <w:rPr>
                <w:sz w:val="24"/>
                <w:szCs w:val="24"/>
              </w:rPr>
              <w:t>Text</w:t>
            </w:r>
          </w:p>
        </w:tc>
        <w:tc>
          <w:tcPr>
            <w:tcW w:w="3793" w:type="dxa"/>
          </w:tcPr>
          <w:p w14:paraId="46F3DACF" w14:textId="5D60CE45" w:rsidR="002E3CFA" w:rsidRDefault="002E3CFA" w:rsidP="002E3CFA">
            <w:pPr>
              <w:pStyle w:val="ListParagraph"/>
              <w:ind w:left="0"/>
              <w:rPr>
                <w:sz w:val="24"/>
                <w:szCs w:val="24"/>
              </w:rPr>
            </w:pPr>
            <w:r>
              <w:rPr>
                <w:sz w:val="24"/>
                <w:szCs w:val="24"/>
              </w:rPr>
              <w:t>30</w:t>
            </w:r>
          </w:p>
        </w:tc>
      </w:tr>
      <w:tr w:rsidR="002E3CFA" w14:paraId="10C990FA" w14:textId="141E1F0E" w:rsidTr="002E3CFA">
        <w:tc>
          <w:tcPr>
            <w:tcW w:w="3241" w:type="dxa"/>
          </w:tcPr>
          <w:p w14:paraId="5CBB77FF" w14:textId="22B36715" w:rsidR="002E3CFA" w:rsidRDefault="002E3CFA" w:rsidP="002E3CFA">
            <w:pPr>
              <w:pStyle w:val="ListParagraph"/>
              <w:ind w:left="0"/>
              <w:rPr>
                <w:sz w:val="24"/>
                <w:szCs w:val="24"/>
              </w:rPr>
            </w:pPr>
            <w:r>
              <w:rPr>
                <w:sz w:val="24"/>
                <w:szCs w:val="24"/>
              </w:rPr>
              <w:t>Last_Name</w:t>
            </w:r>
          </w:p>
        </w:tc>
        <w:tc>
          <w:tcPr>
            <w:tcW w:w="1884" w:type="dxa"/>
          </w:tcPr>
          <w:p w14:paraId="1EF75020" w14:textId="46C6DE50" w:rsidR="002E3CFA" w:rsidRDefault="002E3CFA" w:rsidP="002E3CFA">
            <w:pPr>
              <w:pStyle w:val="ListParagraph"/>
              <w:ind w:left="0"/>
              <w:rPr>
                <w:sz w:val="24"/>
                <w:szCs w:val="24"/>
              </w:rPr>
            </w:pPr>
            <w:r>
              <w:rPr>
                <w:sz w:val="24"/>
                <w:szCs w:val="24"/>
              </w:rPr>
              <w:t>Text</w:t>
            </w:r>
          </w:p>
        </w:tc>
        <w:tc>
          <w:tcPr>
            <w:tcW w:w="3793" w:type="dxa"/>
          </w:tcPr>
          <w:p w14:paraId="629A061E" w14:textId="5FCDD8B3" w:rsidR="002E3CFA" w:rsidRDefault="002E3CFA" w:rsidP="002E3CFA">
            <w:pPr>
              <w:pStyle w:val="ListParagraph"/>
              <w:ind w:left="0"/>
              <w:rPr>
                <w:sz w:val="24"/>
                <w:szCs w:val="24"/>
              </w:rPr>
            </w:pPr>
            <w:r>
              <w:rPr>
                <w:sz w:val="24"/>
                <w:szCs w:val="24"/>
              </w:rPr>
              <w:t>30</w:t>
            </w:r>
          </w:p>
        </w:tc>
      </w:tr>
      <w:tr w:rsidR="002E3CFA" w14:paraId="1ECB2C2E" w14:textId="49E9A947" w:rsidTr="002E3CFA">
        <w:tc>
          <w:tcPr>
            <w:tcW w:w="3241" w:type="dxa"/>
          </w:tcPr>
          <w:p w14:paraId="1FCB86E3" w14:textId="7383F84B" w:rsidR="002E3CFA" w:rsidRDefault="002E3CFA" w:rsidP="002E3CFA">
            <w:pPr>
              <w:pStyle w:val="ListParagraph"/>
              <w:ind w:left="0"/>
              <w:rPr>
                <w:sz w:val="24"/>
                <w:szCs w:val="24"/>
              </w:rPr>
            </w:pPr>
            <w:r>
              <w:rPr>
                <w:sz w:val="24"/>
                <w:szCs w:val="24"/>
              </w:rPr>
              <w:t xml:space="preserve">Address </w:t>
            </w:r>
          </w:p>
        </w:tc>
        <w:tc>
          <w:tcPr>
            <w:tcW w:w="1884" w:type="dxa"/>
          </w:tcPr>
          <w:p w14:paraId="5E02718E" w14:textId="609218C8" w:rsidR="002E3CFA" w:rsidRDefault="002E3CFA" w:rsidP="002E3CFA">
            <w:pPr>
              <w:pStyle w:val="ListParagraph"/>
              <w:ind w:left="0"/>
              <w:rPr>
                <w:sz w:val="24"/>
                <w:szCs w:val="24"/>
              </w:rPr>
            </w:pPr>
            <w:r>
              <w:rPr>
                <w:sz w:val="24"/>
                <w:szCs w:val="24"/>
              </w:rPr>
              <w:t>Text</w:t>
            </w:r>
          </w:p>
        </w:tc>
        <w:tc>
          <w:tcPr>
            <w:tcW w:w="3793" w:type="dxa"/>
          </w:tcPr>
          <w:p w14:paraId="240FF6B7" w14:textId="38E7DFC6" w:rsidR="002E3CFA" w:rsidRDefault="002E3CFA" w:rsidP="002E3CFA">
            <w:pPr>
              <w:pStyle w:val="ListParagraph"/>
              <w:ind w:left="0"/>
              <w:rPr>
                <w:sz w:val="24"/>
                <w:szCs w:val="24"/>
              </w:rPr>
            </w:pPr>
            <w:r>
              <w:rPr>
                <w:sz w:val="24"/>
                <w:szCs w:val="24"/>
              </w:rPr>
              <w:t>70</w:t>
            </w:r>
          </w:p>
        </w:tc>
      </w:tr>
      <w:tr w:rsidR="002E3CFA" w14:paraId="294FE5B9" w14:textId="13788FDE" w:rsidTr="002E3CFA">
        <w:tc>
          <w:tcPr>
            <w:tcW w:w="3241" w:type="dxa"/>
          </w:tcPr>
          <w:p w14:paraId="736AA125" w14:textId="08228C9F" w:rsidR="002E3CFA" w:rsidRDefault="002E3CFA" w:rsidP="002E3CFA">
            <w:pPr>
              <w:pStyle w:val="ListParagraph"/>
              <w:ind w:left="0"/>
              <w:rPr>
                <w:sz w:val="24"/>
                <w:szCs w:val="24"/>
              </w:rPr>
            </w:pPr>
            <w:r>
              <w:rPr>
                <w:sz w:val="24"/>
                <w:szCs w:val="24"/>
              </w:rPr>
              <w:t>City</w:t>
            </w:r>
          </w:p>
        </w:tc>
        <w:tc>
          <w:tcPr>
            <w:tcW w:w="1884" w:type="dxa"/>
          </w:tcPr>
          <w:p w14:paraId="5CB510BC" w14:textId="74664F37" w:rsidR="002E3CFA" w:rsidRDefault="002E3CFA" w:rsidP="002E3CFA">
            <w:pPr>
              <w:pStyle w:val="ListParagraph"/>
              <w:ind w:left="0"/>
              <w:rPr>
                <w:sz w:val="24"/>
                <w:szCs w:val="24"/>
              </w:rPr>
            </w:pPr>
            <w:r>
              <w:rPr>
                <w:sz w:val="24"/>
                <w:szCs w:val="24"/>
              </w:rPr>
              <w:t>Text</w:t>
            </w:r>
          </w:p>
        </w:tc>
        <w:tc>
          <w:tcPr>
            <w:tcW w:w="3793" w:type="dxa"/>
          </w:tcPr>
          <w:p w14:paraId="1333F2C5" w14:textId="06065685" w:rsidR="002E3CFA" w:rsidRDefault="002E3CFA" w:rsidP="002E3CFA">
            <w:pPr>
              <w:pStyle w:val="ListParagraph"/>
              <w:ind w:left="0"/>
              <w:rPr>
                <w:sz w:val="24"/>
                <w:szCs w:val="24"/>
              </w:rPr>
            </w:pPr>
            <w:r>
              <w:rPr>
                <w:sz w:val="24"/>
                <w:szCs w:val="24"/>
              </w:rPr>
              <w:t>30</w:t>
            </w:r>
          </w:p>
        </w:tc>
      </w:tr>
      <w:tr w:rsidR="002E3CFA" w14:paraId="54E1EC88" w14:textId="4AF52F1B" w:rsidTr="002E3CFA">
        <w:tc>
          <w:tcPr>
            <w:tcW w:w="3241" w:type="dxa"/>
          </w:tcPr>
          <w:p w14:paraId="792CB37C" w14:textId="591FF36E" w:rsidR="002E3CFA" w:rsidRDefault="002E3CFA" w:rsidP="002E3CFA">
            <w:pPr>
              <w:pStyle w:val="ListParagraph"/>
              <w:ind w:left="0"/>
              <w:rPr>
                <w:sz w:val="24"/>
                <w:szCs w:val="24"/>
              </w:rPr>
            </w:pPr>
            <w:r>
              <w:rPr>
                <w:sz w:val="24"/>
                <w:szCs w:val="24"/>
              </w:rPr>
              <w:t>State</w:t>
            </w:r>
          </w:p>
        </w:tc>
        <w:tc>
          <w:tcPr>
            <w:tcW w:w="1884" w:type="dxa"/>
          </w:tcPr>
          <w:p w14:paraId="42EE8E9D" w14:textId="4732B548" w:rsidR="002E3CFA" w:rsidRDefault="002E3CFA" w:rsidP="002E3CFA">
            <w:pPr>
              <w:pStyle w:val="ListParagraph"/>
              <w:ind w:left="0"/>
              <w:rPr>
                <w:sz w:val="24"/>
                <w:szCs w:val="24"/>
              </w:rPr>
            </w:pPr>
            <w:r>
              <w:rPr>
                <w:sz w:val="24"/>
                <w:szCs w:val="24"/>
              </w:rPr>
              <w:t>Text</w:t>
            </w:r>
          </w:p>
        </w:tc>
        <w:tc>
          <w:tcPr>
            <w:tcW w:w="3793" w:type="dxa"/>
          </w:tcPr>
          <w:p w14:paraId="3B1CF9D9" w14:textId="7F617600" w:rsidR="002E3CFA" w:rsidRDefault="002E3CFA" w:rsidP="002E3CFA">
            <w:pPr>
              <w:pStyle w:val="ListParagraph"/>
              <w:ind w:left="0"/>
              <w:rPr>
                <w:sz w:val="24"/>
                <w:szCs w:val="24"/>
              </w:rPr>
            </w:pPr>
            <w:r>
              <w:rPr>
                <w:sz w:val="24"/>
                <w:szCs w:val="24"/>
              </w:rPr>
              <w:t>2</w:t>
            </w:r>
          </w:p>
        </w:tc>
      </w:tr>
      <w:tr w:rsidR="002E3CFA" w14:paraId="3AF2D212" w14:textId="61A9C7E8" w:rsidTr="002E3CFA">
        <w:tc>
          <w:tcPr>
            <w:tcW w:w="3241" w:type="dxa"/>
          </w:tcPr>
          <w:p w14:paraId="7A3C12E4" w14:textId="6608EDAD" w:rsidR="002E3CFA" w:rsidRDefault="003D4554" w:rsidP="002E3CFA">
            <w:pPr>
              <w:pStyle w:val="ListParagraph"/>
              <w:ind w:left="0"/>
              <w:rPr>
                <w:sz w:val="24"/>
                <w:szCs w:val="24"/>
              </w:rPr>
            </w:pPr>
            <w:r>
              <w:rPr>
                <w:sz w:val="24"/>
                <w:szCs w:val="24"/>
              </w:rPr>
              <w:t>Zip_</w:t>
            </w:r>
            <w:r w:rsidR="002E3CFA">
              <w:rPr>
                <w:sz w:val="24"/>
                <w:szCs w:val="24"/>
              </w:rPr>
              <w:t>Code</w:t>
            </w:r>
          </w:p>
        </w:tc>
        <w:tc>
          <w:tcPr>
            <w:tcW w:w="1884" w:type="dxa"/>
          </w:tcPr>
          <w:p w14:paraId="6DADADD6" w14:textId="4C1B312A" w:rsidR="002E3CFA" w:rsidRDefault="002E3CFA" w:rsidP="002E3CFA">
            <w:pPr>
              <w:pStyle w:val="ListParagraph"/>
              <w:ind w:left="0"/>
              <w:rPr>
                <w:sz w:val="24"/>
                <w:szCs w:val="24"/>
              </w:rPr>
            </w:pPr>
            <w:del w:id="13" w:author="Hewes Angie" w:date="2020-02-13T11:22:00Z">
              <w:r w:rsidDel="00B84F48">
                <w:rPr>
                  <w:sz w:val="24"/>
                  <w:szCs w:val="24"/>
                </w:rPr>
                <w:delText>Number</w:delText>
              </w:r>
            </w:del>
            <w:ins w:id="14" w:author="Hewes Angie" w:date="2020-02-13T11:22:00Z">
              <w:r w:rsidR="00B84F48">
                <w:rPr>
                  <w:sz w:val="24"/>
                  <w:szCs w:val="24"/>
                </w:rPr>
                <w:t>Text</w:t>
              </w:r>
            </w:ins>
          </w:p>
        </w:tc>
        <w:tc>
          <w:tcPr>
            <w:tcW w:w="3793" w:type="dxa"/>
          </w:tcPr>
          <w:p w14:paraId="4966F376" w14:textId="05747A81" w:rsidR="002E3CFA" w:rsidRDefault="002E3CFA" w:rsidP="002E3CFA">
            <w:pPr>
              <w:pStyle w:val="ListParagraph"/>
              <w:ind w:left="0"/>
              <w:rPr>
                <w:sz w:val="24"/>
                <w:szCs w:val="24"/>
              </w:rPr>
            </w:pPr>
            <w:del w:id="15" w:author="Hewes Angie" w:date="2020-02-13T11:22:00Z">
              <w:r w:rsidDel="00B84F48">
                <w:rPr>
                  <w:sz w:val="24"/>
                  <w:szCs w:val="24"/>
                </w:rPr>
                <w:delText>Integer – no Decimal places</w:delText>
              </w:r>
            </w:del>
            <w:ins w:id="16" w:author="Hewes Angie" w:date="2020-02-13T11:22:00Z">
              <w:r w:rsidR="00B84F48">
                <w:rPr>
                  <w:sz w:val="24"/>
                  <w:szCs w:val="24"/>
                </w:rPr>
                <w:t>5</w:t>
              </w:r>
            </w:ins>
            <w:r>
              <w:rPr>
                <w:sz w:val="24"/>
                <w:szCs w:val="24"/>
              </w:rPr>
              <w:t xml:space="preserve"> </w:t>
            </w:r>
          </w:p>
        </w:tc>
      </w:tr>
      <w:tr w:rsidR="002E3CFA" w14:paraId="693D48E6" w14:textId="0D96CA17" w:rsidTr="002E3CFA">
        <w:tc>
          <w:tcPr>
            <w:tcW w:w="3241" w:type="dxa"/>
          </w:tcPr>
          <w:p w14:paraId="1071C29A" w14:textId="7BD57428" w:rsidR="002E3CFA" w:rsidRDefault="002E3CFA" w:rsidP="002E3CFA">
            <w:pPr>
              <w:pStyle w:val="ListParagraph"/>
              <w:ind w:left="0"/>
              <w:rPr>
                <w:sz w:val="24"/>
                <w:szCs w:val="24"/>
              </w:rPr>
            </w:pPr>
            <w:r>
              <w:rPr>
                <w:sz w:val="24"/>
                <w:szCs w:val="24"/>
              </w:rPr>
              <w:t>Email</w:t>
            </w:r>
          </w:p>
        </w:tc>
        <w:tc>
          <w:tcPr>
            <w:tcW w:w="1884" w:type="dxa"/>
          </w:tcPr>
          <w:p w14:paraId="77433B0D" w14:textId="62C10DA1" w:rsidR="002E3CFA" w:rsidRDefault="002E3CFA" w:rsidP="002E3CFA">
            <w:pPr>
              <w:pStyle w:val="ListParagraph"/>
              <w:ind w:left="0"/>
              <w:rPr>
                <w:sz w:val="24"/>
                <w:szCs w:val="24"/>
              </w:rPr>
            </w:pPr>
            <w:r>
              <w:rPr>
                <w:sz w:val="24"/>
                <w:szCs w:val="24"/>
              </w:rPr>
              <w:t>Text</w:t>
            </w:r>
          </w:p>
        </w:tc>
        <w:tc>
          <w:tcPr>
            <w:tcW w:w="3793" w:type="dxa"/>
          </w:tcPr>
          <w:p w14:paraId="6CD38E1F" w14:textId="62406AF3" w:rsidR="002E3CFA" w:rsidRDefault="002E3CFA" w:rsidP="002E3CFA">
            <w:pPr>
              <w:pStyle w:val="ListParagraph"/>
              <w:ind w:left="0"/>
              <w:rPr>
                <w:sz w:val="24"/>
                <w:szCs w:val="24"/>
              </w:rPr>
            </w:pPr>
            <w:r>
              <w:rPr>
                <w:sz w:val="24"/>
                <w:szCs w:val="24"/>
              </w:rPr>
              <w:t>50</w:t>
            </w:r>
          </w:p>
        </w:tc>
      </w:tr>
      <w:tr w:rsidR="002E3CFA" w14:paraId="5DF35E36" w14:textId="77777777" w:rsidTr="002E3CFA">
        <w:tc>
          <w:tcPr>
            <w:tcW w:w="3241" w:type="dxa"/>
          </w:tcPr>
          <w:p w14:paraId="71561C73" w14:textId="4A2BE6C4" w:rsidR="002E3CFA" w:rsidRDefault="003D4554" w:rsidP="002E3CFA">
            <w:pPr>
              <w:pStyle w:val="ListParagraph"/>
              <w:ind w:left="0"/>
              <w:rPr>
                <w:sz w:val="24"/>
                <w:szCs w:val="24"/>
              </w:rPr>
            </w:pPr>
            <w:r>
              <w:rPr>
                <w:sz w:val="24"/>
                <w:szCs w:val="24"/>
              </w:rPr>
              <w:t>Last_Event_Worked_</w:t>
            </w:r>
            <w:r w:rsidR="002E3CFA">
              <w:rPr>
                <w:sz w:val="24"/>
                <w:szCs w:val="24"/>
              </w:rPr>
              <w:t>(Year)</w:t>
            </w:r>
          </w:p>
        </w:tc>
        <w:tc>
          <w:tcPr>
            <w:tcW w:w="1884" w:type="dxa"/>
          </w:tcPr>
          <w:p w14:paraId="0F8E6510" w14:textId="0188B57A" w:rsidR="002E3CFA" w:rsidRDefault="002E3CFA" w:rsidP="002E3CFA">
            <w:pPr>
              <w:pStyle w:val="ListParagraph"/>
              <w:ind w:left="0"/>
              <w:rPr>
                <w:sz w:val="24"/>
                <w:szCs w:val="24"/>
              </w:rPr>
            </w:pPr>
            <w:r>
              <w:rPr>
                <w:sz w:val="24"/>
                <w:szCs w:val="24"/>
              </w:rPr>
              <w:t>Number</w:t>
            </w:r>
          </w:p>
        </w:tc>
        <w:tc>
          <w:tcPr>
            <w:tcW w:w="3793" w:type="dxa"/>
          </w:tcPr>
          <w:p w14:paraId="64C7BEE6" w14:textId="06B10557" w:rsidR="002E3CFA" w:rsidRDefault="002E3CFA" w:rsidP="002E3CFA">
            <w:pPr>
              <w:pStyle w:val="ListParagraph"/>
              <w:ind w:left="0"/>
              <w:rPr>
                <w:sz w:val="24"/>
                <w:szCs w:val="24"/>
              </w:rPr>
            </w:pPr>
            <w:r>
              <w:rPr>
                <w:sz w:val="24"/>
                <w:szCs w:val="24"/>
              </w:rPr>
              <w:t xml:space="preserve">Integer – no Decimal Places </w:t>
            </w:r>
          </w:p>
        </w:tc>
      </w:tr>
      <w:tr w:rsidR="002E3CFA" w14:paraId="1AF7C25F" w14:textId="77777777" w:rsidTr="002E3CFA">
        <w:tc>
          <w:tcPr>
            <w:tcW w:w="3241" w:type="dxa"/>
          </w:tcPr>
          <w:p w14:paraId="59F8E6EB" w14:textId="05F41EF3" w:rsidR="002E3CFA" w:rsidRDefault="002E3CFA" w:rsidP="002E3CFA">
            <w:pPr>
              <w:pStyle w:val="ListParagraph"/>
              <w:ind w:left="0"/>
              <w:rPr>
                <w:sz w:val="24"/>
                <w:szCs w:val="24"/>
              </w:rPr>
            </w:pPr>
            <w:r>
              <w:rPr>
                <w:sz w:val="24"/>
                <w:szCs w:val="24"/>
              </w:rPr>
              <w:t>Fee</w:t>
            </w:r>
          </w:p>
        </w:tc>
        <w:tc>
          <w:tcPr>
            <w:tcW w:w="1884" w:type="dxa"/>
          </w:tcPr>
          <w:p w14:paraId="3CBFA342" w14:textId="7D4233BD" w:rsidR="002E3CFA" w:rsidRDefault="002E3CFA" w:rsidP="002E3CFA">
            <w:pPr>
              <w:pStyle w:val="ListParagraph"/>
              <w:ind w:left="0"/>
              <w:rPr>
                <w:sz w:val="24"/>
                <w:szCs w:val="24"/>
              </w:rPr>
            </w:pPr>
            <w:r>
              <w:rPr>
                <w:sz w:val="24"/>
                <w:szCs w:val="24"/>
              </w:rPr>
              <w:t>Number</w:t>
            </w:r>
          </w:p>
        </w:tc>
        <w:tc>
          <w:tcPr>
            <w:tcW w:w="3793" w:type="dxa"/>
          </w:tcPr>
          <w:p w14:paraId="1EE6E54F" w14:textId="55F59FA6" w:rsidR="002E3CFA" w:rsidRDefault="002E3CFA" w:rsidP="002E3CFA">
            <w:pPr>
              <w:pStyle w:val="ListParagraph"/>
              <w:ind w:left="0"/>
              <w:rPr>
                <w:sz w:val="24"/>
                <w:szCs w:val="24"/>
              </w:rPr>
            </w:pPr>
            <w:r>
              <w:rPr>
                <w:sz w:val="24"/>
                <w:szCs w:val="24"/>
              </w:rPr>
              <w:t>Currency – No Decimal Places</w:t>
            </w:r>
          </w:p>
        </w:tc>
      </w:tr>
    </w:tbl>
    <w:p w14:paraId="0D897D0B" w14:textId="6E8EC398" w:rsidR="002E3CFA" w:rsidRPr="002E3CFA" w:rsidRDefault="002E3CFA" w:rsidP="002E3CFA">
      <w:pPr>
        <w:pStyle w:val="ListParagraph"/>
        <w:rPr>
          <w:sz w:val="24"/>
          <w:szCs w:val="24"/>
        </w:rPr>
      </w:pPr>
    </w:p>
    <w:p w14:paraId="29570B5F" w14:textId="77777777" w:rsidR="002E3CFA" w:rsidRPr="002E3CFA" w:rsidRDefault="002E3CFA" w:rsidP="002E3CFA">
      <w:pPr>
        <w:pStyle w:val="ListParagraph"/>
        <w:numPr>
          <w:ilvl w:val="0"/>
          <w:numId w:val="28"/>
        </w:numPr>
        <w:rPr>
          <w:sz w:val="24"/>
          <w:szCs w:val="24"/>
        </w:rPr>
      </w:pPr>
      <w:r w:rsidRPr="002E3CFA">
        <w:rPr>
          <w:sz w:val="24"/>
          <w:szCs w:val="24"/>
        </w:rPr>
        <w:t>Create a new Database</w:t>
      </w:r>
    </w:p>
    <w:p w14:paraId="75F28BB0" w14:textId="1976A70D" w:rsidR="002E3CFA" w:rsidRDefault="002E3CFA" w:rsidP="002E3CFA">
      <w:pPr>
        <w:pStyle w:val="ListParagraph"/>
        <w:numPr>
          <w:ilvl w:val="0"/>
          <w:numId w:val="28"/>
        </w:numPr>
        <w:rPr>
          <w:sz w:val="24"/>
          <w:szCs w:val="24"/>
        </w:rPr>
      </w:pPr>
      <w:r>
        <w:rPr>
          <w:sz w:val="24"/>
          <w:szCs w:val="24"/>
        </w:rPr>
        <w:t>Save the file as Job1 _ Contestant ID#</w:t>
      </w:r>
    </w:p>
    <w:p w14:paraId="77F35398" w14:textId="22989338" w:rsidR="002E3CFA" w:rsidRDefault="002E3CFA" w:rsidP="002E3CFA">
      <w:pPr>
        <w:pStyle w:val="ListParagraph"/>
        <w:numPr>
          <w:ilvl w:val="0"/>
          <w:numId w:val="28"/>
        </w:numPr>
        <w:rPr>
          <w:sz w:val="24"/>
          <w:szCs w:val="24"/>
        </w:rPr>
      </w:pPr>
      <w:r>
        <w:rPr>
          <w:sz w:val="24"/>
          <w:szCs w:val="24"/>
        </w:rPr>
        <w:t>Input the data from the table below into the database</w:t>
      </w:r>
    </w:p>
    <w:p w14:paraId="52548543" w14:textId="5E18E8C6" w:rsidR="002E3CFA" w:rsidRDefault="002E3CFA" w:rsidP="002E3CFA">
      <w:pPr>
        <w:pStyle w:val="ListParagraph"/>
        <w:numPr>
          <w:ilvl w:val="0"/>
          <w:numId w:val="28"/>
        </w:numPr>
        <w:rPr>
          <w:sz w:val="24"/>
          <w:szCs w:val="24"/>
        </w:rPr>
      </w:pPr>
      <w:r>
        <w:rPr>
          <w:sz w:val="24"/>
          <w:szCs w:val="24"/>
        </w:rPr>
        <w:t xml:space="preserve">Sort by Fee in </w:t>
      </w:r>
      <w:del w:id="17" w:author="Hewes Angie" w:date="2020-02-10T19:42:00Z">
        <w:r w:rsidDel="00C52025">
          <w:rPr>
            <w:sz w:val="24"/>
            <w:szCs w:val="24"/>
          </w:rPr>
          <w:delText>Ascending</w:delText>
        </w:r>
      </w:del>
      <w:ins w:id="18" w:author="Hewes Angie" w:date="2020-02-10T19:42:00Z">
        <w:r w:rsidR="00C52025">
          <w:rPr>
            <w:sz w:val="24"/>
            <w:szCs w:val="24"/>
          </w:rPr>
          <w:t>ascending</w:t>
        </w:r>
      </w:ins>
      <w:r>
        <w:rPr>
          <w:sz w:val="24"/>
          <w:szCs w:val="24"/>
        </w:rPr>
        <w:t xml:space="preserve"> order.</w:t>
      </w:r>
    </w:p>
    <w:p w14:paraId="1A86841F" w14:textId="10F93F34" w:rsidR="002E3CFA" w:rsidRDefault="002E3CFA" w:rsidP="002E3CFA">
      <w:pPr>
        <w:pStyle w:val="ListParagraph"/>
        <w:numPr>
          <w:ilvl w:val="0"/>
          <w:numId w:val="28"/>
        </w:numPr>
        <w:rPr>
          <w:sz w:val="24"/>
          <w:szCs w:val="24"/>
        </w:rPr>
      </w:pPr>
      <w:r>
        <w:rPr>
          <w:sz w:val="24"/>
          <w:szCs w:val="24"/>
        </w:rPr>
        <w:t>Print in Landscape orientation a hard copy of the database as a Report (Use the Report Wizard).</w:t>
      </w:r>
    </w:p>
    <w:p w14:paraId="7BDAECB7" w14:textId="43CEEFF8" w:rsidR="00DE26FA" w:rsidRDefault="00DE26FA" w:rsidP="002E3CFA">
      <w:pPr>
        <w:pStyle w:val="ListParagraph"/>
        <w:numPr>
          <w:ilvl w:val="1"/>
          <w:numId w:val="28"/>
        </w:numPr>
        <w:rPr>
          <w:sz w:val="24"/>
          <w:szCs w:val="24"/>
        </w:rPr>
      </w:pPr>
      <w:r>
        <w:rPr>
          <w:sz w:val="24"/>
          <w:szCs w:val="24"/>
        </w:rPr>
        <w:t>Include all fields</w:t>
      </w:r>
    </w:p>
    <w:p w14:paraId="75257A6D" w14:textId="1EC4B831" w:rsidR="002E3CFA" w:rsidRDefault="002E3CFA" w:rsidP="002E3CFA">
      <w:pPr>
        <w:pStyle w:val="ListParagraph"/>
        <w:numPr>
          <w:ilvl w:val="1"/>
          <w:numId w:val="28"/>
        </w:numPr>
        <w:rPr>
          <w:sz w:val="24"/>
          <w:szCs w:val="24"/>
        </w:rPr>
      </w:pPr>
      <w:r>
        <w:rPr>
          <w:sz w:val="24"/>
          <w:szCs w:val="24"/>
        </w:rPr>
        <w:t>Use no grouping, tabula</w:t>
      </w:r>
      <w:r w:rsidR="002A5FB3">
        <w:rPr>
          <w:sz w:val="24"/>
          <w:szCs w:val="24"/>
        </w:rPr>
        <w:t>r</w:t>
      </w:r>
      <w:r>
        <w:rPr>
          <w:sz w:val="24"/>
          <w:szCs w:val="24"/>
        </w:rPr>
        <w:t>, landscape.</w:t>
      </w:r>
    </w:p>
    <w:p w14:paraId="15451ACC" w14:textId="1D646933" w:rsidR="002E3CFA" w:rsidRDefault="002E3CFA" w:rsidP="002E3CFA">
      <w:pPr>
        <w:pStyle w:val="ListParagraph"/>
        <w:numPr>
          <w:ilvl w:val="1"/>
          <w:numId w:val="28"/>
        </w:numPr>
        <w:rPr>
          <w:sz w:val="24"/>
          <w:szCs w:val="24"/>
        </w:rPr>
      </w:pPr>
      <w:r>
        <w:rPr>
          <w:sz w:val="24"/>
          <w:szCs w:val="24"/>
        </w:rPr>
        <w:t>Report Title is Leadership Conference Speakers</w:t>
      </w:r>
    </w:p>
    <w:p w14:paraId="169B141D" w14:textId="1D9DD81D" w:rsidR="002E3CFA" w:rsidRDefault="002E3CFA" w:rsidP="002E3CFA">
      <w:pPr>
        <w:pStyle w:val="ListParagraph"/>
        <w:numPr>
          <w:ilvl w:val="1"/>
          <w:numId w:val="28"/>
        </w:numPr>
        <w:rPr>
          <w:sz w:val="24"/>
          <w:szCs w:val="24"/>
        </w:rPr>
      </w:pPr>
      <w:r>
        <w:rPr>
          <w:sz w:val="24"/>
          <w:szCs w:val="24"/>
        </w:rPr>
        <w:t>Adjust the fields so that no items are truncated, and no fields are overlapping</w:t>
      </w:r>
    </w:p>
    <w:p w14:paraId="71C08E09" w14:textId="7E207C59" w:rsidR="002E3CFA" w:rsidRDefault="002E3CFA" w:rsidP="002E3CFA">
      <w:pPr>
        <w:pStyle w:val="ListParagraph"/>
        <w:numPr>
          <w:ilvl w:val="1"/>
          <w:numId w:val="28"/>
        </w:numPr>
        <w:rPr>
          <w:sz w:val="24"/>
          <w:szCs w:val="24"/>
        </w:rPr>
      </w:pPr>
      <w:r>
        <w:rPr>
          <w:sz w:val="24"/>
          <w:szCs w:val="24"/>
        </w:rPr>
        <w:t xml:space="preserve">Put your contestant and Job number in the page footer. </w:t>
      </w:r>
    </w:p>
    <w:p w14:paraId="0CB90838" w14:textId="77777777" w:rsidR="00DB59C4" w:rsidRPr="002E3CFA" w:rsidRDefault="00DB59C4" w:rsidP="00DB59C4">
      <w:pPr>
        <w:pStyle w:val="ListParagraph"/>
        <w:ind w:left="1440"/>
        <w:rPr>
          <w:sz w:val="24"/>
          <w:szCs w:val="24"/>
        </w:rPr>
      </w:pPr>
    </w:p>
    <w:tbl>
      <w:tblPr>
        <w:tblW w:w="11168" w:type="dxa"/>
        <w:tblCellSpacing w:w="0" w:type="dxa"/>
        <w:tblInd w:w="-728" w:type="dxa"/>
        <w:tblBorders>
          <w:top w:val="outset" w:sz="6" w:space="0" w:color="auto"/>
          <w:left w:val="outset" w:sz="6" w:space="0" w:color="auto"/>
          <w:bottom w:val="outset" w:sz="6" w:space="0" w:color="auto"/>
          <w:right w:val="outset" w:sz="6"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Change w:id="19" w:author="Hewes Angie" w:date="2020-02-10T19:42:00Z">
          <w:tblPr>
            <w:tblW w:w="11078" w:type="dxa"/>
            <w:tblCellSpacing w:w="0" w:type="dxa"/>
            <w:tblInd w:w="-728" w:type="dxa"/>
            <w:tblBorders>
              <w:top w:val="outset" w:sz="6" w:space="0" w:color="auto"/>
              <w:left w:val="outset" w:sz="6" w:space="0" w:color="auto"/>
              <w:bottom w:val="outset" w:sz="6" w:space="0" w:color="auto"/>
              <w:right w:val="outset" w:sz="6"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PrChange>
      </w:tblPr>
      <w:tblGrid>
        <w:gridCol w:w="467"/>
        <w:gridCol w:w="793"/>
        <w:gridCol w:w="990"/>
        <w:gridCol w:w="1933"/>
        <w:gridCol w:w="1499"/>
        <w:gridCol w:w="536"/>
        <w:gridCol w:w="618"/>
        <w:gridCol w:w="2324"/>
        <w:gridCol w:w="1018"/>
        <w:gridCol w:w="990"/>
        <w:tblGridChange w:id="20">
          <w:tblGrid>
            <w:gridCol w:w="467"/>
            <w:gridCol w:w="703"/>
            <w:gridCol w:w="990"/>
            <w:gridCol w:w="1933"/>
            <w:gridCol w:w="1499"/>
            <w:gridCol w:w="536"/>
            <w:gridCol w:w="618"/>
            <w:gridCol w:w="2324"/>
            <w:gridCol w:w="1018"/>
            <w:gridCol w:w="990"/>
          </w:tblGrid>
        </w:tblGridChange>
      </w:tblGrid>
      <w:tr w:rsidR="002E3CFA" w:rsidRPr="002E3CFA" w14:paraId="37708C22" w14:textId="77777777" w:rsidTr="00C52025">
        <w:trPr>
          <w:tblHeader/>
          <w:tblCellSpacing w:w="0" w:type="dxa"/>
          <w:trPrChange w:id="21" w:author="Hewes Angie" w:date="2020-02-10T19:42:00Z">
            <w:trPr>
              <w:tblHeader/>
              <w:tblCellSpacing w:w="0" w:type="dxa"/>
            </w:trPr>
          </w:trPrChange>
        </w:trPr>
        <w:tc>
          <w:tcPr>
            <w:tcW w:w="467" w:type="dxa"/>
            <w:tcBorders>
              <w:top w:val="outset" w:sz="6" w:space="0" w:color="000000"/>
              <w:left w:val="outset" w:sz="6" w:space="0" w:color="000000"/>
              <w:bottom w:val="outset" w:sz="6" w:space="0" w:color="000000"/>
              <w:right w:val="outset" w:sz="6" w:space="0" w:color="000000"/>
            </w:tcBorders>
            <w:shd w:val="clear" w:color="auto" w:fill="C0C0C0"/>
            <w:vAlign w:val="center"/>
            <w:hideMark/>
            <w:tcPrChange w:id="22" w:author="Hewes Angie" w:date="2020-02-10T19:42:00Z">
              <w:tcPr>
                <w:tcW w:w="467"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tcPrChange>
          </w:tcPr>
          <w:p w14:paraId="0420EC4A" w14:textId="77777777" w:rsidR="002E3CFA" w:rsidRPr="002E3CFA" w:rsidRDefault="002E3CFA" w:rsidP="002E3CFA">
            <w:pPr>
              <w:ind w:left="-388" w:firstLine="388"/>
              <w:jc w:val="center"/>
              <w:rPr>
                <w:b/>
                <w:bCs/>
                <w:sz w:val="24"/>
                <w:szCs w:val="24"/>
              </w:rPr>
            </w:pPr>
            <w:r w:rsidRPr="002E3CFA">
              <w:rPr>
                <w:rFonts w:ascii="Calibri" w:hAnsi="Calibri" w:cs="Calibri"/>
                <w:b/>
                <w:bCs/>
                <w:color w:val="000000"/>
                <w:sz w:val="22"/>
                <w:szCs w:val="22"/>
              </w:rPr>
              <w:t>Title</w:t>
            </w:r>
          </w:p>
        </w:tc>
        <w:tc>
          <w:tcPr>
            <w:tcW w:w="793" w:type="dxa"/>
            <w:tcBorders>
              <w:top w:val="outset" w:sz="6" w:space="0" w:color="000000"/>
              <w:left w:val="outset" w:sz="6" w:space="0" w:color="000000"/>
              <w:bottom w:val="outset" w:sz="6" w:space="0" w:color="000000"/>
              <w:right w:val="outset" w:sz="6" w:space="0" w:color="000000"/>
            </w:tcBorders>
            <w:shd w:val="clear" w:color="auto" w:fill="C0C0C0"/>
            <w:vAlign w:val="center"/>
            <w:hideMark/>
            <w:tcPrChange w:id="23" w:author="Hewes Angie" w:date="2020-02-10T19:42:00Z">
              <w:tcPr>
                <w:tcW w:w="703"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tcPrChange>
          </w:tcPr>
          <w:p w14:paraId="5E4C2C5E" w14:textId="77777777" w:rsidR="002E3CFA" w:rsidRDefault="002E3CFA" w:rsidP="002E3CFA">
            <w:pPr>
              <w:jc w:val="center"/>
              <w:rPr>
                <w:rFonts w:ascii="Calibri" w:hAnsi="Calibri" w:cs="Calibri"/>
                <w:b/>
                <w:bCs/>
                <w:color w:val="000000"/>
                <w:sz w:val="22"/>
                <w:szCs w:val="22"/>
              </w:rPr>
            </w:pPr>
            <w:r w:rsidRPr="002E3CFA">
              <w:rPr>
                <w:rFonts w:ascii="Calibri" w:hAnsi="Calibri" w:cs="Calibri"/>
                <w:b/>
                <w:bCs/>
                <w:color w:val="000000"/>
                <w:sz w:val="22"/>
                <w:szCs w:val="22"/>
              </w:rPr>
              <w:t>First</w:t>
            </w:r>
          </w:p>
          <w:p w14:paraId="7E158442" w14:textId="303E3A37" w:rsidR="002E3CFA" w:rsidRPr="002E3CFA" w:rsidRDefault="002E3CFA" w:rsidP="002E3CFA">
            <w:pPr>
              <w:jc w:val="center"/>
              <w:rPr>
                <w:b/>
                <w:bCs/>
                <w:sz w:val="24"/>
                <w:szCs w:val="24"/>
              </w:rPr>
            </w:pPr>
            <w:r w:rsidRPr="002E3CFA">
              <w:rPr>
                <w:rFonts w:ascii="Calibri" w:hAnsi="Calibri" w:cs="Calibri"/>
                <w:b/>
                <w:bCs/>
                <w:color w:val="000000"/>
                <w:sz w:val="22"/>
                <w:szCs w:val="22"/>
              </w:rPr>
              <w:t>Name</w:t>
            </w:r>
          </w:p>
        </w:tc>
        <w:tc>
          <w:tcPr>
            <w:tcW w:w="990" w:type="dxa"/>
            <w:tcBorders>
              <w:top w:val="outset" w:sz="6" w:space="0" w:color="000000"/>
              <w:left w:val="outset" w:sz="6" w:space="0" w:color="000000"/>
              <w:bottom w:val="outset" w:sz="6" w:space="0" w:color="000000"/>
              <w:right w:val="outset" w:sz="6" w:space="0" w:color="000000"/>
            </w:tcBorders>
            <w:shd w:val="clear" w:color="auto" w:fill="C0C0C0"/>
            <w:vAlign w:val="center"/>
            <w:hideMark/>
            <w:tcPrChange w:id="24" w:author="Hewes Angie" w:date="2020-02-10T19:42:00Z">
              <w:tcPr>
                <w:tcW w:w="990"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tcPrChange>
          </w:tcPr>
          <w:p w14:paraId="65149269" w14:textId="77777777" w:rsidR="002E3CFA" w:rsidRDefault="002E3CFA" w:rsidP="002E3CFA">
            <w:pPr>
              <w:jc w:val="center"/>
              <w:rPr>
                <w:rFonts w:ascii="Calibri" w:hAnsi="Calibri" w:cs="Calibri"/>
                <w:b/>
                <w:bCs/>
                <w:color w:val="000000"/>
                <w:sz w:val="22"/>
                <w:szCs w:val="22"/>
              </w:rPr>
            </w:pPr>
            <w:r w:rsidRPr="002E3CFA">
              <w:rPr>
                <w:rFonts w:ascii="Calibri" w:hAnsi="Calibri" w:cs="Calibri"/>
                <w:b/>
                <w:bCs/>
                <w:color w:val="000000"/>
                <w:sz w:val="22"/>
                <w:szCs w:val="22"/>
              </w:rPr>
              <w:t>Last</w:t>
            </w:r>
          </w:p>
          <w:p w14:paraId="1A7FCCB8" w14:textId="68E99C0D" w:rsidR="002E3CFA" w:rsidRPr="002E3CFA" w:rsidRDefault="002E3CFA" w:rsidP="002E3CFA">
            <w:pPr>
              <w:jc w:val="center"/>
              <w:rPr>
                <w:b/>
                <w:bCs/>
                <w:sz w:val="24"/>
                <w:szCs w:val="24"/>
              </w:rPr>
            </w:pPr>
            <w:r w:rsidRPr="002E3CFA">
              <w:rPr>
                <w:rFonts w:ascii="Calibri" w:hAnsi="Calibri" w:cs="Calibri"/>
                <w:b/>
                <w:bCs/>
                <w:color w:val="000000"/>
                <w:sz w:val="22"/>
                <w:szCs w:val="22"/>
              </w:rPr>
              <w:t>Name</w:t>
            </w:r>
          </w:p>
        </w:tc>
        <w:tc>
          <w:tcPr>
            <w:tcW w:w="1933" w:type="dxa"/>
            <w:tcBorders>
              <w:top w:val="outset" w:sz="6" w:space="0" w:color="000000"/>
              <w:left w:val="outset" w:sz="6" w:space="0" w:color="000000"/>
              <w:bottom w:val="outset" w:sz="6" w:space="0" w:color="000000"/>
              <w:right w:val="outset" w:sz="6" w:space="0" w:color="000000"/>
            </w:tcBorders>
            <w:shd w:val="clear" w:color="auto" w:fill="C0C0C0"/>
            <w:vAlign w:val="center"/>
            <w:hideMark/>
            <w:tcPrChange w:id="25" w:author="Hewes Angie" w:date="2020-02-10T19:42:00Z">
              <w:tcPr>
                <w:tcW w:w="1933"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tcPrChange>
          </w:tcPr>
          <w:p w14:paraId="33DD6252" w14:textId="77777777" w:rsidR="002E3CFA" w:rsidRPr="002E3CFA" w:rsidRDefault="002E3CFA" w:rsidP="002E3CFA">
            <w:pPr>
              <w:jc w:val="center"/>
              <w:rPr>
                <w:b/>
                <w:bCs/>
                <w:sz w:val="24"/>
                <w:szCs w:val="24"/>
              </w:rPr>
            </w:pPr>
            <w:r w:rsidRPr="002E3CFA">
              <w:rPr>
                <w:rFonts w:ascii="Calibri" w:hAnsi="Calibri" w:cs="Calibri"/>
                <w:b/>
                <w:bCs/>
                <w:color w:val="000000"/>
                <w:sz w:val="22"/>
                <w:szCs w:val="22"/>
              </w:rPr>
              <w:t>Address</w:t>
            </w:r>
          </w:p>
        </w:tc>
        <w:tc>
          <w:tcPr>
            <w:tcW w:w="1499" w:type="dxa"/>
            <w:tcBorders>
              <w:top w:val="outset" w:sz="6" w:space="0" w:color="000000"/>
              <w:left w:val="outset" w:sz="6" w:space="0" w:color="000000"/>
              <w:bottom w:val="outset" w:sz="6" w:space="0" w:color="000000"/>
              <w:right w:val="outset" w:sz="6" w:space="0" w:color="000000"/>
            </w:tcBorders>
            <w:shd w:val="clear" w:color="auto" w:fill="C0C0C0"/>
            <w:vAlign w:val="center"/>
            <w:hideMark/>
            <w:tcPrChange w:id="26" w:author="Hewes Angie" w:date="2020-02-10T19:42:00Z">
              <w:tcPr>
                <w:tcW w:w="1499"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tcPrChange>
          </w:tcPr>
          <w:p w14:paraId="4F11B576" w14:textId="77777777" w:rsidR="002E3CFA" w:rsidRPr="002E3CFA" w:rsidRDefault="002E3CFA" w:rsidP="002E3CFA">
            <w:pPr>
              <w:jc w:val="center"/>
              <w:rPr>
                <w:b/>
                <w:bCs/>
                <w:sz w:val="24"/>
                <w:szCs w:val="24"/>
              </w:rPr>
            </w:pPr>
            <w:r w:rsidRPr="002E3CFA">
              <w:rPr>
                <w:rFonts w:ascii="Calibri" w:hAnsi="Calibri" w:cs="Calibri"/>
                <w:b/>
                <w:bCs/>
                <w:color w:val="000000"/>
                <w:sz w:val="22"/>
                <w:szCs w:val="22"/>
              </w:rPr>
              <w:t>City</w:t>
            </w:r>
          </w:p>
        </w:tc>
        <w:tc>
          <w:tcPr>
            <w:tcW w:w="536" w:type="dxa"/>
            <w:tcBorders>
              <w:top w:val="outset" w:sz="6" w:space="0" w:color="000000"/>
              <w:left w:val="outset" w:sz="6" w:space="0" w:color="000000"/>
              <w:bottom w:val="outset" w:sz="6" w:space="0" w:color="000000"/>
              <w:right w:val="outset" w:sz="6" w:space="0" w:color="000000"/>
            </w:tcBorders>
            <w:shd w:val="clear" w:color="auto" w:fill="C0C0C0"/>
            <w:vAlign w:val="center"/>
            <w:hideMark/>
            <w:tcPrChange w:id="27" w:author="Hewes Angie" w:date="2020-02-10T19:42:00Z">
              <w:tcPr>
                <w:tcW w:w="536"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tcPrChange>
          </w:tcPr>
          <w:p w14:paraId="756B4941" w14:textId="77777777" w:rsidR="002E3CFA" w:rsidRPr="002E3CFA" w:rsidRDefault="002E3CFA" w:rsidP="002E3CFA">
            <w:pPr>
              <w:jc w:val="center"/>
              <w:rPr>
                <w:b/>
                <w:bCs/>
                <w:sz w:val="24"/>
                <w:szCs w:val="24"/>
              </w:rPr>
            </w:pPr>
            <w:r w:rsidRPr="002E3CFA">
              <w:rPr>
                <w:rFonts w:ascii="Calibri" w:hAnsi="Calibri" w:cs="Calibri"/>
                <w:b/>
                <w:bCs/>
                <w:color w:val="000000"/>
                <w:sz w:val="22"/>
                <w:szCs w:val="22"/>
              </w:rPr>
              <w:t>State</w:t>
            </w:r>
          </w:p>
        </w:tc>
        <w:tc>
          <w:tcPr>
            <w:tcW w:w="618" w:type="dxa"/>
            <w:tcBorders>
              <w:top w:val="outset" w:sz="6" w:space="0" w:color="000000"/>
              <w:left w:val="outset" w:sz="6" w:space="0" w:color="000000"/>
              <w:bottom w:val="outset" w:sz="6" w:space="0" w:color="000000"/>
              <w:right w:val="outset" w:sz="6" w:space="0" w:color="000000"/>
            </w:tcBorders>
            <w:shd w:val="clear" w:color="auto" w:fill="C0C0C0"/>
            <w:vAlign w:val="center"/>
            <w:hideMark/>
            <w:tcPrChange w:id="28" w:author="Hewes Angie" w:date="2020-02-10T19:42:00Z">
              <w:tcPr>
                <w:tcW w:w="618"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tcPrChange>
          </w:tcPr>
          <w:p w14:paraId="2FE63734" w14:textId="77777777" w:rsidR="002E3CFA" w:rsidRPr="002E3CFA" w:rsidRDefault="002E3CFA" w:rsidP="002E3CFA">
            <w:pPr>
              <w:jc w:val="center"/>
              <w:rPr>
                <w:b/>
                <w:bCs/>
                <w:sz w:val="24"/>
                <w:szCs w:val="24"/>
              </w:rPr>
            </w:pPr>
            <w:r w:rsidRPr="002E3CFA">
              <w:rPr>
                <w:rFonts w:ascii="Calibri" w:hAnsi="Calibri" w:cs="Calibri"/>
                <w:b/>
                <w:bCs/>
                <w:color w:val="000000"/>
                <w:sz w:val="22"/>
                <w:szCs w:val="22"/>
              </w:rPr>
              <w:t>Zip Code</w:t>
            </w:r>
          </w:p>
        </w:tc>
        <w:tc>
          <w:tcPr>
            <w:tcW w:w="2324" w:type="dxa"/>
            <w:tcBorders>
              <w:top w:val="outset" w:sz="6" w:space="0" w:color="000000"/>
              <w:left w:val="outset" w:sz="6" w:space="0" w:color="000000"/>
              <w:bottom w:val="outset" w:sz="6" w:space="0" w:color="000000"/>
              <w:right w:val="outset" w:sz="6" w:space="0" w:color="000000"/>
            </w:tcBorders>
            <w:shd w:val="clear" w:color="auto" w:fill="C0C0C0"/>
            <w:vAlign w:val="center"/>
            <w:hideMark/>
            <w:tcPrChange w:id="29" w:author="Hewes Angie" w:date="2020-02-10T19:42:00Z">
              <w:tcPr>
                <w:tcW w:w="2324"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tcPrChange>
          </w:tcPr>
          <w:p w14:paraId="2DE091A5" w14:textId="77777777" w:rsidR="002E3CFA" w:rsidRPr="002E3CFA" w:rsidRDefault="002E3CFA" w:rsidP="002E3CFA">
            <w:pPr>
              <w:jc w:val="center"/>
              <w:rPr>
                <w:b/>
                <w:bCs/>
                <w:sz w:val="24"/>
                <w:szCs w:val="24"/>
              </w:rPr>
            </w:pPr>
            <w:r w:rsidRPr="002E3CFA">
              <w:rPr>
                <w:rFonts w:ascii="Calibri" w:hAnsi="Calibri" w:cs="Calibri"/>
                <w:b/>
                <w:bCs/>
                <w:color w:val="000000"/>
                <w:sz w:val="22"/>
                <w:szCs w:val="22"/>
              </w:rPr>
              <w:t>Email</w:t>
            </w:r>
          </w:p>
        </w:tc>
        <w:tc>
          <w:tcPr>
            <w:tcW w:w="1018" w:type="dxa"/>
            <w:tcBorders>
              <w:top w:val="outset" w:sz="6" w:space="0" w:color="000000"/>
              <w:left w:val="outset" w:sz="6" w:space="0" w:color="000000"/>
              <w:bottom w:val="outset" w:sz="6" w:space="0" w:color="000000"/>
              <w:right w:val="outset" w:sz="6" w:space="0" w:color="000000"/>
            </w:tcBorders>
            <w:shd w:val="clear" w:color="auto" w:fill="C0C0C0"/>
            <w:vAlign w:val="center"/>
            <w:hideMark/>
            <w:tcPrChange w:id="30" w:author="Hewes Angie" w:date="2020-02-10T19:42:00Z">
              <w:tcPr>
                <w:tcW w:w="1018"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tcPrChange>
          </w:tcPr>
          <w:p w14:paraId="1B4032EC" w14:textId="77777777" w:rsidR="002E3CFA" w:rsidRPr="002E3CFA" w:rsidRDefault="002E3CFA" w:rsidP="002E3CFA">
            <w:pPr>
              <w:jc w:val="center"/>
              <w:rPr>
                <w:b/>
                <w:bCs/>
                <w:sz w:val="24"/>
                <w:szCs w:val="24"/>
              </w:rPr>
            </w:pPr>
            <w:r w:rsidRPr="002E3CFA">
              <w:rPr>
                <w:rFonts w:ascii="Calibri" w:hAnsi="Calibri" w:cs="Calibri"/>
                <w:b/>
                <w:bCs/>
                <w:color w:val="000000"/>
                <w:sz w:val="22"/>
                <w:szCs w:val="22"/>
              </w:rPr>
              <w:t>Last Event Worked (Year)</w:t>
            </w:r>
          </w:p>
        </w:tc>
        <w:tc>
          <w:tcPr>
            <w:tcW w:w="990" w:type="dxa"/>
            <w:tcBorders>
              <w:top w:val="outset" w:sz="6" w:space="0" w:color="000000"/>
              <w:left w:val="outset" w:sz="6" w:space="0" w:color="000000"/>
              <w:bottom w:val="outset" w:sz="6" w:space="0" w:color="000000"/>
              <w:right w:val="outset" w:sz="6" w:space="0" w:color="000000"/>
            </w:tcBorders>
            <w:shd w:val="clear" w:color="auto" w:fill="C0C0C0"/>
            <w:vAlign w:val="center"/>
            <w:hideMark/>
            <w:tcPrChange w:id="31" w:author="Hewes Angie" w:date="2020-02-10T19:42:00Z">
              <w:tcPr>
                <w:tcW w:w="990"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tcPrChange>
          </w:tcPr>
          <w:p w14:paraId="08EE4242" w14:textId="77777777" w:rsidR="002E3CFA" w:rsidRPr="002E3CFA" w:rsidRDefault="002E3CFA" w:rsidP="002E3CFA">
            <w:pPr>
              <w:jc w:val="center"/>
              <w:rPr>
                <w:b/>
                <w:bCs/>
                <w:sz w:val="24"/>
                <w:szCs w:val="24"/>
              </w:rPr>
            </w:pPr>
            <w:r w:rsidRPr="002E3CFA">
              <w:rPr>
                <w:rFonts w:ascii="Calibri" w:hAnsi="Calibri" w:cs="Calibri"/>
                <w:b/>
                <w:bCs/>
                <w:color w:val="000000"/>
                <w:sz w:val="22"/>
                <w:szCs w:val="22"/>
              </w:rPr>
              <w:t>Fee</w:t>
            </w:r>
          </w:p>
        </w:tc>
      </w:tr>
      <w:tr w:rsidR="002E3CFA" w:rsidRPr="002E3CFA" w14:paraId="21AF0364" w14:textId="77777777" w:rsidTr="00C52025">
        <w:trPr>
          <w:tblCellSpacing w:w="0" w:type="dxa"/>
          <w:trPrChange w:id="32" w:author="Hewes Angie" w:date="2020-02-10T19:42:00Z">
            <w:trPr>
              <w:tblCellSpacing w:w="0" w:type="dxa"/>
            </w:trPr>
          </w:trPrChange>
        </w:trPr>
        <w:tc>
          <w:tcPr>
            <w:tcW w:w="467" w:type="dxa"/>
            <w:tcBorders>
              <w:top w:val="outset" w:sz="6" w:space="0" w:color="E7E6E6"/>
              <w:left w:val="outset" w:sz="6" w:space="0" w:color="E7E6E6"/>
              <w:bottom w:val="outset" w:sz="6" w:space="0" w:color="E7E6E6"/>
              <w:right w:val="outset" w:sz="6" w:space="0" w:color="E7E6E6"/>
            </w:tcBorders>
            <w:shd w:val="clear" w:color="auto" w:fill="FFFFFF"/>
            <w:hideMark/>
            <w:tcPrChange w:id="33" w:author="Hewes Angie" w:date="2020-02-10T19:42:00Z">
              <w:tcPr>
                <w:tcW w:w="467"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73BCC9FE" w14:textId="77777777" w:rsidR="002E3CFA" w:rsidRPr="002E3CFA" w:rsidRDefault="002E3CFA" w:rsidP="002E3CFA">
            <w:pPr>
              <w:rPr>
                <w:sz w:val="24"/>
                <w:szCs w:val="24"/>
              </w:rPr>
            </w:pPr>
            <w:r w:rsidRPr="002E3CFA">
              <w:rPr>
                <w:rFonts w:ascii="Calibri" w:hAnsi="Calibri" w:cs="Calibri"/>
                <w:color w:val="000000"/>
                <w:sz w:val="22"/>
                <w:szCs w:val="22"/>
              </w:rPr>
              <w:t>Mrs.</w:t>
            </w:r>
          </w:p>
        </w:tc>
        <w:tc>
          <w:tcPr>
            <w:tcW w:w="793" w:type="dxa"/>
            <w:tcBorders>
              <w:top w:val="outset" w:sz="6" w:space="0" w:color="E7E6E6"/>
              <w:left w:val="outset" w:sz="6" w:space="0" w:color="E7E6E6"/>
              <w:bottom w:val="outset" w:sz="6" w:space="0" w:color="E7E6E6"/>
              <w:right w:val="outset" w:sz="6" w:space="0" w:color="E7E6E6"/>
            </w:tcBorders>
            <w:shd w:val="clear" w:color="auto" w:fill="FFFFFF"/>
            <w:hideMark/>
            <w:tcPrChange w:id="34" w:author="Hewes Angie" w:date="2020-02-10T19:42:00Z">
              <w:tcPr>
                <w:tcW w:w="703"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2C9E06B7" w14:textId="77777777" w:rsidR="002E3CFA" w:rsidRPr="002E3CFA" w:rsidRDefault="002E3CFA" w:rsidP="002E3CFA">
            <w:pPr>
              <w:rPr>
                <w:sz w:val="24"/>
                <w:szCs w:val="24"/>
              </w:rPr>
            </w:pPr>
            <w:r w:rsidRPr="002E3CFA">
              <w:rPr>
                <w:rFonts w:ascii="Calibri" w:hAnsi="Calibri" w:cs="Calibri"/>
                <w:color w:val="000000"/>
                <w:sz w:val="22"/>
                <w:szCs w:val="22"/>
              </w:rPr>
              <w:t>Nancy</w:t>
            </w:r>
          </w:p>
        </w:tc>
        <w:tc>
          <w:tcPr>
            <w:tcW w:w="990" w:type="dxa"/>
            <w:tcBorders>
              <w:top w:val="outset" w:sz="6" w:space="0" w:color="E7E6E6"/>
              <w:left w:val="outset" w:sz="6" w:space="0" w:color="E7E6E6"/>
              <w:bottom w:val="outset" w:sz="6" w:space="0" w:color="E7E6E6"/>
              <w:right w:val="outset" w:sz="6" w:space="0" w:color="E7E6E6"/>
            </w:tcBorders>
            <w:shd w:val="clear" w:color="auto" w:fill="FFFFFF"/>
            <w:hideMark/>
            <w:tcPrChange w:id="35" w:author="Hewes Angie" w:date="2020-02-10T19:42:00Z">
              <w:tcPr>
                <w:tcW w:w="990"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4574749F" w14:textId="77777777" w:rsidR="002E3CFA" w:rsidRPr="002E3CFA" w:rsidRDefault="002E3CFA" w:rsidP="002E3CFA">
            <w:pPr>
              <w:rPr>
                <w:sz w:val="24"/>
                <w:szCs w:val="24"/>
              </w:rPr>
            </w:pPr>
            <w:r w:rsidRPr="002E3CFA">
              <w:rPr>
                <w:rFonts w:ascii="Calibri" w:hAnsi="Calibri" w:cs="Calibri"/>
                <w:color w:val="000000"/>
                <w:sz w:val="22"/>
                <w:szCs w:val="22"/>
              </w:rPr>
              <w:t>Joe</w:t>
            </w:r>
          </w:p>
        </w:tc>
        <w:tc>
          <w:tcPr>
            <w:tcW w:w="1933" w:type="dxa"/>
            <w:tcBorders>
              <w:top w:val="outset" w:sz="6" w:space="0" w:color="E7E6E6"/>
              <w:left w:val="outset" w:sz="6" w:space="0" w:color="E7E6E6"/>
              <w:bottom w:val="outset" w:sz="6" w:space="0" w:color="E7E6E6"/>
              <w:right w:val="outset" w:sz="6" w:space="0" w:color="E7E6E6"/>
            </w:tcBorders>
            <w:shd w:val="clear" w:color="auto" w:fill="FFFFFF"/>
            <w:hideMark/>
            <w:tcPrChange w:id="36" w:author="Hewes Angie" w:date="2020-02-10T19:42:00Z">
              <w:tcPr>
                <w:tcW w:w="1933"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1FAABEF2" w14:textId="77777777" w:rsidR="002E3CFA" w:rsidRPr="002E3CFA" w:rsidRDefault="002E3CFA" w:rsidP="002E3CFA">
            <w:pPr>
              <w:rPr>
                <w:sz w:val="24"/>
                <w:szCs w:val="24"/>
              </w:rPr>
            </w:pPr>
            <w:r w:rsidRPr="002E3CFA">
              <w:rPr>
                <w:rFonts w:ascii="Calibri" w:hAnsi="Calibri" w:cs="Calibri"/>
                <w:color w:val="000000"/>
                <w:sz w:val="22"/>
                <w:szCs w:val="22"/>
              </w:rPr>
              <w:t>1234 Stars Ave</w:t>
            </w:r>
          </w:p>
        </w:tc>
        <w:tc>
          <w:tcPr>
            <w:tcW w:w="1499" w:type="dxa"/>
            <w:tcBorders>
              <w:top w:val="outset" w:sz="6" w:space="0" w:color="E7E6E6"/>
              <w:left w:val="outset" w:sz="6" w:space="0" w:color="E7E6E6"/>
              <w:bottom w:val="outset" w:sz="6" w:space="0" w:color="E7E6E6"/>
              <w:right w:val="outset" w:sz="6" w:space="0" w:color="E7E6E6"/>
            </w:tcBorders>
            <w:shd w:val="clear" w:color="auto" w:fill="FFFFFF"/>
            <w:hideMark/>
            <w:tcPrChange w:id="37" w:author="Hewes Angie" w:date="2020-02-10T19:42:00Z">
              <w:tcPr>
                <w:tcW w:w="1499"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746C12D1" w14:textId="77777777" w:rsidR="002E3CFA" w:rsidRPr="002E3CFA" w:rsidRDefault="002E3CFA" w:rsidP="002E3CFA">
            <w:pPr>
              <w:rPr>
                <w:sz w:val="24"/>
                <w:szCs w:val="24"/>
              </w:rPr>
            </w:pPr>
            <w:r w:rsidRPr="002E3CFA">
              <w:rPr>
                <w:rFonts w:ascii="Calibri" w:hAnsi="Calibri" w:cs="Calibri"/>
                <w:color w:val="000000"/>
                <w:sz w:val="22"/>
                <w:szCs w:val="22"/>
              </w:rPr>
              <w:t>Dallas</w:t>
            </w:r>
          </w:p>
        </w:tc>
        <w:tc>
          <w:tcPr>
            <w:tcW w:w="536" w:type="dxa"/>
            <w:tcBorders>
              <w:top w:val="outset" w:sz="6" w:space="0" w:color="E7E6E6"/>
              <w:left w:val="outset" w:sz="6" w:space="0" w:color="E7E6E6"/>
              <w:bottom w:val="outset" w:sz="6" w:space="0" w:color="E7E6E6"/>
              <w:right w:val="outset" w:sz="6" w:space="0" w:color="E7E6E6"/>
            </w:tcBorders>
            <w:shd w:val="clear" w:color="auto" w:fill="FFFFFF"/>
            <w:hideMark/>
            <w:tcPrChange w:id="38" w:author="Hewes Angie" w:date="2020-02-10T19:42:00Z">
              <w:tcPr>
                <w:tcW w:w="536"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711AD203" w14:textId="77777777" w:rsidR="002E3CFA" w:rsidRPr="002E3CFA" w:rsidRDefault="002E3CFA" w:rsidP="002E3CFA">
            <w:pPr>
              <w:rPr>
                <w:sz w:val="24"/>
                <w:szCs w:val="24"/>
              </w:rPr>
            </w:pPr>
            <w:r w:rsidRPr="002E3CFA">
              <w:rPr>
                <w:rFonts w:ascii="Calibri" w:hAnsi="Calibri" w:cs="Calibri"/>
                <w:color w:val="000000"/>
                <w:sz w:val="22"/>
                <w:szCs w:val="22"/>
              </w:rPr>
              <w:t>TX</w:t>
            </w:r>
          </w:p>
        </w:tc>
        <w:tc>
          <w:tcPr>
            <w:tcW w:w="618" w:type="dxa"/>
            <w:tcBorders>
              <w:top w:val="outset" w:sz="6" w:space="0" w:color="E7E6E6"/>
              <w:left w:val="outset" w:sz="6" w:space="0" w:color="E7E6E6"/>
              <w:bottom w:val="outset" w:sz="6" w:space="0" w:color="E7E6E6"/>
              <w:right w:val="outset" w:sz="6" w:space="0" w:color="E7E6E6"/>
            </w:tcBorders>
            <w:shd w:val="clear" w:color="auto" w:fill="FFFFFF"/>
            <w:hideMark/>
            <w:tcPrChange w:id="39" w:author="Hewes Angie" w:date="2020-02-10T19:42:00Z">
              <w:tcPr>
                <w:tcW w:w="618"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2CF7A11F" w14:textId="77777777" w:rsidR="002E3CFA" w:rsidRPr="002E3CFA" w:rsidRDefault="002E3CFA" w:rsidP="002E3CFA">
            <w:pPr>
              <w:jc w:val="right"/>
              <w:rPr>
                <w:sz w:val="24"/>
                <w:szCs w:val="24"/>
              </w:rPr>
            </w:pPr>
            <w:r w:rsidRPr="002E3CFA">
              <w:rPr>
                <w:rFonts w:ascii="Calibri" w:hAnsi="Calibri" w:cs="Calibri"/>
                <w:color w:val="000000"/>
                <w:sz w:val="22"/>
                <w:szCs w:val="22"/>
              </w:rPr>
              <w:t>75034</w:t>
            </w:r>
          </w:p>
        </w:tc>
        <w:tc>
          <w:tcPr>
            <w:tcW w:w="2324" w:type="dxa"/>
            <w:tcBorders>
              <w:top w:val="outset" w:sz="6" w:space="0" w:color="E7E6E6"/>
              <w:left w:val="outset" w:sz="6" w:space="0" w:color="E7E6E6"/>
              <w:bottom w:val="outset" w:sz="6" w:space="0" w:color="E7E6E6"/>
              <w:right w:val="outset" w:sz="6" w:space="0" w:color="E7E6E6"/>
            </w:tcBorders>
            <w:shd w:val="clear" w:color="auto" w:fill="FFFFFF"/>
            <w:hideMark/>
            <w:tcPrChange w:id="40" w:author="Hewes Angie" w:date="2020-02-10T19:42:00Z">
              <w:tcPr>
                <w:tcW w:w="2324"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32ECE89F" w14:textId="77777777" w:rsidR="002E3CFA" w:rsidRPr="002E3CFA" w:rsidRDefault="002E3CFA" w:rsidP="002E3CFA">
            <w:pPr>
              <w:rPr>
                <w:sz w:val="24"/>
                <w:szCs w:val="24"/>
              </w:rPr>
            </w:pPr>
            <w:r w:rsidRPr="002E3CFA">
              <w:rPr>
                <w:rFonts w:ascii="Calibri" w:hAnsi="Calibri" w:cs="Calibri"/>
                <w:color w:val="000000"/>
                <w:sz w:val="22"/>
                <w:szCs w:val="22"/>
              </w:rPr>
              <w:t>nancy.joe@schoolisd.org</w:t>
            </w:r>
          </w:p>
        </w:tc>
        <w:tc>
          <w:tcPr>
            <w:tcW w:w="1018" w:type="dxa"/>
            <w:tcBorders>
              <w:top w:val="outset" w:sz="6" w:space="0" w:color="E7E6E6"/>
              <w:left w:val="outset" w:sz="6" w:space="0" w:color="E7E6E6"/>
              <w:bottom w:val="outset" w:sz="6" w:space="0" w:color="E7E6E6"/>
              <w:right w:val="outset" w:sz="6" w:space="0" w:color="E7E6E6"/>
            </w:tcBorders>
            <w:shd w:val="clear" w:color="auto" w:fill="FFFFFF"/>
            <w:hideMark/>
            <w:tcPrChange w:id="41" w:author="Hewes Angie" w:date="2020-02-10T19:42:00Z">
              <w:tcPr>
                <w:tcW w:w="1018"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45A4E4BE" w14:textId="77777777" w:rsidR="002E3CFA" w:rsidRPr="002E3CFA" w:rsidRDefault="002E3CFA" w:rsidP="002E3CFA">
            <w:pPr>
              <w:jc w:val="right"/>
              <w:rPr>
                <w:sz w:val="24"/>
                <w:szCs w:val="24"/>
              </w:rPr>
            </w:pPr>
            <w:r w:rsidRPr="002E3CFA">
              <w:rPr>
                <w:rFonts w:ascii="Calibri" w:hAnsi="Calibri" w:cs="Calibri"/>
                <w:color w:val="000000"/>
                <w:sz w:val="22"/>
                <w:szCs w:val="22"/>
              </w:rPr>
              <w:t>2017</w:t>
            </w:r>
          </w:p>
        </w:tc>
        <w:tc>
          <w:tcPr>
            <w:tcW w:w="990" w:type="dxa"/>
            <w:tcBorders>
              <w:top w:val="outset" w:sz="6" w:space="0" w:color="E7E6E6"/>
              <w:left w:val="outset" w:sz="6" w:space="0" w:color="E7E6E6"/>
              <w:bottom w:val="outset" w:sz="6" w:space="0" w:color="E7E6E6"/>
              <w:right w:val="outset" w:sz="6" w:space="0" w:color="E7E6E6"/>
            </w:tcBorders>
            <w:shd w:val="clear" w:color="auto" w:fill="FFFFFF"/>
            <w:hideMark/>
            <w:tcPrChange w:id="42" w:author="Hewes Angie" w:date="2020-02-10T19:42:00Z">
              <w:tcPr>
                <w:tcW w:w="990"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61E823B7" w14:textId="77777777" w:rsidR="002E3CFA" w:rsidRPr="002E3CFA" w:rsidRDefault="002E3CFA" w:rsidP="002E3CFA">
            <w:pPr>
              <w:jc w:val="right"/>
              <w:rPr>
                <w:sz w:val="24"/>
                <w:szCs w:val="24"/>
              </w:rPr>
            </w:pPr>
            <w:r w:rsidRPr="002E3CFA">
              <w:rPr>
                <w:rFonts w:ascii="Calibri" w:hAnsi="Calibri" w:cs="Calibri"/>
                <w:color w:val="000000"/>
                <w:sz w:val="22"/>
                <w:szCs w:val="22"/>
              </w:rPr>
              <w:t>$2,000.00</w:t>
            </w:r>
          </w:p>
        </w:tc>
      </w:tr>
      <w:tr w:rsidR="002E3CFA" w:rsidRPr="002E3CFA" w14:paraId="70DEF522" w14:textId="77777777" w:rsidTr="00C52025">
        <w:trPr>
          <w:tblCellSpacing w:w="0" w:type="dxa"/>
          <w:trPrChange w:id="43" w:author="Hewes Angie" w:date="2020-02-10T19:42:00Z">
            <w:trPr>
              <w:tblCellSpacing w:w="0" w:type="dxa"/>
            </w:trPr>
          </w:trPrChange>
        </w:trPr>
        <w:tc>
          <w:tcPr>
            <w:tcW w:w="467" w:type="dxa"/>
            <w:tcBorders>
              <w:top w:val="outset" w:sz="6" w:space="0" w:color="E7E6E6"/>
              <w:left w:val="outset" w:sz="6" w:space="0" w:color="E7E6E6"/>
              <w:bottom w:val="outset" w:sz="6" w:space="0" w:color="E7E6E6"/>
              <w:right w:val="outset" w:sz="6" w:space="0" w:color="E7E6E6"/>
            </w:tcBorders>
            <w:shd w:val="clear" w:color="auto" w:fill="FFFFFF"/>
            <w:hideMark/>
            <w:tcPrChange w:id="44" w:author="Hewes Angie" w:date="2020-02-10T19:42:00Z">
              <w:tcPr>
                <w:tcW w:w="467"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5221D9FC" w14:textId="77777777" w:rsidR="002E3CFA" w:rsidRPr="002E3CFA" w:rsidRDefault="002E3CFA" w:rsidP="002E3CFA">
            <w:pPr>
              <w:rPr>
                <w:sz w:val="24"/>
                <w:szCs w:val="24"/>
              </w:rPr>
            </w:pPr>
            <w:r w:rsidRPr="002E3CFA">
              <w:rPr>
                <w:rFonts w:ascii="Calibri" w:hAnsi="Calibri" w:cs="Calibri"/>
                <w:color w:val="000000"/>
                <w:sz w:val="22"/>
                <w:szCs w:val="22"/>
              </w:rPr>
              <w:t>Mr.</w:t>
            </w:r>
          </w:p>
        </w:tc>
        <w:tc>
          <w:tcPr>
            <w:tcW w:w="793" w:type="dxa"/>
            <w:tcBorders>
              <w:top w:val="outset" w:sz="6" w:space="0" w:color="E7E6E6"/>
              <w:left w:val="outset" w:sz="6" w:space="0" w:color="E7E6E6"/>
              <w:bottom w:val="outset" w:sz="6" w:space="0" w:color="E7E6E6"/>
              <w:right w:val="outset" w:sz="6" w:space="0" w:color="E7E6E6"/>
            </w:tcBorders>
            <w:shd w:val="clear" w:color="auto" w:fill="FFFFFF"/>
            <w:hideMark/>
            <w:tcPrChange w:id="45" w:author="Hewes Angie" w:date="2020-02-10T19:42:00Z">
              <w:tcPr>
                <w:tcW w:w="703"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77B47D66" w14:textId="77777777" w:rsidR="002E3CFA" w:rsidRPr="002E3CFA" w:rsidRDefault="002E3CFA" w:rsidP="002E3CFA">
            <w:pPr>
              <w:rPr>
                <w:sz w:val="24"/>
                <w:szCs w:val="24"/>
              </w:rPr>
            </w:pPr>
            <w:r w:rsidRPr="002E3CFA">
              <w:rPr>
                <w:rFonts w:ascii="Calibri" w:hAnsi="Calibri" w:cs="Calibri"/>
                <w:color w:val="000000"/>
                <w:sz w:val="22"/>
                <w:szCs w:val="22"/>
              </w:rPr>
              <w:t>Evan</w:t>
            </w:r>
          </w:p>
        </w:tc>
        <w:tc>
          <w:tcPr>
            <w:tcW w:w="990" w:type="dxa"/>
            <w:tcBorders>
              <w:top w:val="outset" w:sz="6" w:space="0" w:color="E7E6E6"/>
              <w:left w:val="outset" w:sz="6" w:space="0" w:color="E7E6E6"/>
              <w:bottom w:val="outset" w:sz="6" w:space="0" w:color="E7E6E6"/>
              <w:right w:val="outset" w:sz="6" w:space="0" w:color="E7E6E6"/>
            </w:tcBorders>
            <w:shd w:val="clear" w:color="auto" w:fill="FFFFFF"/>
            <w:hideMark/>
            <w:tcPrChange w:id="46" w:author="Hewes Angie" w:date="2020-02-10T19:42:00Z">
              <w:tcPr>
                <w:tcW w:w="990"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623B9EA0" w14:textId="77777777" w:rsidR="002E3CFA" w:rsidRPr="002E3CFA" w:rsidRDefault="002E3CFA" w:rsidP="002E3CFA">
            <w:pPr>
              <w:rPr>
                <w:sz w:val="24"/>
                <w:szCs w:val="24"/>
              </w:rPr>
            </w:pPr>
            <w:r w:rsidRPr="002E3CFA">
              <w:rPr>
                <w:rFonts w:ascii="Calibri" w:hAnsi="Calibri" w:cs="Calibri"/>
                <w:color w:val="000000"/>
                <w:sz w:val="22"/>
                <w:szCs w:val="22"/>
              </w:rPr>
              <w:t>Bob</w:t>
            </w:r>
          </w:p>
        </w:tc>
        <w:tc>
          <w:tcPr>
            <w:tcW w:w="1933" w:type="dxa"/>
            <w:tcBorders>
              <w:top w:val="outset" w:sz="6" w:space="0" w:color="E7E6E6"/>
              <w:left w:val="outset" w:sz="6" w:space="0" w:color="E7E6E6"/>
              <w:bottom w:val="outset" w:sz="6" w:space="0" w:color="E7E6E6"/>
              <w:right w:val="outset" w:sz="6" w:space="0" w:color="E7E6E6"/>
            </w:tcBorders>
            <w:shd w:val="clear" w:color="auto" w:fill="FFFFFF"/>
            <w:hideMark/>
            <w:tcPrChange w:id="47" w:author="Hewes Angie" w:date="2020-02-10T19:42:00Z">
              <w:tcPr>
                <w:tcW w:w="1933"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2441419C" w14:textId="77777777" w:rsidR="002E3CFA" w:rsidRPr="002E3CFA" w:rsidRDefault="002E3CFA" w:rsidP="002E3CFA">
            <w:pPr>
              <w:rPr>
                <w:sz w:val="24"/>
                <w:szCs w:val="24"/>
              </w:rPr>
            </w:pPr>
            <w:r w:rsidRPr="002E3CFA">
              <w:rPr>
                <w:rFonts w:ascii="Calibri" w:hAnsi="Calibri" w:cs="Calibri"/>
                <w:color w:val="000000"/>
                <w:sz w:val="22"/>
                <w:szCs w:val="22"/>
              </w:rPr>
              <w:t>9873 Bride Ave</w:t>
            </w:r>
          </w:p>
        </w:tc>
        <w:tc>
          <w:tcPr>
            <w:tcW w:w="1499" w:type="dxa"/>
            <w:tcBorders>
              <w:top w:val="outset" w:sz="6" w:space="0" w:color="E7E6E6"/>
              <w:left w:val="outset" w:sz="6" w:space="0" w:color="E7E6E6"/>
              <w:bottom w:val="outset" w:sz="6" w:space="0" w:color="E7E6E6"/>
              <w:right w:val="outset" w:sz="6" w:space="0" w:color="E7E6E6"/>
            </w:tcBorders>
            <w:shd w:val="clear" w:color="auto" w:fill="FFFFFF"/>
            <w:hideMark/>
            <w:tcPrChange w:id="48" w:author="Hewes Angie" w:date="2020-02-10T19:42:00Z">
              <w:tcPr>
                <w:tcW w:w="1499"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767EBD35" w14:textId="77777777" w:rsidR="002E3CFA" w:rsidRPr="002E3CFA" w:rsidRDefault="002E3CFA" w:rsidP="002E3CFA">
            <w:pPr>
              <w:rPr>
                <w:sz w:val="24"/>
                <w:szCs w:val="24"/>
              </w:rPr>
            </w:pPr>
            <w:r w:rsidRPr="002E3CFA">
              <w:rPr>
                <w:rFonts w:ascii="Calibri" w:hAnsi="Calibri" w:cs="Calibri"/>
                <w:color w:val="000000"/>
                <w:sz w:val="22"/>
                <w:szCs w:val="22"/>
              </w:rPr>
              <w:t>Columbus</w:t>
            </w:r>
          </w:p>
        </w:tc>
        <w:tc>
          <w:tcPr>
            <w:tcW w:w="536" w:type="dxa"/>
            <w:tcBorders>
              <w:top w:val="outset" w:sz="6" w:space="0" w:color="E7E6E6"/>
              <w:left w:val="outset" w:sz="6" w:space="0" w:color="E7E6E6"/>
              <w:bottom w:val="outset" w:sz="6" w:space="0" w:color="E7E6E6"/>
              <w:right w:val="outset" w:sz="6" w:space="0" w:color="E7E6E6"/>
            </w:tcBorders>
            <w:shd w:val="clear" w:color="auto" w:fill="FFFFFF"/>
            <w:hideMark/>
            <w:tcPrChange w:id="49" w:author="Hewes Angie" w:date="2020-02-10T19:42:00Z">
              <w:tcPr>
                <w:tcW w:w="536"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772D9BA7" w14:textId="77777777" w:rsidR="002E3CFA" w:rsidRPr="002E3CFA" w:rsidRDefault="002E3CFA" w:rsidP="002E3CFA">
            <w:pPr>
              <w:rPr>
                <w:sz w:val="24"/>
                <w:szCs w:val="24"/>
              </w:rPr>
            </w:pPr>
            <w:r w:rsidRPr="002E3CFA">
              <w:rPr>
                <w:rFonts w:ascii="Calibri" w:hAnsi="Calibri" w:cs="Calibri"/>
                <w:color w:val="000000"/>
                <w:sz w:val="22"/>
                <w:szCs w:val="22"/>
              </w:rPr>
              <w:t>OH</w:t>
            </w:r>
          </w:p>
        </w:tc>
        <w:tc>
          <w:tcPr>
            <w:tcW w:w="618" w:type="dxa"/>
            <w:tcBorders>
              <w:top w:val="outset" w:sz="6" w:space="0" w:color="E7E6E6"/>
              <w:left w:val="outset" w:sz="6" w:space="0" w:color="E7E6E6"/>
              <w:bottom w:val="outset" w:sz="6" w:space="0" w:color="E7E6E6"/>
              <w:right w:val="outset" w:sz="6" w:space="0" w:color="E7E6E6"/>
            </w:tcBorders>
            <w:shd w:val="clear" w:color="auto" w:fill="FFFFFF"/>
            <w:hideMark/>
            <w:tcPrChange w:id="50" w:author="Hewes Angie" w:date="2020-02-10T19:42:00Z">
              <w:tcPr>
                <w:tcW w:w="618"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2BB94A2F" w14:textId="77777777" w:rsidR="002E3CFA" w:rsidRPr="002E3CFA" w:rsidRDefault="002E3CFA" w:rsidP="002E3CFA">
            <w:pPr>
              <w:jc w:val="right"/>
              <w:rPr>
                <w:sz w:val="24"/>
                <w:szCs w:val="24"/>
              </w:rPr>
            </w:pPr>
            <w:r w:rsidRPr="002E3CFA">
              <w:rPr>
                <w:rFonts w:ascii="Calibri" w:hAnsi="Calibri" w:cs="Calibri"/>
                <w:color w:val="000000"/>
                <w:sz w:val="22"/>
                <w:szCs w:val="22"/>
              </w:rPr>
              <w:t>43289</w:t>
            </w:r>
          </w:p>
        </w:tc>
        <w:tc>
          <w:tcPr>
            <w:tcW w:w="2324" w:type="dxa"/>
            <w:tcBorders>
              <w:top w:val="outset" w:sz="6" w:space="0" w:color="E7E6E6"/>
              <w:left w:val="outset" w:sz="6" w:space="0" w:color="E7E6E6"/>
              <w:bottom w:val="outset" w:sz="6" w:space="0" w:color="E7E6E6"/>
              <w:right w:val="outset" w:sz="6" w:space="0" w:color="E7E6E6"/>
            </w:tcBorders>
            <w:shd w:val="clear" w:color="auto" w:fill="FFFFFF"/>
            <w:hideMark/>
            <w:tcPrChange w:id="51" w:author="Hewes Angie" w:date="2020-02-10T19:42:00Z">
              <w:tcPr>
                <w:tcW w:w="2324"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7E5FB1EE" w14:textId="77777777" w:rsidR="002E3CFA" w:rsidRPr="002E3CFA" w:rsidRDefault="002E3CFA" w:rsidP="002E3CFA">
            <w:pPr>
              <w:rPr>
                <w:sz w:val="24"/>
                <w:szCs w:val="24"/>
              </w:rPr>
            </w:pPr>
            <w:r w:rsidRPr="002E3CFA">
              <w:rPr>
                <w:rFonts w:ascii="Calibri" w:hAnsi="Calibri" w:cs="Calibri"/>
                <w:color w:val="000000"/>
                <w:sz w:val="22"/>
                <w:szCs w:val="22"/>
              </w:rPr>
              <w:t>ebob@schoolemail.edu</w:t>
            </w:r>
          </w:p>
        </w:tc>
        <w:tc>
          <w:tcPr>
            <w:tcW w:w="1018" w:type="dxa"/>
            <w:tcBorders>
              <w:top w:val="outset" w:sz="6" w:space="0" w:color="E7E6E6"/>
              <w:left w:val="outset" w:sz="6" w:space="0" w:color="E7E6E6"/>
              <w:bottom w:val="outset" w:sz="6" w:space="0" w:color="E7E6E6"/>
              <w:right w:val="outset" w:sz="6" w:space="0" w:color="E7E6E6"/>
            </w:tcBorders>
            <w:shd w:val="clear" w:color="auto" w:fill="FFFFFF"/>
            <w:hideMark/>
            <w:tcPrChange w:id="52" w:author="Hewes Angie" w:date="2020-02-10T19:42:00Z">
              <w:tcPr>
                <w:tcW w:w="1018"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3839F4E4" w14:textId="77777777" w:rsidR="002E3CFA" w:rsidRPr="002E3CFA" w:rsidRDefault="002E3CFA" w:rsidP="002E3CFA">
            <w:pPr>
              <w:jc w:val="right"/>
              <w:rPr>
                <w:sz w:val="24"/>
                <w:szCs w:val="24"/>
              </w:rPr>
            </w:pPr>
            <w:r w:rsidRPr="002E3CFA">
              <w:rPr>
                <w:rFonts w:ascii="Calibri" w:hAnsi="Calibri" w:cs="Calibri"/>
                <w:color w:val="000000"/>
                <w:sz w:val="22"/>
                <w:szCs w:val="22"/>
              </w:rPr>
              <w:t>2016</w:t>
            </w:r>
          </w:p>
        </w:tc>
        <w:tc>
          <w:tcPr>
            <w:tcW w:w="990" w:type="dxa"/>
            <w:tcBorders>
              <w:top w:val="outset" w:sz="6" w:space="0" w:color="E7E6E6"/>
              <w:left w:val="outset" w:sz="6" w:space="0" w:color="E7E6E6"/>
              <w:bottom w:val="outset" w:sz="6" w:space="0" w:color="E7E6E6"/>
              <w:right w:val="outset" w:sz="6" w:space="0" w:color="E7E6E6"/>
            </w:tcBorders>
            <w:shd w:val="clear" w:color="auto" w:fill="FFFFFF"/>
            <w:hideMark/>
            <w:tcPrChange w:id="53" w:author="Hewes Angie" w:date="2020-02-10T19:42:00Z">
              <w:tcPr>
                <w:tcW w:w="990"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2274AB5E" w14:textId="77777777" w:rsidR="002E3CFA" w:rsidRPr="002E3CFA" w:rsidRDefault="002E3CFA" w:rsidP="002E3CFA">
            <w:pPr>
              <w:jc w:val="right"/>
              <w:rPr>
                <w:sz w:val="24"/>
                <w:szCs w:val="24"/>
              </w:rPr>
            </w:pPr>
            <w:r w:rsidRPr="002E3CFA">
              <w:rPr>
                <w:rFonts w:ascii="Calibri" w:hAnsi="Calibri" w:cs="Calibri"/>
                <w:color w:val="000000"/>
                <w:sz w:val="22"/>
                <w:szCs w:val="22"/>
              </w:rPr>
              <w:t>$1,750.00</w:t>
            </w:r>
          </w:p>
        </w:tc>
      </w:tr>
      <w:tr w:rsidR="002E3CFA" w:rsidRPr="002E3CFA" w14:paraId="2411EB03" w14:textId="77777777" w:rsidTr="00C52025">
        <w:trPr>
          <w:tblCellSpacing w:w="0" w:type="dxa"/>
          <w:trPrChange w:id="54" w:author="Hewes Angie" w:date="2020-02-10T19:42:00Z">
            <w:trPr>
              <w:tblCellSpacing w:w="0" w:type="dxa"/>
            </w:trPr>
          </w:trPrChange>
        </w:trPr>
        <w:tc>
          <w:tcPr>
            <w:tcW w:w="467" w:type="dxa"/>
            <w:tcBorders>
              <w:top w:val="outset" w:sz="6" w:space="0" w:color="E7E6E6"/>
              <w:left w:val="outset" w:sz="6" w:space="0" w:color="E7E6E6"/>
              <w:bottom w:val="outset" w:sz="6" w:space="0" w:color="E7E6E6"/>
              <w:right w:val="outset" w:sz="6" w:space="0" w:color="E7E6E6"/>
            </w:tcBorders>
            <w:shd w:val="clear" w:color="auto" w:fill="FFFFFF"/>
            <w:hideMark/>
            <w:tcPrChange w:id="55" w:author="Hewes Angie" w:date="2020-02-10T19:42:00Z">
              <w:tcPr>
                <w:tcW w:w="467"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346F1E33" w14:textId="77777777" w:rsidR="002E3CFA" w:rsidRPr="002E3CFA" w:rsidRDefault="002E3CFA" w:rsidP="002E3CFA">
            <w:pPr>
              <w:rPr>
                <w:sz w:val="24"/>
                <w:szCs w:val="24"/>
              </w:rPr>
            </w:pPr>
            <w:r w:rsidRPr="002E3CFA">
              <w:rPr>
                <w:rFonts w:ascii="Calibri" w:hAnsi="Calibri" w:cs="Calibri"/>
                <w:color w:val="000000"/>
                <w:sz w:val="22"/>
                <w:szCs w:val="22"/>
              </w:rPr>
              <w:t>Ms.</w:t>
            </w:r>
          </w:p>
        </w:tc>
        <w:tc>
          <w:tcPr>
            <w:tcW w:w="793" w:type="dxa"/>
            <w:tcBorders>
              <w:top w:val="outset" w:sz="6" w:space="0" w:color="E7E6E6"/>
              <w:left w:val="outset" w:sz="6" w:space="0" w:color="E7E6E6"/>
              <w:bottom w:val="outset" w:sz="6" w:space="0" w:color="E7E6E6"/>
              <w:right w:val="outset" w:sz="6" w:space="0" w:color="E7E6E6"/>
            </w:tcBorders>
            <w:shd w:val="clear" w:color="auto" w:fill="FFFFFF"/>
            <w:hideMark/>
            <w:tcPrChange w:id="56" w:author="Hewes Angie" w:date="2020-02-10T19:42:00Z">
              <w:tcPr>
                <w:tcW w:w="703"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25E66651" w14:textId="77777777" w:rsidR="002E3CFA" w:rsidRPr="002E3CFA" w:rsidRDefault="002E3CFA" w:rsidP="002E3CFA">
            <w:pPr>
              <w:rPr>
                <w:sz w:val="24"/>
                <w:szCs w:val="24"/>
              </w:rPr>
            </w:pPr>
            <w:r w:rsidRPr="002E3CFA">
              <w:rPr>
                <w:rFonts w:ascii="Calibri" w:hAnsi="Calibri" w:cs="Calibri"/>
                <w:color w:val="000000"/>
                <w:sz w:val="22"/>
                <w:szCs w:val="22"/>
              </w:rPr>
              <w:t>JoAnne</w:t>
            </w:r>
          </w:p>
        </w:tc>
        <w:tc>
          <w:tcPr>
            <w:tcW w:w="990" w:type="dxa"/>
            <w:tcBorders>
              <w:top w:val="outset" w:sz="6" w:space="0" w:color="E7E6E6"/>
              <w:left w:val="outset" w:sz="6" w:space="0" w:color="E7E6E6"/>
              <w:bottom w:val="outset" w:sz="6" w:space="0" w:color="E7E6E6"/>
              <w:right w:val="outset" w:sz="6" w:space="0" w:color="E7E6E6"/>
            </w:tcBorders>
            <w:shd w:val="clear" w:color="auto" w:fill="FFFFFF"/>
            <w:hideMark/>
            <w:tcPrChange w:id="57" w:author="Hewes Angie" w:date="2020-02-10T19:42:00Z">
              <w:tcPr>
                <w:tcW w:w="990"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12EFF876" w14:textId="77777777" w:rsidR="002E3CFA" w:rsidRPr="002E3CFA" w:rsidRDefault="002E3CFA" w:rsidP="002E3CFA">
            <w:pPr>
              <w:rPr>
                <w:sz w:val="24"/>
                <w:szCs w:val="24"/>
              </w:rPr>
            </w:pPr>
            <w:r w:rsidRPr="002E3CFA">
              <w:rPr>
                <w:rFonts w:ascii="Calibri" w:hAnsi="Calibri" w:cs="Calibri"/>
                <w:color w:val="000000"/>
                <w:sz w:val="22"/>
                <w:szCs w:val="22"/>
              </w:rPr>
              <w:t>Rossini</w:t>
            </w:r>
          </w:p>
        </w:tc>
        <w:tc>
          <w:tcPr>
            <w:tcW w:w="1933" w:type="dxa"/>
            <w:tcBorders>
              <w:top w:val="outset" w:sz="6" w:space="0" w:color="E7E6E6"/>
              <w:left w:val="outset" w:sz="6" w:space="0" w:color="E7E6E6"/>
              <w:bottom w:val="outset" w:sz="6" w:space="0" w:color="E7E6E6"/>
              <w:right w:val="outset" w:sz="6" w:space="0" w:color="E7E6E6"/>
            </w:tcBorders>
            <w:shd w:val="clear" w:color="auto" w:fill="FFFFFF"/>
            <w:hideMark/>
            <w:tcPrChange w:id="58" w:author="Hewes Angie" w:date="2020-02-10T19:42:00Z">
              <w:tcPr>
                <w:tcW w:w="1933"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1B1B81D7" w14:textId="77777777" w:rsidR="002E3CFA" w:rsidRPr="002E3CFA" w:rsidRDefault="002E3CFA" w:rsidP="002E3CFA">
            <w:pPr>
              <w:rPr>
                <w:sz w:val="24"/>
                <w:szCs w:val="24"/>
              </w:rPr>
            </w:pPr>
            <w:r w:rsidRPr="002E3CFA">
              <w:rPr>
                <w:rFonts w:ascii="Calibri" w:hAnsi="Calibri" w:cs="Calibri"/>
                <w:color w:val="000000"/>
                <w:sz w:val="22"/>
                <w:szCs w:val="22"/>
              </w:rPr>
              <w:t>8976 Painted Horse</w:t>
            </w:r>
          </w:p>
        </w:tc>
        <w:tc>
          <w:tcPr>
            <w:tcW w:w="1499" w:type="dxa"/>
            <w:tcBorders>
              <w:top w:val="outset" w:sz="6" w:space="0" w:color="E7E6E6"/>
              <w:left w:val="outset" w:sz="6" w:space="0" w:color="E7E6E6"/>
              <w:bottom w:val="outset" w:sz="6" w:space="0" w:color="E7E6E6"/>
              <w:right w:val="outset" w:sz="6" w:space="0" w:color="E7E6E6"/>
            </w:tcBorders>
            <w:shd w:val="clear" w:color="auto" w:fill="FFFFFF"/>
            <w:hideMark/>
            <w:tcPrChange w:id="59" w:author="Hewes Angie" w:date="2020-02-10T19:42:00Z">
              <w:tcPr>
                <w:tcW w:w="1499"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0950C6B6" w14:textId="77777777" w:rsidR="002E3CFA" w:rsidRPr="002E3CFA" w:rsidRDefault="002E3CFA" w:rsidP="002E3CFA">
            <w:pPr>
              <w:rPr>
                <w:sz w:val="24"/>
                <w:szCs w:val="24"/>
              </w:rPr>
            </w:pPr>
            <w:r w:rsidRPr="002E3CFA">
              <w:rPr>
                <w:rFonts w:ascii="Calibri" w:hAnsi="Calibri" w:cs="Calibri"/>
                <w:color w:val="000000"/>
                <w:sz w:val="22"/>
                <w:szCs w:val="22"/>
              </w:rPr>
              <w:t>Tulsa</w:t>
            </w:r>
          </w:p>
        </w:tc>
        <w:tc>
          <w:tcPr>
            <w:tcW w:w="536" w:type="dxa"/>
            <w:tcBorders>
              <w:top w:val="outset" w:sz="6" w:space="0" w:color="E7E6E6"/>
              <w:left w:val="outset" w:sz="6" w:space="0" w:color="E7E6E6"/>
              <w:bottom w:val="outset" w:sz="6" w:space="0" w:color="E7E6E6"/>
              <w:right w:val="outset" w:sz="6" w:space="0" w:color="E7E6E6"/>
            </w:tcBorders>
            <w:shd w:val="clear" w:color="auto" w:fill="FFFFFF"/>
            <w:hideMark/>
            <w:tcPrChange w:id="60" w:author="Hewes Angie" w:date="2020-02-10T19:42:00Z">
              <w:tcPr>
                <w:tcW w:w="536"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7AE3F108" w14:textId="77777777" w:rsidR="002E3CFA" w:rsidRPr="002E3CFA" w:rsidRDefault="002E3CFA" w:rsidP="002E3CFA">
            <w:pPr>
              <w:rPr>
                <w:sz w:val="24"/>
                <w:szCs w:val="24"/>
              </w:rPr>
            </w:pPr>
            <w:r w:rsidRPr="002E3CFA">
              <w:rPr>
                <w:rFonts w:ascii="Calibri" w:hAnsi="Calibri" w:cs="Calibri"/>
                <w:color w:val="000000"/>
                <w:sz w:val="22"/>
                <w:szCs w:val="22"/>
              </w:rPr>
              <w:t>OK</w:t>
            </w:r>
          </w:p>
        </w:tc>
        <w:tc>
          <w:tcPr>
            <w:tcW w:w="618" w:type="dxa"/>
            <w:tcBorders>
              <w:top w:val="outset" w:sz="6" w:space="0" w:color="E7E6E6"/>
              <w:left w:val="outset" w:sz="6" w:space="0" w:color="E7E6E6"/>
              <w:bottom w:val="outset" w:sz="6" w:space="0" w:color="E7E6E6"/>
              <w:right w:val="outset" w:sz="6" w:space="0" w:color="E7E6E6"/>
            </w:tcBorders>
            <w:shd w:val="clear" w:color="auto" w:fill="FFFFFF"/>
            <w:hideMark/>
            <w:tcPrChange w:id="61" w:author="Hewes Angie" w:date="2020-02-10T19:42:00Z">
              <w:tcPr>
                <w:tcW w:w="618"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15A2B399" w14:textId="77777777" w:rsidR="002E3CFA" w:rsidRPr="002E3CFA" w:rsidRDefault="002E3CFA" w:rsidP="002E3CFA">
            <w:pPr>
              <w:jc w:val="right"/>
              <w:rPr>
                <w:sz w:val="24"/>
                <w:szCs w:val="24"/>
              </w:rPr>
            </w:pPr>
            <w:r w:rsidRPr="002E3CFA">
              <w:rPr>
                <w:rFonts w:ascii="Calibri" w:hAnsi="Calibri" w:cs="Calibri"/>
                <w:color w:val="000000"/>
                <w:sz w:val="22"/>
                <w:szCs w:val="22"/>
              </w:rPr>
              <w:t>32890</w:t>
            </w:r>
          </w:p>
        </w:tc>
        <w:tc>
          <w:tcPr>
            <w:tcW w:w="2324" w:type="dxa"/>
            <w:tcBorders>
              <w:top w:val="outset" w:sz="6" w:space="0" w:color="E7E6E6"/>
              <w:left w:val="outset" w:sz="6" w:space="0" w:color="E7E6E6"/>
              <w:bottom w:val="outset" w:sz="6" w:space="0" w:color="E7E6E6"/>
              <w:right w:val="outset" w:sz="6" w:space="0" w:color="E7E6E6"/>
            </w:tcBorders>
            <w:shd w:val="clear" w:color="auto" w:fill="FFFFFF"/>
            <w:hideMark/>
            <w:tcPrChange w:id="62" w:author="Hewes Angie" w:date="2020-02-10T19:42:00Z">
              <w:tcPr>
                <w:tcW w:w="2324"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1DD0B972" w14:textId="77777777" w:rsidR="002E3CFA" w:rsidRPr="002E3CFA" w:rsidRDefault="002E3CFA" w:rsidP="002E3CFA">
            <w:pPr>
              <w:rPr>
                <w:sz w:val="24"/>
                <w:szCs w:val="24"/>
              </w:rPr>
            </w:pPr>
            <w:r w:rsidRPr="002E3CFA">
              <w:rPr>
                <w:rFonts w:ascii="Calibri" w:hAnsi="Calibri" w:cs="Calibri"/>
                <w:color w:val="000000"/>
                <w:sz w:val="22"/>
                <w:szCs w:val="22"/>
              </w:rPr>
              <w:t>rossinij@tulsaiad.org</w:t>
            </w:r>
          </w:p>
        </w:tc>
        <w:tc>
          <w:tcPr>
            <w:tcW w:w="1018" w:type="dxa"/>
            <w:tcBorders>
              <w:top w:val="outset" w:sz="6" w:space="0" w:color="E7E6E6"/>
              <w:left w:val="outset" w:sz="6" w:space="0" w:color="E7E6E6"/>
              <w:bottom w:val="outset" w:sz="6" w:space="0" w:color="E7E6E6"/>
              <w:right w:val="outset" w:sz="6" w:space="0" w:color="E7E6E6"/>
            </w:tcBorders>
            <w:shd w:val="clear" w:color="auto" w:fill="FFFFFF"/>
            <w:hideMark/>
            <w:tcPrChange w:id="63" w:author="Hewes Angie" w:date="2020-02-10T19:42:00Z">
              <w:tcPr>
                <w:tcW w:w="1018"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6B66FB1D" w14:textId="77777777" w:rsidR="002E3CFA" w:rsidRPr="002E3CFA" w:rsidRDefault="002E3CFA" w:rsidP="002E3CFA">
            <w:pPr>
              <w:jc w:val="right"/>
              <w:rPr>
                <w:sz w:val="24"/>
                <w:szCs w:val="24"/>
              </w:rPr>
            </w:pPr>
            <w:r w:rsidRPr="002E3CFA">
              <w:rPr>
                <w:rFonts w:ascii="Calibri" w:hAnsi="Calibri" w:cs="Calibri"/>
                <w:color w:val="000000"/>
                <w:sz w:val="22"/>
                <w:szCs w:val="22"/>
              </w:rPr>
              <w:t>2015</w:t>
            </w:r>
          </w:p>
        </w:tc>
        <w:tc>
          <w:tcPr>
            <w:tcW w:w="990" w:type="dxa"/>
            <w:tcBorders>
              <w:top w:val="outset" w:sz="6" w:space="0" w:color="E7E6E6"/>
              <w:left w:val="outset" w:sz="6" w:space="0" w:color="E7E6E6"/>
              <w:bottom w:val="outset" w:sz="6" w:space="0" w:color="E7E6E6"/>
              <w:right w:val="outset" w:sz="6" w:space="0" w:color="E7E6E6"/>
            </w:tcBorders>
            <w:shd w:val="clear" w:color="auto" w:fill="FFFFFF"/>
            <w:hideMark/>
            <w:tcPrChange w:id="64" w:author="Hewes Angie" w:date="2020-02-10T19:42:00Z">
              <w:tcPr>
                <w:tcW w:w="990"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68BC8A48" w14:textId="77777777" w:rsidR="002E3CFA" w:rsidRPr="002E3CFA" w:rsidRDefault="002E3CFA" w:rsidP="002E3CFA">
            <w:pPr>
              <w:jc w:val="right"/>
              <w:rPr>
                <w:sz w:val="24"/>
                <w:szCs w:val="24"/>
              </w:rPr>
            </w:pPr>
            <w:r w:rsidRPr="002E3CFA">
              <w:rPr>
                <w:rFonts w:ascii="Calibri" w:hAnsi="Calibri" w:cs="Calibri"/>
                <w:color w:val="000000"/>
                <w:sz w:val="22"/>
                <w:szCs w:val="22"/>
              </w:rPr>
              <w:t>$3,200.00</w:t>
            </w:r>
          </w:p>
        </w:tc>
      </w:tr>
      <w:tr w:rsidR="002E3CFA" w:rsidRPr="002E3CFA" w14:paraId="5F4F9917" w14:textId="77777777" w:rsidTr="00C52025">
        <w:trPr>
          <w:tblCellSpacing w:w="0" w:type="dxa"/>
          <w:trPrChange w:id="65" w:author="Hewes Angie" w:date="2020-02-10T19:42:00Z">
            <w:trPr>
              <w:tblCellSpacing w:w="0" w:type="dxa"/>
            </w:trPr>
          </w:trPrChange>
        </w:trPr>
        <w:tc>
          <w:tcPr>
            <w:tcW w:w="467" w:type="dxa"/>
            <w:tcBorders>
              <w:top w:val="outset" w:sz="6" w:space="0" w:color="E7E6E6"/>
              <w:left w:val="outset" w:sz="6" w:space="0" w:color="E7E6E6"/>
              <w:bottom w:val="outset" w:sz="6" w:space="0" w:color="E7E6E6"/>
              <w:right w:val="outset" w:sz="6" w:space="0" w:color="E7E6E6"/>
            </w:tcBorders>
            <w:shd w:val="clear" w:color="auto" w:fill="FFFFFF"/>
            <w:hideMark/>
            <w:tcPrChange w:id="66" w:author="Hewes Angie" w:date="2020-02-10T19:42:00Z">
              <w:tcPr>
                <w:tcW w:w="467"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5E71996C" w14:textId="77777777" w:rsidR="002E3CFA" w:rsidRPr="002E3CFA" w:rsidRDefault="002E3CFA" w:rsidP="002E3CFA">
            <w:pPr>
              <w:rPr>
                <w:sz w:val="24"/>
                <w:szCs w:val="24"/>
              </w:rPr>
            </w:pPr>
            <w:r w:rsidRPr="002E3CFA">
              <w:rPr>
                <w:rFonts w:ascii="Calibri" w:hAnsi="Calibri" w:cs="Calibri"/>
                <w:color w:val="000000"/>
                <w:sz w:val="22"/>
                <w:szCs w:val="22"/>
              </w:rPr>
              <w:t>Dr.</w:t>
            </w:r>
          </w:p>
        </w:tc>
        <w:tc>
          <w:tcPr>
            <w:tcW w:w="793" w:type="dxa"/>
            <w:tcBorders>
              <w:top w:val="outset" w:sz="6" w:space="0" w:color="E7E6E6"/>
              <w:left w:val="outset" w:sz="6" w:space="0" w:color="E7E6E6"/>
              <w:bottom w:val="outset" w:sz="6" w:space="0" w:color="E7E6E6"/>
              <w:right w:val="outset" w:sz="6" w:space="0" w:color="E7E6E6"/>
            </w:tcBorders>
            <w:shd w:val="clear" w:color="auto" w:fill="FFFFFF"/>
            <w:hideMark/>
            <w:tcPrChange w:id="67" w:author="Hewes Angie" w:date="2020-02-10T19:42:00Z">
              <w:tcPr>
                <w:tcW w:w="703"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47179B13" w14:textId="77777777" w:rsidR="002E3CFA" w:rsidRPr="002E3CFA" w:rsidRDefault="002E3CFA" w:rsidP="002E3CFA">
            <w:pPr>
              <w:rPr>
                <w:sz w:val="24"/>
                <w:szCs w:val="24"/>
              </w:rPr>
            </w:pPr>
            <w:r w:rsidRPr="002E3CFA">
              <w:rPr>
                <w:rFonts w:ascii="Calibri" w:hAnsi="Calibri" w:cs="Calibri"/>
                <w:color w:val="000000"/>
                <w:sz w:val="22"/>
                <w:szCs w:val="22"/>
              </w:rPr>
              <w:t>Emma</w:t>
            </w:r>
          </w:p>
        </w:tc>
        <w:tc>
          <w:tcPr>
            <w:tcW w:w="990" w:type="dxa"/>
            <w:tcBorders>
              <w:top w:val="outset" w:sz="6" w:space="0" w:color="E7E6E6"/>
              <w:left w:val="outset" w:sz="6" w:space="0" w:color="E7E6E6"/>
              <w:bottom w:val="outset" w:sz="6" w:space="0" w:color="E7E6E6"/>
              <w:right w:val="outset" w:sz="6" w:space="0" w:color="E7E6E6"/>
            </w:tcBorders>
            <w:shd w:val="clear" w:color="auto" w:fill="FFFFFF"/>
            <w:hideMark/>
            <w:tcPrChange w:id="68" w:author="Hewes Angie" w:date="2020-02-10T19:42:00Z">
              <w:tcPr>
                <w:tcW w:w="990"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6FA515BF" w14:textId="77777777" w:rsidR="002E3CFA" w:rsidRPr="002E3CFA" w:rsidRDefault="002E3CFA" w:rsidP="002E3CFA">
            <w:pPr>
              <w:rPr>
                <w:sz w:val="24"/>
                <w:szCs w:val="24"/>
              </w:rPr>
            </w:pPr>
            <w:r w:rsidRPr="002E3CFA">
              <w:rPr>
                <w:rFonts w:ascii="Calibri" w:hAnsi="Calibri" w:cs="Calibri"/>
                <w:color w:val="000000"/>
                <w:sz w:val="22"/>
                <w:szCs w:val="22"/>
              </w:rPr>
              <w:t>Peters</w:t>
            </w:r>
          </w:p>
        </w:tc>
        <w:tc>
          <w:tcPr>
            <w:tcW w:w="1933" w:type="dxa"/>
            <w:tcBorders>
              <w:top w:val="outset" w:sz="6" w:space="0" w:color="E7E6E6"/>
              <w:left w:val="outset" w:sz="6" w:space="0" w:color="E7E6E6"/>
              <w:bottom w:val="outset" w:sz="6" w:space="0" w:color="E7E6E6"/>
              <w:right w:val="outset" w:sz="6" w:space="0" w:color="E7E6E6"/>
            </w:tcBorders>
            <w:shd w:val="clear" w:color="auto" w:fill="FFFFFF"/>
            <w:hideMark/>
            <w:tcPrChange w:id="69" w:author="Hewes Angie" w:date="2020-02-10T19:42:00Z">
              <w:tcPr>
                <w:tcW w:w="1933"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2B40252B" w14:textId="77777777" w:rsidR="002E3CFA" w:rsidRPr="002E3CFA" w:rsidRDefault="002E3CFA" w:rsidP="002E3CFA">
            <w:pPr>
              <w:rPr>
                <w:sz w:val="24"/>
                <w:szCs w:val="24"/>
              </w:rPr>
            </w:pPr>
            <w:r w:rsidRPr="002E3CFA">
              <w:rPr>
                <w:rFonts w:ascii="Calibri" w:hAnsi="Calibri" w:cs="Calibri"/>
                <w:color w:val="000000"/>
                <w:sz w:val="22"/>
                <w:szCs w:val="22"/>
              </w:rPr>
              <w:t>PO BOX 4537</w:t>
            </w:r>
          </w:p>
        </w:tc>
        <w:tc>
          <w:tcPr>
            <w:tcW w:w="1499" w:type="dxa"/>
            <w:tcBorders>
              <w:top w:val="outset" w:sz="6" w:space="0" w:color="E7E6E6"/>
              <w:left w:val="outset" w:sz="6" w:space="0" w:color="E7E6E6"/>
              <w:bottom w:val="outset" w:sz="6" w:space="0" w:color="E7E6E6"/>
              <w:right w:val="outset" w:sz="6" w:space="0" w:color="E7E6E6"/>
            </w:tcBorders>
            <w:shd w:val="clear" w:color="auto" w:fill="FFFFFF"/>
            <w:hideMark/>
            <w:tcPrChange w:id="70" w:author="Hewes Angie" w:date="2020-02-10T19:42:00Z">
              <w:tcPr>
                <w:tcW w:w="1499"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56DEA1EF" w14:textId="77777777" w:rsidR="002E3CFA" w:rsidRPr="002E3CFA" w:rsidRDefault="002E3CFA" w:rsidP="002E3CFA">
            <w:pPr>
              <w:rPr>
                <w:sz w:val="24"/>
                <w:szCs w:val="24"/>
              </w:rPr>
            </w:pPr>
            <w:r w:rsidRPr="002E3CFA">
              <w:rPr>
                <w:rFonts w:ascii="Calibri" w:hAnsi="Calibri" w:cs="Calibri"/>
                <w:color w:val="000000"/>
                <w:sz w:val="22"/>
                <w:szCs w:val="22"/>
              </w:rPr>
              <w:t>Houston</w:t>
            </w:r>
          </w:p>
        </w:tc>
        <w:tc>
          <w:tcPr>
            <w:tcW w:w="536" w:type="dxa"/>
            <w:tcBorders>
              <w:top w:val="outset" w:sz="6" w:space="0" w:color="E7E6E6"/>
              <w:left w:val="outset" w:sz="6" w:space="0" w:color="E7E6E6"/>
              <w:bottom w:val="outset" w:sz="6" w:space="0" w:color="E7E6E6"/>
              <w:right w:val="outset" w:sz="6" w:space="0" w:color="E7E6E6"/>
            </w:tcBorders>
            <w:shd w:val="clear" w:color="auto" w:fill="FFFFFF"/>
            <w:hideMark/>
            <w:tcPrChange w:id="71" w:author="Hewes Angie" w:date="2020-02-10T19:42:00Z">
              <w:tcPr>
                <w:tcW w:w="536"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35F73A52" w14:textId="77777777" w:rsidR="002E3CFA" w:rsidRPr="002E3CFA" w:rsidRDefault="002E3CFA" w:rsidP="002E3CFA">
            <w:pPr>
              <w:rPr>
                <w:sz w:val="24"/>
                <w:szCs w:val="24"/>
              </w:rPr>
            </w:pPr>
            <w:r w:rsidRPr="002E3CFA">
              <w:rPr>
                <w:rFonts w:ascii="Calibri" w:hAnsi="Calibri" w:cs="Calibri"/>
                <w:color w:val="000000"/>
                <w:sz w:val="22"/>
                <w:szCs w:val="22"/>
              </w:rPr>
              <w:t>TX</w:t>
            </w:r>
          </w:p>
        </w:tc>
        <w:tc>
          <w:tcPr>
            <w:tcW w:w="618" w:type="dxa"/>
            <w:tcBorders>
              <w:top w:val="outset" w:sz="6" w:space="0" w:color="E7E6E6"/>
              <w:left w:val="outset" w:sz="6" w:space="0" w:color="E7E6E6"/>
              <w:bottom w:val="outset" w:sz="6" w:space="0" w:color="E7E6E6"/>
              <w:right w:val="outset" w:sz="6" w:space="0" w:color="E7E6E6"/>
            </w:tcBorders>
            <w:shd w:val="clear" w:color="auto" w:fill="FFFFFF"/>
            <w:hideMark/>
            <w:tcPrChange w:id="72" w:author="Hewes Angie" w:date="2020-02-10T19:42:00Z">
              <w:tcPr>
                <w:tcW w:w="618"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6885363A" w14:textId="77777777" w:rsidR="002E3CFA" w:rsidRPr="002E3CFA" w:rsidRDefault="002E3CFA" w:rsidP="002E3CFA">
            <w:pPr>
              <w:jc w:val="right"/>
              <w:rPr>
                <w:sz w:val="24"/>
                <w:szCs w:val="24"/>
              </w:rPr>
            </w:pPr>
            <w:r w:rsidRPr="002E3CFA">
              <w:rPr>
                <w:rFonts w:ascii="Calibri" w:hAnsi="Calibri" w:cs="Calibri"/>
                <w:color w:val="000000"/>
                <w:sz w:val="22"/>
                <w:szCs w:val="22"/>
              </w:rPr>
              <w:t>73482</w:t>
            </w:r>
          </w:p>
        </w:tc>
        <w:tc>
          <w:tcPr>
            <w:tcW w:w="2324" w:type="dxa"/>
            <w:tcBorders>
              <w:top w:val="outset" w:sz="6" w:space="0" w:color="E7E6E6"/>
              <w:left w:val="outset" w:sz="6" w:space="0" w:color="E7E6E6"/>
              <w:bottom w:val="outset" w:sz="6" w:space="0" w:color="E7E6E6"/>
              <w:right w:val="outset" w:sz="6" w:space="0" w:color="E7E6E6"/>
            </w:tcBorders>
            <w:shd w:val="clear" w:color="auto" w:fill="FFFFFF"/>
            <w:hideMark/>
            <w:tcPrChange w:id="73" w:author="Hewes Angie" w:date="2020-02-10T19:42:00Z">
              <w:tcPr>
                <w:tcW w:w="2324"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597E3220" w14:textId="77777777" w:rsidR="002E3CFA" w:rsidRPr="002E3CFA" w:rsidRDefault="002E3CFA" w:rsidP="002E3CFA">
            <w:pPr>
              <w:rPr>
                <w:sz w:val="24"/>
                <w:szCs w:val="24"/>
              </w:rPr>
            </w:pPr>
            <w:r w:rsidRPr="002E3CFA">
              <w:rPr>
                <w:rFonts w:ascii="Calibri" w:hAnsi="Calibri" w:cs="Calibri"/>
                <w:color w:val="000000"/>
                <w:sz w:val="22"/>
                <w:szCs w:val="22"/>
              </w:rPr>
              <w:t>peterse@houstonisd.edu</w:t>
            </w:r>
          </w:p>
        </w:tc>
        <w:tc>
          <w:tcPr>
            <w:tcW w:w="1018" w:type="dxa"/>
            <w:tcBorders>
              <w:top w:val="outset" w:sz="6" w:space="0" w:color="E7E6E6"/>
              <w:left w:val="outset" w:sz="6" w:space="0" w:color="E7E6E6"/>
              <w:bottom w:val="outset" w:sz="6" w:space="0" w:color="E7E6E6"/>
              <w:right w:val="outset" w:sz="6" w:space="0" w:color="E7E6E6"/>
            </w:tcBorders>
            <w:shd w:val="clear" w:color="auto" w:fill="FFFFFF"/>
            <w:hideMark/>
            <w:tcPrChange w:id="74" w:author="Hewes Angie" w:date="2020-02-10T19:42:00Z">
              <w:tcPr>
                <w:tcW w:w="1018"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5955D468" w14:textId="77777777" w:rsidR="002E3CFA" w:rsidRPr="002E3CFA" w:rsidRDefault="002E3CFA" w:rsidP="002E3CFA">
            <w:pPr>
              <w:jc w:val="right"/>
              <w:rPr>
                <w:sz w:val="24"/>
                <w:szCs w:val="24"/>
              </w:rPr>
            </w:pPr>
            <w:r w:rsidRPr="002E3CFA">
              <w:rPr>
                <w:rFonts w:ascii="Calibri" w:hAnsi="Calibri" w:cs="Calibri"/>
                <w:color w:val="000000"/>
                <w:sz w:val="22"/>
                <w:szCs w:val="22"/>
              </w:rPr>
              <w:t>2018</w:t>
            </w:r>
          </w:p>
        </w:tc>
        <w:tc>
          <w:tcPr>
            <w:tcW w:w="990" w:type="dxa"/>
            <w:tcBorders>
              <w:top w:val="outset" w:sz="6" w:space="0" w:color="E7E6E6"/>
              <w:left w:val="outset" w:sz="6" w:space="0" w:color="E7E6E6"/>
              <w:bottom w:val="outset" w:sz="6" w:space="0" w:color="E7E6E6"/>
              <w:right w:val="outset" w:sz="6" w:space="0" w:color="E7E6E6"/>
            </w:tcBorders>
            <w:shd w:val="clear" w:color="auto" w:fill="FFFFFF"/>
            <w:hideMark/>
            <w:tcPrChange w:id="75" w:author="Hewes Angie" w:date="2020-02-10T19:42:00Z">
              <w:tcPr>
                <w:tcW w:w="990"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4CC2915E" w14:textId="77777777" w:rsidR="002E3CFA" w:rsidRPr="002E3CFA" w:rsidRDefault="002E3CFA" w:rsidP="002E3CFA">
            <w:pPr>
              <w:jc w:val="right"/>
              <w:rPr>
                <w:sz w:val="24"/>
                <w:szCs w:val="24"/>
              </w:rPr>
            </w:pPr>
            <w:r w:rsidRPr="002E3CFA">
              <w:rPr>
                <w:rFonts w:ascii="Calibri" w:hAnsi="Calibri" w:cs="Calibri"/>
                <w:color w:val="000000"/>
                <w:sz w:val="22"/>
                <w:szCs w:val="22"/>
              </w:rPr>
              <w:t>$2,750.00</w:t>
            </w:r>
          </w:p>
        </w:tc>
      </w:tr>
      <w:tr w:rsidR="002E3CFA" w:rsidRPr="002E3CFA" w14:paraId="7F7D635E" w14:textId="77777777" w:rsidTr="00C52025">
        <w:trPr>
          <w:tblCellSpacing w:w="0" w:type="dxa"/>
          <w:trPrChange w:id="76" w:author="Hewes Angie" w:date="2020-02-10T19:42:00Z">
            <w:trPr>
              <w:tblCellSpacing w:w="0" w:type="dxa"/>
            </w:trPr>
          </w:trPrChange>
        </w:trPr>
        <w:tc>
          <w:tcPr>
            <w:tcW w:w="467" w:type="dxa"/>
            <w:tcBorders>
              <w:top w:val="outset" w:sz="6" w:space="0" w:color="E7E6E6"/>
              <w:left w:val="outset" w:sz="6" w:space="0" w:color="E7E6E6"/>
              <w:bottom w:val="outset" w:sz="6" w:space="0" w:color="E7E6E6"/>
              <w:right w:val="outset" w:sz="6" w:space="0" w:color="E7E6E6"/>
            </w:tcBorders>
            <w:shd w:val="clear" w:color="auto" w:fill="FFFFFF"/>
            <w:hideMark/>
            <w:tcPrChange w:id="77" w:author="Hewes Angie" w:date="2020-02-10T19:42:00Z">
              <w:tcPr>
                <w:tcW w:w="467"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0BB0EE4F" w14:textId="77777777" w:rsidR="002E3CFA" w:rsidRPr="002E3CFA" w:rsidRDefault="002E3CFA" w:rsidP="002E3CFA">
            <w:pPr>
              <w:rPr>
                <w:sz w:val="24"/>
                <w:szCs w:val="24"/>
              </w:rPr>
            </w:pPr>
            <w:r w:rsidRPr="002E3CFA">
              <w:rPr>
                <w:rFonts w:ascii="Calibri" w:hAnsi="Calibri" w:cs="Calibri"/>
                <w:color w:val="000000"/>
                <w:sz w:val="22"/>
                <w:szCs w:val="22"/>
              </w:rPr>
              <w:t>Mr.</w:t>
            </w:r>
          </w:p>
        </w:tc>
        <w:tc>
          <w:tcPr>
            <w:tcW w:w="793" w:type="dxa"/>
            <w:tcBorders>
              <w:top w:val="outset" w:sz="6" w:space="0" w:color="E7E6E6"/>
              <w:left w:val="outset" w:sz="6" w:space="0" w:color="E7E6E6"/>
              <w:bottom w:val="outset" w:sz="6" w:space="0" w:color="E7E6E6"/>
              <w:right w:val="outset" w:sz="6" w:space="0" w:color="E7E6E6"/>
            </w:tcBorders>
            <w:shd w:val="clear" w:color="auto" w:fill="FFFFFF"/>
            <w:hideMark/>
            <w:tcPrChange w:id="78" w:author="Hewes Angie" w:date="2020-02-10T19:42:00Z">
              <w:tcPr>
                <w:tcW w:w="703"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1DB31635" w14:textId="77777777" w:rsidR="002E3CFA" w:rsidRPr="002E3CFA" w:rsidRDefault="002E3CFA" w:rsidP="002E3CFA">
            <w:pPr>
              <w:rPr>
                <w:sz w:val="24"/>
                <w:szCs w:val="24"/>
              </w:rPr>
            </w:pPr>
            <w:r w:rsidRPr="002E3CFA">
              <w:rPr>
                <w:rFonts w:ascii="Calibri" w:hAnsi="Calibri" w:cs="Calibri"/>
                <w:color w:val="000000"/>
                <w:sz w:val="22"/>
                <w:szCs w:val="22"/>
              </w:rPr>
              <w:t>James</w:t>
            </w:r>
          </w:p>
        </w:tc>
        <w:tc>
          <w:tcPr>
            <w:tcW w:w="990" w:type="dxa"/>
            <w:tcBorders>
              <w:top w:val="outset" w:sz="6" w:space="0" w:color="E7E6E6"/>
              <w:left w:val="outset" w:sz="6" w:space="0" w:color="E7E6E6"/>
              <w:bottom w:val="outset" w:sz="6" w:space="0" w:color="E7E6E6"/>
              <w:right w:val="outset" w:sz="6" w:space="0" w:color="E7E6E6"/>
            </w:tcBorders>
            <w:shd w:val="clear" w:color="auto" w:fill="FFFFFF"/>
            <w:hideMark/>
            <w:tcPrChange w:id="79" w:author="Hewes Angie" w:date="2020-02-10T19:42:00Z">
              <w:tcPr>
                <w:tcW w:w="990"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7A67A9FF" w14:textId="77777777" w:rsidR="002E3CFA" w:rsidRPr="002E3CFA" w:rsidRDefault="002E3CFA" w:rsidP="002E3CFA">
            <w:pPr>
              <w:rPr>
                <w:sz w:val="24"/>
                <w:szCs w:val="24"/>
              </w:rPr>
            </w:pPr>
            <w:r w:rsidRPr="002E3CFA">
              <w:rPr>
                <w:rFonts w:ascii="Calibri" w:hAnsi="Calibri" w:cs="Calibri"/>
                <w:color w:val="000000"/>
                <w:sz w:val="22"/>
                <w:szCs w:val="22"/>
              </w:rPr>
              <w:t>Benn</w:t>
            </w:r>
          </w:p>
        </w:tc>
        <w:tc>
          <w:tcPr>
            <w:tcW w:w="1933" w:type="dxa"/>
            <w:tcBorders>
              <w:top w:val="outset" w:sz="6" w:space="0" w:color="E7E6E6"/>
              <w:left w:val="outset" w:sz="6" w:space="0" w:color="E7E6E6"/>
              <w:bottom w:val="outset" w:sz="6" w:space="0" w:color="E7E6E6"/>
              <w:right w:val="outset" w:sz="6" w:space="0" w:color="E7E6E6"/>
            </w:tcBorders>
            <w:shd w:val="clear" w:color="auto" w:fill="FFFFFF"/>
            <w:hideMark/>
            <w:tcPrChange w:id="80" w:author="Hewes Angie" w:date="2020-02-10T19:42:00Z">
              <w:tcPr>
                <w:tcW w:w="1933"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75F1850F" w14:textId="77777777" w:rsidR="002E3CFA" w:rsidRPr="002E3CFA" w:rsidRDefault="002E3CFA" w:rsidP="002E3CFA">
            <w:pPr>
              <w:rPr>
                <w:sz w:val="24"/>
                <w:szCs w:val="24"/>
              </w:rPr>
            </w:pPr>
            <w:r w:rsidRPr="002E3CFA">
              <w:rPr>
                <w:rFonts w:ascii="Calibri" w:hAnsi="Calibri" w:cs="Calibri"/>
                <w:color w:val="000000"/>
                <w:sz w:val="22"/>
                <w:szCs w:val="22"/>
              </w:rPr>
              <w:t>7654 Elm Street</w:t>
            </w:r>
          </w:p>
        </w:tc>
        <w:tc>
          <w:tcPr>
            <w:tcW w:w="1499" w:type="dxa"/>
            <w:tcBorders>
              <w:top w:val="outset" w:sz="6" w:space="0" w:color="E7E6E6"/>
              <w:left w:val="outset" w:sz="6" w:space="0" w:color="E7E6E6"/>
              <w:bottom w:val="outset" w:sz="6" w:space="0" w:color="E7E6E6"/>
              <w:right w:val="outset" w:sz="6" w:space="0" w:color="E7E6E6"/>
            </w:tcBorders>
            <w:shd w:val="clear" w:color="auto" w:fill="FFFFFF"/>
            <w:hideMark/>
            <w:tcPrChange w:id="81" w:author="Hewes Angie" w:date="2020-02-10T19:42:00Z">
              <w:tcPr>
                <w:tcW w:w="1499"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4D8A802B" w14:textId="77777777" w:rsidR="002E3CFA" w:rsidRPr="002E3CFA" w:rsidRDefault="002E3CFA" w:rsidP="002E3CFA">
            <w:pPr>
              <w:rPr>
                <w:sz w:val="24"/>
                <w:szCs w:val="24"/>
              </w:rPr>
            </w:pPr>
            <w:r w:rsidRPr="002E3CFA">
              <w:rPr>
                <w:rFonts w:ascii="Calibri" w:hAnsi="Calibri" w:cs="Calibri"/>
                <w:color w:val="000000"/>
                <w:sz w:val="22"/>
                <w:szCs w:val="22"/>
              </w:rPr>
              <w:t>Portland</w:t>
            </w:r>
          </w:p>
        </w:tc>
        <w:tc>
          <w:tcPr>
            <w:tcW w:w="536" w:type="dxa"/>
            <w:tcBorders>
              <w:top w:val="outset" w:sz="6" w:space="0" w:color="E7E6E6"/>
              <w:left w:val="outset" w:sz="6" w:space="0" w:color="E7E6E6"/>
              <w:bottom w:val="outset" w:sz="6" w:space="0" w:color="E7E6E6"/>
              <w:right w:val="outset" w:sz="6" w:space="0" w:color="E7E6E6"/>
            </w:tcBorders>
            <w:shd w:val="clear" w:color="auto" w:fill="FFFFFF"/>
            <w:hideMark/>
            <w:tcPrChange w:id="82" w:author="Hewes Angie" w:date="2020-02-10T19:42:00Z">
              <w:tcPr>
                <w:tcW w:w="536"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5563C4DE" w14:textId="77777777" w:rsidR="002E3CFA" w:rsidRPr="002E3CFA" w:rsidRDefault="002E3CFA" w:rsidP="002E3CFA">
            <w:pPr>
              <w:rPr>
                <w:sz w:val="24"/>
                <w:szCs w:val="24"/>
              </w:rPr>
            </w:pPr>
            <w:r w:rsidRPr="002E3CFA">
              <w:rPr>
                <w:rFonts w:ascii="Calibri" w:hAnsi="Calibri" w:cs="Calibri"/>
                <w:color w:val="000000"/>
                <w:sz w:val="22"/>
                <w:szCs w:val="22"/>
              </w:rPr>
              <w:t>OR</w:t>
            </w:r>
          </w:p>
        </w:tc>
        <w:tc>
          <w:tcPr>
            <w:tcW w:w="618" w:type="dxa"/>
            <w:tcBorders>
              <w:top w:val="outset" w:sz="6" w:space="0" w:color="E7E6E6"/>
              <w:left w:val="outset" w:sz="6" w:space="0" w:color="E7E6E6"/>
              <w:bottom w:val="outset" w:sz="6" w:space="0" w:color="E7E6E6"/>
              <w:right w:val="outset" w:sz="6" w:space="0" w:color="E7E6E6"/>
            </w:tcBorders>
            <w:shd w:val="clear" w:color="auto" w:fill="FFFFFF"/>
            <w:hideMark/>
            <w:tcPrChange w:id="83" w:author="Hewes Angie" w:date="2020-02-10T19:42:00Z">
              <w:tcPr>
                <w:tcW w:w="618"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6F844AEB" w14:textId="77777777" w:rsidR="002E3CFA" w:rsidRPr="002E3CFA" w:rsidRDefault="002E3CFA" w:rsidP="002E3CFA">
            <w:pPr>
              <w:jc w:val="right"/>
              <w:rPr>
                <w:sz w:val="24"/>
                <w:szCs w:val="24"/>
              </w:rPr>
            </w:pPr>
            <w:r w:rsidRPr="002E3CFA">
              <w:rPr>
                <w:rFonts w:ascii="Calibri" w:hAnsi="Calibri" w:cs="Calibri"/>
                <w:color w:val="000000"/>
                <w:sz w:val="22"/>
                <w:szCs w:val="22"/>
              </w:rPr>
              <w:t>86753</w:t>
            </w:r>
          </w:p>
        </w:tc>
        <w:tc>
          <w:tcPr>
            <w:tcW w:w="2324" w:type="dxa"/>
            <w:tcBorders>
              <w:top w:val="outset" w:sz="6" w:space="0" w:color="E7E6E6"/>
              <w:left w:val="outset" w:sz="6" w:space="0" w:color="E7E6E6"/>
              <w:bottom w:val="outset" w:sz="6" w:space="0" w:color="E7E6E6"/>
              <w:right w:val="outset" w:sz="6" w:space="0" w:color="E7E6E6"/>
            </w:tcBorders>
            <w:shd w:val="clear" w:color="auto" w:fill="FFFFFF"/>
            <w:hideMark/>
            <w:tcPrChange w:id="84" w:author="Hewes Angie" w:date="2020-02-10T19:42:00Z">
              <w:tcPr>
                <w:tcW w:w="2324"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413B0425" w14:textId="77777777" w:rsidR="002E3CFA" w:rsidRPr="002E3CFA" w:rsidRDefault="002E3CFA" w:rsidP="002E3CFA">
            <w:pPr>
              <w:rPr>
                <w:sz w:val="24"/>
                <w:szCs w:val="24"/>
              </w:rPr>
            </w:pPr>
            <w:r w:rsidRPr="002E3CFA">
              <w:rPr>
                <w:rFonts w:ascii="Calibri" w:hAnsi="Calibri" w:cs="Calibri"/>
                <w:color w:val="000000"/>
                <w:sz w:val="22"/>
                <w:szCs w:val="22"/>
              </w:rPr>
              <w:t>bennj@orschoolisd.org</w:t>
            </w:r>
          </w:p>
        </w:tc>
        <w:tc>
          <w:tcPr>
            <w:tcW w:w="1018" w:type="dxa"/>
            <w:tcBorders>
              <w:top w:val="outset" w:sz="6" w:space="0" w:color="E7E6E6"/>
              <w:left w:val="outset" w:sz="6" w:space="0" w:color="E7E6E6"/>
              <w:bottom w:val="outset" w:sz="6" w:space="0" w:color="E7E6E6"/>
              <w:right w:val="outset" w:sz="6" w:space="0" w:color="E7E6E6"/>
            </w:tcBorders>
            <w:shd w:val="clear" w:color="auto" w:fill="FFFFFF"/>
            <w:hideMark/>
            <w:tcPrChange w:id="85" w:author="Hewes Angie" w:date="2020-02-10T19:42:00Z">
              <w:tcPr>
                <w:tcW w:w="1018"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101AD324" w14:textId="77777777" w:rsidR="002E3CFA" w:rsidRPr="002E3CFA" w:rsidRDefault="002E3CFA" w:rsidP="002E3CFA">
            <w:pPr>
              <w:jc w:val="right"/>
              <w:rPr>
                <w:sz w:val="24"/>
                <w:szCs w:val="24"/>
              </w:rPr>
            </w:pPr>
            <w:r w:rsidRPr="002E3CFA">
              <w:rPr>
                <w:rFonts w:ascii="Calibri" w:hAnsi="Calibri" w:cs="Calibri"/>
                <w:color w:val="000000"/>
                <w:sz w:val="22"/>
                <w:szCs w:val="22"/>
              </w:rPr>
              <w:t>2012</w:t>
            </w:r>
          </w:p>
        </w:tc>
        <w:tc>
          <w:tcPr>
            <w:tcW w:w="990" w:type="dxa"/>
            <w:tcBorders>
              <w:top w:val="outset" w:sz="6" w:space="0" w:color="E7E6E6"/>
              <w:left w:val="outset" w:sz="6" w:space="0" w:color="E7E6E6"/>
              <w:bottom w:val="outset" w:sz="6" w:space="0" w:color="E7E6E6"/>
              <w:right w:val="outset" w:sz="6" w:space="0" w:color="E7E6E6"/>
            </w:tcBorders>
            <w:shd w:val="clear" w:color="auto" w:fill="FFFFFF"/>
            <w:hideMark/>
            <w:tcPrChange w:id="86" w:author="Hewes Angie" w:date="2020-02-10T19:42:00Z">
              <w:tcPr>
                <w:tcW w:w="990"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7022BB6E" w14:textId="77777777" w:rsidR="002E3CFA" w:rsidRPr="002E3CFA" w:rsidRDefault="002E3CFA" w:rsidP="002E3CFA">
            <w:pPr>
              <w:jc w:val="right"/>
              <w:rPr>
                <w:sz w:val="24"/>
                <w:szCs w:val="24"/>
              </w:rPr>
            </w:pPr>
            <w:r w:rsidRPr="002E3CFA">
              <w:rPr>
                <w:rFonts w:ascii="Calibri" w:hAnsi="Calibri" w:cs="Calibri"/>
                <w:color w:val="000000"/>
                <w:sz w:val="22"/>
                <w:szCs w:val="22"/>
              </w:rPr>
              <w:t>$3,000.00</w:t>
            </w:r>
          </w:p>
        </w:tc>
      </w:tr>
      <w:tr w:rsidR="002E3CFA" w:rsidRPr="002E3CFA" w14:paraId="6127515D" w14:textId="77777777" w:rsidTr="00C52025">
        <w:trPr>
          <w:tblCellSpacing w:w="0" w:type="dxa"/>
          <w:trPrChange w:id="87" w:author="Hewes Angie" w:date="2020-02-10T19:42:00Z">
            <w:trPr>
              <w:tblCellSpacing w:w="0" w:type="dxa"/>
            </w:trPr>
          </w:trPrChange>
        </w:trPr>
        <w:tc>
          <w:tcPr>
            <w:tcW w:w="467" w:type="dxa"/>
            <w:tcBorders>
              <w:top w:val="outset" w:sz="6" w:space="0" w:color="E7E6E6"/>
              <w:left w:val="outset" w:sz="6" w:space="0" w:color="E7E6E6"/>
              <w:bottom w:val="outset" w:sz="6" w:space="0" w:color="E7E6E6"/>
              <w:right w:val="outset" w:sz="6" w:space="0" w:color="E7E6E6"/>
            </w:tcBorders>
            <w:shd w:val="clear" w:color="auto" w:fill="FFFFFF"/>
            <w:hideMark/>
            <w:tcPrChange w:id="88" w:author="Hewes Angie" w:date="2020-02-10T19:42:00Z">
              <w:tcPr>
                <w:tcW w:w="467"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085A0975" w14:textId="77777777" w:rsidR="002E3CFA" w:rsidRPr="002E3CFA" w:rsidRDefault="002E3CFA" w:rsidP="002E3CFA">
            <w:pPr>
              <w:rPr>
                <w:sz w:val="24"/>
                <w:szCs w:val="24"/>
              </w:rPr>
            </w:pPr>
            <w:r w:rsidRPr="002E3CFA">
              <w:rPr>
                <w:rFonts w:ascii="Calibri" w:hAnsi="Calibri" w:cs="Calibri"/>
                <w:color w:val="000000"/>
                <w:sz w:val="22"/>
                <w:szCs w:val="22"/>
              </w:rPr>
              <w:t>Ms.</w:t>
            </w:r>
          </w:p>
        </w:tc>
        <w:tc>
          <w:tcPr>
            <w:tcW w:w="793" w:type="dxa"/>
            <w:tcBorders>
              <w:top w:val="outset" w:sz="6" w:space="0" w:color="E7E6E6"/>
              <w:left w:val="outset" w:sz="6" w:space="0" w:color="E7E6E6"/>
              <w:bottom w:val="outset" w:sz="6" w:space="0" w:color="E7E6E6"/>
              <w:right w:val="outset" w:sz="6" w:space="0" w:color="E7E6E6"/>
            </w:tcBorders>
            <w:shd w:val="clear" w:color="auto" w:fill="FFFFFF"/>
            <w:hideMark/>
            <w:tcPrChange w:id="89" w:author="Hewes Angie" w:date="2020-02-10T19:42:00Z">
              <w:tcPr>
                <w:tcW w:w="703"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01298E2C" w14:textId="77777777" w:rsidR="002E3CFA" w:rsidRPr="002E3CFA" w:rsidRDefault="002E3CFA" w:rsidP="002E3CFA">
            <w:pPr>
              <w:rPr>
                <w:sz w:val="24"/>
                <w:szCs w:val="24"/>
              </w:rPr>
            </w:pPr>
            <w:r w:rsidRPr="002E3CFA">
              <w:rPr>
                <w:rFonts w:ascii="Calibri" w:hAnsi="Calibri" w:cs="Calibri"/>
                <w:color w:val="000000"/>
                <w:sz w:val="22"/>
                <w:szCs w:val="22"/>
              </w:rPr>
              <w:t>Stacie</w:t>
            </w:r>
          </w:p>
        </w:tc>
        <w:tc>
          <w:tcPr>
            <w:tcW w:w="990" w:type="dxa"/>
            <w:tcBorders>
              <w:top w:val="outset" w:sz="6" w:space="0" w:color="E7E6E6"/>
              <w:left w:val="outset" w:sz="6" w:space="0" w:color="E7E6E6"/>
              <w:bottom w:val="outset" w:sz="6" w:space="0" w:color="E7E6E6"/>
              <w:right w:val="outset" w:sz="6" w:space="0" w:color="E7E6E6"/>
            </w:tcBorders>
            <w:shd w:val="clear" w:color="auto" w:fill="FFFFFF"/>
            <w:hideMark/>
            <w:tcPrChange w:id="90" w:author="Hewes Angie" w:date="2020-02-10T19:42:00Z">
              <w:tcPr>
                <w:tcW w:w="990"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323FD818" w14:textId="77777777" w:rsidR="002E3CFA" w:rsidRPr="002E3CFA" w:rsidRDefault="002E3CFA" w:rsidP="002E3CFA">
            <w:pPr>
              <w:rPr>
                <w:sz w:val="24"/>
                <w:szCs w:val="24"/>
              </w:rPr>
            </w:pPr>
            <w:r w:rsidRPr="002E3CFA">
              <w:rPr>
                <w:rFonts w:ascii="Calibri" w:hAnsi="Calibri" w:cs="Calibri"/>
                <w:color w:val="000000"/>
                <w:sz w:val="22"/>
                <w:szCs w:val="22"/>
              </w:rPr>
              <w:t>Richard</w:t>
            </w:r>
          </w:p>
        </w:tc>
        <w:tc>
          <w:tcPr>
            <w:tcW w:w="1933" w:type="dxa"/>
            <w:tcBorders>
              <w:top w:val="outset" w:sz="6" w:space="0" w:color="E7E6E6"/>
              <w:left w:val="outset" w:sz="6" w:space="0" w:color="E7E6E6"/>
              <w:bottom w:val="outset" w:sz="6" w:space="0" w:color="E7E6E6"/>
              <w:right w:val="outset" w:sz="6" w:space="0" w:color="E7E6E6"/>
            </w:tcBorders>
            <w:shd w:val="clear" w:color="auto" w:fill="FFFFFF"/>
            <w:hideMark/>
            <w:tcPrChange w:id="91" w:author="Hewes Angie" w:date="2020-02-10T19:42:00Z">
              <w:tcPr>
                <w:tcW w:w="1933"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5651EDB4" w14:textId="77777777" w:rsidR="002E3CFA" w:rsidRPr="002E3CFA" w:rsidRDefault="002E3CFA" w:rsidP="002E3CFA">
            <w:pPr>
              <w:rPr>
                <w:sz w:val="24"/>
                <w:szCs w:val="24"/>
              </w:rPr>
            </w:pPr>
            <w:r w:rsidRPr="002E3CFA">
              <w:rPr>
                <w:rFonts w:ascii="Calibri" w:hAnsi="Calibri" w:cs="Calibri"/>
                <w:color w:val="000000"/>
                <w:sz w:val="22"/>
                <w:szCs w:val="22"/>
              </w:rPr>
              <w:t>3827 Porter Blvd.</w:t>
            </w:r>
          </w:p>
        </w:tc>
        <w:tc>
          <w:tcPr>
            <w:tcW w:w="1499" w:type="dxa"/>
            <w:tcBorders>
              <w:top w:val="outset" w:sz="6" w:space="0" w:color="E7E6E6"/>
              <w:left w:val="outset" w:sz="6" w:space="0" w:color="E7E6E6"/>
              <w:bottom w:val="outset" w:sz="6" w:space="0" w:color="E7E6E6"/>
              <w:right w:val="outset" w:sz="6" w:space="0" w:color="E7E6E6"/>
            </w:tcBorders>
            <w:shd w:val="clear" w:color="auto" w:fill="FFFFFF"/>
            <w:hideMark/>
            <w:tcPrChange w:id="92" w:author="Hewes Angie" w:date="2020-02-10T19:42:00Z">
              <w:tcPr>
                <w:tcW w:w="1499"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201907B1" w14:textId="77777777" w:rsidR="002E3CFA" w:rsidRPr="002E3CFA" w:rsidRDefault="002E3CFA" w:rsidP="002E3CFA">
            <w:pPr>
              <w:rPr>
                <w:sz w:val="24"/>
                <w:szCs w:val="24"/>
              </w:rPr>
            </w:pPr>
            <w:r w:rsidRPr="002E3CFA">
              <w:rPr>
                <w:rFonts w:ascii="Calibri" w:hAnsi="Calibri" w:cs="Calibri"/>
                <w:color w:val="000000"/>
                <w:sz w:val="22"/>
                <w:szCs w:val="22"/>
              </w:rPr>
              <w:t>Indianapolis</w:t>
            </w:r>
          </w:p>
        </w:tc>
        <w:tc>
          <w:tcPr>
            <w:tcW w:w="536" w:type="dxa"/>
            <w:tcBorders>
              <w:top w:val="outset" w:sz="6" w:space="0" w:color="E7E6E6"/>
              <w:left w:val="outset" w:sz="6" w:space="0" w:color="E7E6E6"/>
              <w:bottom w:val="outset" w:sz="6" w:space="0" w:color="E7E6E6"/>
              <w:right w:val="outset" w:sz="6" w:space="0" w:color="E7E6E6"/>
            </w:tcBorders>
            <w:shd w:val="clear" w:color="auto" w:fill="FFFFFF"/>
            <w:hideMark/>
            <w:tcPrChange w:id="93" w:author="Hewes Angie" w:date="2020-02-10T19:42:00Z">
              <w:tcPr>
                <w:tcW w:w="536"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7B48E5AB" w14:textId="77777777" w:rsidR="002E3CFA" w:rsidRPr="002E3CFA" w:rsidRDefault="002E3CFA" w:rsidP="002E3CFA">
            <w:pPr>
              <w:rPr>
                <w:sz w:val="24"/>
                <w:szCs w:val="24"/>
              </w:rPr>
            </w:pPr>
            <w:r w:rsidRPr="002E3CFA">
              <w:rPr>
                <w:rFonts w:ascii="Calibri" w:hAnsi="Calibri" w:cs="Calibri"/>
                <w:color w:val="000000"/>
                <w:sz w:val="22"/>
                <w:szCs w:val="22"/>
              </w:rPr>
              <w:t>IN</w:t>
            </w:r>
          </w:p>
        </w:tc>
        <w:tc>
          <w:tcPr>
            <w:tcW w:w="618" w:type="dxa"/>
            <w:tcBorders>
              <w:top w:val="outset" w:sz="6" w:space="0" w:color="E7E6E6"/>
              <w:left w:val="outset" w:sz="6" w:space="0" w:color="E7E6E6"/>
              <w:bottom w:val="outset" w:sz="6" w:space="0" w:color="E7E6E6"/>
              <w:right w:val="outset" w:sz="6" w:space="0" w:color="E7E6E6"/>
            </w:tcBorders>
            <w:shd w:val="clear" w:color="auto" w:fill="FFFFFF"/>
            <w:hideMark/>
            <w:tcPrChange w:id="94" w:author="Hewes Angie" w:date="2020-02-10T19:42:00Z">
              <w:tcPr>
                <w:tcW w:w="618"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369FBF31" w14:textId="77777777" w:rsidR="002E3CFA" w:rsidRPr="002E3CFA" w:rsidRDefault="002E3CFA" w:rsidP="002E3CFA">
            <w:pPr>
              <w:jc w:val="right"/>
              <w:rPr>
                <w:sz w:val="24"/>
                <w:szCs w:val="24"/>
              </w:rPr>
            </w:pPr>
            <w:r w:rsidRPr="002E3CFA">
              <w:rPr>
                <w:rFonts w:ascii="Calibri" w:hAnsi="Calibri" w:cs="Calibri"/>
                <w:color w:val="000000"/>
                <w:sz w:val="22"/>
                <w:szCs w:val="22"/>
              </w:rPr>
              <w:t>46202</w:t>
            </w:r>
          </w:p>
        </w:tc>
        <w:tc>
          <w:tcPr>
            <w:tcW w:w="2324" w:type="dxa"/>
            <w:tcBorders>
              <w:top w:val="outset" w:sz="6" w:space="0" w:color="E7E6E6"/>
              <w:left w:val="outset" w:sz="6" w:space="0" w:color="E7E6E6"/>
              <w:bottom w:val="outset" w:sz="6" w:space="0" w:color="E7E6E6"/>
              <w:right w:val="outset" w:sz="6" w:space="0" w:color="E7E6E6"/>
            </w:tcBorders>
            <w:shd w:val="clear" w:color="auto" w:fill="FFFFFF"/>
            <w:hideMark/>
            <w:tcPrChange w:id="95" w:author="Hewes Angie" w:date="2020-02-10T19:42:00Z">
              <w:tcPr>
                <w:tcW w:w="2324"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29768E33" w14:textId="77777777" w:rsidR="002E3CFA" w:rsidRPr="002E3CFA" w:rsidRDefault="002E3CFA" w:rsidP="002E3CFA">
            <w:pPr>
              <w:rPr>
                <w:sz w:val="24"/>
                <w:szCs w:val="24"/>
              </w:rPr>
            </w:pPr>
            <w:r w:rsidRPr="002E3CFA">
              <w:rPr>
                <w:rFonts w:ascii="Calibri" w:hAnsi="Calibri" w:cs="Calibri"/>
                <w:color w:val="000000"/>
                <w:sz w:val="22"/>
                <w:szCs w:val="22"/>
              </w:rPr>
              <w:t>richardst@indieisd.edu</w:t>
            </w:r>
          </w:p>
        </w:tc>
        <w:tc>
          <w:tcPr>
            <w:tcW w:w="1018" w:type="dxa"/>
            <w:tcBorders>
              <w:top w:val="outset" w:sz="6" w:space="0" w:color="E7E6E6"/>
              <w:left w:val="outset" w:sz="6" w:space="0" w:color="E7E6E6"/>
              <w:bottom w:val="outset" w:sz="6" w:space="0" w:color="E7E6E6"/>
              <w:right w:val="outset" w:sz="6" w:space="0" w:color="E7E6E6"/>
            </w:tcBorders>
            <w:shd w:val="clear" w:color="auto" w:fill="FFFFFF"/>
            <w:hideMark/>
            <w:tcPrChange w:id="96" w:author="Hewes Angie" w:date="2020-02-10T19:42:00Z">
              <w:tcPr>
                <w:tcW w:w="1018"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4439F45F" w14:textId="77777777" w:rsidR="002E3CFA" w:rsidRPr="002E3CFA" w:rsidRDefault="002E3CFA" w:rsidP="002E3CFA">
            <w:pPr>
              <w:jc w:val="right"/>
              <w:rPr>
                <w:sz w:val="24"/>
                <w:szCs w:val="24"/>
              </w:rPr>
            </w:pPr>
            <w:r w:rsidRPr="002E3CFA">
              <w:rPr>
                <w:rFonts w:ascii="Calibri" w:hAnsi="Calibri" w:cs="Calibri"/>
                <w:color w:val="000000"/>
                <w:sz w:val="22"/>
                <w:szCs w:val="22"/>
              </w:rPr>
              <w:t>2009</w:t>
            </w:r>
          </w:p>
        </w:tc>
        <w:tc>
          <w:tcPr>
            <w:tcW w:w="990" w:type="dxa"/>
            <w:tcBorders>
              <w:top w:val="outset" w:sz="6" w:space="0" w:color="E7E6E6"/>
              <w:left w:val="outset" w:sz="6" w:space="0" w:color="E7E6E6"/>
              <w:bottom w:val="outset" w:sz="6" w:space="0" w:color="E7E6E6"/>
              <w:right w:val="outset" w:sz="6" w:space="0" w:color="E7E6E6"/>
            </w:tcBorders>
            <w:shd w:val="clear" w:color="auto" w:fill="FFFFFF"/>
            <w:hideMark/>
            <w:tcPrChange w:id="97" w:author="Hewes Angie" w:date="2020-02-10T19:42:00Z">
              <w:tcPr>
                <w:tcW w:w="990" w:type="dxa"/>
                <w:tcBorders>
                  <w:top w:val="outset" w:sz="6" w:space="0" w:color="E7E6E6"/>
                  <w:left w:val="outset" w:sz="6" w:space="0" w:color="E7E6E6"/>
                  <w:bottom w:val="outset" w:sz="6" w:space="0" w:color="E7E6E6"/>
                  <w:right w:val="outset" w:sz="6" w:space="0" w:color="E7E6E6"/>
                </w:tcBorders>
                <w:shd w:val="clear" w:color="auto" w:fill="FFFFFF"/>
                <w:hideMark/>
              </w:tcPr>
            </w:tcPrChange>
          </w:tcPr>
          <w:p w14:paraId="7E60C30A" w14:textId="77777777" w:rsidR="002E3CFA" w:rsidRPr="002E3CFA" w:rsidRDefault="002E3CFA" w:rsidP="002E3CFA">
            <w:pPr>
              <w:jc w:val="right"/>
              <w:rPr>
                <w:sz w:val="24"/>
                <w:szCs w:val="24"/>
              </w:rPr>
            </w:pPr>
            <w:r w:rsidRPr="002E3CFA">
              <w:rPr>
                <w:rFonts w:ascii="Calibri" w:hAnsi="Calibri" w:cs="Calibri"/>
                <w:color w:val="000000"/>
                <w:sz w:val="22"/>
                <w:szCs w:val="22"/>
              </w:rPr>
              <w:t>$4,000.00</w:t>
            </w:r>
          </w:p>
        </w:tc>
      </w:tr>
    </w:tbl>
    <w:p w14:paraId="12591638" w14:textId="7EB60D93" w:rsidR="002E3CFA" w:rsidRDefault="002E3CFA" w:rsidP="009829DB">
      <w:pPr>
        <w:rPr>
          <w:sz w:val="24"/>
          <w:szCs w:val="24"/>
        </w:rPr>
      </w:pPr>
    </w:p>
    <w:p w14:paraId="0E8AAF4D" w14:textId="6D38CD0C" w:rsidR="009829DB" w:rsidRPr="00465310" w:rsidRDefault="002E3CFA" w:rsidP="009829DB">
      <w:pPr>
        <w:rPr>
          <w:sz w:val="24"/>
          <w:szCs w:val="24"/>
        </w:rPr>
      </w:pPr>
      <w:r>
        <w:rPr>
          <w:sz w:val="24"/>
          <w:szCs w:val="24"/>
        </w:rPr>
        <w:t>Save the file as Job 1 – Contestant ID #</w:t>
      </w:r>
    </w:p>
    <w:p w14:paraId="746F7322" w14:textId="0A50F02D" w:rsidR="00B54002" w:rsidRPr="00611C76" w:rsidRDefault="00B54002" w:rsidP="00116DD6">
      <w:pPr>
        <w:rPr>
          <w:sz w:val="34"/>
          <w:szCs w:val="34"/>
        </w:rPr>
      </w:pPr>
    </w:p>
    <w:p w14:paraId="253238A9" w14:textId="77777777" w:rsidR="00DB59C4" w:rsidRDefault="00DB59C4">
      <w:pPr>
        <w:rPr>
          <w:b/>
          <w:sz w:val="24"/>
          <w:szCs w:val="24"/>
        </w:rPr>
      </w:pPr>
      <w:r>
        <w:rPr>
          <w:b/>
          <w:sz w:val="24"/>
          <w:szCs w:val="24"/>
        </w:rPr>
        <w:br w:type="page"/>
      </w:r>
    </w:p>
    <w:p w14:paraId="72A0E552" w14:textId="317D0B96" w:rsidR="00FC2B59" w:rsidRPr="00465310" w:rsidRDefault="006477EB" w:rsidP="00116DD6">
      <w:pPr>
        <w:rPr>
          <w:b/>
          <w:sz w:val="24"/>
          <w:szCs w:val="24"/>
        </w:rPr>
      </w:pPr>
      <w:r w:rsidRPr="00465310">
        <w:rPr>
          <w:b/>
          <w:sz w:val="24"/>
          <w:szCs w:val="24"/>
        </w:rPr>
        <w:lastRenderedPageBreak/>
        <w:t xml:space="preserve">Job </w:t>
      </w:r>
      <w:r w:rsidR="00C664A9">
        <w:rPr>
          <w:b/>
          <w:sz w:val="24"/>
          <w:szCs w:val="24"/>
        </w:rPr>
        <w:t>2</w:t>
      </w:r>
      <w:r w:rsidRPr="00465310">
        <w:rPr>
          <w:b/>
          <w:sz w:val="24"/>
          <w:szCs w:val="24"/>
        </w:rPr>
        <w:t xml:space="preserve">: </w:t>
      </w:r>
      <w:r w:rsidR="002E3CFA">
        <w:rPr>
          <w:b/>
          <w:sz w:val="24"/>
          <w:szCs w:val="24"/>
        </w:rPr>
        <w:t>Letter with Merge</w:t>
      </w:r>
    </w:p>
    <w:p w14:paraId="218A724D" w14:textId="77777777" w:rsidR="00C214DF" w:rsidRPr="00611C76" w:rsidRDefault="00C214DF" w:rsidP="00116DD6"/>
    <w:p w14:paraId="574FC305" w14:textId="4A9EA42B" w:rsidR="00C214DF" w:rsidRDefault="00C214DF" w:rsidP="00C214DF">
      <w:pPr>
        <w:rPr>
          <w:sz w:val="24"/>
          <w:szCs w:val="24"/>
        </w:rPr>
      </w:pPr>
      <w:r w:rsidRPr="00465310">
        <w:rPr>
          <w:sz w:val="24"/>
          <w:szCs w:val="24"/>
        </w:rPr>
        <w:t xml:space="preserve">Professional Business Associates </w:t>
      </w:r>
      <w:r w:rsidR="003530CF">
        <w:rPr>
          <w:sz w:val="24"/>
          <w:szCs w:val="24"/>
        </w:rPr>
        <w:t xml:space="preserve">would like you to prepare </w:t>
      </w:r>
      <w:r w:rsidR="002E3CFA">
        <w:rPr>
          <w:sz w:val="24"/>
          <w:szCs w:val="24"/>
        </w:rPr>
        <w:t>a letter to all the past Leadership Conference speakers letting them know they can now bid on presenting at the next Leadership Conference</w:t>
      </w:r>
      <w:r w:rsidR="003530CF">
        <w:rPr>
          <w:sz w:val="24"/>
          <w:szCs w:val="24"/>
        </w:rPr>
        <w:t xml:space="preserve">.  </w:t>
      </w:r>
      <w:r w:rsidR="002E3CFA">
        <w:rPr>
          <w:sz w:val="24"/>
          <w:szCs w:val="24"/>
        </w:rPr>
        <w:t xml:space="preserve">For your source, use the database you created in the first job. </w:t>
      </w:r>
      <w:r w:rsidR="00461AB4">
        <w:rPr>
          <w:sz w:val="24"/>
          <w:szCs w:val="24"/>
        </w:rPr>
        <w:t xml:space="preserve">Use individual fields and NOT Address or Greeting Blocks. </w:t>
      </w:r>
      <w:r w:rsidR="002E3CFA">
        <w:rPr>
          <w:sz w:val="24"/>
          <w:szCs w:val="24"/>
        </w:rPr>
        <w:t xml:space="preserve">Print only the letter with the merge </w:t>
      </w:r>
      <w:r w:rsidR="00461AB4">
        <w:rPr>
          <w:sz w:val="24"/>
          <w:szCs w:val="24"/>
        </w:rPr>
        <w:t>fields highlighted and displayed—NOT data</w:t>
      </w:r>
      <w:r w:rsidR="006C3000">
        <w:rPr>
          <w:sz w:val="24"/>
          <w:szCs w:val="24"/>
        </w:rPr>
        <w:t xml:space="preserve">. </w:t>
      </w:r>
    </w:p>
    <w:p w14:paraId="29F988DC" w14:textId="77777777" w:rsidR="003530CF" w:rsidRDefault="003530CF" w:rsidP="00C214DF">
      <w:pPr>
        <w:rPr>
          <w:sz w:val="24"/>
          <w:szCs w:val="24"/>
        </w:rPr>
      </w:pPr>
    </w:p>
    <w:p w14:paraId="011234A1" w14:textId="745D8833" w:rsidR="002E3CFA" w:rsidRPr="006A5B51" w:rsidRDefault="002E3CFA" w:rsidP="002E3CFA">
      <w:pPr>
        <w:rPr>
          <w:sz w:val="24"/>
          <w:szCs w:val="24"/>
          <w:lang w:val="en"/>
        </w:rPr>
      </w:pPr>
      <w:r w:rsidRPr="006A5B51">
        <w:rPr>
          <w:sz w:val="24"/>
          <w:szCs w:val="24"/>
        </w:rPr>
        <w:t xml:space="preserve">This Letter is to: </w:t>
      </w:r>
      <w:r w:rsidR="006C3000">
        <w:rPr>
          <w:sz w:val="24"/>
          <w:szCs w:val="24"/>
        </w:rPr>
        <w:t>Database in Job 1</w:t>
      </w:r>
      <w:r w:rsidRPr="006A5B51">
        <w:rPr>
          <w:sz w:val="24"/>
          <w:szCs w:val="24"/>
          <w:lang w:val="en"/>
        </w:rPr>
        <w:t xml:space="preserve">.  The letter should be dated </w:t>
      </w:r>
      <w:del w:id="98" w:author="Hewes Angie" w:date="2020-02-13T11:49:00Z">
        <w:r w:rsidRPr="006A5B51" w:rsidDel="00B84F48">
          <w:rPr>
            <w:sz w:val="24"/>
            <w:szCs w:val="24"/>
            <w:lang w:val="en"/>
          </w:rPr>
          <w:delText xml:space="preserve">7/5/xx </w:delText>
        </w:r>
      </w:del>
      <w:ins w:id="99" w:author="Hewes Angie" w:date="2020-02-13T11:49:00Z">
        <w:r w:rsidR="00B84F48">
          <w:rPr>
            <w:sz w:val="24"/>
            <w:szCs w:val="24"/>
            <w:lang w:val="en"/>
          </w:rPr>
          <w:t xml:space="preserve">current date </w:t>
        </w:r>
      </w:ins>
      <w:r w:rsidRPr="006A5B51">
        <w:rPr>
          <w:sz w:val="24"/>
          <w:szCs w:val="24"/>
          <w:lang w:val="en"/>
        </w:rPr>
        <w:t xml:space="preserve">with the subject, </w:t>
      </w:r>
      <w:r w:rsidR="006C3000">
        <w:rPr>
          <w:sz w:val="24"/>
          <w:szCs w:val="24"/>
        </w:rPr>
        <w:t>Bids Open for June Leadership Conference Speakers</w:t>
      </w:r>
      <w:r w:rsidRPr="006A5B51">
        <w:rPr>
          <w:sz w:val="24"/>
          <w:szCs w:val="24"/>
          <w:lang w:val="en"/>
        </w:rPr>
        <w:t>.</w:t>
      </w:r>
    </w:p>
    <w:p w14:paraId="3279AC5A" w14:textId="77777777" w:rsidR="002E3CFA" w:rsidRPr="006A5B51" w:rsidRDefault="002E3CFA" w:rsidP="002E3CFA">
      <w:pPr>
        <w:rPr>
          <w:sz w:val="24"/>
          <w:szCs w:val="24"/>
        </w:rPr>
      </w:pPr>
    </w:p>
    <w:p w14:paraId="00D5C474" w14:textId="77777777" w:rsidR="002E3CFA" w:rsidRPr="006A5B51" w:rsidRDefault="002E3CFA" w:rsidP="002E3CFA">
      <w:pPr>
        <w:rPr>
          <w:sz w:val="24"/>
          <w:szCs w:val="24"/>
          <w:lang w:val="en"/>
        </w:rPr>
      </w:pPr>
      <w:r w:rsidRPr="006A5B51">
        <w:rPr>
          <w:sz w:val="24"/>
          <w:szCs w:val="24"/>
          <w:lang w:val="en"/>
        </w:rPr>
        <w:t xml:space="preserve">The letter is from:  </w:t>
      </w:r>
      <w:r w:rsidRPr="006A5B51">
        <w:rPr>
          <w:sz w:val="24"/>
          <w:szCs w:val="24"/>
        </w:rPr>
        <w:t>Roger Myer, please include his title</w:t>
      </w:r>
    </w:p>
    <w:p w14:paraId="23DE4742" w14:textId="77777777" w:rsidR="002E3CFA" w:rsidRPr="006A5B51" w:rsidRDefault="002E3CFA" w:rsidP="002E3CFA">
      <w:pPr>
        <w:rPr>
          <w:sz w:val="24"/>
          <w:szCs w:val="24"/>
        </w:rPr>
      </w:pPr>
    </w:p>
    <w:p w14:paraId="21607826" w14:textId="77777777" w:rsidR="002E3CFA" w:rsidRPr="006A5B51" w:rsidRDefault="002E3CFA" w:rsidP="002E3CFA">
      <w:pPr>
        <w:rPr>
          <w:sz w:val="24"/>
          <w:szCs w:val="24"/>
        </w:rPr>
      </w:pPr>
      <w:r w:rsidRPr="006A5B51">
        <w:rPr>
          <w:sz w:val="24"/>
          <w:szCs w:val="24"/>
        </w:rPr>
        <w:t>The body of the letter:</w:t>
      </w:r>
    </w:p>
    <w:p w14:paraId="0CEE03E1" w14:textId="75C9D6AF" w:rsidR="002E3CFA" w:rsidRDefault="00163FBD" w:rsidP="002E3CFA">
      <w:pPr>
        <w:rPr>
          <w:sz w:val="24"/>
          <w:szCs w:val="24"/>
        </w:rPr>
      </w:pPr>
      <w:r>
        <w:rPr>
          <w:sz w:val="24"/>
          <w:szCs w:val="24"/>
        </w:rPr>
        <w:t xml:space="preserve"> </w:t>
      </w:r>
    </w:p>
    <w:p w14:paraId="4FB50D3D" w14:textId="0944170C" w:rsidR="006C3000" w:rsidRDefault="006C3000" w:rsidP="002E3CFA">
      <w:pPr>
        <w:rPr>
          <w:sz w:val="24"/>
          <w:szCs w:val="24"/>
        </w:rPr>
      </w:pPr>
      <w:r>
        <w:rPr>
          <w:sz w:val="24"/>
          <w:szCs w:val="24"/>
        </w:rPr>
        <w:t>Hello [Title] [Last Name]</w:t>
      </w:r>
    </w:p>
    <w:p w14:paraId="2BA04897" w14:textId="77777777" w:rsidR="006C3000" w:rsidRDefault="006C3000" w:rsidP="002E3CFA">
      <w:pPr>
        <w:rPr>
          <w:sz w:val="24"/>
          <w:szCs w:val="24"/>
        </w:rPr>
      </w:pPr>
    </w:p>
    <w:p w14:paraId="666494A3" w14:textId="6FC9CBE7" w:rsidR="006C3000" w:rsidRDefault="006C3000" w:rsidP="002E3CFA">
      <w:pPr>
        <w:rPr>
          <w:sz w:val="24"/>
          <w:szCs w:val="24"/>
        </w:rPr>
      </w:pPr>
      <w:r>
        <w:rPr>
          <w:sz w:val="24"/>
          <w:szCs w:val="24"/>
        </w:rPr>
        <w:t xml:space="preserve">Professional Business Associates is opening the bidding process for our keynote speaker at our next Leadership Conference. Since you presented with us in [year last presented], we wanted to invite you to bid for our next Leadership Conference. </w:t>
      </w:r>
    </w:p>
    <w:p w14:paraId="17CC4B4C" w14:textId="77777777" w:rsidR="006C3000" w:rsidRDefault="006C3000" w:rsidP="002E3CFA">
      <w:pPr>
        <w:rPr>
          <w:sz w:val="24"/>
          <w:szCs w:val="24"/>
        </w:rPr>
      </w:pPr>
    </w:p>
    <w:p w14:paraId="42F778AE" w14:textId="1DDBDBD2" w:rsidR="006C3000" w:rsidRDefault="006C3000" w:rsidP="002E3CFA">
      <w:pPr>
        <w:rPr>
          <w:sz w:val="24"/>
          <w:szCs w:val="24"/>
        </w:rPr>
      </w:pPr>
      <w:r>
        <w:rPr>
          <w:sz w:val="24"/>
          <w:szCs w:val="24"/>
        </w:rPr>
        <w:t>Bids need to include all costs for you to attend our Leadership Conference occurring next year in July. Bids cannot be adjusted after they have been sent to us for voting. Bids will need to cover the following needs for our conference:</w:t>
      </w:r>
    </w:p>
    <w:p w14:paraId="0C4C57AB" w14:textId="77777777" w:rsidR="006C3000" w:rsidRDefault="006C3000" w:rsidP="002E3CFA">
      <w:pPr>
        <w:rPr>
          <w:sz w:val="24"/>
          <w:szCs w:val="24"/>
        </w:rPr>
      </w:pPr>
    </w:p>
    <w:p w14:paraId="075D9F1F" w14:textId="7794B4E6" w:rsidR="006C3000" w:rsidRPr="00B84F48" w:rsidRDefault="006C3000">
      <w:pPr>
        <w:pStyle w:val="ListParagraph"/>
        <w:numPr>
          <w:ilvl w:val="0"/>
          <w:numId w:val="32"/>
        </w:numPr>
        <w:rPr>
          <w:sz w:val="24"/>
          <w:szCs w:val="24"/>
          <w:rPrChange w:id="100" w:author="Hewes Angie" w:date="2020-02-13T11:50:00Z">
            <w:rPr/>
          </w:rPrChange>
        </w:rPr>
        <w:pPrChange w:id="101" w:author="Hewes Angie" w:date="2020-02-13T11:50:00Z">
          <w:pPr/>
        </w:pPrChange>
      </w:pPr>
      <w:r w:rsidRPr="00B84F48">
        <w:rPr>
          <w:sz w:val="24"/>
          <w:szCs w:val="24"/>
          <w:rPrChange w:id="102" w:author="Hewes Angie" w:date="2020-02-13T11:50:00Z">
            <w:rPr/>
          </w:rPrChange>
        </w:rPr>
        <w:t>Keynote Address</w:t>
      </w:r>
    </w:p>
    <w:p w14:paraId="09D8220A" w14:textId="368F4636" w:rsidR="006C3000" w:rsidRPr="00B84F48" w:rsidRDefault="006C3000">
      <w:pPr>
        <w:pStyle w:val="ListParagraph"/>
        <w:numPr>
          <w:ilvl w:val="0"/>
          <w:numId w:val="32"/>
        </w:numPr>
        <w:rPr>
          <w:sz w:val="24"/>
          <w:szCs w:val="24"/>
          <w:rPrChange w:id="103" w:author="Hewes Angie" w:date="2020-02-13T11:50:00Z">
            <w:rPr/>
          </w:rPrChange>
        </w:rPr>
        <w:pPrChange w:id="104" w:author="Hewes Angie" w:date="2020-02-13T11:50:00Z">
          <w:pPr/>
        </w:pPrChange>
      </w:pPr>
      <w:r w:rsidRPr="00B84F48">
        <w:rPr>
          <w:sz w:val="24"/>
          <w:szCs w:val="24"/>
          <w:rPrChange w:id="105" w:author="Hewes Angie" w:date="2020-02-13T11:50:00Z">
            <w:rPr/>
          </w:rPrChange>
        </w:rPr>
        <w:t>Exhibit Booth in the Exhibit hall all days of the conference</w:t>
      </w:r>
    </w:p>
    <w:p w14:paraId="226EF34F" w14:textId="77777777" w:rsidR="00B84F48" w:rsidRDefault="006C3000">
      <w:pPr>
        <w:pStyle w:val="ListParagraph"/>
        <w:numPr>
          <w:ilvl w:val="0"/>
          <w:numId w:val="32"/>
        </w:numPr>
        <w:rPr>
          <w:ins w:id="106" w:author="Hewes Angie" w:date="2020-02-13T11:50:00Z"/>
          <w:sz w:val="24"/>
          <w:szCs w:val="24"/>
        </w:rPr>
        <w:pPrChange w:id="107" w:author="Hewes Angie" w:date="2020-02-13T11:50:00Z">
          <w:pPr/>
        </w:pPrChange>
      </w:pPr>
      <w:r w:rsidRPr="00B84F48">
        <w:rPr>
          <w:sz w:val="24"/>
          <w:szCs w:val="24"/>
          <w:rPrChange w:id="108" w:author="Hewes Angie" w:date="2020-02-13T11:50:00Z">
            <w:rPr/>
          </w:rPrChange>
        </w:rPr>
        <w:t xml:space="preserve">Leadership Pull out Sessions – 3 -5 DIFFERENT sessions offered and scheduled depending on room availability. </w:t>
      </w:r>
    </w:p>
    <w:p w14:paraId="62BBB80B" w14:textId="2676462D" w:rsidR="006C3000" w:rsidRPr="00B84F48" w:rsidRDefault="006C3000">
      <w:pPr>
        <w:pStyle w:val="ListParagraph"/>
        <w:numPr>
          <w:ilvl w:val="0"/>
          <w:numId w:val="32"/>
        </w:numPr>
        <w:rPr>
          <w:sz w:val="24"/>
          <w:szCs w:val="24"/>
          <w:rPrChange w:id="109" w:author="Hewes Angie" w:date="2020-02-13T11:50:00Z">
            <w:rPr/>
          </w:rPrChange>
        </w:rPr>
        <w:pPrChange w:id="110" w:author="Hewes Angie" w:date="2020-02-13T11:50:00Z">
          <w:pPr/>
        </w:pPrChange>
      </w:pPr>
      <w:r w:rsidRPr="00B84F48">
        <w:rPr>
          <w:sz w:val="24"/>
          <w:szCs w:val="24"/>
          <w:rPrChange w:id="111" w:author="Hewes Angie" w:date="2020-02-13T11:50:00Z">
            <w:rPr/>
          </w:rPrChange>
        </w:rPr>
        <w:t xml:space="preserve">Please list all the session options we would be able to choose from. </w:t>
      </w:r>
    </w:p>
    <w:p w14:paraId="7B60F495" w14:textId="77777777" w:rsidR="006C3000" w:rsidRDefault="006C3000" w:rsidP="002E3CFA">
      <w:pPr>
        <w:rPr>
          <w:sz w:val="24"/>
          <w:szCs w:val="24"/>
        </w:rPr>
      </w:pPr>
    </w:p>
    <w:p w14:paraId="54F62681" w14:textId="147B63D1" w:rsidR="006C3000" w:rsidRDefault="006C3000">
      <w:pPr>
        <w:rPr>
          <w:sz w:val="24"/>
          <w:szCs w:val="24"/>
        </w:rPr>
      </w:pPr>
      <w:r>
        <w:rPr>
          <w:sz w:val="24"/>
          <w:szCs w:val="24"/>
        </w:rPr>
        <w:t>Please also include a bid that contains all the above information but adjusted to exclude the keynote address. Bids need to be sent to our office no later than August 15</w:t>
      </w:r>
      <w:r w:rsidRPr="006C3000">
        <w:rPr>
          <w:sz w:val="24"/>
          <w:szCs w:val="24"/>
          <w:vertAlign w:val="superscript"/>
        </w:rPr>
        <w:t>th</w:t>
      </w:r>
      <w:r>
        <w:rPr>
          <w:sz w:val="24"/>
          <w:szCs w:val="24"/>
        </w:rPr>
        <w:t xml:space="preserve">. </w:t>
      </w:r>
    </w:p>
    <w:p w14:paraId="5CB0F50F" w14:textId="0BB619C4" w:rsidR="006C3000" w:rsidRDefault="006C3000">
      <w:pPr>
        <w:rPr>
          <w:sz w:val="24"/>
          <w:szCs w:val="24"/>
        </w:rPr>
      </w:pPr>
    </w:p>
    <w:p w14:paraId="64073B75" w14:textId="77777777" w:rsidR="006C3000" w:rsidRPr="006C3000" w:rsidRDefault="006C3000">
      <w:pPr>
        <w:rPr>
          <w:sz w:val="24"/>
          <w:szCs w:val="24"/>
        </w:rPr>
      </w:pPr>
    </w:p>
    <w:p w14:paraId="2D5D7A8A" w14:textId="77777777" w:rsidR="00DB59C4" w:rsidRDefault="00DB59C4">
      <w:pPr>
        <w:rPr>
          <w:b/>
          <w:sz w:val="24"/>
          <w:szCs w:val="22"/>
        </w:rPr>
      </w:pPr>
      <w:r>
        <w:rPr>
          <w:b/>
          <w:sz w:val="24"/>
          <w:szCs w:val="22"/>
        </w:rPr>
        <w:br w:type="page"/>
      </w:r>
    </w:p>
    <w:p w14:paraId="2FC784F3" w14:textId="12B46398" w:rsidR="00C664A9" w:rsidRPr="00465310" w:rsidRDefault="00C664A9" w:rsidP="00C664A9">
      <w:pPr>
        <w:rPr>
          <w:sz w:val="24"/>
          <w:szCs w:val="22"/>
        </w:rPr>
      </w:pPr>
      <w:r w:rsidRPr="00465310">
        <w:rPr>
          <w:b/>
          <w:sz w:val="24"/>
          <w:szCs w:val="22"/>
        </w:rPr>
        <w:t xml:space="preserve">Job </w:t>
      </w:r>
      <w:r>
        <w:rPr>
          <w:b/>
          <w:sz w:val="24"/>
          <w:szCs w:val="22"/>
        </w:rPr>
        <w:t>3</w:t>
      </w:r>
      <w:r w:rsidRPr="00465310">
        <w:rPr>
          <w:b/>
          <w:sz w:val="24"/>
          <w:szCs w:val="22"/>
        </w:rPr>
        <w:t xml:space="preserve">: </w:t>
      </w:r>
      <w:r w:rsidR="006C3000">
        <w:rPr>
          <w:b/>
          <w:sz w:val="24"/>
          <w:szCs w:val="22"/>
        </w:rPr>
        <w:t>Database</w:t>
      </w:r>
    </w:p>
    <w:p w14:paraId="14442BD5" w14:textId="77777777" w:rsidR="00C664A9" w:rsidRPr="00A2333C" w:rsidRDefault="00C664A9" w:rsidP="00C664A9">
      <w:pPr>
        <w:rPr>
          <w:sz w:val="14"/>
          <w:szCs w:val="14"/>
        </w:rPr>
      </w:pPr>
    </w:p>
    <w:p w14:paraId="51766EC6" w14:textId="7B49EA4B" w:rsidR="00C664A9" w:rsidRDefault="006C3000" w:rsidP="006C3000">
      <w:pPr>
        <w:jc w:val="both"/>
        <w:rPr>
          <w:sz w:val="24"/>
          <w:szCs w:val="22"/>
        </w:rPr>
      </w:pPr>
      <w:r>
        <w:rPr>
          <w:sz w:val="24"/>
          <w:szCs w:val="22"/>
        </w:rPr>
        <w:t>Professional Business Associates needs to create an employee database due to information being in too many areas. Create a database that contains the following fields:</w:t>
      </w:r>
    </w:p>
    <w:tbl>
      <w:tblPr>
        <w:tblStyle w:val="TableGrid"/>
        <w:tblW w:w="0" w:type="auto"/>
        <w:tblLook w:val="04A0" w:firstRow="1" w:lastRow="0" w:firstColumn="1" w:lastColumn="0" w:noHBand="0" w:noVBand="1"/>
      </w:tblPr>
      <w:tblGrid>
        <w:gridCol w:w="3212"/>
        <w:gridCol w:w="3213"/>
        <w:gridCol w:w="3213"/>
      </w:tblGrid>
      <w:tr w:rsidR="006C3000" w14:paraId="41CAE24B" w14:textId="77777777" w:rsidTr="006C3000">
        <w:tc>
          <w:tcPr>
            <w:tcW w:w="3212" w:type="dxa"/>
          </w:tcPr>
          <w:p w14:paraId="185A28E4" w14:textId="45D0BE45" w:rsidR="006C3000" w:rsidRDefault="006C3000" w:rsidP="006C3000">
            <w:pPr>
              <w:jc w:val="both"/>
              <w:rPr>
                <w:sz w:val="24"/>
                <w:szCs w:val="22"/>
              </w:rPr>
            </w:pPr>
            <w:r w:rsidRPr="002E3CFA">
              <w:rPr>
                <w:b/>
                <w:sz w:val="24"/>
                <w:szCs w:val="24"/>
              </w:rPr>
              <w:t>Field</w:t>
            </w:r>
          </w:p>
        </w:tc>
        <w:tc>
          <w:tcPr>
            <w:tcW w:w="3213" w:type="dxa"/>
          </w:tcPr>
          <w:p w14:paraId="55DF7284" w14:textId="74203C86" w:rsidR="006C3000" w:rsidRDefault="006C3000" w:rsidP="006C3000">
            <w:pPr>
              <w:jc w:val="both"/>
              <w:rPr>
                <w:sz w:val="24"/>
                <w:szCs w:val="22"/>
              </w:rPr>
            </w:pPr>
            <w:r w:rsidRPr="002E3CFA">
              <w:rPr>
                <w:b/>
                <w:sz w:val="24"/>
                <w:szCs w:val="24"/>
              </w:rPr>
              <w:t>Format</w:t>
            </w:r>
          </w:p>
        </w:tc>
        <w:tc>
          <w:tcPr>
            <w:tcW w:w="3213" w:type="dxa"/>
          </w:tcPr>
          <w:p w14:paraId="78391AED" w14:textId="13BECA42" w:rsidR="006C3000" w:rsidRDefault="006C3000" w:rsidP="006C3000">
            <w:pPr>
              <w:jc w:val="both"/>
              <w:rPr>
                <w:sz w:val="24"/>
                <w:szCs w:val="22"/>
              </w:rPr>
            </w:pPr>
            <w:r w:rsidRPr="002E3CFA">
              <w:rPr>
                <w:b/>
                <w:sz w:val="24"/>
                <w:szCs w:val="24"/>
              </w:rPr>
              <w:t>Size</w:t>
            </w:r>
          </w:p>
        </w:tc>
      </w:tr>
      <w:tr w:rsidR="006C3000" w14:paraId="5BC326A3" w14:textId="77777777" w:rsidTr="006C3000">
        <w:tc>
          <w:tcPr>
            <w:tcW w:w="3212" w:type="dxa"/>
          </w:tcPr>
          <w:p w14:paraId="131A2F1D" w14:textId="4AAB976C" w:rsidR="006C3000" w:rsidRDefault="00193096" w:rsidP="006C3000">
            <w:pPr>
              <w:jc w:val="both"/>
              <w:rPr>
                <w:sz w:val="24"/>
                <w:szCs w:val="22"/>
              </w:rPr>
            </w:pPr>
            <w:r>
              <w:rPr>
                <w:sz w:val="24"/>
                <w:szCs w:val="22"/>
              </w:rPr>
              <w:t>Employee_</w:t>
            </w:r>
            <w:r w:rsidR="006C3000">
              <w:rPr>
                <w:sz w:val="24"/>
                <w:szCs w:val="22"/>
              </w:rPr>
              <w:t>ID</w:t>
            </w:r>
          </w:p>
        </w:tc>
        <w:tc>
          <w:tcPr>
            <w:tcW w:w="3213" w:type="dxa"/>
          </w:tcPr>
          <w:p w14:paraId="6E8E2E98" w14:textId="1D8C9D45" w:rsidR="006C3000" w:rsidRDefault="006C3000" w:rsidP="006C3000">
            <w:pPr>
              <w:jc w:val="both"/>
              <w:rPr>
                <w:sz w:val="24"/>
                <w:szCs w:val="22"/>
              </w:rPr>
            </w:pPr>
            <w:r>
              <w:rPr>
                <w:sz w:val="24"/>
                <w:szCs w:val="22"/>
              </w:rPr>
              <w:t>Number</w:t>
            </w:r>
          </w:p>
        </w:tc>
        <w:tc>
          <w:tcPr>
            <w:tcW w:w="3213" w:type="dxa"/>
          </w:tcPr>
          <w:p w14:paraId="5F9E6CDC" w14:textId="47E7A5CB" w:rsidR="006C3000" w:rsidRDefault="006C3000" w:rsidP="006C3000">
            <w:pPr>
              <w:jc w:val="both"/>
              <w:rPr>
                <w:sz w:val="24"/>
                <w:szCs w:val="22"/>
              </w:rPr>
            </w:pPr>
            <w:r>
              <w:rPr>
                <w:sz w:val="24"/>
                <w:szCs w:val="24"/>
              </w:rPr>
              <w:t>Integer – no Decimal places</w:t>
            </w:r>
          </w:p>
        </w:tc>
      </w:tr>
      <w:tr w:rsidR="006C3000" w14:paraId="7F934E66" w14:textId="77777777" w:rsidTr="006C3000">
        <w:tc>
          <w:tcPr>
            <w:tcW w:w="3212" w:type="dxa"/>
          </w:tcPr>
          <w:p w14:paraId="68AE1893" w14:textId="4E31CD54" w:rsidR="006C3000" w:rsidRDefault="006C3000" w:rsidP="00193096">
            <w:pPr>
              <w:jc w:val="both"/>
              <w:rPr>
                <w:sz w:val="24"/>
                <w:szCs w:val="22"/>
              </w:rPr>
            </w:pPr>
            <w:r>
              <w:rPr>
                <w:sz w:val="24"/>
                <w:szCs w:val="22"/>
              </w:rPr>
              <w:t>First</w:t>
            </w:r>
            <w:r w:rsidR="00193096">
              <w:rPr>
                <w:sz w:val="24"/>
                <w:szCs w:val="22"/>
              </w:rPr>
              <w:t>_</w:t>
            </w:r>
            <w:r>
              <w:rPr>
                <w:sz w:val="24"/>
                <w:szCs w:val="22"/>
              </w:rPr>
              <w:t>Name</w:t>
            </w:r>
          </w:p>
        </w:tc>
        <w:tc>
          <w:tcPr>
            <w:tcW w:w="3213" w:type="dxa"/>
          </w:tcPr>
          <w:p w14:paraId="79F1A5AD" w14:textId="3DBC6EA4" w:rsidR="006C3000" w:rsidRDefault="006C3000" w:rsidP="006C3000">
            <w:pPr>
              <w:jc w:val="both"/>
              <w:rPr>
                <w:sz w:val="24"/>
                <w:szCs w:val="22"/>
              </w:rPr>
            </w:pPr>
            <w:r>
              <w:rPr>
                <w:sz w:val="24"/>
                <w:szCs w:val="22"/>
              </w:rPr>
              <w:t>Short Text</w:t>
            </w:r>
          </w:p>
        </w:tc>
        <w:tc>
          <w:tcPr>
            <w:tcW w:w="3213" w:type="dxa"/>
          </w:tcPr>
          <w:p w14:paraId="466DDBBA" w14:textId="2F5F0249" w:rsidR="006C3000" w:rsidRDefault="006C3000" w:rsidP="006C3000">
            <w:pPr>
              <w:jc w:val="both"/>
              <w:rPr>
                <w:sz w:val="24"/>
                <w:szCs w:val="22"/>
              </w:rPr>
            </w:pPr>
            <w:r>
              <w:rPr>
                <w:sz w:val="24"/>
                <w:szCs w:val="22"/>
              </w:rPr>
              <w:t>50</w:t>
            </w:r>
          </w:p>
        </w:tc>
      </w:tr>
      <w:tr w:rsidR="006C3000" w14:paraId="1224CCB9" w14:textId="77777777" w:rsidTr="006C3000">
        <w:tc>
          <w:tcPr>
            <w:tcW w:w="3212" w:type="dxa"/>
          </w:tcPr>
          <w:p w14:paraId="5133AB78" w14:textId="60564429" w:rsidR="006C3000" w:rsidRDefault="00193096" w:rsidP="006C3000">
            <w:pPr>
              <w:jc w:val="both"/>
              <w:rPr>
                <w:sz w:val="24"/>
                <w:szCs w:val="22"/>
              </w:rPr>
            </w:pPr>
            <w:r>
              <w:rPr>
                <w:sz w:val="24"/>
                <w:szCs w:val="22"/>
              </w:rPr>
              <w:t>Last_</w:t>
            </w:r>
            <w:r w:rsidR="006C3000">
              <w:rPr>
                <w:sz w:val="24"/>
                <w:szCs w:val="22"/>
              </w:rPr>
              <w:t>Name</w:t>
            </w:r>
          </w:p>
        </w:tc>
        <w:tc>
          <w:tcPr>
            <w:tcW w:w="3213" w:type="dxa"/>
          </w:tcPr>
          <w:p w14:paraId="464603B8" w14:textId="6815C762" w:rsidR="006C3000" w:rsidRDefault="006C3000" w:rsidP="006C3000">
            <w:pPr>
              <w:jc w:val="both"/>
              <w:rPr>
                <w:sz w:val="24"/>
                <w:szCs w:val="22"/>
              </w:rPr>
            </w:pPr>
            <w:r>
              <w:rPr>
                <w:sz w:val="24"/>
                <w:szCs w:val="22"/>
              </w:rPr>
              <w:t>Short Text</w:t>
            </w:r>
          </w:p>
        </w:tc>
        <w:tc>
          <w:tcPr>
            <w:tcW w:w="3213" w:type="dxa"/>
          </w:tcPr>
          <w:p w14:paraId="07097D9E" w14:textId="526FCE17" w:rsidR="006C3000" w:rsidRDefault="006C3000" w:rsidP="006C3000">
            <w:pPr>
              <w:jc w:val="both"/>
              <w:rPr>
                <w:sz w:val="24"/>
                <w:szCs w:val="22"/>
              </w:rPr>
            </w:pPr>
            <w:r>
              <w:rPr>
                <w:sz w:val="24"/>
                <w:szCs w:val="22"/>
              </w:rPr>
              <w:t>50</w:t>
            </w:r>
          </w:p>
        </w:tc>
      </w:tr>
      <w:tr w:rsidR="006C3000" w14:paraId="65763698" w14:textId="77777777" w:rsidTr="006C3000">
        <w:tc>
          <w:tcPr>
            <w:tcW w:w="3212" w:type="dxa"/>
          </w:tcPr>
          <w:p w14:paraId="28CEA322" w14:textId="38708F17" w:rsidR="006C3000" w:rsidRDefault="006C3000" w:rsidP="006C3000">
            <w:pPr>
              <w:jc w:val="both"/>
              <w:rPr>
                <w:sz w:val="24"/>
                <w:szCs w:val="22"/>
              </w:rPr>
            </w:pPr>
            <w:r>
              <w:rPr>
                <w:sz w:val="24"/>
                <w:szCs w:val="22"/>
              </w:rPr>
              <w:t>Street</w:t>
            </w:r>
          </w:p>
        </w:tc>
        <w:tc>
          <w:tcPr>
            <w:tcW w:w="3213" w:type="dxa"/>
          </w:tcPr>
          <w:p w14:paraId="1A552599" w14:textId="55E4A355" w:rsidR="006C3000" w:rsidRDefault="006C3000" w:rsidP="006C3000">
            <w:pPr>
              <w:jc w:val="both"/>
              <w:rPr>
                <w:sz w:val="24"/>
                <w:szCs w:val="22"/>
              </w:rPr>
            </w:pPr>
            <w:r>
              <w:rPr>
                <w:sz w:val="24"/>
                <w:szCs w:val="22"/>
              </w:rPr>
              <w:t>Short Text</w:t>
            </w:r>
          </w:p>
        </w:tc>
        <w:tc>
          <w:tcPr>
            <w:tcW w:w="3213" w:type="dxa"/>
          </w:tcPr>
          <w:p w14:paraId="4F9014AE" w14:textId="15B64DA9" w:rsidR="006C3000" w:rsidRDefault="006C3000" w:rsidP="006C3000">
            <w:pPr>
              <w:jc w:val="both"/>
              <w:rPr>
                <w:sz w:val="24"/>
                <w:szCs w:val="22"/>
              </w:rPr>
            </w:pPr>
            <w:r>
              <w:rPr>
                <w:sz w:val="24"/>
                <w:szCs w:val="22"/>
              </w:rPr>
              <w:t>150</w:t>
            </w:r>
          </w:p>
        </w:tc>
      </w:tr>
      <w:tr w:rsidR="006C3000" w14:paraId="4E2CEDB2" w14:textId="77777777" w:rsidTr="006C3000">
        <w:tc>
          <w:tcPr>
            <w:tcW w:w="3212" w:type="dxa"/>
          </w:tcPr>
          <w:p w14:paraId="031947D4" w14:textId="7A7313F8" w:rsidR="006C3000" w:rsidRDefault="006C3000" w:rsidP="006C3000">
            <w:pPr>
              <w:jc w:val="both"/>
              <w:rPr>
                <w:sz w:val="24"/>
                <w:szCs w:val="22"/>
              </w:rPr>
            </w:pPr>
            <w:r>
              <w:rPr>
                <w:sz w:val="24"/>
                <w:szCs w:val="22"/>
              </w:rPr>
              <w:t>City</w:t>
            </w:r>
          </w:p>
        </w:tc>
        <w:tc>
          <w:tcPr>
            <w:tcW w:w="3213" w:type="dxa"/>
          </w:tcPr>
          <w:p w14:paraId="7BE544FD" w14:textId="7BCCB2C6" w:rsidR="006C3000" w:rsidRDefault="006C3000" w:rsidP="006C3000">
            <w:pPr>
              <w:jc w:val="both"/>
              <w:rPr>
                <w:sz w:val="24"/>
                <w:szCs w:val="22"/>
              </w:rPr>
            </w:pPr>
            <w:r>
              <w:rPr>
                <w:sz w:val="24"/>
                <w:szCs w:val="22"/>
              </w:rPr>
              <w:t>Short Text</w:t>
            </w:r>
          </w:p>
        </w:tc>
        <w:tc>
          <w:tcPr>
            <w:tcW w:w="3213" w:type="dxa"/>
          </w:tcPr>
          <w:p w14:paraId="259487DD" w14:textId="717859DF" w:rsidR="006C3000" w:rsidRDefault="006C3000" w:rsidP="006C3000">
            <w:pPr>
              <w:jc w:val="both"/>
              <w:rPr>
                <w:sz w:val="24"/>
                <w:szCs w:val="22"/>
              </w:rPr>
            </w:pPr>
            <w:r>
              <w:rPr>
                <w:sz w:val="24"/>
                <w:szCs w:val="22"/>
              </w:rPr>
              <w:t>50</w:t>
            </w:r>
          </w:p>
        </w:tc>
      </w:tr>
      <w:tr w:rsidR="006C3000" w14:paraId="1BA5204B" w14:textId="77777777" w:rsidTr="006C3000">
        <w:tc>
          <w:tcPr>
            <w:tcW w:w="3212" w:type="dxa"/>
          </w:tcPr>
          <w:p w14:paraId="2CA79949" w14:textId="0C7A0D1D" w:rsidR="006C3000" w:rsidRDefault="006C3000" w:rsidP="006C3000">
            <w:pPr>
              <w:jc w:val="both"/>
              <w:rPr>
                <w:sz w:val="24"/>
                <w:szCs w:val="22"/>
              </w:rPr>
            </w:pPr>
            <w:r>
              <w:rPr>
                <w:sz w:val="24"/>
                <w:szCs w:val="22"/>
              </w:rPr>
              <w:t>State</w:t>
            </w:r>
          </w:p>
        </w:tc>
        <w:tc>
          <w:tcPr>
            <w:tcW w:w="3213" w:type="dxa"/>
          </w:tcPr>
          <w:p w14:paraId="34B05445" w14:textId="239908E7" w:rsidR="006C3000" w:rsidRDefault="006C3000" w:rsidP="006C3000">
            <w:pPr>
              <w:jc w:val="both"/>
              <w:rPr>
                <w:sz w:val="24"/>
                <w:szCs w:val="22"/>
              </w:rPr>
            </w:pPr>
            <w:r>
              <w:rPr>
                <w:sz w:val="24"/>
                <w:szCs w:val="22"/>
              </w:rPr>
              <w:t xml:space="preserve">Short Text </w:t>
            </w:r>
          </w:p>
        </w:tc>
        <w:tc>
          <w:tcPr>
            <w:tcW w:w="3213" w:type="dxa"/>
          </w:tcPr>
          <w:p w14:paraId="6B9DB13B" w14:textId="40F74622" w:rsidR="006C3000" w:rsidRDefault="006C3000" w:rsidP="006C3000">
            <w:pPr>
              <w:jc w:val="both"/>
              <w:rPr>
                <w:sz w:val="24"/>
                <w:szCs w:val="22"/>
              </w:rPr>
            </w:pPr>
            <w:r>
              <w:rPr>
                <w:sz w:val="24"/>
                <w:szCs w:val="22"/>
              </w:rPr>
              <w:t>3</w:t>
            </w:r>
          </w:p>
        </w:tc>
      </w:tr>
      <w:tr w:rsidR="006C3000" w14:paraId="54A051A6" w14:textId="77777777" w:rsidTr="006C3000">
        <w:tc>
          <w:tcPr>
            <w:tcW w:w="3212" w:type="dxa"/>
          </w:tcPr>
          <w:p w14:paraId="28D49A77" w14:textId="43D4B3A4" w:rsidR="006C3000" w:rsidRDefault="00193096" w:rsidP="006C3000">
            <w:pPr>
              <w:jc w:val="both"/>
              <w:rPr>
                <w:sz w:val="24"/>
                <w:szCs w:val="22"/>
              </w:rPr>
            </w:pPr>
            <w:r>
              <w:rPr>
                <w:sz w:val="24"/>
                <w:szCs w:val="22"/>
              </w:rPr>
              <w:t>Zip_</w:t>
            </w:r>
            <w:r w:rsidR="006C3000">
              <w:rPr>
                <w:sz w:val="24"/>
                <w:szCs w:val="22"/>
              </w:rPr>
              <w:t>Code</w:t>
            </w:r>
          </w:p>
        </w:tc>
        <w:tc>
          <w:tcPr>
            <w:tcW w:w="3213" w:type="dxa"/>
          </w:tcPr>
          <w:p w14:paraId="7F368A10" w14:textId="59F369FC" w:rsidR="006C3000" w:rsidRDefault="00AB4E19" w:rsidP="006C3000">
            <w:pPr>
              <w:jc w:val="both"/>
              <w:rPr>
                <w:sz w:val="24"/>
                <w:szCs w:val="22"/>
              </w:rPr>
            </w:pPr>
            <w:r>
              <w:rPr>
                <w:sz w:val="24"/>
                <w:szCs w:val="22"/>
              </w:rPr>
              <w:t>Short Text</w:t>
            </w:r>
          </w:p>
        </w:tc>
        <w:tc>
          <w:tcPr>
            <w:tcW w:w="3213" w:type="dxa"/>
          </w:tcPr>
          <w:p w14:paraId="6A5B88E9" w14:textId="53A71776" w:rsidR="006C3000" w:rsidRDefault="00AB4E19" w:rsidP="006C3000">
            <w:pPr>
              <w:jc w:val="both"/>
              <w:rPr>
                <w:sz w:val="24"/>
                <w:szCs w:val="22"/>
              </w:rPr>
            </w:pPr>
            <w:r>
              <w:rPr>
                <w:sz w:val="24"/>
                <w:szCs w:val="24"/>
              </w:rPr>
              <w:t>Zip Code Input Mask</w:t>
            </w:r>
          </w:p>
        </w:tc>
      </w:tr>
      <w:tr w:rsidR="006C3000" w14:paraId="6E1FCAF4" w14:textId="77777777" w:rsidTr="006C3000">
        <w:tc>
          <w:tcPr>
            <w:tcW w:w="3212" w:type="dxa"/>
          </w:tcPr>
          <w:p w14:paraId="25692293" w14:textId="78EC28D0" w:rsidR="006C3000" w:rsidRDefault="00193096" w:rsidP="006C3000">
            <w:pPr>
              <w:jc w:val="both"/>
              <w:rPr>
                <w:sz w:val="24"/>
                <w:szCs w:val="22"/>
              </w:rPr>
            </w:pPr>
            <w:r>
              <w:rPr>
                <w:sz w:val="24"/>
                <w:szCs w:val="22"/>
              </w:rPr>
              <w:t>Phone_</w:t>
            </w:r>
            <w:r w:rsidR="006C3000">
              <w:rPr>
                <w:sz w:val="24"/>
                <w:szCs w:val="22"/>
              </w:rPr>
              <w:t>Number</w:t>
            </w:r>
          </w:p>
        </w:tc>
        <w:tc>
          <w:tcPr>
            <w:tcW w:w="3213" w:type="dxa"/>
          </w:tcPr>
          <w:p w14:paraId="4D603000" w14:textId="61F81E3E" w:rsidR="006C3000" w:rsidRDefault="006C3000" w:rsidP="006C3000">
            <w:pPr>
              <w:jc w:val="both"/>
              <w:rPr>
                <w:sz w:val="24"/>
                <w:szCs w:val="22"/>
              </w:rPr>
            </w:pPr>
            <w:r>
              <w:rPr>
                <w:sz w:val="24"/>
                <w:szCs w:val="22"/>
              </w:rPr>
              <w:t>Short Text</w:t>
            </w:r>
          </w:p>
        </w:tc>
        <w:tc>
          <w:tcPr>
            <w:tcW w:w="3213" w:type="dxa"/>
          </w:tcPr>
          <w:p w14:paraId="7E1E5E97" w14:textId="6DD43239" w:rsidR="006C3000" w:rsidRDefault="00AB4E19" w:rsidP="006C3000">
            <w:pPr>
              <w:jc w:val="both"/>
              <w:rPr>
                <w:sz w:val="24"/>
                <w:szCs w:val="22"/>
              </w:rPr>
            </w:pPr>
            <w:r>
              <w:rPr>
                <w:sz w:val="24"/>
                <w:szCs w:val="22"/>
              </w:rPr>
              <w:t>Phone Number Input Mask</w:t>
            </w:r>
          </w:p>
        </w:tc>
      </w:tr>
      <w:tr w:rsidR="006C3000" w14:paraId="0ED83E3B" w14:textId="77777777" w:rsidTr="006C3000">
        <w:tc>
          <w:tcPr>
            <w:tcW w:w="3212" w:type="dxa"/>
          </w:tcPr>
          <w:p w14:paraId="1C1B58C1" w14:textId="48D18D71" w:rsidR="006C3000" w:rsidRDefault="006C3000" w:rsidP="006C3000">
            <w:pPr>
              <w:jc w:val="both"/>
              <w:rPr>
                <w:sz w:val="24"/>
                <w:szCs w:val="22"/>
              </w:rPr>
            </w:pPr>
            <w:r>
              <w:rPr>
                <w:sz w:val="24"/>
                <w:szCs w:val="22"/>
              </w:rPr>
              <w:t xml:space="preserve">Email </w:t>
            </w:r>
          </w:p>
        </w:tc>
        <w:tc>
          <w:tcPr>
            <w:tcW w:w="3213" w:type="dxa"/>
          </w:tcPr>
          <w:p w14:paraId="6028AFB7" w14:textId="370FDAAE" w:rsidR="006C3000" w:rsidRDefault="006C3000" w:rsidP="006C3000">
            <w:pPr>
              <w:jc w:val="both"/>
              <w:rPr>
                <w:sz w:val="24"/>
                <w:szCs w:val="22"/>
              </w:rPr>
            </w:pPr>
            <w:r>
              <w:rPr>
                <w:sz w:val="24"/>
                <w:szCs w:val="22"/>
              </w:rPr>
              <w:t>Short Text</w:t>
            </w:r>
          </w:p>
        </w:tc>
        <w:tc>
          <w:tcPr>
            <w:tcW w:w="3213" w:type="dxa"/>
          </w:tcPr>
          <w:p w14:paraId="13E9E3E3" w14:textId="5204C714" w:rsidR="006C3000" w:rsidRDefault="006C3000" w:rsidP="006C3000">
            <w:pPr>
              <w:jc w:val="both"/>
              <w:rPr>
                <w:sz w:val="24"/>
                <w:szCs w:val="22"/>
              </w:rPr>
            </w:pPr>
            <w:r>
              <w:rPr>
                <w:sz w:val="24"/>
                <w:szCs w:val="22"/>
              </w:rPr>
              <w:t>50</w:t>
            </w:r>
          </w:p>
        </w:tc>
      </w:tr>
      <w:tr w:rsidR="006C3000" w14:paraId="2A68174A" w14:textId="77777777" w:rsidTr="006C3000">
        <w:tc>
          <w:tcPr>
            <w:tcW w:w="3212" w:type="dxa"/>
          </w:tcPr>
          <w:p w14:paraId="3F6B882A" w14:textId="01A5FE99" w:rsidR="006C3000" w:rsidRDefault="00AB4E19" w:rsidP="00193096">
            <w:pPr>
              <w:jc w:val="both"/>
              <w:rPr>
                <w:sz w:val="24"/>
                <w:szCs w:val="22"/>
              </w:rPr>
            </w:pPr>
            <w:r>
              <w:rPr>
                <w:sz w:val="24"/>
                <w:szCs w:val="22"/>
              </w:rPr>
              <w:t>Start_Date</w:t>
            </w:r>
          </w:p>
        </w:tc>
        <w:tc>
          <w:tcPr>
            <w:tcW w:w="3213" w:type="dxa"/>
          </w:tcPr>
          <w:p w14:paraId="1B53920B" w14:textId="0C9B8249" w:rsidR="006C3000" w:rsidRDefault="00AB4E19" w:rsidP="006C3000">
            <w:pPr>
              <w:jc w:val="both"/>
              <w:rPr>
                <w:sz w:val="24"/>
                <w:szCs w:val="22"/>
              </w:rPr>
            </w:pPr>
            <w:r>
              <w:rPr>
                <w:sz w:val="24"/>
                <w:szCs w:val="22"/>
              </w:rPr>
              <w:t>Date/Time</w:t>
            </w:r>
          </w:p>
        </w:tc>
        <w:tc>
          <w:tcPr>
            <w:tcW w:w="3213" w:type="dxa"/>
          </w:tcPr>
          <w:p w14:paraId="70168137" w14:textId="46F35278" w:rsidR="006C3000" w:rsidRDefault="00AB4E19" w:rsidP="006C3000">
            <w:pPr>
              <w:jc w:val="both"/>
              <w:rPr>
                <w:sz w:val="24"/>
                <w:szCs w:val="22"/>
              </w:rPr>
            </w:pPr>
            <w:r>
              <w:rPr>
                <w:sz w:val="24"/>
                <w:szCs w:val="24"/>
              </w:rPr>
              <w:t>Short Date</w:t>
            </w:r>
          </w:p>
        </w:tc>
      </w:tr>
      <w:tr w:rsidR="006C3000" w14:paraId="082920F9" w14:textId="77777777" w:rsidTr="006C3000">
        <w:tc>
          <w:tcPr>
            <w:tcW w:w="3212" w:type="dxa"/>
          </w:tcPr>
          <w:p w14:paraId="2E5200A5" w14:textId="0D703ADB" w:rsidR="006C3000" w:rsidRDefault="00193096" w:rsidP="006C3000">
            <w:pPr>
              <w:jc w:val="both"/>
              <w:rPr>
                <w:sz w:val="24"/>
                <w:szCs w:val="22"/>
              </w:rPr>
            </w:pPr>
            <w:r>
              <w:rPr>
                <w:sz w:val="24"/>
                <w:szCs w:val="22"/>
              </w:rPr>
              <w:t>Pay_</w:t>
            </w:r>
            <w:r w:rsidR="006C3000">
              <w:rPr>
                <w:sz w:val="24"/>
                <w:szCs w:val="22"/>
              </w:rPr>
              <w:t>Rate</w:t>
            </w:r>
          </w:p>
        </w:tc>
        <w:tc>
          <w:tcPr>
            <w:tcW w:w="3213" w:type="dxa"/>
          </w:tcPr>
          <w:p w14:paraId="1AEF967B" w14:textId="2A2D9CDF" w:rsidR="006C3000" w:rsidRDefault="006C3000" w:rsidP="006C3000">
            <w:pPr>
              <w:jc w:val="both"/>
              <w:rPr>
                <w:sz w:val="24"/>
                <w:szCs w:val="22"/>
              </w:rPr>
            </w:pPr>
            <w:r>
              <w:rPr>
                <w:sz w:val="24"/>
                <w:szCs w:val="22"/>
              </w:rPr>
              <w:t>Number</w:t>
            </w:r>
          </w:p>
        </w:tc>
        <w:tc>
          <w:tcPr>
            <w:tcW w:w="3213" w:type="dxa"/>
          </w:tcPr>
          <w:p w14:paraId="746CACAB" w14:textId="32E7F26D" w:rsidR="006C3000" w:rsidRDefault="006C3000" w:rsidP="006C3000">
            <w:pPr>
              <w:jc w:val="both"/>
              <w:rPr>
                <w:sz w:val="24"/>
                <w:szCs w:val="24"/>
              </w:rPr>
            </w:pPr>
            <w:r>
              <w:rPr>
                <w:sz w:val="24"/>
                <w:szCs w:val="24"/>
              </w:rPr>
              <w:t>Integer – no Decimal places</w:t>
            </w:r>
          </w:p>
        </w:tc>
      </w:tr>
      <w:tr w:rsidR="006C3000" w14:paraId="199364AD" w14:textId="77777777" w:rsidTr="006C3000">
        <w:tc>
          <w:tcPr>
            <w:tcW w:w="3212" w:type="dxa"/>
          </w:tcPr>
          <w:p w14:paraId="0509516D" w14:textId="42115404" w:rsidR="006C3000" w:rsidRDefault="00193096" w:rsidP="006C3000">
            <w:pPr>
              <w:jc w:val="both"/>
              <w:rPr>
                <w:sz w:val="24"/>
                <w:szCs w:val="22"/>
              </w:rPr>
            </w:pPr>
            <w:r>
              <w:rPr>
                <w:sz w:val="24"/>
                <w:szCs w:val="22"/>
              </w:rPr>
              <w:t>Job_</w:t>
            </w:r>
            <w:r w:rsidR="006C3000">
              <w:rPr>
                <w:sz w:val="24"/>
                <w:szCs w:val="22"/>
              </w:rPr>
              <w:t>Title</w:t>
            </w:r>
          </w:p>
        </w:tc>
        <w:tc>
          <w:tcPr>
            <w:tcW w:w="3213" w:type="dxa"/>
          </w:tcPr>
          <w:p w14:paraId="518583DC" w14:textId="1362A70F" w:rsidR="006C3000" w:rsidRDefault="006C3000" w:rsidP="006C3000">
            <w:pPr>
              <w:jc w:val="both"/>
              <w:rPr>
                <w:sz w:val="24"/>
                <w:szCs w:val="22"/>
              </w:rPr>
            </w:pPr>
            <w:r>
              <w:rPr>
                <w:sz w:val="24"/>
                <w:szCs w:val="22"/>
              </w:rPr>
              <w:t>Short Text</w:t>
            </w:r>
          </w:p>
        </w:tc>
        <w:tc>
          <w:tcPr>
            <w:tcW w:w="3213" w:type="dxa"/>
          </w:tcPr>
          <w:p w14:paraId="0A2070C8" w14:textId="40D3EA1C" w:rsidR="006C3000" w:rsidRDefault="006C3000" w:rsidP="006C3000">
            <w:pPr>
              <w:jc w:val="both"/>
              <w:rPr>
                <w:sz w:val="24"/>
                <w:szCs w:val="24"/>
              </w:rPr>
            </w:pPr>
            <w:r>
              <w:rPr>
                <w:sz w:val="24"/>
                <w:szCs w:val="24"/>
              </w:rPr>
              <w:t>255</w:t>
            </w:r>
          </w:p>
        </w:tc>
      </w:tr>
    </w:tbl>
    <w:p w14:paraId="57889A30" w14:textId="77777777" w:rsidR="009D1B3D" w:rsidRDefault="009D1B3D" w:rsidP="009D1B3D">
      <w:pPr>
        <w:pStyle w:val="ListParagraph"/>
        <w:rPr>
          <w:sz w:val="24"/>
          <w:szCs w:val="24"/>
        </w:rPr>
      </w:pPr>
    </w:p>
    <w:p w14:paraId="6837FAC0" w14:textId="43B02502" w:rsidR="006C3000" w:rsidRPr="002E3CFA" w:rsidRDefault="006C3000" w:rsidP="006C3000">
      <w:pPr>
        <w:pStyle w:val="ListParagraph"/>
        <w:numPr>
          <w:ilvl w:val="0"/>
          <w:numId w:val="28"/>
        </w:numPr>
        <w:rPr>
          <w:sz w:val="24"/>
          <w:szCs w:val="24"/>
        </w:rPr>
      </w:pPr>
      <w:r>
        <w:rPr>
          <w:sz w:val="24"/>
          <w:szCs w:val="24"/>
        </w:rPr>
        <w:t xml:space="preserve">Save the file as Job3 _ </w:t>
      </w:r>
      <w:r w:rsidR="006C32DC">
        <w:rPr>
          <w:sz w:val="24"/>
          <w:szCs w:val="24"/>
        </w:rPr>
        <w:t>Contestant ID#</w:t>
      </w:r>
    </w:p>
    <w:p w14:paraId="7A3EE5D5" w14:textId="6DF7E2D2" w:rsidR="006C3000" w:rsidRDefault="006C32DC" w:rsidP="006C3000">
      <w:pPr>
        <w:pStyle w:val="ListParagraph"/>
        <w:numPr>
          <w:ilvl w:val="0"/>
          <w:numId w:val="28"/>
        </w:numPr>
        <w:rPr>
          <w:sz w:val="24"/>
          <w:szCs w:val="24"/>
        </w:rPr>
      </w:pPr>
      <w:r w:rsidRPr="002E3CFA">
        <w:rPr>
          <w:sz w:val="24"/>
          <w:szCs w:val="24"/>
        </w:rPr>
        <w:t xml:space="preserve">Create a new </w:t>
      </w:r>
      <w:r>
        <w:rPr>
          <w:sz w:val="24"/>
          <w:szCs w:val="24"/>
        </w:rPr>
        <w:t>table with the same name</w:t>
      </w:r>
    </w:p>
    <w:p w14:paraId="5A041C48" w14:textId="027DA094" w:rsidR="006C3000" w:rsidRDefault="006C3000" w:rsidP="006C3000">
      <w:pPr>
        <w:pStyle w:val="ListParagraph"/>
        <w:numPr>
          <w:ilvl w:val="0"/>
          <w:numId w:val="28"/>
        </w:numPr>
        <w:rPr>
          <w:sz w:val="24"/>
          <w:szCs w:val="24"/>
        </w:rPr>
      </w:pPr>
      <w:r>
        <w:rPr>
          <w:sz w:val="24"/>
          <w:szCs w:val="24"/>
        </w:rPr>
        <w:t>Input the data from the table below into the database</w:t>
      </w:r>
    </w:p>
    <w:p w14:paraId="288608A9" w14:textId="77777777" w:rsidR="00465DA6" w:rsidRPr="00465DA6" w:rsidRDefault="00465DA6" w:rsidP="00465DA6">
      <w:pPr>
        <w:rPr>
          <w:sz w:val="24"/>
          <w:szCs w:val="24"/>
        </w:rPr>
      </w:pPr>
    </w:p>
    <w:tbl>
      <w:tblPr>
        <w:tblW w:w="11700" w:type="dxa"/>
        <w:tblCellSpacing w:w="0" w:type="dxa"/>
        <w:tblInd w:w="-908" w:type="dxa"/>
        <w:tblBorders>
          <w:top w:val="outset" w:sz="6" w:space="0" w:color="auto"/>
          <w:left w:val="outset" w:sz="6" w:space="0" w:color="auto"/>
          <w:bottom w:val="outset" w:sz="6" w:space="0" w:color="auto"/>
          <w:right w:val="outset" w:sz="6"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06"/>
        <w:gridCol w:w="725"/>
        <w:gridCol w:w="874"/>
        <w:gridCol w:w="964"/>
        <w:gridCol w:w="942"/>
        <w:gridCol w:w="563"/>
        <w:gridCol w:w="651"/>
        <w:gridCol w:w="1440"/>
        <w:gridCol w:w="1850"/>
        <w:gridCol w:w="1028"/>
        <w:gridCol w:w="611"/>
        <w:gridCol w:w="1346"/>
      </w:tblGrid>
      <w:tr w:rsidR="00465DA6" w:rsidRPr="00465DA6" w14:paraId="323DFE39" w14:textId="77777777" w:rsidTr="00465DA6">
        <w:trPr>
          <w:tblHeader/>
          <w:tblCellSpacing w:w="0" w:type="dxa"/>
        </w:trPr>
        <w:tc>
          <w:tcPr>
            <w:tcW w:w="706"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15B0D65D" w14:textId="77777777" w:rsidR="00465DA6" w:rsidRPr="00465DA6" w:rsidRDefault="00465DA6" w:rsidP="00465DA6">
            <w:pPr>
              <w:jc w:val="center"/>
              <w:rPr>
                <w:rFonts w:ascii="Calibri" w:hAnsi="Calibri" w:cs="Calibri"/>
                <w:b/>
                <w:bCs/>
                <w:color w:val="000000"/>
              </w:rPr>
            </w:pPr>
            <w:r w:rsidRPr="00465DA6">
              <w:rPr>
                <w:rFonts w:ascii="Calibri" w:hAnsi="Calibri" w:cs="Calibri"/>
                <w:b/>
                <w:bCs/>
                <w:color w:val="000000"/>
              </w:rPr>
              <w:t>Emplo</w:t>
            </w:r>
          </w:p>
          <w:p w14:paraId="1800E8B0" w14:textId="5DD6D4DC" w:rsidR="00465DA6" w:rsidRPr="00465DA6" w:rsidRDefault="00465DA6" w:rsidP="00465DA6">
            <w:pPr>
              <w:jc w:val="center"/>
              <w:rPr>
                <w:b/>
                <w:bCs/>
              </w:rPr>
            </w:pPr>
            <w:r w:rsidRPr="00465DA6">
              <w:rPr>
                <w:rFonts w:ascii="Calibri" w:hAnsi="Calibri" w:cs="Calibri"/>
                <w:b/>
                <w:bCs/>
                <w:color w:val="000000"/>
              </w:rPr>
              <w:t>yee_ID</w:t>
            </w:r>
          </w:p>
        </w:tc>
        <w:tc>
          <w:tcPr>
            <w:tcW w:w="725"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50B1500C" w14:textId="77777777" w:rsidR="00465DA6" w:rsidRPr="00465DA6" w:rsidRDefault="00465DA6" w:rsidP="00465DA6">
            <w:pPr>
              <w:jc w:val="center"/>
              <w:rPr>
                <w:rFonts w:ascii="Calibri" w:hAnsi="Calibri" w:cs="Calibri"/>
                <w:b/>
                <w:bCs/>
                <w:color w:val="000000"/>
              </w:rPr>
            </w:pPr>
            <w:r w:rsidRPr="00465DA6">
              <w:rPr>
                <w:rFonts w:ascii="Calibri" w:hAnsi="Calibri" w:cs="Calibri"/>
                <w:b/>
                <w:bCs/>
                <w:color w:val="000000"/>
              </w:rPr>
              <w:t>First</w:t>
            </w:r>
          </w:p>
          <w:p w14:paraId="75EB776F" w14:textId="7BFA6994" w:rsidR="00465DA6" w:rsidRPr="00465DA6" w:rsidRDefault="00465DA6" w:rsidP="00465DA6">
            <w:pPr>
              <w:jc w:val="center"/>
              <w:rPr>
                <w:b/>
                <w:bCs/>
              </w:rPr>
            </w:pPr>
            <w:r w:rsidRPr="00465DA6">
              <w:rPr>
                <w:rFonts w:ascii="Calibri" w:hAnsi="Calibri" w:cs="Calibri"/>
                <w:b/>
                <w:bCs/>
                <w:color w:val="000000"/>
              </w:rPr>
              <w:t>_Name</w:t>
            </w:r>
          </w:p>
        </w:tc>
        <w:tc>
          <w:tcPr>
            <w:tcW w:w="874"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495095FD" w14:textId="77777777" w:rsidR="00465DA6" w:rsidRPr="00465DA6" w:rsidRDefault="00465DA6" w:rsidP="00465DA6">
            <w:pPr>
              <w:jc w:val="center"/>
              <w:rPr>
                <w:rFonts w:ascii="Calibri" w:hAnsi="Calibri" w:cs="Calibri"/>
                <w:b/>
                <w:bCs/>
                <w:color w:val="000000"/>
              </w:rPr>
            </w:pPr>
            <w:r w:rsidRPr="00465DA6">
              <w:rPr>
                <w:rFonts w:ascii="Calibri" w:hAnsi="Calibri" w:cs="Calibri"/>
                <w:b/>
                <w:bCs/>
                <w:color w:val="000000"/>
              </w:rPr>
              <w:t>Last</w:t>
            </w:r>
          </w:p>
          <w:p w14:paraId="6551D2CF" w14:textId="05F95578" w:rsidR="00465DA6" w:rsidRPr="00465DA6" w:rsidRDefault="00465DA6" w:rsidP="00465DA6">
            <w:pPr>
              <w:jc w:val="center"/>
              <w:rPr>
                <w:b/>
                <w:bCs/>
              </w:rPr>
            </w:pPr>
            <w:r w:rsidRPr="00465DA6">
              <w:rPr>
                <w:rFonts w:ascii="Calibri" w:hAnsi="Calibri" w:cs="Calibri"/>
                <w:b/>
                <w:bCs/>
                <w:color w:val="000000"/>
              </w:rPr>
              <w:t>_Name</w:t>
            </w:r>
          </w:p>
        </w:tc>
        <w:tc>
          <w:tcPr>
            <w:tcW w:w="964"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0F114836" w14:textId="77777777" w:rsidR="00465DA6" w:rsidRPr="00465DA6" w:rsidRDefault="00465DA6" w:rsidP="00465DA6">
            <w:pPr>
              <w:jc w:val="center"/>
              <w:rPr>
                <w:b/>
                <w:bCs/>
              </w:rPr>
            </w:pPr>
            <w:r w:rsidRPr="00465DA6">
              <w:rPr>
                <w:rFonts w:ascii="Calibri" w:hAnsi="Calibri" w:cs="Calibri"/>
                <w:b/>
                <w:bCs/>
                <w:color w:val="000000"/>
              </w:rPr>
              <w:t>Street</w:t>
            </w:r>
          </w:p>
        </w:tc>
        <w:tc>
          <w:tcPr>
            <w:tcW w:w="942"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250C0082" w14:textId="77777777" w:rsidR="00465DA6" w:rsidRPr="00465DA6" w:rsidRDefault="00465DA6" w:rsidP="00465DA6">
            <w:pPr>
              <w:jc w:val="center"/>
              <w:rPr>
                <w:b/>
                <w:bCs/>
              </w:rPr>
            </w:pPr>
            <w:r w:rsidRPr="00465DA6">
              <w:rPr>
                <w:rFonts w:ascii="Calibri" w:hAnsi="Calibri" w:cs="Calibri"/>
                <w:b/>
                <w:bCs/>
                <w:color w:val="000000"/>
              </w:rPr>
              <w:t>City</w:t>
            </w:r>
          </w:p>
        </w:tc>
        <w:tc>
          <w:tcPr>
            <w:tcW w:w="563"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587C3A3D" w14:textId="77777777" w:rsidR="00465DA6" w:rsidRPr="00465DA6" w:rsidRDefault="00465DA6" w:rsidP="00465DA6">
            <w:pPr>
              <w:jc w:val="center"/>
              <w:rPr>
                <w:b/>
                <w:bCs/>
              </w:rPr>
            </w:pPr>
            <w:r w:rsidRPr="00465DA6">
              <w:rPr>
                <w:rFonts w:ascii="Calibri" w:hAnsi="Calibri" w:cs="Calibri"/>
                <w:b/>
                <w:bCs/>
                <w:color w:val="000000"/>
              </w:rPr>
              <w:t>State</w:t>
            </w:r>
          </w:p>
        </w:tc>
        <w:tc>
          <w:tcPr>
            <w:tcW w:w="651"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0FB9A141" w14:textId="77777777" w:rsidR="00465DA6" w:rsidRPr="00465DA6" w:rsidRDefault="00465DA6" w:rsidP="00465DA6">
            <w:pPr>
              <w:jc w:val="center"/>
              <w:rPr>
                <w:rFonts w:ascii="Calibri" w:hAnsi="Calibri" w:cs="Calibri"/>
                <w:b/>
                <w:bCs/>
                <w:color w:val="000000"/>
              </w:rPr>
            </w:pPr>
            <w:r w:rsidRPr="00465DA6">
              <w:rPr>
                <w:rFonts w:ascii="Calibri" w:hAnsi="Calibri" w:cs="Calibri"/>
                <w:b/>
                <w:bCs/>
                <w:color w:val="000000"/>
              </w:rPr>
              <w:t>Zip</w:t>
            </w:r>
          </w:p>
          <w:p w14:paraId="30D32D26" w14:textId="444E6D08" w:rsidR="00465DA6" w:rsidRPr="00465DA6" w:rsidRDefault="00465DA6" w:rsidP="00465DA6">
            <w:pPr>
              <w:jc w:val="center"/>
              <w:rPr>
                <w:b/>
                <w:bCs/>
              </w:rPr>
            </w:pPr>
            <w:r w:rsidRPr="00465DA6">
              <w:rPr>
                <w:rFonts w:ascii="Calibri" w:hAnsi="Calibri" w:cs="Calibri"/>
                <w:b/>
                <w:bCs/>
                <w:color w:val="000000"/>
              </w:rPr>
              <w:t>_Code</w:t>
            </w:r>
          </w:p>
        </w:tc>
        <w:tc>
          <w:tcPr>
            <w:tcW w:w="1440"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3077CF5E" w14:textId="77777777" w:rsidR="00465DA6" w:rsidRPr="00465DA6" w:rsidRDefault="00465DA6" w:rsidP="00465DA6">
            <w:pPr>
              <w:jc w:val="center"/>
              <w:rPr>
                <w:b/>
                <w:bCs/>
              </w:rPr>
            </w:pPr>
            <w:r w:rsidRPr="00465DA6">
              <w:rPr>
                <w:rFonts w:ascii="Calibri" w:hAnsi="Calibri" w:cs="Calibri"/>
                <w:b/>
                <w:bCs/>
                <w:color w:val="000000"/>
              </w:rPr>
              <w:t>Phone_Number</w:t>
            </w:r>
          </w:p>
        </w:tc>
        <w:tc>
          <w:tcPr>
            <w:tcW w:w="1850"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7F5B0457" w14:textId="77777777" w:rsidR="00465DA6" w:rsidRPr="00465DA6" w:rsidRDefault="00465DA6" w:rsidP="00465DA6">
            <w:pPr>
              <w:jc w:val="center"/>
              <w:rPr>
                <w:b/>
                <w:bCs/>
              </w:rPr>
            </w:pPr>
            <w:r w:rsidRPr="00465DA6">
              <w:rPr>
                <w:rFonts w:ascii="Calibri" w:hAnsi="Calibri" w:cs="Calibri"/>
                <w:b/>
                <w:bCs/>
                <w:color w:val="000000"/>
              </w:rPr>
              <w:t>Email</w:t>
            </w:r>
          </w:p>
        </w:tc>
        <w:tc>
          <w:tcPr>
            <w:tcW w:w="1028"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61C26A79" w14:textId="77777777" w:rsidR="00465DA6" w:rsidRPr="00465DA6" w:rsidRDefault="00465DA6" w:rsidP="00465DA6">
            <w:pPr>
              <w:jc w:val="center"/>
              <w:rPr>
                <w:b/>
                <w:bCs/>
              </w:rPr>
            </w:pPr>
            <w:r w:rsidRPr="00465DA6">
              <w:rPr>
                <w:rFonts w:ascii="Calibri" w:hAnsi="Calibri" w:cs="Calibri"/>
                <w:b/>
                <w:bCs/>
                <w:color w:val="000000"/>
              </w:rPr>
              <w:t>Start_Date</w:t>
            </w:r>
          </w:p>
        </w:tc>
        <w:tc>
          <w:tcPr>
            <w:tcW w:w="611"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31F36480" w14:textId="77777777" w:rsidR="00465DA6" w:rsidRDefault="00465DA6" w:rsidP="00465DA6">
            <w:pPr>
              <w:jc w:val="center"/>
              <w:rPr>
                <w:rFonts w:ascii="Calibri" w:hAnsi="Calibri" w:cs="Calibri"/>
                <w:b/>
                <w:bCs/>
                <w:color w:val="000000"/>
              </w:rPr>
            </w:pPr>
            <w:r w:rsidRPr="00465DA6">
              <w:rPr>
                <w:rFonts w:ascii="Calibri" w:hAnsi="Calibri" w:cs="Calibri"/>
                <w:b/>
                <w:bCs/>
                <w:color w:val="000000"/>
              </w:rPr>
              <w:t>Pay</w:t>
            </w:r>
          </w:p>
          <w:p w14:paraId="7A7BA14F" w14:textId="27F9B722" w:rsidR="00465DA6" w:rsidRPr="00465DA6" w:rsidRDefault="00465DA6" w:rsidP="00465DA6">
            <w:pPr>
              <w:jc w:val="center"/>
              <w:rPr>
                <w:b/>
                <w:bCs/>
              </w:rPr>
            </w:pPr>
            <w:r w:rsidRPr="00465DA6">
              <w:rPr>
                <w:rFonts w:ascii="Calibri" w:hAnsi="Calibri" w:cs="Calibri"/>
                <w:b/>
                <w:bCs/>
                <w:color w:val="000000"/>
              </w:rPr>
              <w:t>_Rate</w:t>
            </w:r>
          </w:p>
        </w:tc>
        <w:tc>
          <w:tcPr>
            <w:tcW w:w="1346"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73E84F7A" w14:textId="77777777" w:rsidR="00465DA6" w:rsidRPr="00465DA6" w:rsidRDefault="00465DA6" w:rsidP="00465DA6">
            <w:pPr>
              <w:jc w:val="center"/>
              <w:rPr>
                <w:b/>
                <w:bCs/>
              </w:rPr>
            </w:pPr>
            <w:r w:rsidRPr="00465DA6">
              <w:rPr>
                <w:rFonts w:ascii="Calibri" w:hAnsi="Calibri" w:cs="Calibri"/>
                <w:b/>
                <w:bCs/>
                <w:color w:val="000000"/>
              </w:rPr>
              <w:t>Job_Title</w:t>
            </w:r>
          </w:p>
        </w:tc>
      </w:tr>
      <w:tr w:rsidR="00465DA6" w:rsidRPr="00465DA6" w14:paraId="3BAA0E82" w14:textId="77777777" w:rsidTr="00465DA6">
        <w:trPr>
          <w:tblCellSpacing w:w="0" w:type="dxa"/>
        </w:trPr>
        <w:tc>
          <w:tcPr>
            <w:tcW w:w="706" w:type="dxa"/>
            <w:tcBorders>
              <w:top w:val="outset" w:sz="6" w:space="0" w:color="E7E6E6"/>
              <w:left w:val="outset" w:sz="6" w:space="0" w:color="E7E6E6"/>
              <w:bottom w:val="outset" w:sz="6" w:space="0" w:color="E7E6E6"/>
              <w:right w:val="outset" w:sz="6" w:space="0" w:color="E7E6E6"/>
            </w:tcBorders>
            <w:shd w:val="clear" w:color="auto" w:fill="FFFFFF"/>
            <w:hideMark/>
          </w:tcPr>
          <w:p w14:paraId="0F4E90C6" w14:textId="77777777" w:rsidR="00465DA6" w:rsidRPr="00465DA6" w:rsidRDefault="00465DA6" w:rsidP="00465DA6">
            <w:pPr>
              <w:jc w:val="right"/>
            </w:pPr>
            <w:r w:rsidRPr="00465DA6">
              <w:rPr>
                <w:rFonts w:ascii="Calibri" w:hAnsi="Calibri" w:cs="Calibri"/>
                <w:color w:val="000000"/>
              </w:rPr>
              <w:t>1221</w:t>
            </w:r>
          </w:p>
        </w:tc>
        <w:tc>
          <w:tcPr>
            <w:tcW w:w="725" w:type="dxa"/>
            <w:tcBorders>
              <w:top w:val="outset" w:sz="6" w:space="0" w:color="E7E6E6"/>
              <w:left w:val="outset" w:sz="6" w:space="0" w:color="E7E6E6"/>
              <w:bottom w:val="outset" w:sz="6" w:space="0" w:color="E7E6E6"/>
              <w:right w:val="outset" w:sz="6" w:space="0" w:color="E7E6E6"/>
            </w:tcBorders>
            <w:shd w:val="clear" w:color="auto" w:fill="FFFFFF"/>
            <w:hideMark/>
          </w:tcPr>
          <w:p w14:paraId="5414BB05" w14:textId="77777777" w:rsidR="00465DA6" w:rsidRPr="00465DA6" w:rsidRDefault="00465DA6" w:rsidP="00465DA6">
            <w:r w:rsidRPr="00465DA6">
              <w:rPr>
                <w:rFonts w:ascii="Calibri" w:hAnsi="Calibri" w:cs="Calibri"/>
                <w:color w:val="000000"/>
              </w:rPr>
              <w:t>Gina</w:t>
            </w:r>
          </w:p>
        </w:tc>
        <w:tc>
          <w:tcPr>
            <w:tcW w:w="874" w:type="dxa"/>
            <w:tcBorders>
              <w:top w:val="outset" w:sz="6" w:space="0" w:color="E7E6E6"/>
              <w:left w:val="outset" w:sz="6" w:space="0" w:color="E7E6E6"/>
              <w:bottom w:val="outset" w:sz="6" w:space="0" w:color="E7E6E6"/>
              <w:right w:val="outset" w:sz="6" w:space="0" w:color="E7E6E6"/>
            </w:tcBorders>
            <w:shd w:val="clear" w:color="auto" w:fill="FFFFFF"/>
            <w:hideMark/>
          </w:tcPr>
          <w:p w14:paraId="3A578669" w14:textId="77777777" w:rsidR="00465DA6" w:rsidRPr="00465DA6" w:rsidRDefault="00465DA6" w:rsidP="00465DA6">
            <w:r w:rsidRPr="00465DA6">
              <w:rPr>
                <w:rFonts w:ascii="Calibri" w:hAnsi="Calibri" w:cs="Calibri"/>
                <w:color w:val="000000"/>
              </w:rPr>
              <w:t>Lightfoot</w:t>
            </w:r>
          </w:p>
        </w:tc>
        <w:tc>
          <w:tcPr>
            <w:tcW w:w="964" w:type="dxa"/>
            <w:tcBorders>
              <w:top w:val="outset" w:sz="6" w:space="0" w:color="E7E6E6"/>
              <w:left w:val="outset" w:sz="6" w:space="0" w:color="E7E6E6"/>
              <w:bottom w:val="outset" w:sz="6" w:space="0" w:color="E7E6E6"/>
              <w:right w:val="outset" w:sz="6" w:space="0" w:color="E7E6E6"/>
            </w:tcBorders>
            <w:shd w:val="clear" w:color="auto" w:fill="FFFFFF"/>
            <w:hideMark/>
          </w:tcPr>
          <w:p w14:paraId="4ACC2A95" w14:textId="77777777" w:rsidR="00465DA6" w:rsidRPr="00465DA6" w:rsidRDefault="00465DA6" w:rsidP="00465DA6">
            <w:r w:rsidRPr="00465DA6">
              <w:rPr>
                <w:rFonts w:ascii="Calibri" w:hAnsi="Calibri" w:cs="Calibri"/>
                <w:color w:val="000000"/>
              </w:rPr>
              <w:t>13224 Rockford Rd.</w:t>
            </w:r>
          </w:p>
        </w:tc>
        <w:tc>
          <w:tcPr>
            <w:tcW w:w="942" w:type="dxa"/>
            <w:tcBorders>
              <w:top w:val="outset" w:sz="6" w:space="0" w:color="E7E6E6"/>
              <w:left w:val="outset" w:sz="6" w:space="0" w:color="E7E6E6"/>
              <w:bottom w:val="outset" w:sz="6" w:space="0" w:color="E7E6E6"/>
              <w:right w:val="outset" w:sz="6" w:space="0" w:color="E7E6E6"/>
            </w:tcBorders>
            <w:shd w:val="clear" w:color="auto" w:fill="FFFFFF"/>
            <w:hideMark/>
          </w:tcPr>
          <w:p w14:paraId="158A7810" w14:textId="77777777" w:rsidR="00465DA6" w:rsidRPr="00465DA6" w:rsidRDefault="00465DA6" w:rsidP="00465DA6">
            <w:r w:rsidRPr="00465DA6">
              <w:rPr>
                <w:rFonts w:ascii="Calibri" w:hAnsi="Calibri" w:cs="Calibri"/>
                <w:color w:val="000000"/>
              </w:rPr>
              <w:t>Columbus</w:t>
            </w:r>
          </w:p>
        </w:tc>
        <w:tc>
          <w:tcPr>
            <w:tcW w:w="563" w:type="dxa"/>
            <w:tcBorders>
              <w:top w:val="outset" w:sz="6" w:space="0" w:color="E7E6E6"/>
              <w:left w:val="outset" w:sz="6" w:space="0" w:color="E7E6E6"/>
              <w:bottom w:val="outset" w:sz="6" w:space="0" w:color="E7E6E6"/>
              <w:right w:val="outset" w:sz="6" w:space="0" w:color="E7E6E6"/>
            </w:tcBorders>
            <w:shd w:val="clear" w:color="auto" w:fill="FFFFFF"/>
            <w:hideMark/>
          </w:tcPr>
          <w:p w14:paraId="7C2CC0CC" w14:textId="77777777" w:rsidR="00465DA6" w:rsidRPr="00465DA6" w:rsidRDefault="00465DA6" w:rsidP="00465DA6">
            <w:r w:rsidRPr="00465DA6">
              <w:rPr>
                <w:rFonts w:ascii="Calibri" w:hAnsi="Calibri" w:cs="Calibri"/>
                <w:color w:val="000000"/>
              </w:rPr>
              <w:t>OH</w:t>
            </w:r>
          </w:p>
        </w:tc>
        <w:tc>
          <w:tcPr>
            <w:tcW w:w="651" w:type="dxa"/>
            <w:tcBorders>
              <w:top w:val="outset" w:sz="6" w:space="0" w:color="E7E6E6"/>
              <w:left w:val="outset" w:sz="6" w:space="0" w:color="E7E6E6"/>
              <w:bottom w:val="outset" w:sz="6" w:space="0" w:color="E7E6E6"/>
              <w:right w:val="outset" w:sz="6" w:space="0" w:color="E7E6E6"/>
            </w:tcBorders>
            <w:shd w:val="clear" w:color="auto" w:fill="FFFFFF"/>
            <w:hideMark/>
          </w:tcPr>
          <w:p w14:paraId="5BED3AC8" w14:textId="5055D1D0" w:rsidR="00465DA6" w:rsidRPr="00465DA6" w:rsidRDefault="00465DA6" w:rsidP="00465DA6">
            <w:r w:rsidRPr="00465DA6">
              <w:rPr>
                <w:rFonts w:ascii="Calibri" w:hAnsi="Calibri" w:cs="Calibri"/>
                <w:color w:val="000000"/>
              </w:rPr>
              <w:t>43231</w:t>
            </w:r>
          </w:p>
        </w:tc>
        <w:tc>
          <w:tcPr>
            <w:tcW w:w="1440" w:type="dxa"/>
            <w:tcBorders>
              <w:top w:val="outset" w:sz="6" w:space="0" w:color="E7E6E6"/>
              <w:left w:val="outset" w:sz="6" w:space="0" w:color="E7E6E6"/>
              <w:bottom w:val="outset" w:sz="6" w:space="0" w:color="E7E6E6"/>
              <w:right w:val="outset" w:sz="6" w:space="0" w:color="E7E6E6"/>
            </w:tcBorders>
            <w:shd w:val="clear" w:color="auto" w:fill="FFFFFF"/>
            <w:hideMark/>
          </w:tcPr>
          <w:p w14:paraId="36F5016B" w14:textId="77777777" w:rsidR="00465DA6" w:rsidRPr="00465DA6" w:rsidRDefault="00465DA6" w:rsidP="00465DA6">
            <w:r w:rsidRPr="00465DA6">
              <w:rPr>
                <w:rFonts w:ascii="Calibri" w:hAnsi="Calibri" w:cs="Calibri"/>
                <w:color w:val="000000"/>
              </w:rPr>
              <w:t>(501) 987-3221</w:t>
            </w:r>
          </w:p>
        </w:tc>
        <w:tc>
          <w:tcPr>
            <w:tcW w:w="1850" w:type="dxa"/>
            <w:tcBorders>
              <w:top w:val="outset" w:sz="6" w:space="0" w:color="E7E6E6"/>
              <w:left w:val="outset" w:sz="6" w:space="0" w:color="E7E6E6"/>
              <w:bottom w:val="outset" w:sz="6" w:space="0" w:color="E7E6E6"/>
              <w:right w:val="outset" w:sz="6" w:space="0" w:color="E7E6E6"/>
            </w:tcBorders>
            <w:shd w:val="clear" w:color="auto" w:fill="FFFFFF"/>
            <w:hideMark/>
          </w:tcPr>
          <w:p w14:paraId="70443BE3" w14:textId="77777777" w:rsidR="00465DA6" w:rsidRPr="00465DA6" w:rsidRDefault="00465DA6" w:rsidP="00465DA6">
            <w:r w:rsidRPr="00465DA6">
              <w:rPr>
                <w:rFonts w:ascii="Calibri" w:hAnsi="Calibri" w:cs="Calibri"/>
                <w:color w:val="000000"/>
              </w:rPr>
              <w:t>glightfoot@pba.com</w:t>
            </w:r>
          </w:p>
        </w:tc>
        <w:tc>
          <w:tcPr>
            <w:tcW w:w="1028" w:type="dxa"/>
            <w:tcBorders>
              <w:top w:val="outset" w:sz="6" w:space="0" w:color="E7E6E6"/>
              <w:left w:val="outset" w:sz="6" w:space="0" w:color="E7E6E6"/>
              <w:bottom w:val="outset" w:sz="6" w:space="0" w:color="E7E6E6"/>
              <w:right w:val="outset" w:sz="6" w:space="0" w:color="E7E6E6"/>
            </w:tcBorders>
            <w:shd w:val="clear" w:color="auto" w:fill="FFFFFF"/>
            <w:hideMark/>
          </w:tcPr>
          <w:p w14:paraId="04BA6163" w14:textId="77777777" w:rsidR="00465DA6" w:rsidRPr="00465DA6" w:rsidRDefault="00465DA6" w:rsidP="00465DA6">
            <w:pPr>
              <w:jc w:val="right"/>
            </w:pPr>
            <w:r w:rsidRPr="00465DA6">
              <w:rPr>
                <w:rFonts w:ascii="Calibri" w:hAnsi="Calibri" w:cs="Calibri"/>
                <w:color w:val="000000"/>
              </w:rPr>
              <w:t>3/22/2016</w:t>
            </w:r>
          </w:p>
        </w:tc>
        <w:tc>
          <w:tcPr>
            <w:tcW w:w="611" w:type="dxa"/>
            <w:tcBorders>
              <w:top w:val="outset" w:sz="6" w:space="0" w:color="E7E6E6"/>
              <w:left w:val="outset" w:sz="6" w:space="0" w:color="E7E6E6"/>
              <w:bottom w:val="outset" w:sz="6" w:space="0" w:color="E7E6E6"/>
              <w:right w:val="outset" w:sz="6" w:space="0" w:color="E7E6E6"/>
            </w:tcBorders>
            <w:shd w:val="clear" w:color="auto" w:fill="FFFFFF"/>
            <w:hideMark/>
          </w:tcPr>
          <w:p w14:paraId="7D36D86C" w14:textId="77777777" w:rsidR="00465DA6" w:rsidRPr="00465DA6" w:rsidRDefault="00465DA6" w:rsidP="00465DA6">
            <w:pPr>
              <w:jc w:val="right"/>
            </w:pPr>
            <w:r w:rsidRPr="00465DA6">
              <w:rPr>
                <w:rFonts w:ascii="Calibri" w:hAnsi="Calibri" w:cs="Calibri"/>
                <w:color w:val="000000"/>
              </w:rPr>
              <w:t>6</w:t>
            </w:r>
          </w:p>
        </w:tc>
        <w:tc>
          <w:tcPr>
            <w:tcW w:w="1346" w:type="dxa"/>
            <w:tcBorders>
              <w:top w:val="outset" w:sz="6" w:space="0" w:color="E7E6E6"/>
              <w:left w:val="outset" w:sz="6" w:space="0" w:color="E7E6E6"/>
              <w:bottom w:val="outset" w:sz="6" w:space="0" w:color="E7E6E6"/>
              <w:right w:val="outset" w:sz="6" w:space="0" w:color="E7E6E6"/>
            </w:tcBorders>
            <w:shd w:val="clear" w:color="auto" w:fill="FFFFFF"/>
            <w:hideMark/>
          </w:tcPr>
          <w:p w14:paraId="3C198FAF" w14:textId="77777777" w:rsidR="00465DA6" w:rsidRPr="00465DA6" w:rsidRDefault="00465DA6" w:rsidP="00465DA6">
            <w:r w:rsidRPr="00465DA6">
              <w:rPr>
                <w:rFonts w:ascii="Calibri" w:hAnsi="Calibri" w:cs="Calibri"/>
                <w:color w:val="000000"/>
              </w:rPr>
              <w:t>Wellness Coordinator</w:t>
            </w:r>
          </w:p>
        </w:tc>
      </w:tr>
      <w:tr w:rsidR="00465DA6" w:rsidRPr="00465DA6" w14:paraId="3E33FB2C" w14:textId="77777777" w:rsidTr="00465DA6">
        <w:trPr>
          <w:tblCellSpacing w:w="0" w:type="dxa"/>
        </w:trPr>
        <w:tc>
          <w:tcPr>
            <w:tcW w:w="706" w:type="dxa"/>
            <w:tcBorders>
              <w:top w:val="outset" w:sz="6" w:space="0" w:color="E7E6E6"/>
              <w:left w:val="outset" w:sz="6" w:space="0" w:color="E7E6E6"/>
              <w:bottom w:val="outset" w:sz="6" w:space="0" w:color="E7E6E6"/>
              <w:right w:val="outset" w:sz="6" w:space="0" w:color="E7E6E6"/>
            </w:tcBorders>
            <w:shd w:val="clear" w:color="auto" w:fill="FFFFFF"/>
            <w:hideMark/>
          </w:tcPr>
          <w:p w14:paraId="05FB5437" w14:textId="77777777" w:rsidR="00465DA6" w:rsidRPr="00465DA6" w:rsidRDefault="00465DA6" w:rsidP="00465DA6">
            <w:pPr>
              <w:jc w:val="right"/>
            </w:pPr>
            <w:r w:rsidRPr="00465DA6">
              <w:rPr>
                <w:rFonts w:ascii="Calibri" w:hAnsi="Calibri" w:cs="Calibri"/>
                <w:color w:val="000000"/>
              </w:rPr>
              <w:t>2514</w:t>
            </w:r>
          </w:p>
        </w:tc>
        <w:tc>
          <w:tcPr>
            <w:tcW w:w="725" w:type="dxa"/>
            <w:tcBorders>
              <w:top w:val="outset" w:sz="6" w:space="0" w:color="E7E6E6"/>
              <w:left w:val="outset" w:sz="6" w:space="0" w:color="E7E6E6"/>
              <w:bottom w:val="outset" w:sz="6" w:space="0" w:color="E7E6E6"/>
              <w:right w:val="outset" w:sz="6" w:space="0" w:color="E7E6E6"/>
            </w:tcBorders>
            <w:shd w:val="clear" w:color="auto" w:fill="FFFFFF"/>
            <w:hideMark/>
          </w:tcPr>
          <w:p w14:paraId="15DA844B" w14:textId="77777777" w:rsidR="00465DA6" w:rsidRPr="00465DA6" w:rsidRDefault="00465DA6" w:rsidP="00465DA6">
            <w:r w:rsidRPr="00465DA6">
              <w:rPr>
                <w:rFonts w:ascii="Calibri" w:hAnsi="Calibri" w:cs="Calibri"/>
                <w:color w:val="000000"/>
              </w:rPr>
              <w:t>Conner</w:t>
            </w:r>
          </w:p>
        </w:tc>
        <w:tc>
          <w:tcPr>
            <w:tcW w:w="874" w:type="dxa"/>
            <w:tcBorders>
              <w:top w:val="outset" w:sz="6" w:space="0" w:color="E7E6E6"/>
              <w:left w:val="outset" w:sz="6" w:space="0" w:color="E7E6E6"/>
              <w:bottom w:val="outset" w:sz="6" w:space="0" w:color="E7E6E6"/>
              <w:right w:val="outset" w:sz="6" w:space="0" w:color="E7E6E6"/>
            </w:tcBorders>
            <w:shd w:val="clear" w:color="auto" w:fill="FFFFFF"/>
            <w:hideMark/>
          </w:tcPr>
          <w:p w14:paraId="7B120191" w14:textId="77777777" w:rsidR="00465DA6" w:rsidRPr="00465DA6" w:rsidRDefault="00465DA6" w:rsidP="00465DA6">
            <w:r w:rsidRPr="00465DA6">
              <w:rPr>
                <w:rFonts w:ascii="Calibri" w:hAnsi="Calibri" w:cs="Calibri"/>
                <w:color w:val="000000"/>
              </w:rPr>
              <w:t>Jacobson</w:t>
            </w:r>
          </w:p>
        </w:tc>
        <w:tc>
          <w:tcPr>
            <w:tcW w:w="964" w:type="dxa"/>
            <w:tcBorders>
              <w:top w:val="outset" w:sz="6" w:space="0" w:color="E7E6E6"/>
              <w:left w:val="outset" w:sz="6" w:space="0" w:color="E7E6E6"/>
              <w:bottom w:val="outset" w:sz="6" w:space="0" w:color="E7E6E6"/>
              <w:right w:val="outset" w:sz="6" w:space="0" w:color="E7E6E6"/>
            </w:tcBorders>
            <w:shd w:val="clear" w:color="auto" w:fill="FFFFFF"/>
            <w:hideMark/>
          </w:tcPr>
          <w:p w14:paraId="7CD30D16" w14:textId="77777777" w:rsidR="00465DA6" w:rsidRPr="00465DA6" w:rsidRDefault="00465DA6" w:rsidP="00465DA6">
            <w:r w:rsidRPr="00465DA6">
              <w:rPr>
                <w:rFonts w:ascii="Calibri" w:hAnsi="Calibri" w:cs="Calibri"/>
                <w:color w:val="000000"/>
              </w:rPr>
              <w:t>3422 Elm St.</w:t>
            </w:r>
          </w:p>
        </w:tc>
        <w:tc>
          <w:tcPr>
            <w:tcW w:w="942" w:type="dxa"/>
            <w:tcBorders>
              <w:top w:val="outset" w:sz="6" w:space="0" w:color="E7E6E6"/>
              <w:left w:val="outset" w:sz="6" w:space="0" w:color="E7E6E6"/>
              <w:bottom w:val="outset" w:sz="6" w:space="0" w:color="E7E6E6"/>
              <w:right w:val="outset" w:sz="6" w:space="0" w:color="E7E6E6"/>
            </w:tcBorders>
            <w:shd w:val="clear" w:color="auto" w:fill="FFFFFF"/>
            <w:hideMark/>
          </w:tcPr>
          <w:p w14:paraId="47A9F71C" w14:textId="77777777" w:rsidR="00465DA6" w:rsidRPr="00465DA6" w:rsidRDefault="00465DA6" w:rsidP="00465DA6">
            <w:r w:rsidRPr="00465DA6">
              <w:rPr>
                <w:rFonts w:ascii="Calibri" w:hAnsi="Calibri" w:cs="Calibri"/>
                <w:color w:val="000000"/>
              </w:rPr>
              <w:t>Columbus</w:t>
            </w:r>
          </w:p>
        </w:tc>
        <w:tc>
          <w:tcPr>
            <w:tcW w:w="563" w:type="dxa"/>
            <w:tcBorders>
              <w:top w:val="outset" w:sz="6" w:space="0" w:color="E7E6E6"/>
              <w:left w:val="outset" w:sz="6" w:space="0" w:color="E7E6E6"/>
              <w:bottom w:val="outset" w:sz="6" w:space="0" w:color="E7E6E6"/>
              <w:right w:val="outset" w:sz="6" w:space="0" w:color="E7E6E6"/>
            </w:tcBorders>
            <w:shd w:val="clear" w:color="auto" w:fill="FFFFFF"/>
            <w:hideMark/>
          </w:tcPr>
          <w:p w14:paraId="5E79B939" w14:textId="77777777" w:rsidR="00465DA6" w:rsidRPr="00465DA6" w:rsidRDefault="00465DA6" w:rsidP="00465DA6">
            <w:r w:rsidRPr="00465DA6">
              <w:rPr>
                <w:rFonts w:ascii="Calibri" w:hAnsi="Calibri" w:cs="Calibri"/>
                <w:color w:val="000000"/>
              </w:rPr>
              <w:t>OH</w:t>
            </w:r>
          </w:p>
        </w:tc>
        <w:tc>
          <w:tcPr>
            <w:tcW w:w="651" w:type="dxa"/>
            <w:tcBorders>
              <w:top w:val="outset" w:sz="6" w:space="0" w:color="E7E6E6"/>
              <w:left w:val="outset" w:sz="6" w:space="0" w:color="E7E6E6"/>
              <w:bottom w:val="outset" w:sz="6" w:space="0" w:color="E7E6E6"/>
              <w:right w:val="outset" w:sz="6" w:space="0" w:color="E7E6E6"/>
            </w:tcBorders>
            <w:shd w:val="clear" w:color="auto" w:fill="FFFFFF"/>
            <w:hideMark/>
          </w:tcPr>
          <w:p w14:paraId="7EC3A78E" w14:textId="77977AFC" w:rsidR="00465DA6" w:rsidRPr="00465DA6" w:rsidRDefault="00465DA6" w:rsidP="00465DA6">
            <w:r w:rsidRPr="00465DA6">
              <w:rPr>
                <w:rFonts w:ascii="Calibri" w:hAnsi="Calibri" w:cs="Calibri"/>
                <w:color w:val="000000"/>
              </w:rPr>
              <w:t>43230</w:t>
            </w:r>
          </w:p>
        </w:tc>
        <w:tc>
          <w:tcPr>
            <w:tcW w:w="1440" w:type="dxa"/>
            <w:tcBorders>
              <w:top w:val="outset" w:sz="6" w:space="0" w:color="E7E6E6"/>
              <w:left w:val="outset" w:sz="6" w:space="0" w:color="E7E6E6"/>
              <w:bottom w:val="outset" w:sz="6" w:space="0" w:color="E7E6E6"/>
              <w:right w:val="outset" w:sz="6" w:space="0" w:color="E7E6E6"/>
            </w:tcBorders>
            <w:shd w:val="clear" w:color="auto" w:fill="FFFFFF"/>
            <w:hideMark/>
          </w:tcPr>
          <w:p w14:paraId="32FFE959" w14:textId="77777777" w:rsidR="00465DA6" w:rsidRPr="00465DA6" w:rsidRDefault="00465DA6" w:rsidP="00465DA6">
            <w:r w:rsidRPr="00465DA6">
              <w:rPr>
                <w:rFonts w:ascii="Calibri" w:hAnsi="Calibri" w:cs="Calibri"/>
                <w:color w:val="000000"/>
              </w:rPr>
              <w:t>(501) 432-9909</w:t>
            </w:r>
          </w:p>
        </w:tc>
        <w:tc>
          <w:tcPr>
            <w:tcW w:w="1850" w:type="dxa"/>
            <w:tcBorders>
              <w:top w:val="outset" w:sz="6" w:space="0" w:color="E7E6E6"/>
              <w:left w:val="outset" w:sz="6" w:space="0" w:color="E7E6E6"/>
              <w:bottom w:val="outset" w:sz="6" w:space="0" w:color="E7E6E6"/>
              <w:right w:val="outset" w:sz="6" w:space="0" w:color="E7E6E6"/>
            </w:tcBorders>
            <w:shd w:val="clear" w:color="auto" w:fill="FFFFFF"/>
            <w:hideMark/>
          </w:tcPr>
          <w:p w14:paraId="1EA7D16D" w14:textId="77777777" w:rsidR="00465DA6" w:rsidRPr="00465DA6" w:rsidRDefault="00465DA6" w:rsidP="00465DA6">
            <w:r w:rsidRPr="00465DA6">
              <w:rPr>
                <w:rFonts w:ascii="Calibri" w:hAnsi="Calibri" w:cs="Calibri"/>
                <w:color w:val="000000"/>
              </w:rPr>
              <w:t>cjacobson@pba.com</w:t>
            </w:r>
          </w:p>
        </w:tc>
        <w:tc>
          <w:tcPr>
            <w:tcW w:w="1028" w:type="dxa"/>
            <w:tcBorders>
              <w:top w:val="outset" w:sz="6" w:space="0" w:color="E7E6E6"/>
              <w:left w:val="outset" w:sz="6" w:space="0" w:color="E7E6E6"/>
              <w:bottom w:val="outset" w:sz="6" w:space="0" w:color="E7E6E6"/>
              <w:right w:val="outset" w:sz="6" w:space="0" w:color="E7E6E6"/>
            </w:tcBorders>
            <w:shd w:val="clear" w:color="auto" w:fill="FFFFFF"/>
            <w:hideMark/>
          </w:tcPr>
          <w:p w14:paraId="271A1120" w14:textId="77777777" w:rsidR="00465DA6" w:rsidRPr="00465DA6" w:rsidRDefault="00465DA6" w:rsidP="00465DA6">
            <w:pPr>
              <w:jc w:val="right"/>
            </w:pPr>
            <w:r w:rsidRPr="00465DA6">
              <w:rPr>
                <w:rFonts w:ascii="Calibri" w:hAnsi="Calibri" w:cs="Calibri"/>
                <w:color w:val="000000"/>
              </w:rPr>
              <w:t>9/9/2017</w:t>
            </w:r>
          </w:p>
        </w:tc>
        <w:tc>
          <w:tcPr>
            <w:tcW w:w="611" w:type="dxa"/>
            <w:tcBorders>
              <w:top w:val="outset" w:sz="6" w:space="0" w:color="E7E6E6"/>
              <w:left w:val="outset" w:sz="6" w:space="0" w:color="E7E6E6"/>
              <w:bottom w:val="outset" w:sz="6" w:space="0" w:color="E7E6E6"/>
              <w:right w:val="outset" w:sz="6" w:space="0" w:color="E7E6E6"/>
            </w:tcBorders>
            <w:shd w:val="clear" w:color="auto" w:fill="FFFFFF"/>
            <w:hideMark/>
          </w:tcPr>
          <w:p w14:paraId="2E0FB9E4" w14:textId="77777777" w:rsidR="00465DA6" w:rsidRPr="00465DA6" w:rsidRDefault="00465DA6" w:rsidP="00465DA6">
            <w:pPr>
              <w:jc w:val="right"/>
            </w:pPr>
            <w:r w:rsidRPr="00465DA6">
              <w:rPr>
                <w:rFonts w:ascii="Calibri" w:hAnsi="Calibri" w:cs="Calibri"/>
                <w:color w:val="000000"/>
              </w:rPr>
              <w:t>7</w:t>
            </w:r>
          </w:p>
        </w:tc>
        <w:tc>
          <w:tcPr>
            <w:tcW w:w="1346" w:type="dxa"/>
            <w:tcBorders>
              <w:top w:val="outset" w:sz="6" w:space="0" w:color="E7E6E6"/>
              <w:left w:val="outset" w:sz="6" w:space="0" w:color="E7E6E6"/>
              <w:bottom w:val="outset" w:sz="6" w:space="0" w:color="E7E6E6"/>
              <w:right w:val="outset" w:sz="6" w:space="0" w:color="E7E6E6"/>
            </w:tcBorders>
            <w:shd w:val="clear" w:color="auto" w:fill="FFFFFF"/>
            <w:hideMark/>
          </w:tcPr>
          <w:p w14:paraId="2C5B1B53" w14:textId="77777777" w:rsidR="00465DA6" w:rsidRPr="00465DA6" w:rsidRDefault="00465DA6" w:rsidP="00465DA6">
            <w:r w:rsidRPr="00465DA6">
              <w:rPr>
                <w:rFonts w:ascii="Calibri" w:hAnsi="Calibri" w:cs="Calibri"/>
                <w:color w:val="000000"/>
              </w:rPr>
              <w:t>Database Assistant</w:t>
            </w:r>
          </w:p>
        </w:tc>
      </w:tr>
      <w:tr w:rsidR="00465DA6" w:rsidRPr="00465DA6" w14:paraId="2C9F0EB5" w14:textId="77777777" w:rsidTr="00465DA6">
        <w:trPr>
          <w:tblCellSpacing w:w="0" w:type="dxa"/>
        </w:trPr>
        <w:tc>
          <w:tcPr>
            <w:tcW w:w="706" w:type="dxa"/>
            <w:tcBorders>
              <w:top w:val="outset" w:sz="6" w:space="0" w:color="E7E6E6"/>
              <w:left w:val="outset" w:sz="6" w:space="0" w:color="E7E6E6"/>
              <w:bottom w:val="outset" w:sz="6" w:space="0" w:color="E7E6E6"/>
              <w:right w:val="outset" w:sz="6" w:space="0" w:color="E7E6E6"/>
            </w:tcBorders>
            <w:shd w:val="clear" w:color="auto" w:fill="FFFFFF"/>
            <w:hideMark/>
          </w:tcPr>
          <w:p w14:paraId="6B378D6A" w14:textId="77777777" w:rsidR="00465DA6" w:rsidRPr="00465DA6" w:rsidRDefault="00465DA6" w:rsidP="00465DA6">
            <w:pPr>
              <w:jc w:val="right"/>
            </w:pPr>
            <w:r w:rsidRPr="00465DA6">
              <w:rPr>
                <w:rFonts w:ascii="Calibri" w:hAnsi="Calibri" w:cs="Calibri"/>
                <w:color w:val="000000"/>
              </w:rPr>
              <w:t>3849</w:t>
            </w:r>
          </w:p>
        </w:tc>
        <w:tc>
          <w:tcPr>
            <w:tcW w:w="725" w:type="dxa"/>
            <w:tcBorders>
              <w:top w:val="outset" w:sz="6" w:space="0" w:color="E7E6E6"/>
              <w:left w:val="outset" w:sz="6" w:space="0" w:color="E7E6E6"/>
              <w:bottom w:val="outset" w:sz="6" w:space="0" w:color="E7E6E6"/>
              <w:right w:val="outset" w:sz="6" w:space="0" w:color="E7E6E6"/>
            </w:tcBorders>
            <w:shd w:val="clear" w:color="auto" w:fill="FFFFFF"/>
            <w:hideMark/>
          </w:tcPr>
          <w:p w14:paraId="4D3911D2" w14:textId="77777777" w:rsidR="00465DA6" w:rsidRPr="00465DA6" w:rsidRDefault="00465DA6" w:rsidP="00465DA6">
            <w:r w:rsidRPr="00465DA6">
              <w:rPr>
                <w:rFonts w:ascii="Calibri" w:hAnsi="Calibri" w:cs="Calibri"/>
                <w:color w:val="000000"/>
              </w:rPr>
              <w:t>Keri</w:t>
            </w:r>
          </w:p>
        </w:tc>
        <w:tc>
          <w:tcPr>
            <w:tcW w:w="874" w:type="dxa"/>
            <w:tcBorders>
              <w:top w:val="outset" w:sz="6" w:space="0" w:color="E7E6E6"/>
              <w:left w:val="outset" w:sz="6" w:space="0" w:color="E7E6E6"/>
              <w:bottom w:val="outset" w:sz="6" w:space="0" w:color="E7E6E6"/>
              <w:right w:val="outset" w:sz="6" w:space="0" w:color="E7E6E6"/>
            </w:tcBorders>
            <w:shd w:val="clear" w:color="auto" w:fill="FFFFFF"/>
            <w:hideMark/>
          </w:tcPr>
          <w:p w14:paraId="216D77F0" w14:textId="77777777" w:rsidR="00465DA6" w:rsidRPr="00465DA6" w:rsidRDefault="00465DA6" w:rsidP="00465DA6">
            <w:r w:rsidRPr="00465DA6">
              <w:rPr>
                <w:rFonts w:ascii="Calibri" w:hAnsi="Calibri" w:cs="Calibri"/>
                <w:color w:val="000000"/>
              </w:rPr>
              <w:t>Sparks</w:t>
            </w:r>
          </w:p>
        </w:tc>
        <w:tc>
          <w:tcPr>
            <w:tcW w:w="964" w:type="dxa"/>
            <w:tcBorders>
              <w:top w:val="outset" w:sz="6" w:space="0" w:color="E7E6E6"/>
              <w:left w:val="outset" w:sz="6" w:space="0" w:color="E7E6E6"/>
              <w:bottom w:val="outset" w:sz="6" w:space="0" w:color="E7E6E6"/>
              <w:right w:val="outset" w:sz="6" w:space="0" w:color="E7E6E6"/>
            </w:tcBorders>
            <w:shd w:val="clear" w:color="auto" w:fill="FFFFFF"/>
            <w:hideMark/>
          </w:tcPr>
          <w:p w14:paraId="7F9EF312" w14:textId="77777777" w:rsidR="00465DA6" w:rsidRPr="00465DA6" w:rsidRDefault="00465DA6" w:rsidP="00465DA6">
            <w:r w:rsidRPr="00465DA6">
              <w:rPr>
                <w:rFonts w:ascii="Calibri" w:hAnsi="Calibri" w:cs="Calibri"/>
                <w:color w:val="000000"/>
              </w:rPr>
              <w:t>563 Union St.</w:t>
            </w:r>
          </w:p>
        </w:tc>
        <w:tc>
          <w:tcPr>
            <w:tcW w:w="942" w:type="dxa"/>
            <w:tcBorders>
              <w:top w:val="outset" w:sz="6" w:space="0" w:color="E7E6E6"/>
              <w:left w:val="outset" w:sz="6" w:space="0" w:color="E7E6E6"/>
              <w:bottom w:val="outset" w:sz="6" w:space="0" w:color="E7E6E6"/>
              <w:right w:val="outset" w:sz="6" w:space="0" w:color="E7E6E6"/>
            </w:tcBorders>
            <w:shd w:val="clear" w:color="auto" w:fill="FFFFFF"/>
            <w:hideMark/>
          </w:tcPr>
          <w:p w14:paraId="0FE00549" w14:textId="77777777" w:rsidR="00465DA6" w:rsidRPr="00465DA6" w:rsidRDefault="00465DA6" w:rsidP="00465DA6">
            <w:r w:rsidRPr="00465DA6">
              <w:rPr>
                <w:rFonts w:ascii="Calibri" w:hAnsi="Calibri" w:cs="Calibri"/>
                <w:color w:val="000000"/>
              </w:rPr>
              <w:t>Columbus</w:t>
            </w:r>
          </w:p>
        </w:tc>
        <w:tc>
          <w:tcPr>
            <w:tcW w:w="563" w:type="dxa"/>
            <w:tcBorders>
              <w:top w:val="outset" w:sz="6" w:space="0" w:color="E7E6E6"/>
              <w:left w:val="outset" w:sz="6" w:space="0" w:color="E7E6E6"/>
              <w:bottom w:val="outset" w:sz="6" w:space="0" w:color="E7E6E6"/>
              <w:right w:val="outset" w:sz="6" w:space="0" w:color="E7E6E6"/>
            </w:tcBorders>
            <w:shd w:val="clear" w:color="auto" w:fill="FFFFFF"/>
            <w:hideMark/>
          </w:tcPr>
          <w:p w14:paraId="20376BDB" w14:textId="77777777" w:rsidR="00465DA6" w:rsidRPr="00465DA6" w:rsidRDefault="00465DA6" w:rsidP="00465DA6">
            <w:r w:rsidRPr="00465DA6">
              <w:rPr>
                <w:rFonts w:ascii="Calibri" w:hAnsi="Calibri" w:cs="Calibri"/>
                <w:color w:val="000000"/>
              </w:rPr>
              <w:t>OH</w:t>
            </w:r>
          </w:p>
        </w:tc>
        <w:tc>
          <w:tcPr>
            <w:tcW w:w="651" w:type="dxa"/>
            <w:tcBorders>
              <w:top w:val="outset" w:sz="6" w:space="0" w:color="E7E6E6"/>
              <w:left w:val="outset" w:sz="6" w:space="0" w:color="E7E6E6"/>
              <w:bottom w:val="outset" w:sz="6" w:space="0" w:color="E7E6E6"/>
              <w:right w:val="outset" w:sz="6" w:space="0" w:color="E7E6E6"/>
            </w:tcBorders>
            <w:shd w:val="clear" w:color="auto" w:fill="FFFFFF"/>
            <w:hideMark/>
          </w:tcPr>
          <w:p w14:paraId="09317C17" w14:textId="20EC2FE9" w:rsidR="00465DA6" w:rsidRPr="00465DA6" w:rsidRDefault="00465DA6" w:rsidP="00465DA6">
            <w:r w:rsidRPr="00465DA6">
              <w:rPr>
                <w:rFonts w:ascii="Calibri" w:hAnsi="Calibri" w:cs="Calibri"/>
                <w:color w:val="000000"/>
              </w:rPr>
              <w:t>43231</w:t>
            </w:r>
          </w:p>
        </w:tc>
        <w:tc>
          <w:tcPr>
            <w:tcW w:w="1440" w:type="dxa"/>
            <w:tcBorders>
              <w:top w:val="outset" w:sz="6" w:space="0" w:color="E7E6E6"/>
              <w:left w:val="outset" w:sz="6" w:space="0" w:color="E7E6E6"/>
              <w:bottom w:val="outset" w:sz="6" w:space="0" w:color="E7E6E6"/>
              <w:right w:val="outset" w:sz="6" w:space="0" w:color="E7E6E6"/>
            </w:tcBorders>
            <w:shd w:val="clear" w:color="auto" w:fill="FFFFFF"/>
            <w:hideMark/>
          </w:tcPr>
          <w:p w14:paraId="4A72356D" w14:textId="77777777" w:rsidR="00465DA6" w:rsidRPr="00465DA6" w:rsidRDefault="00465DA6" w:rsidP="00465DA6">
            <w:r w:rsidRPr="00465DA6">
              <w:rPr>
                <w:rFonts w:ascii="Calibri" w:hAnsi="Calibri" w:cs="Calibri"/>
                <w:color w:val="000000"/>
              </w:rPr>
              <w:t>(501) 555-3452</w:t>
            </w:r>
          </w:p>
        </w:tc>
        <w:tc>
          <w:tcPr>
            <w:tcW w:w="1850" w:type="dxa"/>
            <w:tcBorders>
              <w:top w:val="outset" w:sz="6" w:space="0" w:color="E7E6E6"/>
              <w:left w:val="outset" w:sz="6" w:space="0" w:color="E7E6E6"/>
              <w:bottom w:val="outset" w:sz="6" w:space="0" w:color="E7E6E6"/>
              <w:right w:val="outset" w:sz="6" w:space="0" w:color="E7E6E6"/>
            </w:tcBorders>
            <w:shd w:val="clear" w:color="auto" w:fill="FFFFFF"/>
            <w:hideMark/>
          </w:tcPr>
          <w:p w14:paraId="1A7883D9" w14:textId="77777777" w:rsidR="00465DA6" w:rsidRPr="00465DA6" w:rsidRDefault="00465DA6" w:rsidP="00465DA6">
            <w:r w:rsidRPr="00465DA6">
              <w:rPr>
                <w:rFonts w:ascii="Calibri" w:hAnsi="Calibri" w:cs="Calibri"/>
                <w:color w:val="000000"/>
              </w:rPr>
              <w:t>ksparks@pba.com</w:t>
            </w:r>
          </w:p>
        </w:tc>
        <w:tc>
          <w:tcPr>
            <w:tcW w:w="1028" w:type="dxa"/>
            <w:tcBorders>
              <w:top w:val="outset" w:sz="6" w:space="0" w:color="E7E6E6"/>
              <w:left w:val="outset" w:sz="6" w:space="0" w:color="E7E6E6"/>
              <w:bottom w:val="outset" w:sz="6" w:space="0" w:color="E7E6E6"/>
              <w:right w:val="outset" w:sz="6" w:space="0" w:color="E7E6E6"/>
            </w:tcBorders>
            <w:shd w:val="clear" w:color="auto" w:fill="FFFFFF"/>
            <w:hideMark/>
          </w:tcPr>
          <w:p w14:paraId="1C66C8DE" w14:textId="77777777" w:rsidR="00465DA6" w:rsidRPr="00465DA6" w:rsidRDefault="00465DA6" w:rsidP="00465DA6">
            <w:pPr>
              <w:jc w:val="right"/>
            </w:pPr>
            <w:r w:rsidRPr="00465DA6">
              <w:rPr>
                <w:rFonts w:ascii="Calibri" w:hAnsi="Calibri" w:cs="Calibri"/>
                <w:color w:val="000000"/>
              </w:rPr>
              <w:t>3/4/2016</w:t>
            </w:r>
          </w:p>
        </w:tc>
        <w:tc>
          <w:tcPr>
            <w:tcW w:w="611" w:type="dxa"/>
            <w:tcBorders>
              <w:top w:val="outset" w:sz="6" w:space="0" w:color="E7E6E6"/>
              <w:left w:val="outset" w:sz="6" w:space="0" w:color="E7E6E6"/>
              <w:bottom w:val="outset" w:sz="6" w:space="0" w:color="E7E6E6"/>
              <w:right w:val="outset" w:sz="6" w:space="0" w:color="E7E6E6"/>
            </w:tcBorders>
            <w:shd w:val="clear" w:color="auto" w:fill="FFFFFF"/>
            <w:hideMark/>
          </w:tcPr>
          <w:p w14:paraId="2E34A67F" w14:textId="77777777" w:rsidR="00465DA6" w:rsidRPr="00465DA6" w:rsidRDefault="00465DA6" w:rsidP="00465DA6">
            <w:pPr>
              <w:jc w:val="right"/>
            </w:pPr>
            <w:r w:rsidRPr="00465DA6">
              <w:rPr>
                <w:rFonts w:ascii="Calibri" w:hAnsi="Calibri" w:cs="Calibri"/>
                <w:color w:val="000000"/>
              </w:rPr>
              <w:t>6</w:t>
            </w:r>
          </w:p>
        </w:tc>
        <w:tc>
          <w:tcPr>
            <w:tcW w:w="1346" w:type="dxa"/>
            <w:tcBorders>
              <w:top w:val="outset" w:sz="6" w:space="0" w:color="E7E6E6"/>
              <w:left w:val="outset" w:sz="6" w:space="0" w:color="E7E6E6"/>
              <w:bottom w:val="outset" w:sz="6" w:space="0" w:color="E7E6E6"/>
              <w:right w:val="outset" w:sz="6" w:space="0" w:color="E7E6E6"/>
            </w:tcBorders>
            <w:shd w:val="clear" w:color="auto" w:fill="FFFFFF"/>
            <w:hideMark/>
          </w:tcPr>
          <w:p w14:paraId="34E4124E" w14:textId="77777777" w:rsidR="00465DA6" w:rsidRPr="00465DA6" w:rsidRDefault="00465DA6" w:rsidP="00465DA6">
            <w:r w:rsidRPr="00465DA6">
              <w:rPr>
                <w:rFonts w:ascii="Calibri" w:hAnsi="Calibri" w:cs="Calibri"/>
                <w:color w:val="000000"/>
              </w:rPr>
              <w:t>Graphic Design Assistant</w:t>
            </w:r>
          </w:p>
        </w:tc>
      </w:tr>
      <w:tr w:rsidR="00465DA6" w:rsidRPr="00465DA6" w14:paraId="680D6BFC" w14:textId="77777777" w:rsidTr="00465DA6">
        <w:trPr>
          <w:tblCellSpacing w:w="0" w:type="dxa"/>
        </w:trPr>
        <w:tc>
          <w:tcPr>
            <w:tcW w:w="706" w:type="dxa"/>
            <w:tcBorders>
              <w:top w:val="outset" w:sz="6" w:space="0" w:color="E7E6E6"/>
              <w:left w:val="outset" w:sz="6" w:space="0" w:color="E7E6E6"/>
              <w:bottom w:val="outset" w:sz="6" w:space="0" w:color="E7E6E6"/>
              <w:right w:val="outset" w:sz="6" w:space="0" w:color="E7E6E6"/>
            </w:tcBorders>
            <w:shd w:val="clear" w:color="auto" w:fill="FFFFFF"/>
            <w:hideMark/>
          </w:tcPr>
          <w:p w14:paraId="6D03FD75" w14:textId="77777777" w:rsidR="00465DA6" w:rsidRPr="00465DA6" w:rsidRDefault="00465DA6" w:rsidP="00465DA6">
            <w:pPr>
              <w:jc w:val="right"/>
            </w:pPr>
            <w:r w:rsidRPr="00465DA6">
              <w:rPr>
                <w:rFonts w:ascii="Calibri" w:hAnsi="Calibri" w:cs="Calibri"/>
                <w:color w:val="000000"/>
              </w:rPr>
              <w:t>3892</w:t>
            </w:r>
          </w:p>
        </w:tc>
        <w:tc>
          <w:tcPr>
            <w:tcW w:w="725" w:type="dxa"/>
            <w:tcBorders>
              <w:top w:val="outset" w:sz="6" w:space="0" w:color="E7E6E6"/>
              <w:left w:val="outset" w:sz="6" w:space="0" w:color="E7E6E6"/>
              <w:bottom w:val="outset" w:sz="6" w:space="0" w:color="E7E6E6"/>
              <w:right w:val="outset" w:sz="6" w:space="0" w:color="E7E6E6"/>
            </w:tcBorders>
            <w:shd w:val="clear" w:color="auto" w:fill="FFFFFF"/>
            <w:hideMark/>
          </w:tcPr>
          <w:p w14:paraId="4D1F6B30" w14:textId="77777777" w:rsidR="00465DA6" w:rsidRPr="00465DA6" w:rsidRDefault="00465DA6" w:rsidP="00465DA6">
            <w:r w:rsidRPr="00465DA6">
              <w:rPr>
                <w:rFonts w:ascii="Calibri" w:hAnsi="Calibri" w:cs="Calibri"/>
                <w:color w:val="000000"/>
              </w:rPr>
              <w:t>Julie</w:t>
            </w:r>
          </w:p>
        </w:tc>
        <w:tc>
          <w:tcPr>
            <w:tcW w:w="874" w:type="dxa"/>
            <w:tcBorders>
              <w:top w:val="outset" w:sz="6" w:space="0" w:color="E7E6E6"/>
              <w:left w:val="outset" w:sz="6" w:space="0" w:color="E7E6E6"/>
              <w:bottom w:val="outset" w:sz="6" w:space="0" w:color="E7E6E6"/>
              <w:right w:val="outset" w:sz="6" w:space="0" w:color="E7E6E6"/>
            </w:tcBorders>
            <w:shd w:val="clear" w:color="auto" w:fill="FFFFFF"/>
            <w:hideMark/>
          </w:tcPr>
          <w:p w14:paraId="495FE9AD" w14:textId="77777777" w:rsidR="00465DA6" w:rsidRPr="00465DA6" w:rsidRDefault="00465DA6" w:rsidP="00465DA6">
            <w:r w:rsidRPr="00465DA6">
              <w:rPr>
                <w:rFonts w:ascii="Calibri" w:hAnsi="Calibri" w:cs="Calibri"/>
                <w:color w:val="000000"/>
              </w:rPr>
              <w:t>Biggs</w:t>
            </w:r>
          </w:p>
        </w:tc>
        <w:tc>
          <w:tcPr>
            <w:tcW w:w="964" w:type="dxa"/>
            <w:tcBorders>
              <w:top w:val="outset" w:sz="6" w:space="0" w:color="E7E6E6"/>
              <w:left w:val="outset" w:sz="6" w:space="0" w:color="E7E6E6"/>
              <w:bottom w:val="outset" w:sz="6" w:space="0" w:color="E7E6E6"/>
              <w:right w:val="outset" w:sz="6" w:space="0" w:color="E7E6E6"/>
            </w:tcBorders>
            <w:shd w:val="clear" w:color="auto" w:fill="FFFFFF"/>
            <w:hideMark/>
          </w:tcPr>
          <w:p w14:paraId="7F94787F" w14:textId="77777777" w:rsidR="00465DA6" w:rsidRPr="00465DA6" w:rsidRDefault="00465DA6" w:rsidP="00465DA6">
            <w:r w:rsidRPr="00465DA6">
              <w:rPr>
                <w:rFonts w:ascii="Calibri" w:hAnsi="Calibri" w:cs="Calibri"/>
                <w:color w:val="000000"/>
              </w:rPr>
              <w:t>P.O. Box 3253</w:t>
            </w:r>
          </w:p>
        </w:tc>
        <w:tc>
          <w:tcPr>
            <w:tcW w:w="942" w:type="dxa"/>
            <w:tcBorders>
              <w:top w:val="outset" w:sz="6" w:space="0" w:color="E7E6E6"/>
              <w:left w:val="outset" w:sz="6" w:space="0" w:color="E7E6E6"/>
              <w:bottom w:val="outset" w:sz="6" w:space="0" w:color="E7E6E6"/>
              <w:right w:val="outset" w:sz="6" w:space="0" w:color="E7E6E6"/>
            </w:tcBorders>
            <w:shd w:val="clear" w:color="auto" w:fill="FFFFFF"/>
            <w:hideMark/>
          </w:tcPr>
          <w:p w14:paraId="7DDF9A7E" w14:textId="77777777" w:rsidR="00465DA6" w:rsidRPr="00465DA6" w:rsidRDefault="00465DA6" w:rsidP="00465DA6">
            <w:r w:rsidRPr="00465DA6">
              <w:rPr>
                <w:rFonts w:ascii="Calibri" w:hAnsi="Calibri" w:cs="Calibri"/>
                <w:color w:val="000000"/>
              </w:rPr>
              <w:t>Columbus</w:t>
            </w:r>
          </w:p>
        </w:tc>
        <w:tc>
          <w:tcPr>
            <w:tcW w:w="563" w:type="dxa"/>
            <w:tcBorders>
              <w:top w:val="outset" w:sz="6" w:space="0" w:color="E7E6E6"/>
              <w:left w:val="outset" w:sz="6" w:space="0" w:color="E7E6E6"/>
              <w:bottom w:val="outset" w:sz="6" w:space="0" w:color="E7E6E6"/>
              <w:right w:val="outset" w:sz="6" w:space="0" w:color="E7E6E6"/>
            </w:tcBorders>
            <w:shd w:val="clear" w:color="auto" w:fill="FFFFFF"/>
            <w:hideMark/>
          </w:tcPr>
          <w:p w14:paraId="0636C572" w14:textId="77777777" w:rsidR="00465DA6" w:rsidRPr="00465DA6" w:rsidRDefault="00465DA6" w:rsidP="00465DA6">
            <w:r w:rsidRPr="00465DA6">
              <w:rPr>
                <w:rFonts w:ascii="Calibri" w:hAnsi="Calibri" w:cs="Calibri"/>
                <w:color w:val="000000"/>
              </w:rPr>
              <w:t>OH</w:t>
            </w:r>
          </w:p>
        </w:tc>
        <w:tc>
          <w:tcPr>
            <w:tcW w:w="651" w:type="dxa"/>
            <w:tcBorders>
              <w:top w:val="outset" w:sz="6" w:space="0" w:color="E7E6E6"/>
              <w:left w:val="outset" w:sz="6" w:space="0" w:color="E7E6E6"/>
              <w:bottom w:val="outset" w:sz="6" w:space="0" w:color="E7E6E6"/>
              <w:right w:val="outset" w:sz="6" w:space="0" w:color="E7E6E6"/>
            </w:tcBorders>
            <w:shd w:val="clear" w:color="auto" w:fill="FFFFFF"/>
            <w:hideMark/>
          </w:tcPr>
          <w:p w14:paraId="7E4148A7" w14:textId="46801172" w:rsidR="00465DA6" w:rsidRPr="00465DA6" w:rsidRDefault="00465DA6" w:rsidP="00465DA6">
            <w:r w:rsidRPr="00465DA6">
              <w:rPr>
                <w:rFonts w:ascii="Calibri" w:hAnsi="Calibri" w:cs="Calibri"/>
                <w:color w:val="000000"/>
              </w:rPr>
              <w:t>43231</w:t>
            </w:r>
          </w:p>
        </w:tc>
        <w:tc>
          <w:tcPr>
            <w:tcW w:w="1440" w:type="dxa"/>
            <w:tcBorders>
              <w:top w:val="outset" w:sz="6" w:space="0" w:color="E7E6E6"/>
              <w:left w:val="outset" w:sz="6" w:space="0" w:color="E7E6E6"/>
              <w:bottom w:val="outset" w:sz="6" w:space="0" w:color="E7E6E6"/>
              <w:right w:val="outset" w:sz="6" w:space="0" w:color="E7E6E6"/>
            </w:tcBorders>
            <w:shd w:val="clear" w:color="auto" w:fill="FFFFFF"/>
            <w:hideMark/>
          </w:tcPr>
          <w:p w14:paraId="298D2F3F" w14:textId="77777777" w:rsidR="00465DA6" w:rsidRPr="00465DA6" w:rsidRDefault="00465DA6" w:rsidP="00465DA6">
            <w:r w:rsidRPr="00465DA6">
              <w:rPr>
                <w:rFonts w:ascii="Calibri" w:hAnsi="Calibri" w:cs="Calibri"/>
                <w:color w:val="000000"/>
              </w:rPr>
              <w:t>(502) 312-9087</w:t>
            </w:r>
          </w:p>
        </w:tc>
        <w:tc>
          <w:tcPr>
            <w:tcW w:w="1850" w:type="dxa"/>
            <w:tcBorders>
              <w:top w:val="outset" w:sz="6" w:space="0" w:color="E7E6E6"/>
              <w:left w:val="outset" w:sz="6" w:space="0" w:color="E7E6E6"/>
              <w:bottom w:val="outset" w:sz="6" w:space="0" w:color="E7E6E6"/>
              <w:right w:val="outset" w:sz="6" w:space="0" w:color="E7E6E6"/>
            </w:tcBorders>
            <w:shd w:val="clear" w:color="auto" w:fill="FFFFFF"/>
            <w:hideMark/>
          </w:tcPr>
          <w:p w14:paraId="285A520A" w14:textId="77777777" w:rsidR="00465DA6" w:rsidRPr="00465DA6" w:rsidRDefault="00465DA6" w:rsidP="00465DA6">
            <w:r w:rsidRPr="00465DA6">
              <w:rPr>
                <w:rFonts w:ascii="Calibri" w:hAnsi="Calibri" w:cs="Calibri"/>
                <w:color w:val="000000"/>
              </w:rPr>
              <w:t>jbiggs@pba.com</w:t>
            </w:r>
          </w:p>
        </w:tc>
        <w:tc>
          <w:tcPr>
            <w:tcW w:w="1028" w:type="dxa"/>
            <w:tcBorders>
              <w:top w:val="outset" w:sz="6" w:space="0" w:color="E7E6E6"/>
              <w:left w:val="outset" w:sz="6" w:space="0" w:color="E7E6E6"/>
              <w:bottom w:val="outset" w:sz="6" w:space="0" w:color="E7E6E6"/>
              <w:right w:val="outset" w:sz="6" w:space="0" w:color="E7E6E6"/>
            </w:tcBorders>
            <w:shd w:val="clear" w:color="auto" w:fill="FFFFFF"/>
            <w:hideMark/>
          </w:tcPr>
          <w:p w14:paraId="2C0A0E6B" w14:textId="77777777" w:rsidR="00465DA6" w:rsidRPr="00465DA6" w:rsidRDefault="00465DA6" w:rsidP="00465DA6">
            <w:pPr>
              <w:jc w:val="right"/>
            </w:pPr>
            <w:r w:rsidRPr="00465DA6">
              <w:rPr>
                <w:rFonts w:ascii="Calibri" w:hAnsi="Calibri" w:cs="Calibri"/>
                <w:color w:val="000000"/>
              </w:rPr>
              <w:t>3/12/2017</w:t>
            </w:r>
          </w:p>
        </w:tc>
        <w:tc>
          <w:tcPr>
            <w:tcW w:w="611" w:type="dxa"/>
            <w:tcBorders>
              <w:top w:val="outset" w:sz="6" w:space="0" w:color="E7E6E6"/>
              <w:left w:val="outset" w:sz="6" w:space="0" w:color="E7E6E6"/>
              <w:bottom w:val="outset" w:sz="6" w:space="0" w:color="E7E6E6"/>
              <w:right w:val="outset" w:sz="6" w:space="0" w:color="E7E6E6"/>
            </w:tcBorders>
            <w:shd w:val="clear" w:color="auto" w:fill="FFFFFF"/>
            <w:hideMark/>
          </w:tcPr>
          <w:p w14:paraId="18D7EEF9" w14:textId="77777777" w:rsidR="00465DA6" w:rsidRPr="00465DA6" w:rsidRDefault="00465DA6" w:rsidP="00465DA6">
            <w:pPr>
              <w:jc w:val="right"/>
            </w:pPr>
            <w:r w:rsidRPr="00465DA6">
              <w:rPr>
                <w:rFonts w:ascii="Calibri" w:hAnsi="Calibri" w:cs="Calibri"/>
                <w:color w:val="000000"/>
              </w:rPr>
              <w:t>7</w:t>
            </w:r>
          </w:p>
        </w:tc>
        <w:tc>
          <w:tcPr>
            <w:tcW w:w="1346" w:type="dxa"/>
            <w:tcBorders>
              <w:top w:val="outset" w:sz="6" w:space="0" w:color="E7E6E6"/>
              <w:left w:val="outset" w:sz="6" w:space="0" w:color="E7E6E6"/>
              <w:bottom w:val="outset" w:sz="6" w:space="0" w:color="E7E6E6"/>
              <w:right w:val="outset" w:sz="6" w:space="0" w:color="E7E6E6"/>
            </w:tcBorders>
            <w:shd w:val="clear" w:color="auto" w:fill="FFFFFF"/>
            <w:hideMark/>
          </w:tcPr>
          <w:p w14:paraId="2EF7809A" w14:textId="77777777" w:rsidR="00465DA6" w:rsidRPr="00465DA6" w:rsidRDefault="00465DA6" w:rsidP="00465DA6">
            <w:r w:rsidRPr="00465DA6">
              <w:rPr>
                <w:rFonts w:ascii="Calibri" w:hAnsi="Calibri" w:cs="Calibri"/>
                <w:color w:val="000000"/>
              </w:rPr>
              <w:t>Management Assistant</w:t>
            </w:r>
          </w:p>
        </w:tc>
      </w:tr>
      <w:tr w:rsidR="00465DA6" w:rsidRPr="00465DA6" w14:paraId="246BA279" w14:textId="77777777" w:rsidTr="00465DA6">
        <w:trPr>
          <w:tblCellSpacing w:w="0" w:type="dxa"/>
        </w:trPr>
        <w:tc>
          <w:tcPr>
            <w:tcW w:w="706" w:type="dxa"/>
            <w:tcBorders>
              <w:top w:val="outset" w:sz="6" w:space="0" w:color="E7E6E6"/>
              <w:left w:val="outset" w:sz="6" w:space="0" w:color="E7E6E6"/>
              <w:bottom w:val="outset" w:sz="6" w:space="0" w:color="E7E6E6"/>
              <w:right w:val="outset" w:sz="6" w:space="0" w:color="E7E6E6"/>
            </w:tcBorders>
            <w:shd w:val="clear" w:color="auto" w:fill="FFFFFF"/>
            <w:hideMark/>
          </w:tcPr>
          <w:p w14:paraId="65F48CCB" w14:textId="77777777" w:rsidR="00465DA6" w:rsidRPr="00465DA6" w:rsidRDefault="00465DA6" w:rsidP="00465DA6">
            <w:pPr>
              <w:jc w:val="right"/>
            </w:pPr>
            <w:r w:rsidRPr="00465DA6">
              <w:rPr>
                <w:rFonts w:ascii="Calibri" w:hAnsi="Calibri" w:cs="Calibri"/>
                <w:color w:val="000000"/>
              </w:rPr>
              <w:t>3982</w:t>
            </w:r>
          </w:p>
        </w:tc>
        <w:tc>
          <w:tcPr>
            <w:tcW w:w="725" w:type="dxa"/>
            <w:tcBorders>
              <w:top w:val="outset" w:sz="6" w:space="0" w:color="E7E6E6"/>
              <w:left w:val="outset" w:sz="6" w:space="0" w:color="E7E6E6"/>
              <w:bottom w:val="outset" w:sz="6" w:space="0" w:color="E7E6E6"/>
              <w:right w:val="outset" w:sz="6" w:space="0" w:color="E7E6E6"/>
            </w:tcBorders>
            <w:shd w:val="clear" w:color="auto" w:fill="FFFFFF"/>
            <w:hideMark/>
          </w:tcPr>
          <w:p w14:paraId="71CA3750" w14:textId="77777777" w:rsidR="00465DA6" w:rsidRPr="00465DA6" w:rsidRDefault="00465DA6" w:rsidP="00465DA6">
            <w:r w:rsidRPr="00465DA6">
              <w:rPr>
                <w:rFonts w:ascii="Calibri" w:hAnsi="Calibri" w:cs="Calibri"/>
                <w:color w:val="000000"/>
              </w:rPr>
              <w:t>Davis</w:t>
            </w:r>
          </w:p>
        </w:tc>
        <w:tc>
          <w:tcPr>
            <w:tcW w:w="874" w:type="dxa"/>
            <w:tcBorders>
              <w:top w:val="outset" w:sz="6" w:space="0" w:color="E7E6E6"/>
              <w:left w:val="outset" w:sz="6" w:space="0" w:color="E7E6E6"/>
              <w:bottom w:val="outset" w:sz="6" w:space="0" w:color="E7E6E6"/>
              <w:right w:val="outset" w:sz="6" w:space="0" w:color="E7E6E6"/>
            </w:tcBorders>
            <w:shd w:val="clear" w:color="auto" w:fill="FFFFFF"/>
            <w:hideMark/>
          </w:tcPr>
          <w:p w14:paraId="75B8E3A8" w14:textId="77777777" w:rsidR="00465DA6" w:rsidRPr="00465DA6" w:rsidRDefault="00465DA6" w:rsidP="00465DA6">
            <w:r w:rsidRPr="00465DA6">
              <w:rPr>
                <w:rFonts w:ascii="Calibri" w:hAnsi="Calibri" w:cs="Calibri"/>
                <w:color w:val="000000"/>
              </w:rPr>
              <w:t>Ashton</w:t>
            </w:r>
          </w:p>
        </w:tc>
        <w:tc>
          <w:tcPr>
            <w:tcW w:w="964" w:type="dxa"/>
            <w:tcBorders>
              <w:top w:val="outset" w:sz="6" w:space="0" w:color="E7E6E6"/>
              <w:left w:val="outset" w:sz="6" w:space="0" w:color="E7E6E6"/>
              <w:bottom w:val="outset" w:sz="6" w:space="0" w:color="E7E6E6"/>
              <w:right w:val="outset" w:sz="6" w:space="0" w:color="E7E6E6"/>
            </w:tcBorders>
            <w:shd w:val="clear" w:color="auto" w:fill="FFFFFF"/>
            <w:hideMark/>
          </w:tcPr>
          <w:p w14:paraId="51029DF0" w14:textId="77777777" w:rsidR="00465DA6" w:rsidRPr="00465DA6" w:rsidRDefault="00465DA6" w:rsidP="00465DA6">
            <w:r w:rsidRPr="00465DA6">
              <w:rPr>
                <w:rFonts w:ascii="Calibri" w:hAnsi="Calibri" w:cs="Calibri"/>
                <w:color w:val="000000"/>
              </w:rPr>
              <w:t>3412 Green St.</w:t>
            </w:r>
          </w:p>
        </w:tc>
        <w:tc>
          <w:tcPr>
            <w:tcW w:w="942" w:type="dxa"/>
            <w:tcBorders>
              <w:top w:val="outset" w:sz="6" w:space="0" w:color="E7E6E6"/>
              <w:left w:val="outset" w:sz="6" w:space="0" w:color="E7E6E6"/>
              <w:bottom w:val="outset" w:sz="6" w:space="0" w:color="E7E6E6"/>
              <w:right w:val="outset" w:sz="6" w:space="0" w:color="E7E6E6"/>
            </w:tcBorders>
            <w:shd w:val="clear" w:color="auto" w:fill="FFFFFF"/>
            <w:hideMark/>
          </w:tcPr>
          <w:p w14:paraId="6C71EE68" w14:textId="77777777" w:rsidR="00465DA6" w:rsidRPr="00465DA6" w:rsidRDefault="00465DA6" w:rsidP="00465DA6">
            <w:r w:rsidRPr="00465DA6">
              <w:rPr>
                <w:rFonts w:ascii="Calibri" w:hAnsi="Calibri" w:cs="Calibri"/>
                <w:color w:val="000000"/>
              </w:rPr>
              <w:t>Columbus</w:t>
            </w:r>
          </w:p>
        </w:tc>
        <w:tc>
          <w:tcPr>
            <w:tcW w:w="563" w:type="dxa"/>
            <w:tcBorders>
              <w:top w:val="outset" w:sz="6" w:space="0" w:color="E7E6E6"/>
              <w:left w:val="outset" w:sz="6" w:space="0" w:color="E7E6E6"/>
              <w:bottom w:val="outset" w:sz="6" w:space="0" w:color="E7E6E6"/>
              <w:right w:val="outset" w:sz="6" w:space="0" w:color="E7E6E6"/>
            </w:tcBorders>
            <w:shd w:val="clear" w:color="auto" w:fill="FFFFFF"/>
            <w:hideMark/>
          </w:tcPr>
          <w:p w14:paraId="69D3ED09" w14:textId="77777777" w:rsidR="00465DA6" w:rsidRPr="00465DA6" w:rsidRDefault="00465DA6" w:rsidP="00465DA6">
            <w:r w:rsidRPr="00465DA6">
              <w:rPr>
                <w:rFonts w:ascii="Calibri" w:hAnsi="Calibri" w:cs="Calibri"/>
                <w:color w:val="000000"/>
              </w:rPr>
              <w:t>OH</w:t>
            </w:r>
          </w:p>
        </w:tc>
        <w:tc>
          <w:tcPr>
            <w:tcW w:w="651" w:type="dxa"/>
            <w:tcBorders>
              <w:top w:val="outset" w:sz="6" w:space="0" w:color="E7E6E6"/>
              <w:left w:val="outset" w:sz="6" w:space="0" w:color="E7E6E6"/>
              <w:bottom w:val="outset" w:sz="6" w:space="0" w:color="E7E6E6"/>
              <w:right w:val="outset" w:sz="6" w:space="0" w:color="E7E6E6"/>
            </w:tcBorders>
            <w:shd w:val="clear" w:color="auto" w:fill="FFFFFF"/>
            <w:hideMark/>
          </w:tcPr>
          <w:p w14:paraId="023969C9" w14:textId="0BAE06D8" w:rsidR="00465DA6" w:rsidRPr="00465DA6" w:rsidRDefault="00465DA6" w:rsidP="00465DA6">
            <w:r w:rsidRPr="00465DA6">
              <w:rPr>
                <w:rFonts w:ascii="Calibri" w:hAnsi="Calibri" w:cs="Calibri"/>
                <w:color w:val="000000"/>
              </w:rPr>
              <w:t>43230</w:t>
            </w:r>
          </w:p>
        </w:tc>
        <w:tc>
          <w:tcPr>
            <w:tcW w:w="1440" w:type="dxa"/>
            <w:tcBorders>
              <w:top w:val="outset" w:sz="6" w:space="0" w:color="E7E6E6"/>
              <w:left w:val="outset" w:sz="6" w:space="0" w:color="E7E6E6"/>
              <w:bottom w:val="outset" w:sz="6" w:space="0" w:color="E7E6E6"/>
              <w:right w:val="outset" w:sz="6" w:space="0" w:color="E7E6E6"/>
            </w:tcBorders>
            <w:shd w:val="clear" w:color="auto" w:fill="FFFFFF"/>
            <w:hideMark/>
          </w:tcPr>
          <w:p w14:paraId="6F9BECA1" w14:textId="77777777" w:rsidR="00465DA6" w:rsidRPr="00465DA6" w:rsidRDefault="00465DA6" w:rsidP="00465DA6">
            <w:r w:rsidRPr="00465DA6">
              <w:rPr>
                <w:rFonts w:ascii="Calibri" w:hAnsi="Calibri" w:cs="Calibri"/>
                <w:color w:val="000000"/>
              </w:rPr>
              <w:t>(502) 543-0094</w:t>
            </w:r>
          </w:p>
        </w:tc>
        <w:tc>
          <w:tcPr>
            <w:tcW w:w="1850" w:type="dxa"/>
            <w:tcBorders>
              <w:top w:val="outset" w:sz="6" w:space="0" w:color="E7E6E6"/>
              <w:left w:val="outset" w:sz="6" w:space="0" w:color="E7E6E6"/>
              <w:bottom w:val="outset" w:sz="6" w:space="0" w:color="E7E6E6"/>
              <w:right w:val="outset" w:sz="6" w:space="0" w:color="E7E6E6"/>
            </w:tcBorders>
            <w:shd w:val="clear" w:color="auto" w:fill="FFFFFF"/>
            <w:hideMark/>
          </w:tcPr>
          <w:p w14:paraId="4BD1C790" w14:textId="77777777" w:rsidR="00465DA6" w:rsidRPr="00465DA6" w:rsidRDefault="00465DA6" w:rsidP="00465DA6">
            <w:r w:rsidRPr="00465DA6">
              <w:rPr>
                <w:rFonts w:ascii="Calibri" w:hAnsi="Calibri" w:cs="Calibri"/>
                <w:color w:val="000000"/>
              </w:rPr>
              <w:t>dashton@pba.com</w:t>
            </w:r>
          </w:p>
        </w:tc>
        <w:tc>
          <w:tcPr>
            <w:tcW w:w="1028" w:type="dxa"/>
            <w:tcBorders>
              <w:top w:val="outset" w:sz="6" w:space="0" w:color="E7E6E6"/>
              <w:left w:val="outset" w:sz="6" w:space="0" w:color="E7E6E6"/>
              <w:bottom w:val="outset" w:sz="6" w:space="0" w:color="E7E6E6"/>
              <w:right w:val="outset" w:sz="6" w:space="0" w:color="E7E6E6"/>
            </w:tcBorders>
            <w:shd w:val="clear" w:color="auto" w:fill="FFFFFF"/>
            <w:hideMark/>
          </w:tcPr>
          <w:p w14:paraId="49E1BF72" w14:textId="77777777" w:rsidR="00465DA6" w:rsidRPr="00465DA6" w:rsidRDefault="00465DA6" w:rsidP="00465DA6">
            <w:pPr>
              <w:jc w:val="right"/>
            </w:pPr>
            <w:r w:rsidRPr="00465DA6">
              <w:rPr>
                <w:rFonts w:ascii="Calibri" w:hAnsi="Calibri" w:cs="Calibri"/>
                <w:color w:val="000000"/>
              </w:rPr>
              <w:t>9/4/2016</w:t>
            </w:r>
          </w:p>
        </w:tc>
        <w:tc>
          <w:tcPr>
            <w:tcW w:w="611" w:type="dxa"/>
            <w:tcBorders>
              <w:top w:val="outset" w:sz="6" w:space="0" w:color="E7E6E6"/>
              <w:left w:val="outset" w:sz="6" w:space="0" w:color="E7E6E6"/>
              <w:bottom w:val="outset" w:sz="6" w:space="0" w:color="E7E6E6"/>
              <w:right w:val="outset" w:sz="6" w:space="0" w:color="E7E6E6"/>
            </w:tcBorders>
            <w:shd w:val="clear" w:color="auto" w:fill="FFFFFF"/>
            <w:hideMark/>
          </w:tcPr>
          <w:p w14:paraId="747A53F9" w14:textId="77777777" w:rsidR="00465DA6" w:rsidRPr="00465DA6" w:rsidRDefault="00465DA6" w:rsidP="00465DA6">
            <w:pPr>
              <w:jc w:val="right"/>
            </w:pPr>
            <w:r w:rsidRPr="00465DA6">
              <w:rPr>
                <w:rFonts w:ascii="Calibri" w:hAnsi="Calibri" w:cs="Calibri"/>
                <w:color w:val="000000"/>
              </w:rPr>
              <w:t>4</w:t>
            </w:r>
          </w:p>
        </w:tc>
        <w:tc>
          <w:tcPr>
            <w:tcW w:w="1346" w:type="dxa"/>
            <w:tcBorders>
              <w:top w:val="outset" w:sz="6" w:space="0" w:color="E7E6E6"/>
              <w:left w:val="outset" w:sz="6" w:space="0" w:color="E7E6E6"/>
              <w:bottom w:val="outset" w:sz="6" w:space="0" w:color="E7E6E6"/>
              <w:right w:val="outset" w:sz="6" w:space="0" w:color="E7E6E6"/>
            </w:tcBorders>
            <w:shd w:val="clear" w:color="auto" w:fill="FFFFFF"/>
            <w:hideMark/>
          </w:tcPr>
          <w:p w14:paraId="13F47650" w14:textId="77777777" w:rsidR="00465DA6" w:rsidRPr="00465DA6" w:rsidRDefault="00465DA6" w:rsidP="00465DA6">
            <w:r w:rsidRPr="00465DA6">
              <w:rPr>
                <w:rFonts w:ascii="Calibri" w:hAnsi="Calibri" w:cs="Calibri"/>
                <w:color w:val="000000"/>
              </w:rPr>
              <w:t>Spreadsheet Specialist</w:t>
            </w:r>
          </w:p>
        </w:tc>
      </w:tr>
      <w:tr w:rsidR="00465DA6" w:rsidRPr="00465DA6" w14:paraId="4D07DCAE" w14:textId="77777777" w:rsidTr="00465DA6">
        <w:trPr>
          <w:tblCellSpacing w:w="0" w:type="dxa"/>
        </w:trPr>
        <w:tc>
          <w:tcPr>
            <w:tcW w:w="706" w:type="dxa"/>
            <w:tcBorders>
              <w:top w:val="outset" w:sz="6" w:space="0" w:color="E7E6E6"/>
              <w:left w:val="outset" w:sz="6" w:space="0" w:color="E7E6E6"/>
              <w:bottom w:val="outset" w:sz="6" w:space="0" w:color="E7E6E6"/>
              <w:right w:val="outset" w:sz="6" w:space="0" w:color="E7E6E6"/>
            </w:tcBorders>
            <w:shd w:val="clear" w:color="auto" w:fill="FFFFFF"/>
            <w:hideMark/>
          </w:tcPr>
          <w:p w14:paraId="5044B367" w14:textId="77777777" w:rsidR="00465DA6" w:rsidRPr="00465DA6" w:rsidRDefault="00465DA6" w:rsidP="00465DA6">
            <w:pPr>
              <w:jc w:val="right"/>
            </w:pPr>
            <w:r w:rsidRPr="00465DA6">
              <w:rPr>
                <w:rFonts w:ascii="Calibri" w:hAnsi="Calibri" w:cs="Calibri"/>
                <w:color w:val="000000"/>
              </w:rPr>
              <w:t>4321</w:t>
            </w:r>
          </w:p>
        </w:tc>
        <w:tc>
          <w:tcPr>
            <w:tcW w:w="725" w:type="dxa"/>
            <w:tcBorders>
              <w:top w:val="outset" w:sz="6" w:space="0" w:color="E7E6E6"/>
              <w:left w:val="outset" w:sz="6" w:space="0" w:color="E7E6E6"/>
              <w:bottom w:val="outset" w:sz="6" w:space="0" w:color="E7E6E6"/>
              <w:right w:val="outset" w:sz="6" w:space="0" w:color="E7E6E6"/>
            </w:tcBorders>
            <w:shd w:val="clear" w:color="auto" w:fill="FFFFFF"/>
            <w:hideMark/>
          </w:tcPr>
          <w:p w14:paraId="76A36024" w14:textId="77777777" w:rsidR="00465DA6" w:rsidRPr="00465DA6" w:rsidRDefault="00465DA6" w:rsidP="00465DA6">
            <w:r w:rsidRPr="00465DA6">
              <w:rPr>
                <w:rFonts w:ascii="Calibri" w:hAnsi="Calibri" w:cs="Calibri"/>
                <w:color w:val="000000"/>
              </w:rPr>
              <w:t>Zach</w:t>
            </w:r>
          </w:p>
        </w:tc>
        <w:tc>
          <w:tcPr>
            <w:tcW w:w="874" w:type="dxa"/>
            <w:tcBorders>
              <w:top w:val="outset" w:sz="6" w:space="0" w:color="E7E6E6"/>
              <w:left w:val="outset" w:sz="6" w:space="0" w:color="E7E6E6"/>
              <w:bottom w:val="outset" w:sz="6" w:space="0" w:color="E7E6E6"/>
              <w:right w:val="outset" w:sz="6" w:space="0" w:color="E7E6E6"/>
            </w:tcBorders>
            <w:shd w:val="clear" w:color="auto" w:fill="FFFFFF"/>
            <w:hideMark/>
          </w:tcPr>
          <w:p w14:paraId="74AC2A3A" w14:textId="77777777" w:rsidR="00465DA6" w:rsidRPr="00465DA6" w:rsidRDefault="00465DA6" w:rsidP="00465DA6">
            <w:r w:rsidRPr="00465DA6">
              <w:rPr>
                <w:rFonts w:ascii="Calibri" w:hAnsi="Calibri" w:cs="Calibri"/>
                <w:color w:val="000000"/>
              </w:rPr>
              <w:t>Owens</w:t>
            </w:r>
          </w:p>
        </w:tc>
        <w:tc>
          <w:tcPr>
            <w:tcW w:w="964" w:type="dxa"/>
            <w:tcBorders>
              <w:top w:val="outset" w:sz="6" w:space="0" w:color="E7E6E6"/>
              <w:left w:val="outset" w:sz="6" w:space="0" w:color="E7E6E6"/>
              <w:bottom w:val="outset" w:sz="6" w:space="0" w:color="E7E6E6"/>
              <w:right w:val="outset" w:sz="6" w:space="0" w:color="E7E6E6"/>
            </w:tcBorders>
            <w:shd w:val="clear" w:color="auto" w:fill="FFFFFF"/>
            <w:hideMark/>
          </w:tcPr>
          <w:p w14:paraId="0BDCFBAB" w14:textId="77777777" w:rsidR="00465DA6" w:rsidRPr="00465DA6" w:rsidRDefault="00465DA6" w:rsidP="00465DA6">
            <w:r w:rsidRPr="00465DA6">
              <w:rPr>
                <w:rFonts w:ascii="Calibri" w:hAnsi="Calibri" w:cs="Calibri"/>
                <w:color w:val="000000"/>
              </w:rPr>
              <w:t>1293 Brown Rd.</w:t>
            </w:r>
          </w:p>
        </w:tc>
        <w:tc>
          <w:tcPr>
            <w:tcW w:w="942" w:type="dxa"/>
            <w:tcBorders>
              <w:top w:val="outset" w:sz="6" w:space="0" w:color="E7E6E6"/>
              <w:left w:val="outset" w:sz="6" w:space="0" w:color="E7E6E6"/>
              <w:bottom w:val="outset" w:sz="6" w:space="0" w:color="E7E6E6"/>
              <w:right w:val="outset" w:sz="6" w:space="0" w:color="E7E6E6"/>
            </w:tcBorders>
            <w:shd w:val="clear" w:color="auto" w:fill="FFFFFF"/>
            <w:hideMark/>
          </w:tcPr>
          <w:p w14:paraId="37AF87B1" w14:textId="77777777" w:rsidR="00465DA6" w:rsidRPr="00465DA6" w:rsidRDefault="00465DA6" w:rsidP="00465DA6">
            <w:r w:rsidRPr="00465DA6">
              <w:rPr>
                <w:rFonts w:ascii="Calibri" w:hAnsi="Calibri" w:cs="Calibri"/>
                <w:color w:val="000000"/>
              </w:rPr>
              <w:t>Columbus</w:t>
            </w:r>
          </w:p>
        </w:tc>
        <w:tc>
          <w:tcPr>
            <w:tcW w:w="563" w:type="dxa"/>
            <w:tcBorders>
              <w:top w:val="outset" w:sz="6" w:space="0" w:color="E7E6E6"/>
              <w:left w:val="outset" w:sz="6" w:space="0" w:color="E7E6E6"/>
              <w:bottom w:val="outset" w:sz="6" w:space="0" w:color="E7E6E6"/>
              <w:right w:val="outset" w:sz="6" w:space="0" w:color="E7E6E6"/>
            </w:tcBorders>
            <w:shd w:val="clear" w:color="auto" w:fill="FFFFFF"/>
            <w:hideMark/>
          </w:tcPr>
          <w:p w14:paraId="63F57075" w14:textId="77777777" w:rsidR="00465DA6" w:rsidRPr="00465DA6" w:rsidRDefault="00465DA6" w:rsidP="00465DA6">
            <w:r w:rsidRPr="00465DA6">
              <w:rPr>
                <w:rFonts w:ascii="Calibri" w:hAnsi="Calibri" w:cs="Calibri"/>
                <w:color w:val="000000"/>
              </w:rPr>
              <w:t>OH</w:t>
            </w:r>
          </w:p>
        </w:tc>
        <w:tc>
          <w:tcPr>
            <w:tcW w:w="651" w:type="dxa"/>
            <w:tcBorders>
              <w:top w:val="outset" w:sz="6" w:space="0" w:color="E7E6E6"/>
              <w:left w:val="outset" w:sz="6" w:space="0" w:color="E7E6E6"/>
              <w:bottom w:val="outset" w:sz="6" w:space="0" w:color="E7E6E6"/>
              <w:right w:val="outset" w:sz="6" w:space="0" w:color="E7E6E6"/>
            </w:tcBorders>
            <w:shd w:val="clear" w:color="auto" w:fill="FFFFFF"/>
            <w:hideMark/>
          </w:tcPr>
          <w:p w14:paraId="59E82C91" w14:textId="1435334A" w:rsidR="00465DA6" w:rsidRPr="00465DA6" w:rsidRDefault="00465DA6" w:rsidP="00465DA6">
            <w:r w:rsidRPr="00465DA6">
              <w:rPr>
                <w:rFonts w:ascii="Calibri" w:hAnsi="Calibri" w:cs="Calibri"/>
                <w:color w:val="000000"/>
              </w:rPr>
              <w:t>43231</w:t>
            </w:r>
          </w:p>
        </w:tc>
        <w:tc>
          <w:tcPr>
            <w:tcW w:w="1440" w:type="dxa"/>
            <w:tcBorders>
              <w:top w:val="outset" w:sz="6" w:space="0" w:color="E7E6E6"/>
              <w:left w:val="outset" w:sz="6" w:space="0" w:color="E7E6E6"/>
              <w:bottom w:val="outset" w:sz="6" w:space="0" w:color="E7E6E6"/>
              <w:right w:val="outset" w:sz="6" w:space="0" w:color="E7E6E6"/>
            </w:tcBorders>
            <w:shd w:val="clear" w:color="auto" w:fill="FFFFFF"/>
            <w:hideMark/>
          </w:tcPr>
          <w:p w14:paraId="3B029E61" w14:textId="77777777" w:rsidR="00465DA6" w:rsidRPr="00465DA6" w:rsidRDefault="00465DA6" w:rsidP="00465DA6">
            <w:r w:rsidRPr="00465DA6">
              <w:rPr>
                <w:rFonts w:ascii="Calibri" w:hAnsi="Calibri" w:cs="Calibri"/>
                <w:color w:val="000000"/>
              </w:rPr>
              <w:t>(502) 432-5555</w:t>
            </w:r>
          </w:p>
        </w:tc>
        <w:tc>
          <w:tcPr>
            <w:tcW w:w="1850" w:type="dxa"/>
            <w:tcBorders>
              <w:top w:val="outset" w:sz="6" w:space="0" w:color="E7E6E6"/>
              <w:left w:val="outset" w:sz="6" w:space="0" w:color="E7E6E6"/>
              <w:bottom w:val="outset" w:sz="6" w:space="0" w:color="E7E6E6"/>
              <w:right w:val="outset" w:sz="6" w:space="0" w:color="E7E6E6"/>
            </w:tcBorders>
            <w:shd w:val="clear" w:color="auto" w:fill="FFFFFF"/>
            <w:hideMark/>
          </w:tcPr>
          <w:p w14:paraId="6E82B1B2" w14:textId="77777777" w:rsidR="00465DA6" w:rsidRPr="00465DA6" w:rsidRDefault="00465DA6" w:rsidP="00465DA6">
            <w:r w:rsidRPr="00465DA6">
              <w:rPr>
                <w:rFonts w:ascii="Calibri" w:hAnsi="Calibri" w:cs="Calibri"/>
                <w:color w:val="000000"/>
              </w:rPr>
              <w:t>zowens@pba.com</w:t>
            </w:r>
          </w:p>
        </w:tc>
        <w:tc>
          <w:tcPr>
            <w:tcW w:w="1028" w:type="dxa"/>
            <w:tcBorders>
              <w:top w:val="outset" w:sz="6" w:space="0" w:color="E7E6E6"/>
              <w:left w:val="outset" w:sz="6" w:space="0" w:color="E7E6E6"/>
              <w:bottom w:val="outset" w:sz="6" w:space="0" w:color="E7E6E6"/>
              <w:right w:val="outset" w:sz="6" w:space="0" w:color="E7E6E6"/>
            </w:tcBorders>
            <w:shd w:val="clear" w:color="auto" w:fill="FFFFFF"/>
            <w:hideMark/>
          </w:tcPr>
          <w:p w14:paraId="26E7FE4A" w14:textId="77777777" w:rsidR="00465DA6" w:rsidRPr="00465DA6" w:rsidRDefault="00465DA6" w:rsidP="00465DA6">
            <w:pPr>
              <w:jc w:val="right"/>
            </w:pPr>
            <w:r w:rsidRPr="00465DA6">
              <w:rPr>
                <w:rFonts w:ascii="Calibri" w:hAnsi="Calibri" w:cs="Calibri"/>
                <w:color w:val="000000"/>
              </w:rPr>
              <w:t>5/5/2016</w:t>
            </w:r>
          </w:p>
        </w:tc>
        <w:tc>
          <w:tcPr>
            <w:tcW w:w="611" w:type="dxa"/>
            <w:tcBorders>
              <w:top w:val="outset" w:sz="6" w:space="0" w:color="E7E6E6"/>
              <w:left w:val="outset" w:sz="6" w:space="0" w:color="E7E6E6"/>
              <w:bottom w:val="outset" w:sz="6" w:space="0" w:color="E7E6E6"/>
              <w:right w:val="outset" w:sz="6" w:space="0" w:color="E7E6E6"/>
            </w:tcBorders>
            <w:shd w:val="clear" w:color="auto" w:fill="FFFFFF"/>
            <w:hideMark/>
          </w:tcPr>
          <w:p w14:paraId="2D1323D7" w14:textId="77777777" w:rsidR="00465DA6" w:rsidRPr="00465DA6" w:rsidRDefault="00465DA6" w:rsidP="00465DA6">
            <w:pPr>
              <w:jc w:val="right"/>
            </w:pPr>
            <w:r w:rsidRPr="00465DA6">
              <w:rPr>
                <w:rFonts w:ascii="Calibri" w:hAnsi="Calibri" w:cs="Calibri"/>
                <w:color w:val="000000"/>
              </w:rPr>
              <w:t>6</w:t>
            </w:r>
          </w:p>
        </w:tc>
        <w:tc>
          <w:tcPr>
            <w:tcW w:w="1346" w:type="dxa"/>
            <w:tcBorders>
              <w:top w:val="outset" w:sz="6" w:space="0" w:color="E7E6E6"/>
              <w:left w:val="outset" w:sz="6" w:space="0" w:color="E7E6E6"/>
              <w:bottom w:val="outset" w:sz="6" w:space="0" w:color="E7E6E6"/>
              <w:right w:val="outset" w:sz="6" w:space="0" w:color="E7E6E6"/>
            </w:tcBorders>
            <w:shd w:val="clear" w:color="auto" w:fill="FFFFFF"/>
            <w:hideMark/>
          </w:tcPr>
          <w:p w14:paraId="5252C978" w14:textId="77777777" w:rsidR="00465DA6" w:rsidRPr="00465DA6" w:rsidRDefault="00465DA6" w:rsidP="00465DA6">
            <w:r w:rsidRPr="00465DA6">
              <w:rPr>
                <w:rFonts w:ascii="Calibri" w:hAnsi="Calibri" w:cs="Calibri"/>
                <w:color w:val="000000"/>
              </w:rPr>
              <w:t>Programmer</w:t>
            </w:r>
          </w:p>
        </w:tc>
      </w:tr>
      <w:tr w:rsidR="00465DA6" w:rsidRPr="00465DA6" w14:paraId="28620769" w14:textId="77777777" w:rsidTr="00465DA6">
        <w:trPr>
          <w:tblCellSpacing w:w="0" w:type="dxa"/>
        </w:trPr>
        <w:tc>
          <w:tcPr>
            <w:tcW w:w="706" w:type="dxa"/>
            <w:tcBorders>
              <w:top w:val="outset" w:sz="6" w:space="0" w:color="E7E6E6"/>
              <w:left w:val="outset" w:sz="6" w:space="0" w:color="E7E6E6"/>
              <w:bottom w:val="outset" w:sz="6" w:space="0" w:color="E7E6E6"/>
              <w:right w:val="outset" w:sz="6" w:space="0" w:color="E7E6E6"/>
            </w:tcBorders>
            <w:shd w:val="clear" w:color="auto" w:fill="FFFFFF"/>
            <w:hideMark/>
          </w:tcPr>
          <w:p w14:paraId="41A9E21E" w14:textId="77777777" w:rsidR="00465DA6" w:rsidRPr="00465DA6" w:rsidRDefault="00465DA6" w:rsidP="00465DA6">
            <w:pPr>
              <w:jc w:val="right"/>
            </w:pPr>
            <w:r w:rsidRPr="00465DA6">
              <w:rPr>
                <w:rFonts w:ascii="Calibri" w:hAnsi="Calibri" w:cs="Calibri"/>
                <w:color w:val="000000"/>
              </w:rPr>
              <w:t>8765</w:t>
            </w:r>
          </w:p>
        </w:tc>
        <w:tc>
          <w:tcPr>
            <w:tcW w:w="725" w:type="dxa"/>
            <w:tcBorders>
              <w:top w:val="outset" w:sz="6" w:space="0" w:color="E7E6E6"/>
              <w:left w:val="outset" w:sz="6" w:space="0" w:color="E7E6E6"/>
              <w:bottom w:val="outset" w:sz="6" w:space="0" w:color="E7E6E6"/>
              <w:right w:val="outset" w:sz="6" w:space="0" w:color="E7E6E6"/>
            </w:tcBorders>
            <w:shd w:val="clear" w:color="auto" w:fill="FFFFFF"/>
            <w:hideMark/>
          </w:tcPr>
          <w:p w14:paraId="2D5469BF" w14:textId="77777777" w:rsidR="00465DA6" w:rsidRPr="00465DA6" w:rsidRDefault="00465DA6" w:rsidP="00465DA6">
            <w:r w:rsidRPr="00465DA6">
              <w:rPr>
                <w:rFonts w:ascii="Calibri" w:hAnsi="Calibri" w:cs="Calibri"/>
                <w:color w:val="000000"/>
              </w:rPr>
              <w:t>George</w:t>
            </w:r>
          </w:p>
        </w:tc>
        <w:tc>
          <w:tcPr>
            <w:tcW w:w="874" w:type="dxa"/>
            <w:tcBorders>
              <w:top w:val="outset" w:sz="6" w:space="0" w:color="E7E6E6"/>
              <w:left w:val="outset" w:sz="6" w:space="0" w:color="E7E6E6"/>
              <w:bottom w:val="outset" w:sz="6" w:space="0" w:color="E7E6E6"/>
              <w:right w:val="outset" w:sz="6" w:space="0" w:color="E7E6E6"/>
            </w:tcBorders>
            <w:shd w:val="clear" w:color="auto" w:fill="FFFFFF"/>
            <w:hideMark/>
          </w:tcPr>
          <w:p w14:paraId="1A699DDB" w14:textId="77777777" w:rsidR="00465DA6" w:rsidRPr="00465DA6" w:rsidRDefault="00465DA6" w:rsidP="00465DA6">
            <w:r w:rsidRPr="00465DA6">
              <w:rPr>
                <w:rFonts w:ascii="Calibri" w:hAnsi="Calibri" w:cs="Calibri"/>
                <w:color w:val="000000"/>
              </w:rPr>
              <w:t>Pera</w:t>
            </w:r>
          </w:p>
        </w:tc>
        <w:tc>
          <w:tcPr>
            <w:tcW w:w="964" w:type="dxa"/>
            <w:tcBorders>
              <w:top w:val="outset" w:sz="6" w:space="0" w:color="E7E6E6"/>
              <w:left w:val="outset" w:sz="6" w:space="0" w:color="E7E6E6"/>
              <w:bottom w:val="outset" w:sz="6" w:space="0" w:color="E7E6E6"/>
              <w:right w:val="outset" w:sz="6" w:space="0" w:color="E7E6E6"/>
            </w:tcBorders>
            <w:shd w:val="clear" w:color="auto" w:fill="FFFFFF"/>
            <w:hideMark/>
          </w:tcPr>
          <w:p w14:paraId="60D98963" w14:textId="77777777" w:rsidR="00465DA6" w:rsidRPr="00465DA6" w:rsidRDefault="00465DA6" w:rsidP="00465DA6">
            <w:r w:rsidRPr="00465DA6">
              <w:rPr>
                <w:rFonts w:ascii="Calibri" w:hAnsi="Calibri" w:cs="Calibri"/>
                <w:color w:val="000000"/>
              </w:rPr>
              <w:t>P.O. Box 3456</w:t>
            </w:r>
          </w:p>
        </w:tc>
        <w:tc>
          <w:tcPr>
            <w:tcW w:w="942" w:type="dxa"/>
            <w:tcBorders>
              <w:top w:val="outset" w:sz="6" w:space="0" w:color="E7E6E6"/>
              <w:left w:val="outset" w:sz="6" w:space="0" w:color="E7E6E6"/>
              <w:bottom w:val="outset" w:sz="6" w:space="0" w:color="E7E6E6"/>
              <w:right w:val="outset" w:sz="6" w:space="0" w:color="E7E6E6"/>
            </w:tcBorders>
            <w:shd w:val="clear" w:color="auto" w:fill="FFFFFF"/>
            <w:hideMark/>
          </w:tcPr>
          <w:p w14:paraId="147888F6" w14:textId="77777777" w:rsidR="00465DA6" w:rsidRPr="00465DA6" w:rsidRDefault="00465DA6" w:rsidP="00465DA6">
            <w:r w:rsidRPr="00465DA6">
              <w:rPr>
                <w:rFonts w:ascii="Calibri" w:hAnsi="Calibri" w:cs="Calibri"/>
                <w:color w:val="000000"/>
              </w:rPr>
              <w:t>Columbus</w:t>
            </w:r>
          </w:p>
        </w:tc>
        <w:tc>
          <w:tcPr>
            <w:tcW w:w="563" w:type="dxa"/>
            <w:tcBorders>
              <w:top w:val="outset" w:sz="6" w:space="0" w:color="E7E6E6"/>
              <w:left w:val="outset" w:sz="6" w:space="0" w:color="E7E6E6"/>
              <w:bottom w:val="outset" w:sz="6" w:space="0" w:color="E7E6E6"/>
              <w:right w:val="outset" w:sz="6" w:space="0" w:color="E7E6E6"/>
            </w:tcBorders>
            <w:shd w:val="clear" w:color="auto" w:fill="FFFFFF"/>
            <w:hideMark/>
          </w:tcPr>
          <w:p w14:paraId="6F2B11B7" w14:textId="77777777" w:rsidR="00465DA6" w:rsidRPr="00465DA6" w:rsidRDefault="00465DA6" w:rsidP="00465DA6">
            <w:r w:rsidRPr="00465DA6">
              <w:rPr>
                <w:rFonts w:ascii="Calibri" w:hAnsi="Calibri" w:cs="Calibri"/>
                <w:color w:val="000000"/>
              </w:rPr>
              <w:t>OH</w:t>
            </w:r>
          </w:p>
        </w:tc>
        <w:tc>
          <w:tcPr>
            <w:tcW w:w="651" w:type="dxa"/>
            <w:tcBorders>
              <w:top w:val="outset" w:sz="6" w:space="0" w:color="E7E6E6"/>
              <w:left w:val="outset" w:sz="6" w:space="0" w:color="E7E6E6"/>
              <w:bottom w:val="outset" w:sz="6" w:space="0" w:color="E7E6E6"/>
              <w:right w:val="outset" w:sz="6" w:space="0" w:color="E7E6E6"/>
            </w:tcBorders>
            <w:shd w:val="clear" w:color="auto" w:fill="FFFFFF"/>
            <w:hideMark/>
          </w:tcPr>
          <w:p w14:paraId="62539D34" w14:textId="09A05AB6" w:rsidR="00465DA6" w:rsidRPr="00465DA6" w:rsidRDefault="00465DA6" w:rsidP="00465DA6">
            <w:r w:rsidRPr="00465DA6">
              <w:rPr>
                <w:rFonts w:ascii="Calibri" w:hAnsi="Calibri" w:cs="Calibri"/>
                <w:color w:val="000000"/>
              </w:rPr>
              <w:t>43230</w:t>
            </w:r>
          </w:p>
        </w:tc>
        <w:tc>
          <w:tcPr>
            <w:tcW w:w="1440" w:type="dxa"/>
            <w:tcBorders>
              <w:top w:val="outset" w:sz="6" w:space="0" w:color="E7E6E6"/>
              <w:left w:val="outset" w:sz="6" w:space="0" w:color="E7E6E6"/>
              <w:bottom w:val="outset" w:sz="6" w:space="0" w:color="E7E6E6"/>
              <w:right w:val="outset" w:sz="6" w:space="0" w:color="E7E6E6"/>
            </w:tcBorders>
            <w:shd w:val="clear" w:color="auto" w:fill="FFFFFF"/>
            <w:hideMark/>
          </w:tcPr>
          <w:p w14:paraId="3CC2BA51" w14:textId="77777777" w:rsidR="00465DA6" w:rsidRPr="00465DA6" w:rsidRDefault="00465DA6" w:rsidP="00465DA6">
            <w:r w:rsidRPr="00465DA6">
              <w:rPr>
                <w:rFonts w:ascii="Calibri" w:hAnsi="Calibri" w:cs="Calibri"/>
                <w:color w:val="000000"/>
              </w:rPr>
              <w:t>(501) 867-5309</w:t>
            </w:r>
          </w:p>
        </w:tc>
        <w:tc>
          <w:tcPr>
            <w:tcW w:w="1850" w:type="dxa"/>
            <w:tcBorders>
              <w:top w:val="outset" w:sz="6" w:space="0" w:color="E7E6E6"/>
              <w:left w:val="outset" w:sz="6" w:space="0" w:color="E7E6E6"/>
              <w:bottom w:val="outset" w:sz="6" w:space="0" w:color="E7E6E6"/>
              <w:right w:val="outset" w:sz="6" w:space="0" w:color="E7E6E6"/>
            </w:tcBorders>
            <w:shd w:val="clear" w:color="auto" w:fill="FFFFFF"/>
            <w:hideMark/>
          </w:tcPr>
          <w:p w14:paraId="15729AE2" w14:textId="77777777" w:rsidR="00465DA6" w:rsidRPr="00465DA6" w:rsidRDefault="00465DA6" w:rsidP="00465DA6">
            <w:r w:rsidRPr="00465DA6">
              <w:rPr>
                <w:rFonts w:ascii="Calibri" w:hAnsi="Calibri" w:cs="Calibri"/>
                <w:color w:val="000000"/>
              </w:rPr>
              <w:t>gpera@pba.com</w:t>
            </w:r>
          </w:p>
        </w:tc>
        <w:tc>
          <w:tcPr>
            <w:tcW w:w="1028" w:type="dxa"/>
            <w:tcBorders>
              <w:top w:val="outset" w:sz="6" w:space="0" w:color="E7E6E6"/>
              <w:left w:val="outset" w:sz="6" w:space="0" w:color="E7E6E6"/>
              <w:bottom w:val="outset" w:sz="6" w:space="0" w:color="E7E6E6"/>
              <w:right w:val="outset" w:sz="6" w:space="0" w:color="E7E6E6"/>
            </w:tcBorders>
            <w:shd w:val="clear" w:color="auto" w:fill="FFFFFF"/>
            <w:hideMark/>
          </w:tcPr>
          <w:p w14:paraId="68AC8154" w14:textId="77777777" w:rsidR="00465DA6" w:rsidRPr="00465DA6" w:rsidRDefault="00465DA6" w:rsidP="00465DA6">
            <w:pPr>
              <w:jc w:val="right"/>
            </w:pPr>
            <w:r w:rsidRPr="00465DA6">
              <w:rPr>
                <w:rFonts w:ascii="Calibri" w:hAnsi="Calibri" w:cs="Calibri"/>
                <w:color w:val="000000"/>
              </w:rPr>
              <w:t>5/30/2013</w:t>
            </w:r>
          </w:p>
        </w:tc>
        <w:tc>
          <w:tcPr>
            <w:tcW w:w="611" w:type="dxa"/>
            <w:tcBorders>
              <w:top w:val="outset" w:sz="6" w:space="0" w:color="E7E6E6"/>
              <w:left w:val="outset" w:sz="6" w:space="0" w:color="E7E6E6"/>
              <w:bottom w:val="outset" w:sz="6" w:space="0" w:color="E7E6E6"/>
              <w:right w:val="outset" w:sz="6" w:space="0" w:color="E7E6E6"/>
            </w:tcBorders>
            <w:shd w:val="clear" w:color="auto" w:fill="FFFFFF"/>
            <w:hideMark/>
          </w:tcPr>
          <w:p w14:paraId="3CEA5A51" w14:textId="77777777" w:rsidR="00465DA6" w:rsidRPr="00465DA6" w:rsidRDefault="00465DA6" w:rsidP="00465DA6">
            <w:pPr>
              <w:jc w:val="right"/>
            </w:pPr>
            <w:r w:rsidRPr="00465DA6">
              <w:rPr>
                <w:rFonts w:ascii="Calibri" w:hAnsi="Calibri" w:cs="Calibri"/>
                <w:color w:val="000000"/>
              </w:rPr>
              <w:t>4</w:t>
            </w:r>
          </w:p>
        </w:tc>
        <w:tc>
          <w:tcPr>
            <w:tcW w:w="1346" w:type="dxa"/>
            <w:tcBorders>
              <w:top w:val="outset" w:sz="6" w:space="0" w:color="E7E6E6"/>
              <w:left w:val="outset" w:sz="6" w:space="0" w:color="E7E6E6"/>
              <w:bottom w:val="outset" w:sz="6" w:space="0" w:color="E7E6E6"/>
              <w:right w:val="outset" w:sz="6" w:space="0" w:color="E7E6E6"/>
            </w:tcBorders>
            <w:shd w:val="clear" w:color="auto" w:fill="FFFFFF"/>
            <w:hideMark/>
          </w:tcPr>
          <w:p w14:paraId="0597B75C" w14:textId="77777777" w:rsidR="00465DA6" w:rsidRPr="00465DA6" w:rsidRDefault="00465DA6" w:rsidP="00465DA6">
            <w:r w:rsidRPr="00465DA6">
              <w:rPr>
                <w:rFonts w:ascii="Calibri" w:hAnsi="Calibri" w:cs="Calibri"/>
                <w:color w:val="000000"/>
              </w:rPr>
              <w:t>Information Processing Assistant</w:t>
            </w:r>
          </w:p>
        </w:tc>
      </w:tr>
      <w:tr w:rsidR="00465DA6" w:rsidRPr="00465DA6" w14:paraId="784F85EB" w14:textId="77777777" w:rsidTr="00465DA6">
        <w:trPr>
          <w:tblCellSpacing w:w="0" w:type="dxa"/>
        </w:trPr>
        <w:tc>
          <w:tcPr>
            <w:tcW w:w="706" w:type="dxa"/>
            <w:tcBorders>
              <w:top w:val="outset" w:sz="6" w:space="0" w:color="E7E6E6"/>
              <w:left w:val="outset" w:sz="6" w:space="0" w:color="E7E6E6"/>
              <w:bottom w:val="outset" w:sz="6" w:space="0" w:color="E7E6E6"/>
              <w:right w:val="outset" w:sz="6" w:space="0" w:color="E7E6E6"/>
            </w:tcBorders>
            <w:shd w:val="clear" w:color="auto" w:fill="FFFFFF"/>
            <w:hideMark/>
          </w:tcPr>
          <w:p w14:paraId="53C30975" w14:textId="77777777" w:rsidR="00465DA6" w:rsidRPr="00465DA6" w:rsidRDefault="00465DA6" w:rsidP="00465DA6">
            <w:pPr>
              <w:jc w:val="right"/>
            </w:pPr>
            <w:r w:rsidRPr="00465DA6">
              <w:rPr>
                <w:rFonts w:ascii="Calibri" w:hAnsi="Calibri" w:cs="Calibri"/>
                <w:color w:val="000000"/>
              </w:rPr>
              <w:t>8772</w:t>
            </w:r>
          </w:p>
        </w:tc>
        <w:tc>
          <w:tcPr>
            <w:tcW w:w="725" w:type="dxa"/>
            <w:tcBorders>
              <w:top w:val="outset" w:sz="6" w:space="0" w:color="E7E6E6"/>
              <w:left w:val="outset" w:sz="6" w:space="0" w:color="E7E6E6"/>
              <w:bottom w:val="outset" w:sz="6" w:space="0" w:color="E7E6E6"/>
              <w:right w:val="outset" w:sz="6" w:space="0" w:color="E7E6E6"/>
            </w:tcBorders>
            <w:shd w:val="clear" w:color="auto" w:fill="FFFFFF"/>
            <w:hideMark/>
          </w:tcPr>
          <w:p w14:paraId="7C4E9DD3" w14:textId="77777777" w:rsidR="00465DA6" w:rsidRPr="00465DA6" w:rsidRDefault="00465DA6" w:rsidP="00465DA6">
            <w:r w:rsidRPr="00465DA6">
              <w:rPr>
                <w:rFonts w:ascii="Calibri" w:hAnsi="Calibri" w:cs="Calibri"/>
                <w:color w:val="000000"/>
              </w:rPr>
              <w:t>Parker</w:t>
            </w:r>
          </w:p>
        </w:tc>
        <w:tc>
          <w:tcPr>
            <w:tcW w:w="874" w:type="dxa"/>
            <w:tcBorders>
              <w:top w:val="outset" w:sz="6" w:space="0" w:color="E7E6E6"/>
              <w:left w:val="outset" w:sz="6" w:space="0" w:color="E7E6E6"/>
              <w:bottom w:val="outset" w:sz="6" w:space="0" w:color="E7E6E6"/>
              <w:right w:val="outset" w:sz="6" w:space="0" w:color="E7E6E6"/>
            </w:tcBorders>
            <w:shd w:val="clear" w:color="auto" w:fill="FFFFFF"/>
            <w:hideMark/>
          </w:tcPr>
          <w:p w14:paraId="6F099D10" w14:textId="77777777" w:rsidR="00465DA6" w:rsidRPr="00465DA6" w:rsidRDefault="00465DA6" w:rsidP="00465DA6">
            <w:r w:rsidRPr="00465DA6">
              <w:rPr>
                <w:rFonts w:ascii="Calibri" w:hAnsi="Calibri" w:cs="Calibri"/>
                <w:color w:val="000000"/>
              </w:rPr>
              <w:t>Peterson</w:t>
            </w:r>
          </w:p>
        </w:tc>
        <w:tc>
          <w:tcPr>
            <w:tcW w:w="964" w:type="dxa"/>
            <w:tcBorders>
              <w:top w:val="outset" w:sz="6" w:space="0" w:color="E7E6E6"/>
              <w:left w:val="outset" w:sz="6" w:space="0" w:color="E7E6E6"/>
              <w:bottom w:val="outset" w:sz="6" w:space="0" w:color="E7E6E6"/>
              <w:right w:val="outset" w:sz="6" w:space="0" w:color="E7E6E6"/>
            </w:tcBorders>
            <w:shd w:val="clear" w:color="auto" w:fill="FFFFFF"/>
            <w:hideMark/>
          </w:tcPr>
          <w:p w14:paraId="5EDB60ED" w14:textId="77777777" w:rsidR="00465DA6" w:rsidRPr="00465DA6" w:rsidRDefault="00465DA6" w:rsidP="00465DA6">
            <w:r w:rsidRPr="00465DA6">
              <w:rPr>
                <w:rFonts w:ascii="Calibri" w:hAnsi="Calibri" w:cs="Calibri"/>
                <w:color w:val="000000"/>
              </w:rPr>
              <w:t>3982 Apple Ave.</w:t>
            </w:r>
          </w:p>
        </w:tc>
        <w:tc>
          <w:tcPr>
            <w:tcW w:w="942" w:type="dxa"/>
            <w:tcBorders>
              <w:top w:val="outset" w:sz="6" w:space="0" w:color="E7E6E6"/>
              <w:left w:val="outset" w:sz="6" w:space="0" w:color="E7E6E6"/>
              <w:bottom w:val="outset" w:sz="6" w:space="0" w:color="E7E6E6"/>
              <w:right w:val="outset" w:sz="6" w:space="0" w:color="E7E6E6"/>
            </w:tcBorders>
            <w:shd w:val="clear" w:color="auto" w:fill="FFFFFF"/>
            <w:hideMark/>
          </w:tcPr>
          <w:p w14:paraId="21225684" w14:textId="77777777" w:rsidR="00465DA6" w:rsidRPr="00465DA6" w:rsidRDefault="00465DA6" w:rsidP="00465DA6">
            <w:r w:rsidRPr="00465DA6">
              <w:rPr>
                <w:rFonts w:ascii="Calibri" w:hAnsi="Calibri" w:cs="Calibri"/>
                <w:color w:val="000000"/>
              </w:rPr>
              <w:t>Columbus</w:t>
            </w:r>
          </w:p>
        </w:tc>
        <w:tc>
          <w:tcPr>
            <w:tcW w:w="563" w:type="dxa"/>
            <w:tcBorders>
              <w:top w:val="outset" w:sz="6" w:space="0" w:color="E7E6E6"/>
              <w:left w:val="outset" w:sz="6" w:space="0" w:color="E7E6E6"/>
              <w:bottom w:val="outset" w:sz="6" w:space="0" w:color="E7E6E6"/>
              <w:right w:val="outset" w:sz="6" w:space="0" w:color="E7E6E6"/>
            </w:tcBorders>
            <w:shd w:val="clear" w:color="auto" w:fill="FFFFFF"/>
            <w:hideMark/>
          </w:tcPr>
          <w:p w14:paraId="3D5DC771" w14:textId="77777777" w:rsidR="00465DA6" w:rsidRPr="00465DA6" w:rsidRDefault="00465DA6" w:rsidP="00465DA6">
            <w:r w:rsidRPr="00465DA6">
              <w:rPr>
                <w:rFonts w:ascii="Calibri" w:hAnsi="Calibri" w:cs="Calibri"/>
                <w:color w:val="000000"/>
              </w:rPr>
              <w:t>OH</w:t>
            </w:r>
          </w:p>
        </w:tc>
        <w:tc>
          <w:tcPr>
            <w:tcW w:w="651" w:type="dxa"/>
            <w:tcBorders>
              <w:top w:val="outset" w:sz="6" w:space="0" w:color="E7E6E6"/>
              <w:left w:val="outset" w:sz="6" w:space="0" w:color="E7E6E6"/>
              <w:bottom w:val="outset" w:sz="6" w:space="0" w:color="E7E6E6"/>
              <w:right w:val="outset" w:sz="6" w:space="0" w:color="E7E6E6"/>
            </w:tcBorders>
            <w:shd w:val="clear" w:color="auto" w:fill="FFFFFF"/>
            <w:hideMark/>
          </w:tcPr>
          <w:p w14:paraId="51B90A73" w14:textId="15BE96F0" w:rsidR="00465DA6" w:rsidRPr="00465DA6" w:rsidRDefault="00465DA6" w:rsidP="00465DA6">
            <w:r w:rsidRPr="00465DA6">
              <w:rPr>
                <w:rFonts w:ascii="Calibri" w:hAnsi="Calibri" w:cs="Calibri"/>
                <w:color w:val="000000"/>
              </w:rPr>
              <w:t>43231</w:t>
            </w:r>
          </w:p>
        </w:tc>
        <w:tc>
          <w:tcPr>
            <w:tcW w:w="1440" w:type="dxa"/>
            <w:tcBorders>
              <w:top w:val="outset" w:sz="6" w:space="0" w:color="E7E6E6"/>
              <w:left w:val="outset" w:sz="6" w:space="0" w:color="E7E6E6"/>
              <w:bottom w:val="outset" w:sz="6" w:space="0" w:color="E7E6E6"/>
              <w:right w:val="outset" w:sz="6" w:space="0" w:color="E7E6E6"/>
            </w:tcBorders>
            <w:shd w:val="clear" w:color="auto" w:fill="FFFFFF"/>
            <w:hideMark/>
          </w:tcPr>
          <w:p w14:paraId="42D2B3CC" w14:textId="77777777" w:rsidR="00465DA6" w:rsidRPr="00465DA6" w:rsidRDefault="00465DA6" w:rsidP="00465DA6">
            <w:r w:rsidRPr="00465DA6">
              <w:rPr>
                <w:rFonts w:ascii="Calibri" w:hAnsi="Calibri" w:cs="Calibri"/>
                <w:color w:val="000000"/>
              </w:rPr>
              <w:t>(501) 349-9303</w:t>
            </w:r>
          </w:p>
        </w:tc>
        <w:tc>
          <w:tcPr>
            <w:tcW w:w="1850" w:type="dxa"/>
            <w:tcBorders>
              <w:top w:val="outset" w:sz="6" w:space="0" w:color="E7E6E6"/>
              <w:left w:val="outset" w:sz="6" w:space="0" w:color="E7E6E6"/>
              <w:bottom w:val="outset" w:sz="6" w:space="0" w:color="E7E6E6"/>
              <w:right w:val="outset" w:sz="6" w:space="0" w:color="E7E6E6"/>
            </w:tcBorders>
            <w:shd w:val="clear" w:color="auto" w:fill="FFFFFF"/>
            <w:hideMark/>
          </w:tcPr>
          <w:p w14:paraId="284860AB" w14:textId="77777777" w:rsidR="00465DA6" w:rsidRPr="00465DA6" w:rsidRDefault="00465DA6" w:rsidP="00465DA6">
            <w:r w:rsidRPr="00465DA6">
              <w:rPr>
                <w:rFonts w:ascii="Calibri" w:hAnsi="Calibri" w:cs="Calibri"/>
                <w:color w:val="000000"/>
              </w:rPr>
              <w:t>ppeterson@pba.com</w:t>
            </w:r>
          </w:p>
        </w:tc>
        <w:tc>
          <w:tcPr>
            <w:tcW w:w="1028" w:type="dxa"/>
            <w:tcBorders>
              <w:top w:val="outset" w:sz="6" w:space="0" w:color="E7E6E6"/>
              <w:left w:val="outset" w:sz="6" w:space="0" w:color="E7E6E6"/>
              <w:bottom w:val="outset" w:sz="6" w:space="0" w:color="E7E6E6"/>
              <w:right w:val="outset" w:sz="6" w:space="0" w:color="E7E6E6"/>
            </w:tcBorders>
            <w:shd w:val="clear" w:color="auto" w:fill="FFFFFF"/>
            <w:hideMark/>
          </w:tcPr>
          <w:p w14:paraId="7BB14580" w14:textId="77777777" w:rsidR="00465DA6" w:rsidRPr="00465DA6" w:rsidRDefault="00465DA6" w:rsidP="00465DA6">
            <w:pPr>
              <w:jc w:val="right"/>
            </w:pPr>
            <w:r w:rsidRPr="00465DA6">
              <w:rPr>
                <w:rFonts w:ascii="Calibri" w:hAnsi="Calibri" w:cs="Calibri"/>
                <w:color w:val="000000"/>
              </w:rPr>
              <w:t>9/30/2013</w:t>
            </w:r>
          </w:p>
        </w:tc>
        <w:tc>
          <w:tcPr>
            <w:tcW w:w="611" w:type="dxa"/>
            <w:tcBorders>
              <w:top w:val="outset" w:sz="6" w:space="0" w:color="E7E6E6"/>
              <w:left w:val="outset" w:sz="6" w:space="0" w:color="E7E6E6"/>
              <w:bottom w:val="outset" w:sz="6" w:space="0" w:color="E7E6E6"/>
              <w:right w:val="outset" w:sz="6" w:space="0" w:color="E7E6E6"/>
            </w:tcBorders>
            <w:shd w:val="clear" w:color="auto" w:fill="FFFFFF"/>
            <w:hideMark/>
          </w:tcPr>
          <w:p w14:paraId="5AC44758" w14:textId="77777777" w:rsidR="00465DA6" w:rsidRPr="00465DA6" w:rsidRDefault="00465DA6" w:rsidP="00465DA6">
            <w:pPr>
              <w:jc w:val="right"/>
            </w:pPr>
            <w:r w:rsidRPr="00465DA6">
              <w:rPr>
                <w:rFonts w:ascii="Calibri" w:hAnsi="Calibri" w:cs="Calibri"/>
                <w:color w:val="000000"/>
              </w:rPr>
              <w:t>2</w:t>
            </w:r>
          </w:p>
        </w:tc>
        <w:tc>
          <w:tcPr>
            <w:tcW w:w="1346" w:type="dxa"/>
            <w:tcBorders>
              <w:top w:val="outset" w:sz="6" w:space="0" w:color="E7E6E6"/>
              <w:left w:val="outset" w:sz="6" w:space="0" w:color="E7E6E6"/>
              <w:bottom w:val="outset" w:sz="6" w:space="0" w:color="E7E6E6"/>
              <w:right w:val="outset" w:sz="6" w:space="0" w:color="E7E6E6"/>
            </w:tcBorders>
            <w:shd w:val="clear" w:color="auto" w:fill="FFFFFF"/>
            <w:hideMark/>
          </w:tcPr>
          <w:p w14:paraId="36F1E0F2" w14:textId="77777777" w:rsidR="00465DA6" w:rsidRPr="00465DA6" w:rsidRDefault="00465DA6" w:rsidP="00465DA6">
            <w:r w:rsidRPr="00465DA6">
              <w:rPr>
                <w:rFonts w:ascii="Calibri" w:hAnsi="Calibri" w:cs="Calibri"/>
                <w:color w:val="000000"/>
              </w:rPr>
              <w:t>Administrative Assistant</w:t>
            </w:r>
          </w:p>
        </w:tc>
      </w:tr>
    </w:tbl>
    <w:p w14:paraId="33D28A33" w14:textId="31993F4E" w:rsidR="00154254" w:rsidRDefault="00154254" w:rsidP="00116DD6">
      <w:pPr>
        <w:rPr>
          <w:noProof/>
        </w:rPr>
      </w:pPr>
    </w:p>
    <w:p w14:paraId="5F1E6694" w14:textId="783AC931" w:rsidR="009D1B3D" w:rsidRDefault="009D1B3D" w:rsidP="00116DD6">
      <w:pPr>
        <w:rPr>
          <w:noProof/>
        </w:rPr>
      </w:pPr>
    </w:p>
    <w:p w14:paraId="0245488D" w14:textId="2DA06F9B" w:rsidR="009D1B3D" w:rsidRDefault="009D1B3D" w:rsidP="00116DD6">
      <w:pPr>
        <w:rPr>
          <w:noProof/>
        </w:rPr>
      </w:pPr>
    </w:p>
    <w:p w14:paraId="7EE64846" w14:textId="699C342E" w:rsidR="009D1B3D" w:rsidRDefault="009D1B3D" w:rsidP="00116DD6">
      <w:pPr>
        <w:rPr>
          <w:noProof/>
        </w:rPr>
      </w:pPr>
    </w:p>
    <w:p w14:paraId="288AB56F" w14:textId="53688E29" w:rsidR="009D1B3D" w:rsidRDefault="009D1B3D" w:rsidP="00116DD6">
      <w:pPr>
        <w:rPr>
          <w:noProof/>
        </w:rPr>
      </w:pPr>
    </w:p>
    <w:p w14:paraId="6D228AA7" w14:textId="2B4360F6" w:rsidR="009D1B3D" w:rsidRDefault="009D1B3D" w:rsidP="00116DD6">
      <w:pPr>
        <w:rPr>
          <w:noProof/>
        </w:rPr>
      </w:pPr>
    </w:p>
    <w:p w14:paraId="52EB8A3E" w14:textId="77777777" w:rsidR="009D1B3D" w:rsidRDefault="009D1B3D" w:rsidP="00116DD6">
      <w:pPr>
        <w:rPr>
          <w:noProof/>
        </w:rPr>
      </w:pPr>
    </w:p>
    <w:p w14:paraId="35342079" w14:textId="6BD812F3" w:rsidR="006C3000" w:rsidRPr="005D5885" w:rsidRDefault="00C7693D" w:rsidP="005D5885">
      <w:pPr>
        <w:pStyle w:val="ListParagraph"/>
        <w:numPr>
          <w:ilvl w:val="0"/>
          <w:numId w:val="28"/>
        </w:numPr>
        <w:rPr>
          <w:sz w:val="24"/>
          <w:szCs w:val="24"/>
        </w:rPr>
      </w:pPr>
      <w:r w:rsidRPr="005D5885">
        <w:rPr>
          <w:sz w:val="24"/>
          <w:szCs w:val="24"/>
        </w:rPr>
        <w:t xml:space="preserve">Create a </w:t>
      </w:r>
      <w:r w:rsidR="005D5885" w:rsidRPr="005D5885">
        <w:rPr>
          <w:sz w:val="24"/>
          <w:szCs w:val="24"/>
        </w:rPr>
        <w:t>Query</w:t>
      </w:r>
      <w:r w:rsidRPr="005D5885">
        <w:rPr>
          <w:sz w:val="24"/>
          <w:szCs w:val="24"/>
        </w:rPr>
        <w:t xml:space="preserve"> </w:t>
      </w:r>
      <w:r w:rsidR="005D5885" w:rsidRPr="005D5885">
        <w:rPr>
          <w:sz w:val="24"/>
          <w:szCs w:val="24"/>
        </w:rPr>
        <w:t>of employees that live in the Zip Code 4323</w:t>
      </w:r>
      <w:r w:rsidR="00465DA6">
        <w:rPr>
          <w:sz w:val="24"/>
          <w:szCs w:val="24"/>
        </w:rPr>
        <w:t>1</w:t>
      </w:r>
      <w:r w:rsidR="005D5885" w:rsidRPr="005D5885">
        <w:rPr>
          <w:sz w:val="24"/>
          <w:szCs w:val="24"/>
        </w:rPr>
        <w:t xml:space="preserve"> and </w:t>
      </w:r>
      <w:r w:rsidR="00465DA6">
        <w:rPr>
          <w:sz w:val="24"/>
          <w:szCs w:val="24"/>
        </w:rPr>
        <w:t>who were hired prior to December 31, 2017</w:t>
      </w:r>
      <w:r w:rsidR="005D5885" w:rsidRPr="005D5885">
        <w:rPr>
          <w:sz w:val="24"/>
          <w:szCs w:val="24"/>
        </w:rPr>
        <w:t xml:space="preserve">. </w:t>
      </w:r>
    </w:p>
    <w:p w14:paraId="6E2FAFC0" w14:textId="3DF3D916" w:rsidR="005D5885" w:rsidRPr="005D5885" w:rsidRDefault="005D5885" w:rsidP="005D5885">
      <w:pPr>
        <w:pStyle w:val="ListParagraph"/>
        <w:numPr>
          <w:ilvl w:val="0"/>
          <w:numId w:val="29"/>
        </w:numPr>
        <w:ind w:left="720"/>
        <w:rPr>
          <w:sz w:val="24"/>
          <w:szCs w:val="24"/>
        </w:rPr>
      </w:pPr>
      <w:r w:rsidRPr="005D5885">
        <w:rPr>
          <w:sz w:val="24"/>
          <w:szCs w:val="24"/>
        </w:rPr>
        <w:t xml:space="preserve">Print in landscape orientation a hard copy of the </w:t>
      </w:r>
      <w:r>
        <w:rPr>
          <w:sz w:val="24"/>
          <w:szCs w:val="24"/>
        </w:rPr>
        <w:t xml:space="preserve">Query </w:t>
      </w:r>
      <w:r w:rsidRPr="005D5885">
        <w:rPr>
          <w:sz w:val="24"/>
          <w:szCs w:val="24"/>
        </w:rPr>
        <w:t>as a Report (use the Report Wizard).</w:t>
      </w:r>
    </w:p>
    <w:p w14:paraId="6C4294BA" w14:textId="26DB8A93" w:rsidR="00DE26FA" w:rsidRDefault="00DE26FA" w:rsidP="005D5885">
      <w:pPr>
        <w:numPr>
          <w:ilvl w:val="1"/>
          <w:numId w:val="17"/>
        </w:numPr>
        <w:rPr>
          <w:sz w:val="24"/>
          <w:szCs w:val="24"/>
        </w:rPr>
      </w:pPr>
      <w:r>
        <w:rPr>
          <w:sz w:val="24"/>
          <w:szCs w:val="24"/>
        </w:rPr>
        <w:t xml:space="preserve">Include </w:t>
      </w:r>
      <w:r w:rsidR="00C62F9A">
        <w:rPr>
          <w:sz w:val="24"/>
          <w:szCs w:val="24"/>
        </w:rPr>
        <w:t>following</w:t>
      </w:r>
      <w:r>
        <w:rPr>
          <w:sz w:val="24"/>
          <w:szCs w:val="24"/>
        </w:rPr>
        <w:t xml:space="preserve"> fields</w:t>
      </w:r>
      <w:r w:rsidR="00C62F9A">
        <w:rPr>
          <w:sz w:val="24"/>
          <w:szCs w:val="24"/>
        </w:rPr>
        <w:t>: Pay_Rate, Employee_ID, First_Name, Last_Name, Start_Date, Job_Title</w:t>
      </w:r>
    </w:p>
    <w:p w14:paraId="36765C1A" w14:textId="7861C9CC" w:rsidR="005D5885" w:rsidRPr="00A15A20" w:rsidRDefault="005D5885" w:rsidP="005D5885">
      <w:pPr>
        <w:numPr>
          <w:ilvl w:val="1"/>
          <w:numId w:val="17"/>
        </w:numPr>
        <w:rPr>
          <w:sz w:val="24"/>
          <w:szCs w:val="24"/>
        </w:rPr>
      </w:pPr>
      <w:r>
        <w:rPr>
          <w:sz w:val="24"/>
          <w:szCs w:val="24"/>
        </w:rPr>
        <w:t>Group by Pay Rate</w:t>
      </w:r>
      <w:r w:rsidRPr="00A15A20">
        <w:rPr>
          <w:sz w:val="24"/>
          <w:szCs w:val="24"/>
        </w:rPr>
        <w:t xml:space="preserve">, </w:t>
      </w:r>
      <w:r w:rsidR="00C62F9A">
        <w:rPr>
          <w:sz w:val="24"/>
          <w:szCs w:val="24"/>
        </w:rPr>
        <w:t>stepped</w:t>
      </w:r>
      <w:r w:rsidRPr="00A15A20">
        <w:rPr>
          <w:sz w:val="24"/>
          <w:szCs w:val="24"/>
        </w:rPr>
        <w:t>, landscape.</w:t>
      </w:r>
    </w:p>
    <w:p w14:paraId="75B814F4" w14:textId="4CA1B2AE" w:rsidR="005D5885" w:rsidRPr="00A15A20" w:rsidRDefault="005D5885" w:rsidP="005D5885">
      <w:pPr>
        <w:numPr>
          <w:ilvl w:val="1"/>
          <w:numId w:val="17"/>
        </w:numPr>
        <w:rPr>
          <w:sz w:val="24"/>
          <w:szCs w:val="24"/>
        </w:rPr>
      </w:pPr>
      <w:r w:rsidRPr="00A15A20">
        <w:rPr>
          <w:sz w:val="24"/>
          <w:szCs w:val="24"/>
        </w:rPr>
        <w:t xml:space="preserve">Report title is </w:t>
      </w:r>
      <w:r w:rsidRPr="005D5885">
        <w:rPr>
          <w:sz w:val="24"/>
          <w:szCs w:val="24"/>
        </w:rPr>
        <w:t>Employee Pay Rate Query</w:t>
      </w:r>
    </w:p>
    <w:p w14:paraId="3208C7BB" w14:textId="77777777" w:rsidR="005D5885" w:rsidRPr="00A15A20" w:rsidRDefault="005D5885" w:rsidP="005D5885">
      <w:pPr>
        <w:numPr>
          <w:ilvl w:val="1"/>
          <w:numId w:val="17"/>
        </w:numPr>
        <w:rPr>
          <w:sz w:val="24"/>
          <w:szCs w:val="24"/>
        </w:rPr>
      </w:pPr>
      <w:r w:rsidRPr="00A15A20">
        <w:rPr>
          <w:sz w:val="24"/>
          <w:szCs w:val="24"/>
        </w:rPr>
        <w:t>Adjust the fields so no items are truncated and no fields are overlapping.</w:t>
      </w:r>
    </w:p>
    <w:p w14:paraId="15E32AC7" w14:textId="77777777" w:rsidR="005D5885" w:rsidRPr="00A15A20" w:rsidRDefault="005D5885" w:rsidP="005D5885">
      <w:pPr>
        <w:numPr>
          <w:ilvl w:val="1"/>
          <w:numId w:val="17"/>
        </w:numPr>
        <w:rPr>
          <w:sz w:val="24"/>
          <w:szCs w:val="24"/>
        </w:rPr>
      </w:pPr>
      <w:r w:rsidRPr="00A15A20">
        <w:rPr>
          <w:sz w:val="24"/>
          <w:szCs w:val="24"/>
        </w:rPr>
        <w:t>Put your contestant and job # in the page footer.</w:t>
      </w:r>
    </w:p>
    <w:p w14:paraId="3DB0C455" w14:textId="77777777" w:rsidR="005D5885" w:rsidRDefault="005D5885" w:rsidP="00116DD6">
      <w:pPr>
        <w:rPr>
          <w:b/>
          <w:sz w:val="24"/>
          <w:szCs w:val="24"/>
        </w:rPr>
      </w:pPr>
    </w:p>
    <w:p w14:paraId="72508AE9" w14:textId="77777777" w:rsidR="005D5885" w:rsidRDefault="005D5885" w:rsidP="00116DD6">
      <w:pPr>
        <w:rPr>
          <w:b/>
          <w:sz w:val="24"/>
          <w:szCs w:val="24"/>
        </w:rPr>
      </w:pPr>
    </w:p>
    <w:p w14:paraId="13660ABC" w14:textId="77777777" w:rsidR="00DB59C4" w:rsidRDefault="00DB59C4">
      <w:pPr>
        <w:rPr>
          <w:b/>
          <w:sz w:val="28"/>
          <w:szCs w:val="28"/>
        </w:rPr>
      </w:pPr>
      <w:r>
        <w:rPr>
          <w:b/>
          <w:sz w:val="28"/>
          <w:szCs w:val="28"/>
        </w:rPr>
        <w:br w:type="page"/>
      </w:r>
    </w:p>
    <w:p w14:paraId="5D3A58B3" w14:textId="7632BC13" w:rsidR="00EF5040" w:rsidRPr="0023706E" w:rsidRDefault="00EF5040" w:rsidP="00EF5040">
      <w:pPr>
        <w:rPr>
          <w:b/>
          <w:sz w:val="28"/>
          <w:szCs w:val="28"/>
        </w:rPr>
      </w:pPr>
      <w:r w:rsidRPr="0023706E">
        <w:rPr>
          <w:b/>
          <w:sz w:val="28"/>
          <w:szCs w:val="28"/>
        </w:rPr>
        <w:t xml:space="preserve">Job 4 – </w:t>
      </w:r>
      <w:r>
        <w:rPr>
          <w:b/>
          <w:sz w:val="28"/>
          <w:szCs w:val="28"/>
        </w:rPr>
        <w:t>Presentation</w:t>
      </w:r>
    </w:p>
    <w:p w14:paraId="2269ACE3" w14:textId="77777777" w:rsidR="00EF5040" w:rsidRDefault="00EF5040" w:rsidP="00EF5040">
      <w:pPr>
        <w:rPr>
          <w:sz w:val="24"/>
          <w:szCs w:val="24"/>
        </w:rPr>
      </w:pPr>
    </w:p>
    <w:p w14:paraId="4B1A3C7B" w14:textId="77777777" w:rsidR="00EF5040" w:rsidRDefault="00EF5040" w:rsidP="00EF5040">
      <w:pPr>
        <w:rPr>
          <w:sz w:val="24"/>
          <w:szCs w:val="24"/>
        </w:rPr>
      </w:pPr>
      <w:r w:rsidRPr="008A499B">
        <w:rPr>
          <w:sz w:val="24"/>
          <w:szCs w:val="24"/>
        </w:rPr>
        <w:t xml:space="preserve">Prepare a presentation of </w:t>
      </w:r>
      <w:r>
        <w:rPr>
          <w:sz w:val="24"/>
          <w:szCs w:val="24"/>
        </w:rPr>
        <w:t>six</w:t>
      </w:r>
      <w:r w:rsidRPr="008A499B">
        <w:rPr>
          <w:sz w:val="24"/>
          <w:szCs w:val="24"/>
        </w:rPr>
        <w:t xml:space="preserve"> slides to be used by Mr. </w:t>
      </w:r>
      <w:r>
        <w:rPr>
          <w:sz w:val="24"/>
          <w:szCs w:val="24"/>
        </w:rPr>
        <w:t>Rosen</w:t>
      </w:r>
      <w:r w:rsidRPr="008A499B">
        <w:rPr>
          <w:sz w:val="24"/>
          <w:szCs w:val="24"/>
        </w:rPr>
        <w:t xml:space="preserve"> at a </w:t>
      </w:r>
      <w:r>
        <w:rPr>
          <w:sz w:val="24"/>
          <w:szCs w:val="24"/>
        </w:rPr>
        <w:t xml:space="preserve">PBA meeting Monday </w:t>
      </w:r>
      <w:r w:rsidRPr="008A499B">
        <w:rPr>
          <w:sz w:val="24"/>
          <w:szCs w:val="24"/>
        </w:rPr>
        <w:t>next week. Use graphics and fonts for interest. The presentation should have a consistent theme. Include the following information. Print t</w:t>
      </w:r>
      <w:r>
        <w:rPr>
          <w:sz w:val="24"/>
          <w:szCs w:val="24"/>
        </w:rPr>
        <w:t>he slides, 2 per page, for Mr. Rosen</w:t>
      </w:r>
      <w:r w:rsidRPr="008A499B">
        <w:rPr>
          <w:sz w:val="24"/>
          <w:szCs w:val="24"/>
        </w:rPr>
        <w:t xml:space="preserve">’s approval. Add </w:t>
      </w:r>
      <w:r>
        <w:rPr>
          <w:sz w:val="24"/>
          <w:szCs w:val="24"/>
        </w:rPr>
        <w:t xml:space="preserve">a </w:t>
      </w:r>
      <w:r w:rsidRPr="008A499B">
        <w:rPr>
          <w:sz w:val="24"/>
          <w:szCs w:val="24"/>
        </w:rPr>
        <w:t>footer to the handouts with your contestant number and job number</w:t>
      </w:r>
      <w:r>
        <w:rPr>
          <w:sz w:val="24"/>
          <w:szCs w:val="24"/>
        </w:rPr>
        <w:t>, correct any spelling errors you find</w:t>
      </w:r>
      <w:r w:rsidRPr="008A499B">
        <w:rPr>
          <w:sz w:val="24"/>
          <w:szCs w:val="24"/>
        </w:rPr>
        <w:t>.</w:t>
      </w:r>
    </w:p>
    <w:p w14:paraId="488F277B" w14:textId="77777777" w:rsidR="00EF5040" w:rsidRDefault="00EF5040" w:rsidP="00EF5040">
      <w:pPr>
        <w:rPr>
          <w:sz w:val="24"/>
          <w:szCs w:val="24"/>
        </w:rPr>
      </w:pPr>
    </w:p>
    <w:p w14:paraId="36EA69A2" w14:textId="77777777" w:rsidR="00EF5040" w:rsidRDefault="00EF5040" w:rsidP="00EF5040">
      <w:pPr>
        <w:rPr>
          <w:sz w:val="24"/>
          <w:szCs w:val="24"/>
        </w:rPr>
      </w:pPr>
      <w:r>
        <w:rPr>
          <w:sz w:val="24"/>
          <w:szCs w:val="24"/>
        </w:rPr>
        <w:t>Slide 1: Life or Debt: Tips on Saving and Investing, Presented by Mr. Rosen – add title</w:t>
      </w:r>
    </w:p>
    <w:p w14:paraId="4CB67C14" w14:textId="77777777" w:rsidR="00DB59C4" w:rsidRDefault="00DB59C4" w:rsidP="00EF5040">
      <w:pPr>
        <w:rPr>
          <w:sz w:val="24"/>
          <w:szCs w:val="24"/>
        </w:rPr>
      </w:pPr>
    </w:p>
    <w:p w14:paraId="59E33E6C" w14:textId="77777777" w:rsidR="00EF5040" w:rsidRDefault="00EF5040" w:rsidP="00EF5040">
      <w:pPr>
        <w:rPr>
          <w:sz w:val="24"/>
          <w:szCs w:val="24"/>
        </w:rPr>
      </w:pPr>
      <w:r>
        <w:rPr>
          <w:sz w:val="24"/>
          <w:szCs w:val="24"/>
        </w:rPr>
        <w:t xml:space="preserve">Slide 2: What is Saving? </w:t>
      </w:r>
    </w:p>
    <w:p w14:paraId="7DDE9584" w14:textId="77777777" w:rsidR="00EF5040" w:rsidRDefault="00EF5040" w:rsidP="00EF5040">
      <w:pPr>
        <w:ind w:left="1440"/>
        <w:rPr>
          <w:sz w:val="24"/>
          <w:szCs w:val="24"/>
        </w:rPr>
      </w:pPr>
      <w:r w:rsidRPr="008A499B">
        <w:rPr>
          <w:sz w:val="24"/>
          <w:szCs w:val="24"/>
        </w:rPr>
        <w:t>Savings is the portion of income not spent on current expenditures. Because a person does not know</w:t>
      </w:r>
      <w:r>
        <w:rPr>
          <w:sz w:val="24"/>
          <w:szCs w:val="24"/>
        </w:rPr>
        <w:t xml:space="preserve"> </w:t>
      </w:r>
      <w:r w:rsidRPr="008A499B">
        <w:rPr>
          <w:sz w:val="24"/>
          <w:szCs w:val="24"/>
        </w:rPr>
        <w:t>what will happen in the future, money should be saved to pay for unexpected events or emergencies. An</w:t>
      </w:r>
      <w:r>
        <w:rPr>
          <w:sz w:val="24"/>
          <w:szCs w:val="24"/>
        </w:rPr>
        <w:t xml:space="preserve"> </w:t>
      </w:r>
      <w:r w:rsidRPr="008A499B">
        <w:rPr>
          <w:sz w:val="24"/>
          <w:szCs w:val="24"/>
        </w:rPr>
        <w:t>individual’s car may breakdown, their dish</w:t>
      </w:r>
      <w:r>
        <w:rPr>
          <w:sz w:val="24"/>
          <w:szCs w:val="24"/>
        </w:rPr>
        <w:t>w</w:t>
      </w:r>
      <w:r w:rsidRPr="008A499B">
        <w:rPr>
          <w:sz w:val="24"/>
          <w:szCs w:val="24"/>
        </w:rPr>
        <w:t>asher could begin to leak, or a medical emergency could</w:t>
      </w:r>
      <w:r>
        <w:rPr>
          <w:sz w:val="24"/>
          <w:szCs w:val="24"/>
        </w:rPr>
        <w:t xml:space="preserve"> </w:t>
      </w:r>
      <w:r w:rsidRPr="008A499B">
        <w:rPr>
          <w:sz w:val="24"/>
          <w:szCs w:val="24"/>
        </w:rPr>
        <w:t>occur. Without savings, unexpected</w:t>
      </w:r>
      <w:r>
        <w:rPr>
          <w:sz w:val="24"/>
          <w:szCs w:val="24"/>
        </w:rPr>
        <w:t xml:space="preserve"> events can become large financ</w:t>
      </w:r>
      <w:r w:rsidRPr="008A499B">
        <w:rPr>
          <w:sz w:val="24"/>
          <w:szCs w:val="24"/>
        </w:rPr>
        <w:t xml:space="preserve">al burdens. </w:t>
      </w:r>
    </w:p>
    <w:p w14:paraId="0FC2E46F" w14:textId="77777777" w:rsidR="00DB59C4" w:rsidRDefault="00DB59C4" w:rsidP="00EF5040">
      <w:pPr>
        <w:rPr>
          <w:sz w:val="24"/>
          <w:szCs w:val="24"/>
        </w:rPr>
      </w:pPr>
    </w:p>
    <w:p w14:paraId="5F1AD273" w14:textId="77777777" w:rsidR="00EF5040" w:rsidRDefault="00EF5040" w:rsidP="00EF5040">
      <w:pPr>
        <w:rPr>
          <w:sz w:val="24"/>
          <w:szCs w:val="24"/>
        </w:rPr>
      </w:pPr>
      <w:r>
        <w:rPr>
          <w:sz w:val="24"/>
          <w:szCs w:val="24"/>
        </w:rPr>
        <w:t>Slide 3: What is Investing?</w:t>
      </w:r>
    </w:p>
    <w:p w14:paraId="23087C64" w14:textId="77777777" w:rsidR="00EF5040" w:rsidRPr="008A499B" w:rsidRDefault="00EF5040" w:rsidP="00EF5040">
      <w:pPr>
        <w:ind w:left="1440"/>
        <w:rPr>
          <w:sz w:val="24"/>
          <w:szCs w:val="24"/>
        </w:rPr>
      </w:pPr>
      <w:r w:rsidRPr="008A499B">
        <w:rPr>
          <w:sz w:val="24"/>
          <w:szCs w:val="24"/>
        </w:rPr>
        <w:t>Investing is also about making pririties for your money. Spending is easy an</w:t>
      </w:r>
      <w:r>
        <w:rPr>
          <w:sz w:val="24"/>
          <w:szCs w:val="24"/>
        </w:rPr>
        <w:t>d gives instant gratification—w</w:t>
      </w:r>
      <w:r w:rsidRPr="008A499B">
        <w:rPr>
          <w:sz w:val="24"/>
          <w:szCs w:val="24"/>
        </w:rPr>
        <w:t>e</w:t>
      </w:r>
      <w:r>
        <w:rPr>
          <w:sz w:val="24"/>
          <w:szCs w:val="24"/>
        </w:rPr>
        <w:t>t</w:t>
      </w:r>
      <w:r w:rsidRPr="008A499B">
        <w:rPr>
          <w:sz w:val="24"/>
          <w:szCs w:val="24"/>
        </w:rPr>
        <w:t>her the splurge is on a new outfit, a vacation to some exotic spot or dinner in a fancy restaurant. All of these are wonderful and make life more enjoyable. But investing requires prioritizing our financial futures over our present desires.</w:t>
      </w:r>
    </w:p>
    <w:p w14:paraId="42C22FA5" w14:textId="77777777" w:rsidR="00DB59C4" w:rsidRDefault="00DB59C4" w:rsidP="00EF5040">
      <w:pPr>
        <w:rPr>
          <w:sz w:val="24"/>
          <w:szCs w:val="24"/>
        </w:rPr>
      </w:pPr>
    </w:p>
    <w:p w14:paraId="1798D069" w14:textId="77777777" w:rsidR="00EF5040" w:rsidRPr="008A499B" w:rsidRDefault="00EF5040" w:rsidP="00EF5040">
      <w:pPr>
        <w:rPr>
          <w:sz w:val="24"/>
          <w:szCs w:val="24"/>
        </w:rPr>
      </w:pPr>
      <w:r w:rsidRPr="008A499B">
        <w:rPr>
          <w:sz w:val="24"/>
          <w:szCs w:val="24"/>
        </w:rPr>
        <w:t>Slide 4: Saving Tips for Teens</w:t>
      </w:r>
    </w:p>
    <w:p w14:paraId="5C801BF1" w14:textId="77777777" w:rsidR="00EF5040" w:rsidRPr="008A499B" w:rsidRDefault="00EF5040" w:rsidP="00EF5040">
      <w:pPr>
        <w:pStyle w:val="ListParagraph"/>
        <w:numPr>
          <w:ilvl w:val="0"/>
          <w:numId w:val="30"/>
        </w:numPr>
        <w:spacing w:after="200" w:line="276" w:lineRule="auto"/>
        <w:rPr>
          <w:sz w:val="24"/>
          <w:szCs w:val="24"/>
        </w:rPr>
      </w:pPr>
      <w:r w:rsidRPr="008A499B">
        <w:rPr>
          <w:sz w:val="24"/>
          <w:szCs w:val="24"/>
        </w:rPr>
        <w:t>Pay Attention to your minutes and texts</w:t>
      </w:r>
    </w:p>
    <w:p w14:paraId="39BCD78D" w14:textId="77777777" w:rsidR="00EF5040" w:rsidRPr="008A499B" w:rsidRDefault="00EF5040" w:rsidP="00EF5040">
      <w:pPr>
        <w:pStyle w:val="ListParagraph"/>
        <w:numPr>
          <w:ilvl w:val="0"/>
          <w:numId w:val="30"/>
        </w:numPr>
        <w:spacing w:after="200" w:line="276" w:lineRule="auto"/>
        <w:rPr>
          <w:sz w:val="24"/>
          <w:szCs w:val="24"/>
        </w:rPr>
      </w:pPr>
      <w:r w:rsidRPr="008A499B">
        <w:rPr>
          <w:sz w:val="24"/>
          <w:szCs w:val="24"/>
        </w:rPr>
        <w:t>Start saving early and often</w:t>
      </w:r>
    </w:p>
    <w:p w14:paraId="1CA5FE63" w14:textId="77777777" w:rsidR="00EF5040" w:rsidRPr="008A499B" w:rsidRDefault="00EF5040" w:rsidP="00EF5040">
      <w:pPr>
        <w:pStyle w:val="ListParagraph"/>
        <w:numPr>
          <w:ilvl w:val="0"/>
          <w:numId w:val="30"/>
        </w:numPr>
        <w:spacing w:after="200" w:line="276" w:lineRule="auto"/>
        <w:rPr>
          <w:sz w:val="24"/>
          <w:szCs w:val="24"/>
        </w:rPr>
      </w:pPr>
      <w:r w:rsidRPr="008A499B">
        <w:rPr>
          <w:sz w:val="24"/>
          <w:szCs w:val="24"/>
        </w:rPr>
        <w:t>Pack your own lunch – it’s cheaper</w:t>
      </w:r>
    </w:p>
    <w:p w14:paraId="271CDE5A" w14:textId="77777777" w:rsidR="00EF5040" w:rsidRPr="008A499B" w:rsidRDefault="00EF5040" w:rsidP="00EF5040">
      <w:pPr>
        <w:pStyle w:val="ListParagraph"/>
        <w:numPr>
          <w:ilvl w:val="0"/>
          <w:numId w:val="30"/>
        </w:numPr>
        <w:spacing w:after="200" w:line="276" w:lineRule="auto"/>
        <w:rPr>
          <w:sz w:val="24"/>
          <w:szCs w:val="24"/>
        </w:rPr>
      </w:pPr>
      <w:r w:rsidRPr="008A499B">
        <w:rPr>
          <w:sz w:val="24"/>
          <w:szCs w:val="24"/>
        </w:rPr>
        <w:t>Educate yourself about saving and investing</w:t>
      </w:r>
    </w:p>
    <w:p w14:paraId="198AF9FD" w14:textId="77777777" w:rsidR="00EF5040" w:rsidRPr="008A499B" w:rsidRDefault="00EF5040" w:rsidP="00EF5040">
      <w:pPr>
        <w:rPr>
          <w:sz w:val="24"/>
          <w:szCs w:val="24"/>
        </w:rPr>
      </w:pPr>
      <w:r w:rsidRPr="008A499B">
        <w:rPr>
          <w:sz w:val="24"/>
          <w:szCs w:val="24"/>
        </w:rPr>
        <w:t>Slide 5: Start Saving Early for the Future</w:t>
      </w:r>
    </w:p>
    <w:p w14:paraId="03A529D8" w14:textId="77777777" w:rsidR="00EF5040" w:rsidRDefault="00EF5040" w:rsidP="00EF5040">
      <w:pPr>
        <w:pStyle w:val="ListParagraph"/>
        <w:numPr>
          <w:ilvl w:val="0"/>
          <w:numId w:val="31"/>
        </w:numPr>
        <w:spacing w:after="200" w:line="276" w:lineRule="auto"/>
        <w:rPr>
          <w:sz w:val="24"/>
          <w:szCs w:val="24"/>
        </w:rPr>
      </w:pPr>
      <w:r w:rsidRPr="008A499B">
        <w:rPr>
          <w:sz w:val="24"/>
          <w:szCs w:val="24"/>
        </w:rPr>
        <w:t xml:space="preserve">Use the Internet </w:t>
      </w:r>
      <w:r>
        <w:rPr>
          <w:sz w:val="24"/>
          <w:szCs w:val="24"/>
        </w:rPr>
        <w:t>and Financial Institutions to determine the following:</w:t>
      </w:r>
    </w:p>
    <w:p w14:paraId="7242E928" w14:textId="77777777" w:rsidR="00EF5040" w:rsidRDefault="00EF5040" w:rsidP="00EF5040">
      <w:pPr>
        <w:pStyle w:val="ListParagraph"/>
        <w:numPr>
          <w:ilvl w:val="1"/>
          <w:numId w:val="31"/>
        </w:numPr>
        <w:spacing w:after="200" w:line="276" w:lineRule="auto"/>
        <w:rPr>
          <w:sz w:val="24"/>
          <w:szCs w:val="24"/>
        </w:rPr>
      </w:pPr>
      <w:r>
        <w:rPr>
          <w:sz w:val="24"/>
          <w:szCs w:val="24"/>
        </w:rPr>
        <w:t>How do I get started?</w:t>
      </w:r>
    </w:p>
    <w:p w14:paraId="0BF78B63" w14:textId="77777777" w:rsidR="00EF5040" w:rsidRDefault="00EF5040" w:rsidP="00EF5040">
      <w:pPr>
        <w:pStyle w:val="ListParagraph"/>
        <w:numPr>
          <w:ilvl w:val="1"/>
          <w:numId w:val="31"/>
        </w:numPr>
        <w:spacing w:after="200" w:line="276" w:lineRule="auto"/>
        <w:rPr>
          <w:sz w:val="24"/>
          <w:szCs w:val="24"/>
        </w:rPr>
      </w:pPr>
      <w:r>
        <w:rPr>
          <w:sz w:val="24"/>
          <w:szCs w:val="24"/>
        </w:rPr>
        <w:t>How much money should I invest?</w:t>
      </w:r>
    </w:p>
    <w:p w14:paraId="32AAFF00" w14:textId="77777777" w:rsidR="00EF5040" w:rsidRDefault="00EF5040" w:rsidP="00EF5040">
      <w:pPr>
        <w:pStyle w:val="ListParagraph"/>
        <w:numPr>
          <w:ilvl w:val="1"/>
          <w:numId w:val="31"/>
        </w:numPr>
        <w:spacing w:after="200" w:line="276" w:lineRule="auto"/>
        <w:rPr>
          <w:sz w:val="24"/>
          <w:szCs w:val="24"/>
        </w:rPr>
      </w:pPr>
      <w:r>
        <w:rPr>
          <w:sz w:val="24"/>
          <w:szCs w:val="24"/>
        </w:rPr>
        <w:t>What should I intest into?</w:t>
      </w:r>
    </w:p>
    <w:p w14:paraId="65057904" w14:textId="77777777" w:rsidR="00EF5040" w:rsidRDefault="00EF5040" w:rsidP="00EF5040">
      <w:pPr>
        <w:pStyle w:val="ListParagraph"/>
        <w:numPr>
          <w:ilvl w:val="1"/>
          <w:numId w:val="31"/>
        </w:numPr>
        <w:spacing w:after="200" w:line="276" w:lineRule="auto"/>
        <w:rPr>
          <w:sz w:val="24"/>
          <w:szCs w:val="24"/>
        </w:rPr>
      </w:pPr>
      <w:r>
        <w:rPr>
          <w:sz w:val="24"/>
          <w:szCs w:val="24"/>
        </w:rPr>
        <w:t>What is the risk?</w:t>
      </w:r>
    </w:p>
    <w:p w14:paraId="1E007C60" w14:textId="77777777" w:rsidR="00EF5040" w:rsidRDefault="00EF5040" w:rsidP="00EF5040">
      <w:pPr>
        <w:rPr>
          <w:sz w:val="24"/>
          <w:szCs w:val="24"/>
        </w:rPr>
      </w:pPr>
      <w:r>
        <w:rPr>
          <w:sz w:val="24"/>
          <w:szCs w:val="24"/>
        </w:rPr>
        <w:t>Slide 6: Investment Practice:</w:t>
      </w:r>
    </w:p>
    <w:p w14:paraId="13B03443" w14:textId="77777777" w:rsidR="00EF5040" w:rsidRDefault="00EF5040" w:rsidP="00EF5040">
      <w:pPr>
        <w:rPr>
          <w:sz w:val="24"/>
          <w:szCs w:val="24"/>
        </w:rPr>
      </w:pPr>
      <w:r>
        <w:rPr>
          <w:sz w:val="24"/>
          <w:szCs w:val="24"/>
        </w:rPr>
        <w:tab/>
      </w:r>
      <w:r>
        <w:rPr>
          <w:sz w:val="24"/>
          <w:szCs w:val="24"/>
        </w:rPr>
        <w:tab/>
        <w:t>Try This:</w:t>
      </w:r>
    </w:p>
    <w:p w14:paraId="69D1A975" w14:textId="77777777" w:rsidR="00EF5040" w:rsidRPr="00DB4415" w:rsidRDefault="00EF5040" w:rsidP="00EF5040">
      <w:pPr>
        <w:ind w:left="1440"/>
        <w:rPr>
          <w:sz w:val="24"/>
          <w:szCs w:val="24"/>
        </w:rPr>
      </w:pPr>
      <w:r>
        <w:rPr>
          <w:sz w:val="24"/>
          <w:szCs w:val="24"/>
        </w:rPr>
        <w:t xml:space="preserve">Create a fanasy account of $10,000 and track different investments for a year. This is a great way to learn how investments work without any finical risk on your end. </w:t>
      </w:r>
    </w:p>
    <w:p w14:paraId="0B2B3767" w14:textId="1ACD9E30" w:rsidR="005A4BCC" w:rsidRPr="00465310" w:rsidRDefault="005A4BCC" w:rsidP="00EF5040">
      <w:pPr>
        <w:rPr>
          <w:sz w:val="24"/>
          <w:szCs w:val="24"/>
        </w:rPr>
      </w:pPr>
    </w:p>
    <w:sectPr w:rsidR="005A4BCC" w:rsidRPr="00465310" w:rsidSect="009D1B3D">
      <w:headerReference w:type="default" r:id="rId9"/>
      <w:headerReference w:type="first" r:id="rId10"/>
      <w:type w:val="continuous"/>
      <w:pgSz w:w="12240" w:h="15840"/>
      <w:pgMar w:top="144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BA13F0" w14:textId="77777777" w:rsidR="00C62F9A" w:rsidRDefault="00C62F9A" w:rsidP="00F1245D">
      <w:r>
        <w:separator/>
      </w:r>
    </w:p>
  </w:endnote>
  <w:endnote w:type="continuationSeparator" w:id="0">
    <w:p w14:paraId="66666A76" w14:textId="77777777" w:rsidR="00C62F9A" w:rsidRDefault="00C62F9A"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PT Sans Narrow">
    <w:altName w:val="Times New Roman"/>
    <w:charset w:val="00"/>
    <w:family w:val="auto"/>
    <w:pitch w:val="variable"/>
    <w:sig w:usb0="A00002EF" w:usb1="5000204B" w:usb2="0000000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AB2273" w14:textId="77777777" w:rsidR="00C62F9A" w:rsidRDefault="00C62F9A" w:rsidP="00F1245D">
      <w:r>
        <w:separator/>
      </w:r>
    </w:p>
  </w:footnote>
  <w:footnote w:type="continuationSeparator" w:id="0">
    <w:p w14:paraId="0ECAFE90" w14:textId="77777777" w:rsidR="00C62F9A" w:rsidRDefault="00C62F9A"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522276" w14:textId="7E9C8D4E" w:rsidR="00C62F9A" w:rsidRPr="00AB4841" w:rsidRDefault="00C62F9A" w:rsidP="00F1245D">
    <w:pPr>
      <w:pStyle w:val="Header"/>
      <w:rPr>
        <w:b/>
        <w:bCs/>
      </w:rPr>
    </w:pPr>
    <w:r>
      <w:rPr>
        <w:b/>
        <w:noProof/>
      </w:rPr>
      <w:t>INTEGRATED OFFICE APPLICATIONS</w:t>
    </w:r>
    <w:r w:rsidRPr="00AB4841">
      <w:rPr>
        <w:b/>
        <w:bCs/>
      </w:rPr>
      <w:t xml:space="preserve"> </w:t>
    </w:r>
    <w:r>
      <w:rPr>
        <w:b/>
        <w:bCs/>
      </w:rPr>
      <w:t>– NATIONAL 2020</w:t>
    </w:r>
    <w:r w:rsidRPr="00AB4841">
      <w:rPr>
        <w:b/>
        <w:bCs/>
      </w:rPr>
      <w:tab/>
    </w:r>
  </w:p>
  <w:p w14:paraId="6C01089E" w14:textId="7344E172" w:rsidR="00C62F9A" w:rsidRPr="001962B9" w:rsidRDefault="00C62F9A" w:rsidP="009507EC">
    <w:pPr>
      <w:rPr>
        <w:b/>
      </w:rPr>
    </w:pPr>
    <w:r w:rsidRPr="001962B9">
      <w:rPr>
        <w:b/>
        <w:bCs/>
      </w:rPr>
      <w:t xml:space="preserve">Page </w:t>
    </w:r>
    <w:r w:rsidRPr="001962B9">
      <w:rPr>
        <w:b/>
        <w:bCs/>
      </w:rPr>
      <w:fldChar w:fldCharType="begin"/>
    </w:r>
    <w:r w:rsidRPr="001962B9">
      <w:rPr>
        <w:b/>
        <w:bCs/>
      </w:rPr>
      <w:instrText xml:space="preserve"> PAGE   \* MERGEFORMAT </w:instrText>
    </w:r>
    <w:r w:rsidRPr="001962B9">
      <w:rPr>
        <w:b/>
        <w:bCs/>
      </w:rPr>
      <w:fldChar w:fldCharType="separate"/>
    </w:r>
    <w:r w:rsidR="00005531">
      <w:rPr>
        <w:b/>
        <w:bCs/>
        <w:noProof/>
      </w:rPr>
      <w:t>2</w:t>
    </w:r>
    <w:r w:rsidRPr="001962B9">
      <w:rPr>
        <w:b/>
        <w:bCs/>
      </w:rPr>
      <w:fldChar w:fldCharType="end"/>
    </w:r>
    <w:r w:rsidRPr="001962B9">
      <w:rPr>
        <w:b/>
        <w:bCs/>
      </w:rPr>
      <w:t xml:space="preserve"> of </w:t>
    </w:r>
    <w:r w:rsidRPr="001962B9">
      <w:rPr>
        <w:b/>
      </w:rPr>
      <w:fldChar w:fldCharType="begin"/>
    </w:r>
    <w:r w:rsidRPr="001962B9">
      <w:rPr>
        <w:b/>
      </w:rPr>
      <w:instrText xml:space="preserve"> NUMPAGES  </w:instrText>
    </w:r>
    <w:r w:rsidRPr="001962B9">
      <w:rPr>
        <w:b/>
      </w:rPr>
      <w:fldChar w:fldCharType="separate"/>
    </w:r>
    <w:r w:rsidR="00005531">
      <w:rPr>
        <w:b/>
        <w:noProof/>
      </w:rPr>
      <w:t>9</w:t>
    </w:r>
    <w:r w:rsidRPr="001962B9">
      <w:rPr>
        <w: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1A4B12" w14:textId="77777777" w:rsidR="00C62F9A" w:rsidRDefault="00C62F9A"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996656F"/>
    <w:multiLevelType w:val="hybridMultilevel"/>
    <w:tmpl w:val="1C460E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41A6E1E"/>
    <w:multiLevelType w:val="hybridMultilevel"/>
    <w:tmpl w:val="78C6D0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342A7D"/>
    <w:multiLevelType w:val="hybridMultilevel"/>
    <w:tmpl w:val="8E5E3E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82D6EB6"/>
    <w:multiLevelType w:val="hybridMultilevel"/>
    <w:tmpl w:val="001CB1A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5D10C8"/>
    <w:multiLevelType w:val="hybridMultilevel"/>
    <w:tmpl w:val="D6DA2C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E94A79"/>
    <w:multiLevelType w:val="hybridMultilevel"/>
    <w:tmpl w:val="8E5A7800"/>
    <w:lvl w:ilvl="0" w:tplc="1C0E9986">
      <w:start w:val="1"/>
      <w:numFmt w:val="bullet"/>
      <w:lvlText w:val=""/>
      <w:lvlJc w:val="left"/>
      <w:pPr>
        <w:tabs>
          <w:tab w:val="num" w:pos="720"/>
        </w:tabs>
        <w:ind w:left="720" w:hanging="360"/>
      </w:pPr>
      <w:rPr>
        <w:rFonts w:ascii="Wingdings 3" w:hAnsi="Wingdings 3" w:hint="default"/>
      </w:rPr>
    </w:lvl>
    <w:lvl w:ilvl="1" w:tplc="588A0AC4" w:tentative="1">
      <w:start w:val="1"/>
      <w:numFmt w:val="bullet"/>
      <w:lvlText w:val=""/>
      <w:lvlJc w:val="left"/>
      <w:pPr>
        <w:tabs>
          <w:tab w:val="num" w:pos="1440"/>
        </w:tabs>
        <w:ind w:left="1440" w:hanging="360"/>
      </w:pPr>
      <w:rPr>
        <w:rFonts w:ascii="Wingdings 3" w:hAnsi="Wingdings 3" w:hint="default"/>
      </w:rPr>
    </w:lvl>
    <w:lvl w:ilvl="2" w:tplc="4910557C" w:tentative="1">
      <w:start w:val="1"/>
      <w:numFmt w:val="bullet"/>
      <w:lvlText w:val=""/>
      <w:lvlJc w:val="left"/>
      <w:pPr>
        <w:tabs>
          <w:tab w:val="num" w:pos="2160"/>
        </w:tabs>
        <w:ind w:left="2160" w:hanging="360"/>
      </w:pPr>
      <w:rPr>
        <w:rFonts w:ascii="Wingdings 3" w:hAnsi="Wingdings 3" w:hint="default"/>
      </w:rPr>
    </w:lvl>
    <w:lvl w:ilvl="3" w:tplc="C85E4164" w:tentative="1">
      <w:start w:val="1"/>
      <w:numFmt w:val="bullet"/>
      <w:lvlText w:val=""/>
      <w:lvlJc w:val="left"/>
      <w:pPr>
        <w:tabs>
          <w:tab w:val="num" w:pos="2880"/>
        </w:tabs>
        <w:ind w:left="2880" w:hanging="360"/>
      </w:pPr>
      <w:rPr>
        <w:rFonts w:ascii="Wingdings 3" w:hAnsi="Wingdings 3" w:hint="default"/>
      </w:rPr>
    </w:lvl>
    <w:lvl w:ilvl="4" w:tplc="F2844F4C" w:tentative="1">
      <w:start w:val="1"/>
      <w:numFmt w:val="bullet"/>
      <w:lvlText w:val=""/>
      <w:lvlJc w:val="left"/>
      <w:pPr>
        <w:tabs>
          <w:tab w:val="num" w:pos="3600"/>
        </w:tabs>
        <w:ind w:left="3600" w:hanging="360"/>
      </w:pPr>
      <w:rPr>
        <w:rFonts w:ascii="Wingdings 3" w:hAnsi="Wingdings 3" w:hint="default"/>
      </w:rPr>
    </w:lvl>
    <w:lvl w:ilvl="5" w:tplc="70CCA058" w:tentative="1">
      <w:start w:val="1"/>
      <w:numFmt w:val="bullet"/>
      <w:lvlText w:val=""/>
      <w:lvlJc w:val="left"/>
      <w:pPr>
        <w:tabs>
          <w:tab w:val="num" w:pos="4320"/>
        </w:tabs>
        <w:ind w:left="4320" w:hanging="360"/>
      </w:pPr>
      <w:rPr>
        <w:rFonts w:ascii="Wingdings 3" w:hAnsi="Wingdings 3" w:hint="default"/>
      </w:rPr>
    </w:lvl>
    <w:lvl w:ilvl="6" w:tplc="FFDC3588" w:tentative="1">
      <w:start w:val="1"/>
      <w:numFmt w:val="bullet"/>
      <w:lvlText w:val=""/>
      <w:lvlJc w:val="left"/>
      <w:pPr>
        <w:tabs>
          <w:tab w:val="num" w:pos="5040"/>
        </w:tabs>
        <w:ind w:left="5040" w:hanging="360"/>
      </w:pPr>
      <w:rPr>
        <w:rFonts w:ascii="Wingdings 3" w:hAnsi="Wingdings 3" w:hint="default"/>
      </w:rPr>
    </w:lvl>
    <w:lvl w:ilvl="7" w:tplc="16B6BFFA" w:tentative="1">
      <w:start w:val="1"/>
      <w:numFmt w:val="bullet"/>
      <w:lvlText w:val=""/>
      <w:lvlJc w:val="left"/>
      <w:pPr>
        <w:tabs>
          <w:tab w:val="num" w:pos="5760"/>
        </w:tabs>
        <w:ind w:left="5760" w:hanging="360"/>
      </w:pPr>
      <w:rPr>
        <w:rFonts w:ascii="Wingdings 3" w:hAnsi="Wingdings 3" w:hint="default"/>
      </w:rPr>
    </w:lvl>
    <w:lvl w:ilvl="8" w:tplc="699639FC"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330D3E29"/>
    <w:multiLevelType w:val="hybridMultilevel"/>
    <w:tmpl w:val="6A48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2415EA"/>
    <w:multiLevelType w:val="hybridMultilevel"/>
    <w:tmpl w:val="E646C7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EC037F"/>
    <w:multiLevelType w:val="hybridMultilevel"/>
    <w:tmpl w:val="8C7261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F6060EB"/>
    <w:multiLevelType w:val="hybridMultilevel"/>
    <w:tmpl w:val="B590E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296A71"/>
    <w:multiLevelType w:val="hybridMultilevel"/>
    <w:tmpl w:val="9DB6C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98330DD"/>
    <w:multiLevelType w:val="hybridMultilevel"/>
    <w:tmpl w:val="BA70F27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026F89"/>
    <w:multiLevelType w:val="hybridMultilevel"/>
    <w:tmpl w:val="F1FCD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0900D38"/>
    <w:multiLevelType w:val="hybridMultilevel"/>
    <w:tmpl w:val="A2C0381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71FB7EB8"/>
    <w:multiLevelType w:val="hybridMultilevel"/>
    <w:tmpl w:val="CE343E70"/>
    <w:lvl w:ilvl="0" w:tplc="4BE28456">
      <w:start w:val="1"/>
      <w:numFmt w:val="decimal"/>
      <w:lvlText w:val="%1."/>
      <w:lvlJc w:val="left"/>
      <w:pPr>
        <w:ind w:left="810" w:hanging="45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9F73A1"/>
    <w:multiLevelType w:val="multilevel"/>
    <w:tmpl w:val="FDE2495A"/>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30" w15:restartNumberingAfterBreak="0">
    <w:nsid w:val="74C926DB"/>
    <w:multiLevelType w:val="multilevel"/>
    <w:tmpl w:val="B4E2DEA6"/>
    <w:lvl w:ilvl="0">
      <w:start w:val="1"/>
      <w:numFmt w:val="bullet"/>
      <w:lvlText w:val="●"/>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1" w15:restartNumberingAfterBreak="0">
    <w:nsid w:val="74E42E1B"/>
    <w:multiLevelType w:val="hybridMultilevel"/>
    <w:tmpl w:val="10EA4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8"/>
  </w:num>
  <w:num w:numId="3">
    <w:abstractNumId w:val="17"/>
  </w:num>
  <w:num w:numId="4">
    <w:abstractNumId w:val="22"/>
  </w:num>
  <w:num w:numId="5">
    <w:abstractNumId w:val="5"/>
  </w:num>
  <w:num w:numId="6">
    <w:abstractNumId w:val="1"/>
  </w:num>
  <w:num w:numId="7">
    <w:abstractNumId w:val="7"/>
  </w:num>
  <w:num w:numId="8">
    <w:abstractNumId w:val="0"/>
  </w:num>
  <w:num w:numId="9">
    <w:abstractNumId w:val="13"/>
  </w:num>
  <w:num w:numId="10">
    <w:abstractNumId w:val="24"/>
  </w:num>
  <w:num w:numId="11">
    <w:abstractNumId w:val="25"/>
  </w:num>
  <w:num w:numId="12">
    <w:abstractNumId w:val="3"/>
  </w:num>
  <w:num w:numId="13">
    <w:abstractNumId w:val="26"/>
  </w:num>
  <w:num w:numId="14">
    <w:abstractNumId w:val="21"/>
  </w:num>
  <w:num w:numId="15">
    <w:abstractNumId w:val="20"/>
  </w:num>
  <w:num w:numId="16">
    <w:abstractNumId w:val="23"/>
  </w:num>
  <w:num w:numId="17">
    <w:abstractNumId w:val="9"/>
  </w:num>
  <w:num w:numId="18">
    <w:abstractNumId w:val="12"/>
  </w:num>
  <w:num w:numId="19">
    <w:abstractNumId w:val="19"/>
  </w:num>
  <w:num w:numId="20">
    <w:abstractNumId w:val="4"/>
  </w:num>
  <w:num w:numId="21">
    <w:abstractNumId w:val="10"/>
  </w:num>
  <w:num w:numId="22">
    <w:abstractNumId w:val="11"/>
  </w:num>
  <w:num w:numId="23">
    <w:abstractNumId w:val="30"/>
  </w:num>
  <w:num w:numId="24">
    <w:abstractNumId w:val="6"/>
  </w:num>
  <w:num w:numId="25">
    <w:abstractNumId w:val="28"/>
  </w:num>
  <w:num w:numId="26">
    <w:abstractNumId w:val="8"/>
  </w:num>
  <w:num w:numId="27">
    <w:abstractNumId w:val="31"/>
  </w:num>
  <w:num w:numId="28">
    <w:abstractNumId w:val="16"/>
  </w:num>
  <w:num w:numId="29">
    <w:abstractNumId w:val="14"/>
  </w:num>
  <w:num w:numId="30">
    <w:abstractNumId w:val="2"/>
  </w:num>
  <w:num w:numId="31">
    <w:abstractNumId w:val="27"/>
  </w:num>
  <w:num w:numId="3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wes Angie">
    <w15:presenceInfo w15:providerId="AD" w15:userId="S-1-5-21-739180723-1232289346-1601665820-16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dataType w:val="textFile"/>
    <w:activeRecord w:val="-1"/>
  </w:mailMerge>
  <w:revisionView w:markup="0"/>
  <w:trackRevisions/>
  <w:defaultTabStop w:val="720"/>
  <w:drawingGridHorizontalSpacing w:val="100"/>
  <w:displayHorizontalDrawingGridEvery w:val="2"/>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2A65"/>
    <w:rsid w:val="0000531A"/>
    <w:rsid w:val="00005531"/>
    <w:rsid w:val="0001536A"/>
    <w:rsid w:val="00015D5C"/>
    <w:rsid w:val="00025D29"/>
    <w:rsid w:val="000276D1"/>
    <w:rsid w:val="000343C4"/>
    <w:rsid w:val="00037DE7"/>
    <w:rsid w:val="0004087C"/>
    <w:rsid w:val="0005099D"/>
    <w:rsid w:val="0005656E"/>
    <w:rsid w:val="0005739D"/>
    <w:rsid w:val="000654F0"/>
    <w:rsid w:val="00091841"/>
    <w:rsid w:val="0009681C"/>
    <w:rsid w:val="00096C05"/>
    <w:rsid w:val="00097F0E"/>
    <w:rsid w:val="000A5ED8"/>
    <w:rsid w:val="000C00FF"/>
    <w:rsid w:val="000C3A75"/>
    <w:rsid w:val="000D56FC"/>
    <w:rsid w:val="000E1BD5"/>
    <w:rsid w:val="000E27E4"/>
    <w:rsid w:val="000F2805"/>
    <w:rsid w:val="000F54A9"/>
    <w:rsid w:val="00100E4A"/>
    <w:rsid w:val="00102AA4"/>
    <w:rsid w:val="00103DB8"/>
    <w:rsid w:val="0010665F"/>
    <w:rsid w:val="00116DD6"/>
    <w:rsid w:val="0011738B"/>
    <w:rsid w:val="001233AE"/>
    <w:rsid w:val="00124B64"/>
    <w:rsid w:val="00127AD9"/>
    <w:rsid w:val="00131FEC"/>
    <w:rsid w:val="00135207"/>
    <w:rsid w:val="00143A1C"/>
    <w:rsid w:val="00146D32"/>
    <w:rsid w:val="00154254"/>
    <w:rsid w:val="00155172"/>
    <w:rsid w:val="0016000A"/>
    <w:rsid w:val="00163FBD"/>
    <w:rsid w:val="0018488C"/>
    <w:rsid w:val="001859AD"/>
    <w:rsid w:val="00185C25"/>
    <w:rsid w:val="001902CB"/>
    <w:rsid w:val="00193096"/>
    <w:rsid w:val="00195022"/>
    <w:rsid w:val="001962B9"/>
    <w:rsid w:val="001A6172"/>
    <w:rsid w:val="001B092E"/>
    <w:rsid w:val="001B22B5"/>
    <w:rsid w:val="001B3D7F"/>
    <w:rsid w:val="001B5FD2"/>
    <w:rsid w:val="001C4797"/>
    <w:rsid w:val="001C78AB"/>
    <w:rsid w:val="001D39C7"/>
    <w:rsid w:val="001E1578"/>
    <w:rsid w:val="001E391D"/>
    <w:rsid w:val="001E746C"/>
    <w:rsid w:val="001E7B05"/>
    <w:rsid w:val="001E7D68"/>
    <w:rsid w:val="0020081D"/>
    <w:rsid w:val="00203734"/>
    <w:rsid w:val="00205F2F"/>
    <w:rsid w:val="0021101D"/>
    <w:rsid w:val="002121D5"/>
    <w:rsid w:val="002211E9"/>
    <w:rsid w:val="00226839"/>
    <w:rsid w:val="00226AE1"/>
    <w:rsid w:val="00244804"/>
    <w:rsid w:val="00246A9F"/>
    <w:rsid w:val="00251877"/>
    <w:rsid w:val="00253DBE"/>
    <w:rsid w:val="00255AD1"/>
    <w:rsid w:val="00263A8D"/>
    <w:rsid w:val="002643AC"/>
    <w:rsid w:val="002658BD"/>
    <w:rsid w:val="00267EE1"/>
    <w:rsid w:val="00270C01"/>
    <w:rsid w:val="00270E94"/>
    <w:rsid w:val="00271D98"/>
    <w:rsid w:val="0027265C"/>
    <w:rsid w:val="00284D39"/>
    <w:rsid w:val="00297265"/>
    <w:rsid w:val="002A0B28"/>
    <w:rsid w:val="002A0D6A"/>
    <w:rsid w:val="002A1824"/>
    <w:rsid w:val="002A5FB3"/>
    <w:rsid w:val="002B0596"/>
    <w:rsid w:val="002B695F"/>
    <w:rsid w:val="002C0006"/>
    <w:rsid w:val="002C4BF3"/>
    <w:rsid w:val="002C6CEC"/>
    <w:rsid w:val="002E3CFA"/>
    <w:rsid w:val="002E4F3C"/>
    <w:rsid w:val="002E7445"/>
    <w:rsid w:val="002F46CB"/>
    <w:rsid w:val="003003AB"/>
    <w:rsid w:val="003012E1"/>
    <w:rsid w:val="00306EA4"/>
    <w:rsid w:val="00322433"/>
    <w:rsid w:val="0032344C"/>
    <w:rsid w:val="00325A2F"/>
    <w:rsid w:val="00330557"/>
    <w:rsid w:val="00352A11"/>
    <w:rsid w:val="003530CF"/>
    <w:rsid w:val="0036034F"/>
    <w:rsid w:val="00363351"/>
    <w:rsid w:val="00367B08"/>
    <w:rsid w:val="00372E46"/>
    <w:rsid w:val="00376011"/>
    <w:rsid w:val="00376219"/>
    <w:rsid w:val="00376B09"/>
    <w:rsid w:val="003834D4"/>
    <w:rsid w:val="003B26F2"/>
    <w:rsid w:val="003B4A06"/>
    <w:rsid w:val="003C140A"/>
    <w:rsid w:val="003C62B5"/>
    <w:rsid w:val="003D4554"/>
    <w:rsid w:val="0040188E"/>
    <w:rsid w:val="0040586D"/>
    <w:rsid w:val="00410D45"/>
    <w:rsid w:val="00420CB8"/>
    <w:rsid w:val="00424148"/>
    <w:rsid w:val="00431F3D"/>
    <w:rsid w:val="0043409A"/>
    <w:rsid w:val="004341A5"/>
    <w:rsid w:val="00436929"/>
    <w:rsid w:val="00450503"/>
    <w:rsid w:val="00451020"/>
    <w:rsid w:val="004510FE"/>
    <w:rsid w:val="00453986"/>
    <w:rsid w:val="00461AB4"/>
    <w:rsid w:val="00462BE0"/>
    <w:rsid w:val="00465310"/>
    <w:rsid w:val="00465DA6"/>
    <w:rsid w:val="00477AC3"/>
    <w:rsid w:val="00481371"/>
    <w:rsid w:val="00494DD1"/>
    <w:rsid w:val="00495A40"/>
    <w:rsid w:val="004B0E9D"/>
    <w:rsid w:val="004C2680"/>
    <w:rsid w:val="004C3061"/>
    <w:rsid w:val="004C61BA"/>
    <w:rsid w:val="004C65BC"/>
    <w:rsid w:val="004C6A24"/>
    <w:rsid w:val="004D144A"/>
    <w:rsid w:val="004D22C7"/>
    <w:rsid w:val="004E5846"/>
    <w:rsid w:val="004F0C26"/>
    <w:rsid w:val="0051264C"/>
    <w:rsid w:val="00515CE6"/>
    <w:rsid w:val="005174B1"/>
    <w:rsid w:val="00520B21"/>
    <w:rsid w:val="0052244F"/>
    <w:rsid w:val="00522CB4"/>
    <w:rsid w:val="00536671"/>
    <w:rsid w:val="00536F84"/>
    <w:rsid w:val="005529CA"/>
    <w:rsid w:val="00577E6F"/>
    <w:rsid w:val="005816EA"/>
    <w:rsid w:val="00582255"/>
    <w:rsid w:val="0059170D"/>
    <w:rsid w:val="00596E45"/>
    <w:rsid w:val="005A0EA4"/>
    <w:rsid w:val="005A39FB"/>
    <w:rsid w:val="005A4BCC"/>
    <w:rsid w:val="005A58C8"/>
    <w:rsid w:val="005B368D"/>
    <w:rsid w:val="005B4FE5"/>
    <w:rsid w:val="005C0990"/>
    <w:rsid w:val="005D2EB8"/>
    <w:rsid w:val="005D5885"/>
    <w:rsid w:val="005D5DD9"/>
    <w:rsid w:val="005E1E5E"/>
    <w:rsid w:val="005F17AA"/>
    <w:rsid w:val="00611968"/>
    <w:rsid w:val="00611C76"/>
    <w:rsid w:val="00613D4B"/>
    <w:rsid w:val="00615146"/>
    <w:rsid w:val="00617E7F"/>
    <w:rsid w:val="00620426"/>
    <w:rsid w:val="00631C68"/>
    <w:rsid w:val="006459CE"/>
    <w:rsid w:val="00646B0D"/>
    <w:rsid w:val="006477EB"/>
    <w:rsid w:val="00656AE0"/>
    <w:rsid w:val="0066323A"/>
    <w:rsid w:val="0067063A"/>
    <w:rsid w:val="00670E74"/>
    <w:rsid w:val="00682B04"/>
    <w:rsid w:val="00683334"/>
    <w:rsid w:val="006838D7"/>
    <w:rsid w:val="0068463D"/>
    <w:rsid w:val="00685918"/>
    <w:rsid w:val="00696B82"/>
    <w:rsid w:val="00697645"/>
    <w:rsid w:val="006A04D4"/>
    <w:rsid w:val="006B046F"/>
    <w:rsid w:val="006B3C67"/>
    <w:rsid w:val="006C3000"/>
    <w:rsid w:val="006C32DC"/>
    <w:rsid w:val="006D0381"/>
    <w:rsid w:val="006D53F5"/>
    <w:rsid w:val="006D6443"/>
    <w:rsid w:val="006E3FA0"/>
    <w:rsid w:val="00703BB5"/>
    <w:rsid w:val="0072015B"/>
    <w:rsid w:val="00722639"/>
    <w:rsid w:val="00724536"/>
    <w:rsid w:val="00724B66"/>
    <w:rsid w:val="00725674"/>
    <w:rsid w:val="007405F1"/>
    <w:rsid w:val="00746786"/>
    <w:rsid w:val="0075365D"/>
    <w:rsid w:val="007541F5"/>
    <w:rsid w:val="007557D5"/>
    <w:rsid w:val="0076291E"/>
    <w:rsid w:val="0076620B"/>
    <w:rsid w:val="00772077"/>
    <w:rsid w:val="00773C66"/>
    <w:rsid w:val="0077466C"/>
    <w:rsid w:val="00775A47"/>
    <w:rsid w:val="00781A60"/>
    <w:rsid w:val="00781CBB"/>
    <w:rsid w:val="00785BCA"/>
    <w:rsid w:val="00787588"/>
    <w:rsid w:val="00792C44"/>
    <w:rsid w:val="00796001"/>
    <w:rsid w:val="007A7C02"/>
    <w:rsid w:val="007E2094"/>
    <w:rsid w:val="007E328C"/>
    <w:rsid w:val="007E7F67"/>
    <w:rsid w:val="007F0253"/>
    <w:rsid w:val="007F0B6E"/>
    <w:rsid w:val="00804F9A"/>
    <w:rsid w:val="0080645B"/>
    <w:rsid w:val="00811A93"/>
    <w:rsid w:val="0081454A"/>
    <w:rsid w:val="008268DA"/>
    <w:rsid w:val="008404A3"/>
    <w:rsid w:val="0085188B"/>
    <w:rsid w:val="008662B2"/>
    <w:rsid w:val="00877D2D"/>
    <w:rsid w:val="0088487E"/>
    <w:rsid w:val="008868A8"/>
    <w:rsid w:val="008A1FCB"/>
    <w:rsid w:val="008A2DDD"/>
    <w:rsid w:val="008A568A"/>
    <w:rsid w:val="008B0BC3"/>
    <w:rsid w:val="008B18D9"/>
    <w:rsid w:val="008B6BEC"/>
    <w:rsid w:val="008C013C"/>
    <w:rsid w:val="008C3EFC"/>
    <w:rsid w:val="008C64AF"/>
    <w:rsid w:val="008C6F59"/>
    <w:rsid w:val="008C7E00"/>
    <w:rsid w:val="008D27F7"/>
    <w:rsid w:val="008D4E1C"/>
    <w:rsid w:val="008D6A0B"/>
    <w:rsid w:val="008E5063"/>
    <w:rsid w:val="008F0383"/>
    <w:rsid w:val="008F07A0"/>
    <w:rsid w:val="008F177C"/>
    <w:rsid w:val="00903B27"/>
    <w:rsid w:val="00910577"/>
    <w:rsid w:val="00911900"/>
    <w:rsid w:val="0092206F"/>
    <w:rsid w:val="00926014"/>
    <w:rsid w:val="00940BED"/>
    <w:rsid w:val="009507EC"/>
    <w:rsid w:val="00966451"/>
    <w:rsid w:val="009829DB"/>
    <w:rsid w:val="0098393C"/>
    <w:rsid w:val="009A6606"/>
    <w:rsid w:val="009A6A21"/>
    <w:rsid w:val="009A792B"/>
    <w:rsid w:val="009B17FB"/>
    <w:rsid w:val="009B31D2"/>
    <w:rsid w:val="009B3A4F"/>
    <w:rsid w:val="009C030D"/>
    <w:rsid w:val="009C4CFE"/>
    <w:rsid w:val="009D1B3D"/>
    <w:rsid w:val="009D42CC"/>
    <w:rsid w:val="009D45B7"/>
    <w:rsid w:val="009F3B30"/>
    <w:rsid w:val="009F6AB1"/>
    <w:rsid w:val="00A0059C"/>
    <w:rsid w:val="00A01BC0"/>
    <w:rsid w:val="00A02D85"/>
    <w:rsid w:val="00A03819"/>
    <w:rsid w:val="00A136F3"/>
    <w:rsid w:val="00A20001"/>
    <w:rsid w:val="00A20D38"/>
    <w:rsid w:val="00A2222D"/>
    <w:rsid w:val="00A2333C"/>
    <w:rsid w:val="00A253BE"/>
    <w:rsid w:val="00A31992"/>
    <w:rsid w:val="00A47A70"/>
    <w:rsid w:val="00A501DB"/>
    <w:rsid w:val="00A51EF1"/>
    <w:rsid w:val="00A65B8F"/>
    <w:rsid w:val="00A8124E"/>
    <w:rsid w:val="00AA30E6"/>
    <w:rsid w:val="00AB1A7E"/>
    <w:rsid w:val="00AB2DF4"/>
    <w:rsid w:val="00AB4113"/>
    <w:rsid w:val="00AB4841"/>
    <w:rsid w:val="00AB4E19"/>
    <w:rsid w:val="00AD2A93"/>
    <w:rsid w:val="00AE4A0C"/>
    <w:rsid w:val="00AE5DD4"/>
    <w:rsid w:val="00AE6F57"/>
    <w:rsid w:val="00AF1788"/>
    <w:rsid w:val="00B0578E"/>
    <w:rsid w:val="00B07639"/>
    <w:rsid w:val="00B10DAD"/>
    <w:rsid w:val="00B12A84"/>
    <w:rsid w:val="00B13B44"/>
    <w:rsid w:val="00B21752"/>
    <w:rsid w:val="00B21B79"/>
    <w:rsid w:val="00B2455E"/>
    <w:rsid w:val="00B24B81"/>
    <w:rsid w:val="00B529C8"/>
    <w:rsid w:val="00B54002"/>
    <w:rsid w:val="00B6046D"/>
    <w:rsid w:val="00B6047C"/>
    <w:rsid w:val="00B61589"/>
    <w:rsid w:val="00B668C6"/>
    <w:rsid w:val="00B7231B"/>
    <w:rsid w:val="00B849E3"/>
    <w:rsid w:val="00B84F48"/>
    <w:rsid w:val="00B96AB4"/>
    <w:rsid w:val="00BA24A7"/>
    <w:rsid w:val="00BA26B5"/>
    <w:rsid w:val="00BB4A49"/>
    <w:rsid w:val="00BB5C75"/>
    <w:rsid w:val="00BC1A0E"/>
    <w:rsid w:val="00BC1B7E"/>
    <w:rsid w:val="00BC5674"/>
    <w:rsid w:val="00BD1526"/>
    <w:rsid w:val="00BE0424"/>
    <w:rsid w:val="00BE3951"/>
    <w:rsid w:val="00BE64C5"/>
    <w:rsid w:val="00BE6E6B"/>
    <w:rsid w:val="00BE79F6"/>
    <w:rsid w:val="00BF30B1"/>
    <w:rsid w:val="00BF4D56"/>
    <w:rsid w:val="00BF612A"/>
    <w:rsid w:val="00C02379"/>
    <w:rsid w:val="00C04A20"/>
    <w:rsid w:val="00C06B40"/>
    <w:rsid w:val="00C10884"/>
    <w:rsid w:val="00C12A28"/>
    <w:rsid w:val="00C15245"/>
    <w:rsid w:val="00C214DF"/>
    <w:rsid w:val="00C25F93"/>
    <w:rsid w:val="00C32E00"/>
    <w:rsid w:val="00C5029D"/>
    <w:rsid w:val="00C52025"/>
    <w:rsid w:val="00C55CAE"/>
    <w:rsid w:val="00C5746D"/>
    <w:rsid w:val="00C61B47"/>
    <w:rsid w:val="00C62F9A"/>
    <w:rsid w:val="00C664A9"/>
    <w:rsid w:val="00C7693D"/>
    <w:rsid w:val="00C828BB"/>
    <w:rsid w:val="00C872C2"/>
    <w:rsid w:val="00C92A93"/>
    <w:rsid w:val="00C962D4"/>
    <w:rsid w:val="00CA4673"/>
    <w:rsid w:val="00CA6A94"/>
    <w:rsid w:val="00CB12A5"/>
    <w:rsid w:val="00CB307C"/>
    <w:rsid w:val="00CC0E64"/>
    <w:rsid w:val="00CC279C"/>
    <w:rsid w:val="00CC2C7D"/>
    <w:rsid w:val="00CC41B5"/>
    <w:rsid w:val="00CC68B4"/>
    <w:rsid w:val="00CD6C67"/>
    <w:rsid w:val="00CF4F68"/>
    <w:rsid w:val="00D014D8"/>
    <w:rsid w:val="00D17C28"/>
    <w:rsid w:val="00D251B9"/>
    <w:rsid w:val="00D26648"/>
    <w:rsid w:val="00D269FD"/>
    <w:rsid w:val="00D27299"/>
    <w:rsid w:val="00D30854"/>
    <w:rsid w:val="00D34928"/>
    <w:rsid w:val="00D371AC"/>
    <w:rsid w:val="00D50AAC"/>
    <w:rsid w:val="00D55A03"/>
    <w:rsid w:val="00D56E9F"/>
    <w:rsid w:val="00D61261"/>
    <w:rsid w:val="00D65CE5"/>
    <w:rsid w:val="00D67544"/>
    <w:rsid w:val="00D67EF2"/>
    <w:rsid w:val="00D72825"/>
    <w:rsid w:val="00D74CCC"/>
    <w:rsid w:val="00D75666"/>
    <w:rsid w:val="00D81C07"/>
    <w:rsid w:val="00D81E41"/>
    <w:rsid w:val="00D86359"/>
    <w:rsid w:val="00D934EC"/>
    <w:rsid w:val="00DA19EF"/>
    <w:rsid w:val="00DB59C4"/>
    <w:rsid w:val="00DB5DDB"/>
    <w:rsid w:val="00DC01DA"/>
    <w:rsid w:val="00DC3815"/>
    <w:rsid w:val="00DC6170"/>
    <w:rsid w:val="00DC665D"/>
    <w:rsid w:val="00DD1963"/>
    <w:rsid w:val="00DE0B2B"/>
    <w:rsid w:val="00DE26FA"/>
    <w:rsid w:val="00DE2D7E"/>
    <w:rsid w:val="00DE5ECB"/>
    <w:rsid w:val="00DF1D50"/>
    <w:rsid w:val="00DF21E1"/>
    <w:rsid w:val="00DF231A"/>
    <w:rsid w:val="00E0187F"/>
    <w:rsid w:val="00E27CC7"/>
    <w:rsid w:val="00E40031"/>
    <w:rsid w:val="00E41CA4"/>
    <w:rsid w:val="00E4678D"/>
    <w:rsid w:val="00E5567F"/>
    <w:rsid w:val="00E65046"/>
    <w:rsid w:val="00E72025"/>
    <w:rsid w:val="00E73040"/>
    <w:rsid w:val="00E817AF"/>
    <w:rsid w:val="00E9607A"/>
    <w:rsid w:val="00EA03B7"/>
    <w:rsid w:val="00EA03F2"/>
    <w:rsid w:val="00EA378D"/>
    <w:rsid w:val="00EA5D62"/>
    <w:rsid w:val="00EB013A"/>
    <w:rsid w:val="00EB6F98"/>
    <w:rsid w:val="00EC3258"/>
    <w:rsid w:val="00EC7ED2"/>
    <w:rsid w:val="00ED0161"/>
    <w:rsid w:val="00ED1AB6"/>
    <w:rsid w:val="00EE0D35"/>
    <w:rsid w:val="00EF0FA0"/>
    <w:rsid w:val="00EF5040"/>
    <w:rsid w:val="00EF543D"/>
    <w:rsid w:val="00EF74D5"/>
    <w:rsid w:val="00F01020"/>
    <w:rsid w:val="00F011CE"/>
    <w:rsid w:val="00F02199"/>
    <w:rsid w:val="00F043EB"/>
    <w:rsid w:val="00F04722"/>
    <w:rsid w:val="00F1245D"/>
    <w:rsid w:val="00F2101F"/>
    <w:rsid w:val="00F249C9"/>
    <w:rsid w:val="00F32D74"/>
    <w:rsid w:val="00F3666E"/>
    <w:rsid w:val="00F42C43"/>
    <w:rsid w:val="00F52F9B"/>
    <w:rsid w:val="00F5534A"/>
    <w:rsid w:val="00F55ED1"/>
    <w:rsid w:val="00F635A7"/>
    <w:rsid w:val="00F71962"/>
    <w:rsid w:val="00F74F30"/>
    <w:rsid w:val="00F83F89"/>
    <w:rsid w:val="00F93AB9"/>
    <w:rsid w:val="00F97930"/>
    <w:rsid w:val="00FA0C44"/>
    <w:rsid w:val="00FA1F2C"/>
    <w:rsid w:val="00FC2B59"/>
    <w:rsid w:val="00FC7C51"/>
    <w:rsid w:val="00FD31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6625"/>
    <o:shapelayout v:ext="edit">
      <o:idmap v:ext="edit" data="1"/>
    </o:shapelayout>
  </w:shapeDefaults>
  <w:decimalSymbol w:val="."/>
  <w:listSeparator w:val=","/>
  <w14:docId w14:val="2D727947"/>
  <w15:docId w15:val="{4F13F5A3-4EAA-4EB2-8813-C5A119C2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uiPriority w:val="59"/>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NoSpacing">
    <w:name w:val="No Spacing"/>
    <w:uiPriority w:val="1"/>
    <w:qFormat/>
    <w:rsid w:val="001E7D68"/>
    <w:rPr>
      <w:rFonts w:ascii="Times New Roman" w:eastAsia="Times New Roman" w:hAnsi="Times New Roman"/>
    </w:rPr>
  </w:style>
  <w:style w:type="character" w:styleId="CommentReference">
    <w:name w:val="annotation reference"/>
    <w:basedOn w:val="DefaultParagraphFont"/>
    <w:uiPriority w:val="99"/>
    <w:semiHidden/>
    <w:unhideWhenUsed/>
    <w:rsid w:val="00325A2F"/>
    <w:rPr>
      <w:sz w:val="16"/>
      <w:szCs w:val="16"/>
    </w:rPr>
  </w:style>
  <w:style w:type="paragraph" w:styleId="CommentText">
    <w:name w:val="annotation text"/>
    <w:basedOn w:val="Normal"/>
    <w:link w:val="CommentTextChar"/>
    <w:uiPriority w:val="99"/>
    <w:semiHidden/>
    <w:unhideWhenUsed/>
    <w:rsid w:val="00325A2F"/>
  </w:style>
  <w:style w:type="character" w:customStyle="1" w:styleId="CommentTextChar">
    <w:name w:val="Comment Text Char"/>
    <w:basedOn w:val="DefaultParagraphFont"/>
    <w:link w:val="CommentText"/>
    <w:uiPriority w:val="99"/>
    <w:semiHidden/>
    <w:rsid w:val="00325A2F"/>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25A2F"/>
    <w:rPr>
      <w:b/>
      <w:bCs/>
    </w:rPr>
  </w:style>
  <w:style w:type="character" w:customStyle="1" w:styleId="CommentSubjectChar">
    <w:name w:val="Comment Subject Char"/>
    <w:basedOn w:val="CommentTextChar"/>
    <w:link w:val="CommentSubject"/>
    <w:uiPriority w:val="99"/>
    <w:semiHidden/>
    <w:rsid w:val="00325A2F"/>
    <w:rPr>
      <w:rFonts w:ascii="Times New Roman" w:eastAsia="Times New Roman" w:hAnsi="Times New Roman"/>
      <w:b/>
      <w:bCs/>
    </w:rPr>
  </w:style>
  <w:style w:type="paragraph" w:styleId="ListParagraph">
    <w:name w:val="List Paragraph"/>
    <w:basedOn w:val="Normal"/>
    <w:uiPriority w:val="34"/>
    <w:qFormat/>
    <w:rsid w:val="009A6A21"/>
    <w:pPr>
      <w:ind w:left="720"/>
      <w:contextualSpacing/>
    </w:pPr>
  </w:style>
  <w:style w:type="paragraph" w:styleId="Title">
    <w:name w:val="Title"/>
    <w:basedOn w:val="Normal"/>
    <w:next w:val="Normal"/>
    <w:link w:val="TitleChar"/>
    <w:rsid w:val="009829DB"/>
    <w:pPr>
      <w:contextualSpacing/>
    </w:pPr>
    <w:rPr>
      <w:rFonts w:ascii="PT Sans Narrow" w:eastAsia="PT Sans Narrow" w:hAnsi="PT Sans Narrow" w:cs="PT Sans Narrow"/>
      <w:b/>
      <w:color w:val="695D46"/>
      <w:sz w:val="84"/>
      <w:szCs w:val="84"/>
    </w:rPr>
  </w:style>
  <w:style w:type="character" w:customStyle="1" w:styleId="TitleChar">
    <w:name w:val="Title Char"/>
    <w:basedOn w:val="DefaultParagraphFont"/>
    <w:link w:val="Title"/>
    <w:rsid w:val="009829DB"/>
    <w:rPr>
      <w:rFonts w:ascii="PT Sans Narrow" w:eastAsia="PT Sans Narrow" w:hAnsi="PT Sans Narrow" w:cs="PT Sans Narrow"/>
      <w:b/>
      <w:color w:val="695D46"/>
      <w:sz w:val="84"/>
      <w:szCs w:val="84"/>
    </w:rPr>
  </w:style>
  <w:style w:type="paragraph" w:styleId="Subtitle">
    <w:name w:val="Subtitle"/>
    <w:basedOn w:val="Normal"/>
    <w:next w:val="Normal"/>
    <w:link w:val="SubtitleChar"/>
    <w:rsid w:val="009829DB"/>
    <w:pPr>
      <w:spacing w:before="120" w:line="288" w:lineRule="auto"/>
      <w:contextualSpacing/>
    </w:pPr>
    <w:rPr>
      <w:rFonts w:ascii="PT Sans Narrow" w:eastAsia="PT Sans Narrow" w:hAnsi="PT Sans Narrow" w:cs="PT Sans Narrow"/>
      <w:color w:val="695D46"/>
      <w:sz w:val="28"/>
      <w:szCs w:val="28"/>
    </w:rPr>
  </w:style>
  <w:style w:type="character" w:customStyle="1" w:styleId="SubtitleChar">
    <w:name w:val="Subtitle Char"/>
    <w:basedOn w:val="DefaultParagraphFont"/>
    <w:link w:val="Subtitle"/>
    <w:rsid w:val="009829DB"/>
    <w:rPr>
      <w:rFonts w:ascii="PT Sans Narrow" w:eastAsia="PT Sans Narrow" w:hAnsi="PT Sans Narrow" w:cs="PT Sans Narrow"/>
      <w:color w:val="695D46"/>
      <w:sz w:val="28"/>
      <w:szCs w:val="28"/>
    </w:rPr>
  </w:style>
  <w:style w:type="paragraph" w:styleId="BodyText">
    <w:name w:val="Body Text"/>
    <w:basedOn w:val="Normal"/>
    <w:link w:val="BodyTextChar"/>
    <w:uiPriority w:val="99"/>
    <w:semiHidden/>
    <w:unhideWhenUsed/>
    <w:rsid w:val="002E3CFA"/>
    <w:pPr>
      <w:spacing w:after="120"/>
    </w:pPr>
  </w:style>
  <w:style w:type="character" w:customStyle="1" w:styleId="BodyTextChar">
    <w:name w:val="Body Text Char"/>
    <w:basedOn w:val="DefaultParagraphFont"/>
    <w:link w:val="BodyText"/>
    <w:uiPriority w:val="99"/>
    <w:semiHidden/>
    <w:rsid w:val="002E3CFA"/>
    <w:rPr>
      <w:rFonts w:ascii="Times New Roman" w:eastAsia="Times New Roman" w:hAnsi="Times New Roman"/>
    </w:rPr>
  </w:style>
  <w:style w:type="paragraph" w:styleId="NormalWeb">
    <w:name w:val="Normal (Web)"/>
    <w:basedOn w:val="Normal"/>
    <w:uiPriority w:val="99"/>
    <w:semiHidden/>
    <w:unhideWhenUsed/>
    <w:rsid w:val="002E3CF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510803">
      <w:bodyDiv w:val="1"/>
      <w:marLeft w:val="0"/>
      <w:marRight w:val="0"/>
      <w:marTop w:val="0"/>
      <w:marBottom w:val="0"/>
      <w:divBdr>
        <w:top w:val="none" w:sz="0" w:space="0" w:color="auto"/>
        <w:left w:val="none" w:sz="0" w:space="0" w:color="auto"/>
        <w:bottom w:val="none" w:sz="0" w:space="0" w:color="auto"/>
        <w:right w:val="none" w:sz="0" w:space="0" w:color="auto"/>
      </w:divBdr>
    </w:div>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229191747">
      <w:bodyDiv w:val="1"/>
      <w:marLeft w:val="0"/>
      <w:marRight w:val="0"/>
      <w:marTop w:val="0"/>
      <w:marBottom w:val="0"/>
      <w:divBdr>
        <w:top w:val="none" w:sz="0" w:space="0" w:color="auto"/>
        <w:left w:val="none" w:sz="0" w:space="0" w:color="auto"/>
        <w:bottom w:val="none" w:sz="0" w:space="0" w:color="auto"/>
        <w:right w:val="none" w:sz="0" w:space="0" w:color="auto"/>
      </w:divBdr>
    </w:div>
    <w:div w:id="300812929">
      <w:bodyDiv w:val="1"/>
      <w:marLeft w:val="0"/>
      <w:marRight w:val="0"/>
      <w:marTop w:val="0"/>
      <w:marBottom w:val="0"/>
      <w:divBdr>
        <w:top w:val="none" w:sz="0" w:space="0" w:color="auto"/>
        <w:left w:val="none" w:sz="0" w:space="0" w:color="auto"/>
        <w:bottom w:val="none" w:sz="0" w:space="0" w:color="auto"/>
        <w:right w:val="none" w:sz="0" w:space="0" w:color="auto"/>
      </w:divBdr>
    </w:div>
    <w:div w:id="439495461">
      <w:bodyDiv w:val="1"/>
      <w:marLeft w:val="0"/>
      <w:marRight w:val="0"/>
      <w:marTop w:val="0"/>
      <w:marBottom w:val="0"/>
      <w:divBdr>
        <w:top w:val="none" w:sz="0" w:space="0" w:color="auto"/>
        <w:left w:val="none" w:sz="0" w:space="0" w:color="auto"/>
        <w:bottom w:val="none" w:sz="0" w:space="0" w:color="auto"/>
        <w:right w:val="none" w:sz="0" w:space="0" w:color="auto"/>
      </w:divBdr>
    </w:div>
    <w:div w:id="564528593">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242637814">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593079139">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866167038">
      <w:bodyDiv w:val="1"/>
      <w:marLeft w:val="0"/>
      <w:marRight w:val="0"/>
      <w:marTop w:val="0"/>
      <w:marBottom w:val="0"/>
      <w:divBdr>
        <w:top w:val="none" w:sz="0" w:space="0" w:color="auto"/>
        <w:left w:val="none" w:sz="0" w:space="0" w:color="auto"/>
        <w:bottom w:val="none" w:sz="0" w:space="0" w:color="auto"/>
        <w:right w:val="none" w:sz="0" w:space="0" w:color="auto"/>
      </w:divBdr>
    </w:div>
    <w:div w:id="1952935468">
      <w:bodyDiv w:val="1"/>
      <w:marLeft w:val="0"/>
      <w:marRight w:val="0"/>
      <w:marTop w:val="0"/>
      <w:marBottom w:val="0"/>
      <w:divBdr>
        <w:top w:val="none" w:sz="0" w:space="0" w:color="auto"/>
        <w:left w:val="none" w:sz="0" w:space="0" w:color="auto"/>
        <w:bottom w:val="none" w:sz="0" w:space="0" w:color="auto"/>
        <w:right w:val="none" w:sz="0" w:space="0" w:color="auto"/>
      </w:divBdr>
    </w:div>
    <w:div w:id="2100566249">
      <w:bodyDiv w:val="1"/>
      <w:marLeft w:val="0"/>
      <w:marRight w:val="0"/>
      <w:marTop w:val="0"/>
      <w:marBottom w:val="0"/>
      <w:divBdr>
        <w:top w:val="none" w:sz="0" w:space="0" w:color="auto"/>
        <w:left w:val="none" w:sz="0" w:space="0" w:color="auto"/>
        <w:bottom w:val="none" w:sz="0" w:space="0" w:color="auto"/>
        <w:right w:val="none" w:sz="0" w:space="0" w:color="auto"/>
      </w:divBdr>
      <w:divsChild>
        <w:div w:id="808983840">
          <w:marLeft w:val="403"/>
          <w:marRight w:val="0"/>
          <w:marTop w:val="150"/>
          <w:marBottom w:val="0"/>
          <w:divBdr>
            <w:top w:val="none" w:sz="0" w:space="0" w:color="auto"/>
            <w:left w:val="none" w:sz="0" w:space="0" w:color="auto"/>
            <w:bottom w:val="none" w:sz="0" w:space="0" w:color="auto"/>
            <w:right w:val="none" w:sz="0" w:space="0" w:color="auto"/>
          </w:divBdr>
        </w:div>
        <w:div w:id="222257481">
          <w:marLeft w:val="403"/>
          <w:marRight w:val="0"/>
          <w:marTop w:val="150"/>
          <w:marBottom w:val="0"/>
          <w:divBdr>
            <w:top w:val="none" w:sz="0" w:space="0" w:color="auto"/>
            <w:left w:val="none" w:sz="0" w:space="0" w:color="auto"/>
            <w:bottom w:val="none" w:sz="0" w:space="0" w:color="auto"/>
            <w:right w:val="none" w:sz="0" w:space="0" w:color="auto"/>
          </w:divBdr>
        </w:div>
        <w:div w:id="434986597">
          <w:marLeft w:val="403"/>
          <w:marRight w:val="0"/>
          <w:marTop w:val="150"/>
          <w:marBottom w:val="0"/>
          <w:divBdr>
            <w:top w:val="none" w:sz="0" w:space="0" w:color="auto"/>
            <w:left w:val="none" w:sz="0" w:space="0" w:color="auto"/>
            <w:bottom w:val="none" w:sz="0" w:space="0" w:color="auto"/>
            <w:right w:val="none" w:sz="0" w:space="0" w:color="auto"/>
          </w:divBdr>
        </w:div>
        <w:div w:id="835923292">
          <w:marLeft w:val="403"/>
          <w:marRight w:val="0"/>
          <w:marTop w:val="150"/>
          <w:marBottom w:val="0"/>
          <w:divBdr>
            <w:top w:val="none" w:sz="0" w:space="0" w:color="auto"/>
            <w:left w:val="none" w:sz="0" w:space="0" w:color="auto"/>
            <w:bottom w:val="none" w:sz="0" w:space="0" w:color="auto"/>
            <w:right w:val="none" w:sz="0" w:space="0" w:color="auto"/>
          </w:divBdr>
        </w:div>
        <w:div w:id="487130693">
          <w:marLeft w:val="403"/>
          <w:marRight w:val="0"/>
          <w:marTop w:val="15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18998-BBD3-4125-92AE-C03B53116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1704</Words>
  <Characters>9716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creator>Amanda Thiede</dc:creator>
  <cp:lastModifiedBy>McNew, Amber</cp:lastModifiedBy>
  <cp:revision>2</cp:revision>
  <cp:lastPrinted>2020-02-13T16:19:00Z</cp:lastPrinted>
  <dcterms:created xsi:type="dcterms:W3CDTF">2020-03-04T14:57:00Z</dcterms:created>
  <dcterms:modified xsi:type="dcterms:W3CDTF">2020-03-04T14:57:00Z</dcterms:modified>
</cp:coreProperties>
</file>