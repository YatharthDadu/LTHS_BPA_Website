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E0E9AD1" w14:textId="77777777" w:rsidR="00F1245D" w:rsidRPr="004510FE" w:rsidRDefault="002A6DE1" w:rsidP="00F1245D">
      <w:pPr>
        <w:pStyle w:val="BodyText2"/>
      </w:pPr>
      <w:r w:rsidRPr="004510FE">
        <w:rPr>
          <w:noProof/>
          <w:snapToGrid/>
        </w:rPr>
        <mc:AlternateContent>
          <mc:Choice Requires="wps">
            <w:drawing>
              <wp:anchor distT="0" distB="0" distL="114300" distR="114300" simplePos="0" relativeHeight="251657216" behindDoc="0" locked="0" layoutInCell="1" allowOverlap="1" wp14:anchorId="3F249037" wp14:editId="5CC4E1D4">
                <wp:simplePos x="0" y="0"/>
                <wp:positionH relativeFrom="column">
                  <wp:posOffset>3949065</wp:posOffset>
                </wp:positionH>
                <wp:positionV relativeFrom="paragraph">
                  <wp:posOffset>-415925</wp:posOffset>
                </wp:positionV>
                <wp:extent cx="2714625" cy="97155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714625" cy="971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365131" w14:textId="77777777" w:rsidR="00682B04" w:rsidRPr="00C44F4C" w:rsidRDefault="00682B04" w:rsidP="00682B04">
                            <w:pPr>
                              <w:tabs>
                                <w:tab w:val="right" w:leader="underscore" w:pos="3960"/>
                              </w:tabs>
                              <w:spacing w:line="360" w:lineRule="auto"/>
                              <w:rPr>
                                <w:b/>
                                <w:sz w:val="24"/>
                                <w:szCs w:val="24"/>
                              </w:rPr>
                            </w:pPr>
                            <w:r w:rsidRPr="00C44F4C">
                              <w:rPr>
                                <w:b/>
                                <w:sz w:val="24"/>
                                <w:szCs w:val="24"/>
                              </w:rPr>
                              <w:t xml:space="preserve">Contestant Number: </w:t>
                            </w:r>
                            <w:r w:rsidRPr="00C44F4C">
                              <w:rPr>
                                <w:b/>
                                <w:sz w:val="24"/>
                                <w:szCs w:val="24"/>
                              </w:rPr>
                              <w:tab/>
                            </w:r>
                          </w:p>
                          <w:p w14:paraId="50791AE2" w14:textId="77777777" w:rsidR="00682B04" w:rsidRPr="00C44F4C" w:rsidRDefault="00682B04" w:rsidP="00682B04">
                            <w:pPr>
                              <w:tabs>
                                <w:tab w:val="left" w:pos="2160"/>
                                <w:tab w:val="right" w:leader="underscore" w:pos="3960"/>
                              </w:tabs>
                              <w:spacing w:line="360" w:lineRule="auto"/>
                              <w:rPr>
                                <w:b/>
                                <w:sz w:val="24"/>
                                <w:szCs w:val="24"/>
                              </w:rPr>
                            </w:pPr>
                            <w:r w:rsidRPr="00C44F4C">
                              <w:rPr>
                                <w:b/>
                                <w:sz w:val="24"/>
                                <w:szCs w:val="24"/>
                              </w:rPr>
                              <w:tab/>
                              <w:t xml:space="preserve">Time: </w:t>
                            </w:r>
                            <w:r w:rsidRPr="00C44F4C">
                              <w:rPr>
                                <w:b/>
                                <w:sz w:val="24"/>
                                <w:szCs w:val="24"/>
                              </w:rPr>
                              <w:tab/>
                            </w:r>
                          </w:p>
                          <w:p w14:paraId="1F668A91" w14:textId="77777777" w:rsidR="00682B04" w:rsidRPr="00C44F4C" w:rsidRDefault="00682B04" w:rsidP="00682B04">
                            <w:pPr>
                              <w:tabs>
                                <w:tab w:val="left" w:pos="2160"/>
                                <w:tab w:val="right" w:leader="underscore" w:pos="3960"/>
                              </w:tabs>
                              <w:spacing w:line="360" w:lineRule="auto"/>
                              <w:rPr>
                                <w:b/>
                                <w:sz w:val="24"/>
                                <w:szCs w:val="24"/>
                              </w:rPr>
                            </w:pPr>
                            <w:r w:rsidRPr="00C44F4C">
                              <w:rPr>
                                <w:b/>
                                <w:sz w:val="24"/>
                                <w:szCs w:val="24"/>
                              </w:rPr>
                              <w:tab/>
                              <w:t xml:space="preserve">Rank: </w:t>
                            </w:r>
                            <w:r w:rsidRPr="00C44F4C">
                              <w:rPr>
                                <w:b/>
                                <w:sz w:val="24"/>
                                <w:szCs w:val="24"/>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wp14="http://schemas.microsoft.com/office/word/2010/wordml">
            <w:pict w14:anchorId="31052AD3">
              <v:shapetype id="_x0000_t202" coordsize="21600,21600" o:spt="202" path="m,l,21600r21600,l21600,xe" w14:anchorId="3F249037">
                <v:stroke joinstyle="miter"/>
                <v:path gradientshapeok="t" o:connecttype="rect"/>
              </v:shapetype>
              <v:shape id="Text Box 2" style="position:absolute;left:0;text-align:left;margin-left:310.95pt;margin-top:-32.75pt;width:213.75pt;height:76.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">
                <v:path arrowok="t"/>
                <v:textbox>
                  <w:txbxContent>
                    <w:p w:rsidRPr="00C44F4C" w:rsidR="00682B04" w:rsidP="00682B04" w:rsidRDefault="00682B04" w14:paraId="116F439D" wp14:textId="77777777">
                      <w:pPr>
                        <w:tabs>
                          <w:tab w:val="right" w:leader="underscore" w:pos="3960"/>
                        </w:tabs>
                        <w:spacing w:line="360" w:lineRule="auto"/>
                        <w:rPr>
                          <w:b/>
                          <w:sz w:val="24"/>
                          <w:szCs w:val="24"/>
                        </w:rPr>
                      </w:pPr>
                      <w:r w:rsidRPr="00C44F4C">
                        <w:rPr>
                          <w:b/>
                          <w:sz w:val="24"/>
                          <w:szCs w:val="24"/>
                        </w:rPr>
                        <w:t xml:space="preserve">Contestant Number: </w:t>
                      </w:r>
                      <w:r w:rsidRPr="00C44F4C">
                        <w:rPr>
                          <w:b/>
                          <w:sz w:val="24"/>
                          <w:szCs w:val="24"/>
                        </w:rPr>
                        <w:tab/>
                      </w:r>
                    </w:p>
                    <w:p w:rsidRPr="00C44F4C" w:rsidR="00682B04" w:rsidP="00682B04" w:rsidRDefault="00682B04" w14:paraId="12AF65C5" wp14:textId="77777777">
                      <w:pPr>
                        <w:tabs>
                          <w:tab w:val="left" w:pos="2160"/>
                          <w:tab w:val="right" w:leader="underscore" w:pos="3960"/>
                        </w:tabs>
                        <w:spacing w:line="360" w:lineRule="auto"/>
                        <w:rPr>
                          <w:b/>
                          <w:sz w:val="24"/>
                          <w:szCs w:val="24"/>
                        </w:rPr>
                      </w:pPr>
                      <w:r w:rsidRPr="00C44F4C">
                        <w:rPr>
                          <w:b/>
                          <w:sz w:val="24"/>
                          <w:szCs w:val="24"/>
                        </w:rPr>
                        <w:tab/>
                      </w:r>
                      <w:r w:rsidRPr="00C44F4C">
                        <w:rPr>
                          <w:b/>
                          <w:sz w:val="24"/>
                          <w:szCs w:val="24"/>
                        </w:rPr>
                        <w:t xml:space="preserve">Time: </w:t>
                      </w:r>
                      <w:r w:rsidRPr="00C44F4C">
                        <w:rPr>
                          <w:b/>
                          <w:sz w:val="24"/>
                          <w:szCs w:val="24"/>
                        </w:rPr>
                        <w:tab/>
                      </w:r>
                    </w:p>
                    <w:p w:rsidRPr="00C44F4C" w:rsidR="00682B04" w:rsidP="00682B04" w:rsidRDefault="00682B04" w14:paraId="12B4303D" wp14:textId="77777777">
                      <w:pPr>
                        <w:tabs>
                          <w:tab w:val="left" w:pos="2160"/>
                          <w:tab w:val="right" w:leader="underscore" w:pos="3960"/>
                        </w:tabs>
                        <w:spacing w:line="360" w:lineRule="auto"/>
                        <w:rPr>
                          <w:b/>
                          <w:sz w:val="24"/>
                          <w:szCs w:val="24"/>
                        </w:rPr>
                      </w:pPr>
                      <w:r w:rsidRPr="00C44F4C">
                        <w:rPr>
                          <w:b/>
                          <w:sz w:val="24"/>
                          <w:szCs w:val="24"/>
                        </w:rPr>
                        <w:tab/>
                      </w:r>
                      <w:r w:rsidRPr="00C44F4C">
                        <w:rPr>
                          <w:b/>
                          <w:sz w:val="24"/>
                          <w:szCs w:val="24"/>
                        </w:rPr>
                        <w:t xml:space="preserve">Rank: </w:t>
                      </w:r>
                      <w:r w:rsidRPr="00C44F4C">
                        <w:rPr>
                          <w:b/>
                          <w:sz w:val="24"/>
                          <w:szCs w:val="24"/>
                        </w:rPr>
                        <w:tab/>
                      </w:r>
                    </w:p>
                  </w:txbxContent>
                </v:textbox>
              </v:shape>
            </w:pict>
          </mc:Fallback>
        </mc:AlternateContent>
      </w:r>
      <w:r w:rsidR="00772077" w:rsidRPr="004510FE">
        <w:tab/>
      </w:r>
    </w:p>
    <w:p w14:paraId="672A6659" w14:textId="77777777" w:rsidR="00C44F4C" w:rsidRDefault="00C44F4C" w:rsidP="00F1245D">
      <w:pPr>
        <w:pStyle w:val="BodyText2"/>
        <w:rPr>
          <w:sz w:val="72"/>
          <w:szCs w:val="72"/>
        </w:rPr>
      </w:pPr>
      <w:r w:rsidRPr="000B1B6A">
        <w:rPr>
          <w:noProof/>
        </w:rPr>
        <w:drawing>
          <wp:inline distT="0" distB="0" distL="0" distR="0" wp14:anchorId="09F2EE19" wp14:editId="47A4EAE1">
            <wp:extent cx="2839930" cy="85471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14E26AC3" w14:textId="77777777" w:rsidR="00682B04" w:rsidRPr="00C44F4C" w:rsidRDefault="0073340E" w:rsidP="00F1245D">
      <w:pPr>
        <w:pStyle w:val="BodyText2"/>
        <w:rPr>
          <w:sz w:val="72"/>
          <w:szCs w:val="72"/>
        </w:rPr>
      </w:pPr>
      <w:r w:rsidRPr="00C44F4C">
        <w:rPr>
          <w:sz w:val="72"/>
          <w:szCs w:val="72"/>
        </w:rPr>
        <w:t>BUSINESS LAW &amp; ETHICS</w:t>
      </w:r>
    </w:p>
    <w:p w14:paraId="61C06D8B" w14:textId="77777777" w:rsidR="00F1245D" w:rsidRPr="00C44F4C" w:rsidRDefault="00F1245D" w:rsidP="00F1245D">
      <w:pPr>
        <w:pStyle w:val="BodyText2"/>
        <w:rPr>
          <w:sz w:val="72"/>
          <w:szCs w:val="72"/>
        </w:rPr>
      </w:pPr>
      <w:r w:rsidRPr="00C44F4C">
        <w:rPr>
          <w:sz w:val="72"/>
          <w:szCs w:val="72"/>
        </w:rPr>
        <w:t>(</w:t>
      </w:r>
      <w:r w:rsidR="0073340E" w:rsidRPr="00C44F4C">
        <w:rPr>
          <w:sz w:val="72"/>
          <w:szCs w:val="72"/>
        </w:rPr>
        <w:t>265</w:t>
      </w:r>
      <w:r w:rsidRPr="00C44F4C">
        <w:rPr>
          <w:sz w:val="72"/>
          <w:szCs w:val="72"/>
        </w:rPr>
        <w:t>)</w:t>
      </w:r>
    </w:p>
    <w:p w14:paraId="0A37501D" w14:textId="77777777" w:rsidR="00F1245D" w:rsidRPr="004510FE" w:rsidRDefault="00F1245D" w:rsidP="00F1245D">
      <w:pPr>
        <w:pStyle w:val="BodyText2"/>
        <w:rPr>
          <w:b w:val="0"/>
          <w:sz w:val="22"/>
        </w:rPr>
      </w:pPr>
    </w:p>
    <w:p w14:paraId="5DAB6C7B" w14:textId="77777777" w:rsidR="00F1245D" w:rsidRPr="004510FE" w:rsidRDefault="006579E7" w:rsidP="006579E7">
      <w:pPr>
        <w:pStyle w:val="BodyText2"/>
        <w:tabs>
          <w:tab w:val="left" w:pos="8835"/>
        </w:tabs>
        <w:jc w:val="left"/>
        <w:rPr>
          <w:b w:val="0"/>
          <w:sz w:val="22"/>
        </w:rPr>
      </w:pPr>
      <w:r>
        <w:rPr>
          <w:b w:val="0"/>
          <w:sz w:val="22"/>
        </w:rPr>
        <w:tab/>
      </w:r>
      <w:r>
        <w:rPr>
          <w:b w:val="0"/>
          <w:sz w:val="22"/>
        </w:rPr>
        <w:tab/>
      </w:r>
    </w:p>
    <w:p w14:paraId="5C2262AB" w14:textId="77777777" w:rsidR="00F1245D" w:rsidRPr="00C44F4C" w:rsidRDefault="00FA4BC3" w:rsidP="00F1245D">
      <w:pPr>
        <w:pStyle w:val="BodyText2"/>
        <w:rPr>
          <w:color w:val="C00000"/>
          <w:sz w:val="52"/>
        </w:rPr>
      </w:pPr>
      <w:r w:rsidRPr="00C44F4C">
        <w:rPr>
          <w:color w:val="C00000"/>
          <w:sz w:val="52"/>
        </w:rPr>
        <w:t>NATIONAL</w:t>
      </w:r>
      <w:r w:rsidR="00F1245D" w:rsidRPr="00C44F4C">
        <w:rPr>
          <w:color w:val="C00000"/>
          <w:sz w:val="52"/>
        </w:rPr>
        <w:t xml:space="preserve"> </w:t>
      </w:r>
      <w:r w:rsidR="003A76A3" w:rsidRPr="00C44F4C">
        <w:rPr>
          <w:color w:val="C00000"/>
          <w:sz w:val="52"/>
        </w:rPr>
        <w:t>20</w:t>
      </w:r>
      <w:r w:rsidR="00301619" w:rsidRPr="00C44F4C">
        <w:rPr>
          <w:color w:val="C00000"/>
          <w:sz w:val="52"/>
        </w:rPr>
        <w:t>20</w:t>
      </w:r>
    </w:p>
    <w:p w14:paraId="02EB378F" w14:textId="77777777" w:rsidR="00F1245D" w:rsidRPr="004510FE" w:rsidRDefault="00F1245D" w:rsidP="00F1245D">
      <w:pPr>
        <w:pStyle w:val="BodyText2"/>
        <w:rPr>
          <w:b w:val="0"/>
          <w:sz w:val="52"/>
        </w:rPr>
      </w:pPr>
    </w:p>
    <w:p w14:paraId="1A1916D2" w14:textId="77777777" w:rsidR="00F1245D" w:rsidRPr="004510FE" w:rsidRDefault="00F55ED1" w:rsidP="00F1245D">
      <w:pPr>
        <w:jc w:val="both"/>
        <w:rPr>
          <w:b/>
          <w:sz w:val="24"/>
        </w:rPr>
      </w:pPr>
      <w:r w:rsidRPr="004510FE">
        <w:tab/>
        <w:t xml:space="preserve">   </w:t>
      </w:r>
      <w:r w:rsidRPr="004510FE">
        <w:rPr>
          <w:b/>
          <w:sz w:val="24"/>
        </w:rPr>
        <w:t>Multiple Choice &amp; Short Answer Section:</w:t>
      </w:r>
    </w:p>
    <w:p w14:paraId="6A05A809" w14:textId="77777777" w:rsidR="00F55ED1" w:rsidRPr="004510FE" w:rsidRDefault="00F55ED1" w:rsidP="00F1245D">
      <w:pPr>
        <w:jc w:val="both"/>
        <w:rPr>
          <w:b/>
          <w:sz w:val="24"/>
        </w:rPr>
      </w:pPr>
    </w:p>
    <w:p w14:paraId="03730DE9" w14:textId="0CD23D60" w:rsidR="001C4797" w:rsidRPr="004510FE" w:rsidRDefault="007F240A" w:rsidP="004510FE">
      <w:pPr>
        <w:tabs>
          <w:tab w:val="left" w:pos="6300"/>
          <w:tab w:val="left" w:leader="underscore" w:pos="8010"/>
        </w:tabs>
        <w:ind w:left="1440" w:right="18"/>
        <w:rPr>
          <w:sz w:val="22"/>
          <w:szCs w:val="22"/>
        </w:rPr>
      </w:pPr>
      <w:r>
        <w:rPr>
          <w:sz w:val="22"/>
          <w:szCs w:val="22"/>
        </w:rPr>
        <w:t>True/False (2</w:t>
      </w:r>
      <w:r w:rsidR="00DE0B2B" w:rsidRPr="004510FE">
        <w:rPr>
          <w:sz w:val="22"/>
          <w:szCs w:val="22"/>
        </w:rPr>
        <w:t>0</w:t>
      </w:r>
      <w:r w:rsidR="00D371AC" w:rsidRPr="004510FE">
        <w:rPr>
          <w:sz w:val="22"/>
          <w:szCs w:val="22"/>
        </w:rPr>
        <w:t xml:space="preserve"> @ </w:t>
      </w:r>
      <w:r w:rsidR="00DE0B2B" w:rsidRPr="004510FE">
        <w:rPr>
          <w:sz w:val="22"/>
          <w:szCs w:val="22"/>
        </w:rPr>
        <w:t>2</w:t>
      </w:r>
      <w:r w:rsidR="001C4797" w:rsidRPr="004510FE">
        <w:rPr>
          <w:sz w:val="22"/>
          <w:szCs w:val="22"/>
        </w:rPr>
        <w:t xml:space="preserve"> points each)</w:t>
      </w:r>
      <w:r w:rsidR="001C4797" w:rsidRPr="004510FE">
        <w:rPr>
          <w:sz w:val="22"/>
          <w:szCs w:val="22"/>
        </w:rPr>
        <w:tab/>
      </w:r>
      <w:r w:rsidR="001C4797" w:rsidRPr="001A318D">
        <w:rPr>
          <w:sz w:val="22"/>
          <w:szCs w:val="22"/>
          <w:u w:val="single"/>
          <w:rPrChange w:id="0" w:author="McNew, Amber" w:date="2020-03-04T10:06:00Z">
            <w:rPr>
              <w:sz w:val="22"/>
              <w:szCs w:val="22"/>
            </w:rPr>
          </w:rPrChange>
        </w:rPr>
        <w:tab/>
      </w:r>
      <w:r w:rsidR="001C4797" w:rsidRPr="004510FE">
        <w:rPr>
          <w:sz w:val="22"/>
          <w:szCs w:val="22"/>
        </w:rPr>
        <w:t xml:space="preserve"> (</w:t>
      </w:r>
      <w:r>
        <w:rPr>
          <w:sz w:val="22"/>
          <w:szCs w:val="22"/>
        </w:rPr>
        <w:t>4</w:t>
      </w:r>
      <w:r w:rsidR="00D371AC" w:rsidRPr="004510FE">
        <w:rPr>
          <w:sz w:val="22"/>
          <w:szCs w:val="22"/>
        </w:rPr>
        <w:t>0</w:t>
      </w:r>
      <w:r w:rsidR="004510FE" w:rsidRPr="004510FE">
        <w:rPr>
          <w:sz w:val="22"/>
          <w:szCs w:val="22"/>
        </w:rPr>
        <w:t xml:space="preserve"> points</w:t>
      </w:r>
      <w:r w:rsidR="001C4797" w:rsidRPr="004510FE">
        <w:rPr>
          <w:sz w:val="22"/>
          <w:szCs w:val="22"/>
        </w:rPr>
        <w:t>)</w:t>
      </w:r>
    </w:p>
    <w:p w14:paraId="5A39BBE3" w14:textId="77777777" w:rsidR="001C4797" w:rsidRPr="004510FE" w:rsidRDefault="001C4797" w:rsidP="004510FE">
      <w:pPr>
        <w:tabs>
          <w:tab w:val="left" w:pos="6300"/>
          <w:tab w:val="left" w:leader="underscore" w:pos="8010"/>
        </w:tabs>
        <w:ind w:left="1440" w:right="18"/>
        <w:rPr>
          <w:sz w:val="22"/>
          <w:szCs w:val="22"/>
        </w:rPr>
      </w:pPr>
    </w:p>
    <w:p w14:paraId="4F71D9B1" w14:textId="77777777" w:rsidR="001C4797" w:rsidRPr="004510FE" w:rsidRDefault="007F240A" w:rsidP="004510FE">
      <w:pPr>
        <w:tabs>
          <w:tab w:val="left" w:pos="6300"/>
          <w:tab w:val="left" w:leader="underscore" w:pos="8010"/>
        </w:tabs>
        <w:ind w:left="1440" w:right="18"/>
        <w:rPr>
          <w:sz w:val="22"/>
          <w:szCs w:val="22"/>
        </w:rPr>
      </w:pPr>
      <w:r>
        <w:rPr>
          <w:sz w:val="22"/>
          <w:szCs w:val="22"/>
        </w:rPr>
        <w:t>Multiple Choice</w:t>
      </w:r>
      <w:r w:rsidR="00940BED" w:rsidRPr="004510FE">
        <w:rPr>
          <w:sz w:val="22"/>
          <w:szCs w:val="22"/>
        </w:rPr>
        <w:t xml:space="preserve"> (</w:t>
      </w:r>
      <w:r>
        <w:rPr>
          <w:sz w:val="22"/>
          <w:szCs w:val="22"/>
        </w:rPr>
        <w:t>30</w:t>
      </w:r>
      <w:r w:rsidR="00940BED" w:rsidRPr="004510FE">
        <w:rPr>
          <w:sz w:val="22"/>
          <w:szCs w:val="22"/>
        </w:rPr>
        <w:t xml:space="preserve"> @ 2</w:t>
      </w:r>
      <w:r w:rsidR="00B07639" w:rsidRPr="004510FE">
        <w:rPr>
          <w:sz w:val="22"/>
          <w:szCs w:val="22"/>
        </w:rPr>
        <w:t xml:space="preserve"> points each)</w:t>
      </w:r>
      <w:r w:rsidR="00246A9F" w:rsidRPr="004510FE">
        <w:rPr>
          <w:sz w:val="22"/>
          <w:szCs w:val="22"/>
        </w:rPr>
        <w:tab/>
      </w:r>
      <w:r w:rsidR="00246A9F" w:rsidRPr="004510FE">
        <w:rPr>
          <w:sz w:val="22"/>
          <w:szCs w:val="22"/>
        </w:rPr>
        <w:tab/>
        <w:t xml:space="preserve"> (</w:t>
      </w:r>
      <w:r>
        <w:rPr>
          <w:sz w:val="22"/>
          <w:szCs w:val="22"/>
        </w:rPr>
        <w:t>60</w:t>
      </w:r>
      <w:r w:rsidR="004510FE" w:rsidRPr="004510FE">
        <w:rPr>
          <w:sz w:val="22"/>
          <w:szCs w:val="22"/>
        </w:rPr>
        <w:t xml:space="preserve"> points</w:t>
      </w:r>
      <w:r w:rsidR="001C4797" w:rsidRPr="004510FE">
        <w:rPr>
          <w:sz w:val="22"/>
          <w:szCs w:val="22"/>
        </w:rPr>
        <w:t>)</w:t>
      </w:r>
    </w:p>
    <w:p w14:paraId="41C8F396" w14:textId="77777777" w:rsidR="001C4797" w:rsidRPr="004510FE" w:rsidRDefault="001C4797" w:rsidP="004510FE">
      <w:pPr>
        <w:tabs>
          <w:tab w:val="left" w:pos="5580"/>
          <w:tab w:val="left" w:leader="underscore" w:pos="7380"/>
          <w:tab w:val="left" w:leader="underscore" w:pos="8010"/>
        </w:tabs>
        <w:ind w:left="900" w:right="900"/>
        <w:rPr>
          <w:sz w:val="22"/>
          <w:szCs w:val="22"/>
        </w:rPr>
      </w:pPr>
    </w:p>
    <w:p w14:paraId="72A3D3EC" w14:textId="77777777" w:rsidR="004510FE" w:rsidRPr="004510FE" w:rsidRDefault="00246A9F" w:rsidP="004510FE">
      <w:pPr>
        <w:tabs>
          <w:tab w:val="left" w:pos="2160"/>
          <w:tab w:val="left" w:pos="6300"/>
          <w:tab w:val="left" w:leader="underscore" w:pos="8010"/>
        </w:tabs>
        <w:rPr>
          <w:b/>
          <w:i/>
          <w:sz w:val="22"/>
          <w:szCs w:val="22"/>
        </w:rPr>
      </w:pPr>
      <w:r w:rsidRPr="004510FE">
        <w:rPr>
          <w:b/>
          <w:i/>
          <w:sz w:val="22"/>
          <w:szCs w:val="22"/>
        </w:rPr>
        <w:tab/>
      </w:r>
    </w:p>
    <w:p w14:paraId="2685F2BF" w14:textId="77777777" w:rsidR="001C4797" w:rsidRPr="007F240A" w:rsidRDefault="004510FE" w:rsidP="004510FE">
      <w:pPr>
        <w:tabs>
          <w:tab w:val="left" w:pos="2070"/>
          <w:tab w:val="left" w:pos="6300"/>
          <w:tab w:val="left" w:leader="underscore" w:pos="8010"/>
        </w:tabs>
        <w:rPr>
          <w:b/>
          <w:sz w:val="24"/>
          <w:szCs w:val="22"/>
        </w:rPr>
      </w:pPr>
      <w:r w:rsidRPr="004510FE">
        <w:rPr>
          <w:b/>
          <w:i/>
          <w:sz w:val="28"/>
          <w:szCs w:val="22"/>
        </w:rPr>
        <w:tab/>
      </w:r>
      <w:r w:rsidR="00246A9F" w:rsidRPr="007F240A">
        <w:rPr>
          <w:b/>
          <w:sz w:val="24"/>
          <w:szCs w:val="22"/>
        </w:rPr>
        <w:t>TOTAL POINTS</w:t>
      </w:r>
      <w:r w:rsidR="00246A9F" w:rsidRPr="007F240A">
        <w:rPr>
          <w:b/>
          <w:sz w:val="24"/>
          <w:szCs w:val="22"/>
        </w:rPr>
        <w:tab/>
      </w:r>
      <w:r w:rsidR="00246A9F" w:rsidRPr="007F240A">
        <w:rPr>
          <w:b/>
          <w:sz w:val="24"/>
          <w:szCs w:val="22"/>
        </w:rPr>
        <w:tab/>
        <w:t xml:space="preserve"> (</w:t>
      </w:r>
      <w:r w:rsidR="00330557" w:rsidRPr="007F240A">
        <w:rPr>
          <w:b/>
          <w:sz w:val="24"/>
          <w:szCs w:val="22"/>
        </w:rPr>
        <w:t>1</w:t>
      </w:r>
      <w:r w:rsidR="007F240A" w:rsidRPr="007F240A">
        <w:rPr>
          <w:b/>
          <w:sz w:val="24"/>
          <w:szCs w:val="22"/>
        </w:rPr>
        <w:t>00</w:t>
      </w:r>
      <w:r w:rsidR="00B07639" w:rsidRPr="007F240A">
        <w:rPr>
          <w:b/>
          <w:sz w:val="24"/>
          <w:szCs w:val="22"/>
        </w:rPr>
        <w:t xml:space="preserve"> points</w:t>
      </w:r>
      <w:r w:rsidR="001C4797" w:rsidRPr="007F240A">
        <w:rPr>
          <w:b/>
          <w:sz w:val="24"/>
          <w:szCs w:val="22"/>
        </w:rPr>
        <w:t>)</w:t>
      </w:r>
    </w:p>
    <w:p w14:paraId="0D0B940D" w14:textId="77777777" w:rsidR="00F1245D" w:rsidRPr="004510FE" w:rsidRDefault="00F1245D" w:rsidP="00F1245D">
      <w:pPr>
        <w:jc w:val="both"/>
        <w:rPr>
          <w:sz w:val="18"/>
        </w:rPr>
      </w:pPr>
    </w:p>
    <w:p w14:paraId="0E27B00A" w14:textId="77777777" w:rsidR="00F1245D" w:rsidRPr="004510FE" w:rsidRDefault="00F1245D" w:rsidP="00F1245D">
      <w:pPr>
        <w:tabs>
          <w:tab w:val="left" w:pos="1440"/>
          <w:tab w:val="left" w:pos="2880"/>
          <w:tab w:val="left" w:pos="6480"/>
          <w:tab w:val="right" w:pos="8640"/>
        </w:tabs>
        <w:rPr>
          <w:b/>
          <w:iCs/>
          <w:sz w:val="24"/>
        </w:rPr>
      </w:pPr>
    </w:p>
    <w:p w14:paraId="60061E4C" w14:textId="77777777" w:rsidR="00F55ED1" w:rsidRPr="004510FE" w:rsidRDefault="00F55ED1" w:rsidP="00F1245D">
      <w:pPr>
        <w:tabs>
          <w:tab w:val="left" w:pos="1440"/>
          <w:tab w:val="left" w:pos="2880"/>
          <w:tab w:val="left" w:pos="6480"/>
          <w:tab w:val="right" w:pos="8640"/>
        </w:tabs>
        <w:rPr>
          <w:b/>
          <w:iCs/>
          <w:sz w:val="24"/>
        </w:rPr>
      </w:pPr>
    </w:p>
    <w:p w14:paraId="1213CCD4" w14:textId="77777777" w:rsidR="00F55ED1" w:rsidRPr="004510FE" w:rsidRDefault="002A6DE1" w:rsidP="00F1245D">
      <w:pPr>
        <w:tabs>
          <w:tab w:val="left" w:pos="1440"/>
          <w:tab w:val="left" w:pos="2880"/>
          <w:tab w:val="left" w:pos="6480"/>
          <w:tab w:val="right" w:pos="8640"/>
        </w:tabs>
        <w:rPr>
          <w:b/>
          <w:iCs/>
          <w:sz w:val="24"/>
        </w:rPr>
      </w:pPr>
      <w:r>
        <w:rPr>
          <w:b/>
          <w:iCs/>
          <w:noProof/>
          <w:sz w:val="24"/>
        </w:rPr>
        <mc:AlternateContent>
          <mc:Choice Requires="wps">
            <w:drawing>
              <wp:anchor distT="0" distB="0" distL="114300" distR="114300" simplePos="0" relativeHeight="251658240" behindDoc="1" locked="0" layoutInCell="1" allowOverlap="1" wp14:anchorId="13564B35" wp14:editId="708FF5B6">
                <wp:simplePos x="0" y="0"/>
                <wp:positionH relativeFrom="column">
                  <wp:posOffset>-80010</wp:posOffset>
                </wp:positionH>
                <wp:positionV relativeFrom="paragraph">
                  <wp:posOffset>45720</wp:posOffset>
                </wp:positionV>
                <wp:extent cx="6296025" cy="1381125"/>
                <wp:effectExtent l="0" t="0" r="3175" b="3175"/>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296025" cy="1381125"/>
                        </a:xfrm>
                        <a:prstGeom prst="rect">
                          <a:avLst/>
                        </a:prstGeom>
                        <a:solidFill>
                          <a:srgbClr val="D8D8D8"/>
                        </a:solidFill>
                        <a:ln w="9525">
                          <a:solidFill>
                            <a:srgbClr val="000000"/>
                          </a:solidFill>
                          <a:miter lim="800000"/>
                          <a:headEnd/>
                          <a:tailEnd/>
                        </a:ln>
                      </wps:spPr>
                      <wps:txbx>
                        <w:txbxContent>
                          <w:p w14:paraId="44EAFD9C" w14:textId="77777777" w:rsidR="001962B9" w:rsidRDefault="001962B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wp14="http://schemas.microsoft.com/office/word/2010/wordml">
            <w:pict w14:anchorId="588560BE">
              <v:shape id="Text Box 3" style="position:absolute;margin-left:-6.3pt;margin-top:3.6pt;width:495.75pt;height:108.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7" fillcolor="#d8d8d8"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" w14:anchorId="13564B35">
                <v:path arrowok="t"/>
                <v:textbox>
                  <w:txbxContent>
                    <w:p w:rsidR="001962B9" w:rsidRDefault="001962B9" w14:paraId="4B94D5A5" wp14:textId="77777777"/>
                  </w:txbxContent>
                </v:textbox>
              </v:shape>
            </w:pict>
          </mc:Fallback>
        </mc:AlternateContent>
      </w:r>
    </w:p>
    <w:p w14:paraId="603487F0" w14:textId="77777777" w:rsidR="00F1245D" w:rsidRPr="001962B9" w:rsidRDefault="00F1245D" w:rsidP="001962B9">
      <w:pPr>
        <w:tabs>
          <w:tab w:val="left" w:pos="-1142"/>
          <w:tab w:val="left" w:pos="-720"/>
          <w:tab w:val="left" w:pos="0"/>
          <w:tab w:val="left" w:pos="720"/>
          <w:tab w:val="left" w:pos="810"/>
          <w:tab w:val="left" w:pos="1440"/>
          <w:tab w:val="left" w:pos="2160"/>
          <w:tab w:val="left" w:pos="2880"/>
          <w:tab w:val="left" w:pos="3600"/>
          <w:tab w:val="left" w:pos="4320"/>
          <w:tab w:val="left" w:pos="5040"/>
          <w:tab w:val="left" w:pos="5760"/>
          <w:tab w:val="left" w:pos="6480"/>
          <w:tab w:val="left" w:pos="7200"/>
          <w:tab w:val="right" w:pos="9000"/>
        </w:tabs>
        <w:ind w:left="360" w:right="90"/>
        <w:rPr>
          <w:b/>
          <w:sz w:val="22"/>
        </w:rPr>
      </w:pPr>
      <w:r w:rsidRPr="001962B9">
        <w:rPr>
          <w:b/>
          <w:sz w:val="22"/>
        </w:rPr>
        <w:t xml:space="preserve">Failure to adhere to any of the following rules will result in disqualification: </w:t>
      </w:r>
    </w:p>
    <w:p w14:paraId="3E67F0DC" w14:textId="77777777" w:rsidR="00F1245D" w:rsidRPr="001962B9" w:rsidRDefault="00F1245D" w:rsidP="001962B9">
      <w:pPr>
        <w:numPr>
          <w:ilvl w:val="0"/>
          <w:numId w:val="1"/>
        </w:numPr>
        <w:tabs>
          <w:tab w:val="clear" w:pos="5760"/>
        </w:tabs>
        <w:ind w:left="1260" w:right="90" w:hanging="360"/>
        <w:rPr>
          <w:b/>
          <w:sz w:val="22"/>
        </w:rPr>
      </w:pPr>
      <w:r w:rsidRPr="001962B9">
        <w:rPr>
          <w:b/>
          <w:sz w:val="22"/>
        </w:rPr>
        <w:t>Contestant must hand in this test booklet and all printouts. Failure to do so will result in disqualification.</w:t>
      </w:r>
    </w:p>
    <w:p w14:paraId="27CD69D4" w14:textId="77777777" w:rsidR="00F1245D" w:rsidRPr="001962B9" w:rsidRDefault="00F1245D" w:rsidP="001962B9">
      <w:pPr>
        <w:numPr>
          <w:ilvl w:val="0"/>
          <w:numId w:val="1"/>
        </w:numPr>
        <w:tabs>
          <w:tab w:val="clear" w:pos="5760"/>
        </w:tabs>
        <w:ind w:left="1260" w:right="90" w:hanging="360"/>
        <w:rPr>
          <w:b/>
          <w:sz w:val="22"/>
        </w:rPr>
      </w:pPr>
      <w:r w:rsidRPr="001962B9">
        <w:rPr>
          <w:b/>
          <w:sz w:val="22"/>
        </w:rPr>
        <w:t>No equipment, supplies, or materials other than those specified for this event ar</w:t>
      </w:r>
      <w:r w:rsidR="004959FB">
        <w:rPr>
          <w:b/>
          <w:sz w:val="22"/>
        </w:rPr>
        <w:t xml:space="preserve">e allowed in the testing area. </w:t>
      </w:r>
      <w:r w:rsidRPr="001962B9">
        <w:rPr>
          <w:b/>
          <w:sz w:val="22"/>
        </w:rPr>
        <w:t>No previous BPA tests and/or sample tests or facsimile (handwritten, photocopied, or keyed) are allowed in the testing area.</w:t>
      </w:r>
    </w:p>
    <w:p w14:paraId="4B039D5C" w14:textId="77777777" w:rsidR="00F1245D" w:rsidRPr="001962B9" w:rsidRDefault="00F1245D" w:rsidP="001962B9">
      <w:pPr>
        <w:numPr>
          <w:ilvl w:val="0"/>
          <w:numId w:val="1"/>
        </w:numPr>
        <w:tabs>
          <w:tab w:val="clear" w:pos="5760"/>
        </w:tabs>
        <w:ind w:left="1260" w:right="90" w:hanging="360"/>
        <w:rPr>
          <w:sz w:val="22"/>
          <w:szCs w:val="22"/>
        </w:rPr>
      </w:pPr>
      <w:r w:rsidRPr="001962B9">
        <w:rPr>
          <w:b/>
          <w:sz w:val="22"/>
        </w:rPr>
        <w:t xml:space="preserve">Electronic devices will be monitored according to ACT standards. </w:t>
      </w:r>
    </w:p>
    <w:p w14:paraId="3DEEC669" w14:textId="77777777" w:rsidR="00F1245D" w:rsidRPr="004510FE" w:rsidRDefault="00F1245D" w:rsidP="00F1245D">
      <w:pPr>
        <w:pStyle w:val="Header"/>
        <w:tabs>
          <w:tab w:val="clear" w:pos="4320"/>
          <w:tab w:val="clear" w:pos="8640"/>
          <w:tab w:val="left" w:pos="-1440"/>
        </w:tabs>
        <w:jc w:val="center"/>
        <w:rPr>
          <w:sz w:val="22"/>
        </w:rPr>
      </w:pPr>
    </w:p>
    <w:p w14:paraId="3656B9AB" w14:textId="77777777" w:rsidR="001962B9" w:rsidRDefault="001962B9" w:rsidP="00F1245D">
      <w:pPr>
        <w:widowControl w:val="0"/>
        <w:tabs>
          <w:tab w:val="left" w:pos="-360"/>
        </w:tabs>
        <w:ind w:right="90"/>
        <w:jc w:val="center"/>
        <w:rPr>
          <w:sz w:val="22"/>
          <w:szCs w:val="19"/>
        </w:rPr>
      </w:pPr>
    </w:p>
    <w:p w14:paraId="0795FE04" w14:textId="77777777" w:rsidR="00F1245D" w:rsidRPr="004510FE" w:rsidRDefault="00F1245D" w:rsidP="00F1245D">
      <w:pPr>
        <w:widowControl w:val="0"/>
        <w:tabs>
          <w:tab w:val="left" w:pos="-360"/>
        </w:tabs>
        <w:ind w:right="90"/>
        <w:jc w:val="center"/>
        <w:rPr>
          <w:sz w:val="22"/>
          <w:szCs w:val="19"/>
        </w:rPr>
      </w:pPr>
      <w:r w:rsidRPr="004510FE">
        <w:rPr>
          <w:sz w:val="22"/>
          <w:szCs w:val="19"/>
        </w:rPr>
        <w:t>No more than ten (10) minutes orientation</w:t>
      </w:r>
    </w:p>
    <w:p w14:paraId="7F85B302" w14:textId="63E55FAF" w:rsidR="00F1245D" w:rsidRPr="00B431FC" w:rsidRDefault="4DCA3F55" w:rsidP="4DCA3F55">
      <w:pPr>
        <w:widowControl w:val="0"/>
        <w:tabs>
          <w:tab w:val="left" w:pos="-360"/>
        </w:tabs>
        <w:ind w:right="90"/>
        <w:jc w:val="center"/>
        <w:rPr>
          <w:sz w:val="22"/>
          <w:szCs w:val="22"/>
        </w:rPr>
      </w:pPr>
      <w:r w:rsidRPr="00B431FC">
        <w:rPr>
          <w:sz w:val="22"/>
          <w:szCs w:val="22"/>
        </w:rPr>
        <w:t xml:space="preserve">No more than </w:t>
      </w:r>
      <w:del w:id="1" w:author="Hewes Angie" w:date="2020-02-14T12:01:00Z">
        <w:r w:rsidRPr="00B431FC" w:rsidDel="00B431FC">
          <w:rPr>
            <w:sz w:val="22"/>
            <w:szCs w:val="22"/>
          </w:rPr>
          <w:delText xml:space="preserve">ninety </w:delText>
        </w:r>
      </w:del>
      <w:ins w:id="2" w:author="Hewes Angie" w:date="2020-02-14T12:01:00Z">
        <w:r w:rsidR="00B431FC">
          <w:rPr>
            <w:sz w:val="22"/>
            <w:szCs w:val="22"/>
          </w:rPr>
          <w:t>sixty</w:t>
        </w:r>
        <w:r w:rsidR="00B431FC" w:rsidRPr="00B431FC">
          <w:rPr>
            <w:sz w:val="22"/>
            <w:szCs w:val="22"/>
          </w:rPr>
          <w:t xml:space="preserve"> </w:t>
        </w:r>
      </w:ins>
      <w:r w:rsidRPr="00B431FC">
        <w:rPr>
          <w:sz w:val="22"/>
          <w:szCs w:val="22"/>
        </w:rPr>
        <w:t>(60) minutes testing time</w:t>
      </w:r>
    </w:p>
    <w:p w14:paraId="26BEACD8" w14:textId="77777777" w:rsidR="00F1245D" w:rsidRPr="004510FE" w:rsidRDefault="00F1245D" w:rsidP="00F1245D">
      <w:pPr>
        <w:widowControl w:val="0"/>
        <w:tabs>
          <w:tab w:val="left" w:pos="-360"/>
        </w:tabs>
        <w:ind w:right="90"/>
        <w:jc w:val="center"/>
        <w:rPr>
          <w:sz w:val="22"/>
          <w:szCs w:val="22"/>
        </w:rPr>
      </w:pPr>
      <w:r w:rsidRPr="004510FE">
        <w:rPr>
          <w:sz w:val="22"/>
          <w:szCs w:val="19"/>
        </w:rPr>
        <w:t>No more than ten (10) minutes wrap-up</w:t>
      </w:r>
    </w:p>
    <w:p w14:paraId="45FB0818" w14:textId="77777777" w:rsidR="001962B9" w:rsidRPr="004510FE" w:rsidRDefault="001962B9" w:rsidP="00F1245D">
      <w:pPr>
        <w:tabs>
          <w:tab w:val="left" w:pos="-1440"/>
        </w:tabs>
        <w:jc w:val="center"/>
        <w:rPr>
          <w:sz w:val="22"/>
          <w:szCs w:val="22"/>
        </w:rPr>
      </w:pPr>
    </w:p>
    <w:p w14:paraId="0466EF99" w14:textId="77777777"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4510FE">
        <w:rPr>
          <w:sz w:val="22"/>
          <w:szCs w:val="22"/>
        </w:rPr>
        <w:br/>
        <w:t xml:space="preserve">Property of Business Professionals of America.  </w:t>
      </w:r>
    </w:p>
    <w:p w14:paraId="78DF1587" w14:textId="77777777"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4510FE">
        <w:rPr>
          <w:sz w:val="22"/>
          <w:szCs w:val="22"/>
        </w:rPr>
        <w:t xml:space="preserve">May be reproduced only for use in the Business Professionals of America </w:t>
      </w:r>
    </w:p>
    <w:p w14:paraId="6C03E474" w14:textId="77777777"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pPr>
      <w:r w:rsidRPr="004510FE">
        <w:rPr>
          <w:i/>
          <w:sz w:val="22"/>
          <w:szCs w:val="22"/>
        </w:rPr>
        <w:t>Workplace Skills Assessment Program</w:t>
      </w:r>
      <w:r w:rsidRPr="004510FE">
        <w:rPr>
          <w:sz w:val="22"/>
          <w:szCs w:val="22"/>
        </w:rPr>
        <w:t xml:space="preserve"> competition.</w:t>
      </w:r>
      <w:r w:rsidRPr="004510FE">
        <w:rPr>
          <w:sz w:val="22"/>
          <w:szCs w:val="22"/>
        </w:rPr>
        <w:br/>
      </w:r>
    </w:p>
    <w:p w14:paraId="049F31CB" w14:textId="77777777" w:rsidR="00F1245D" w:rsidRPr="004510FE" w:rsidRDefault="00F1245D" w:rsidP="00F1245D">
      <w:pPr>
        <w:jc w:val="both"/>
      </w:pPr>
    </w:p>
    <w:p w14:paraId="53128261" w14:textId="77777777" w:rsidR="007F240A" w:rsidRDefault="007F240A">
      <w:r>
        <w:rPr>
          <w:b/>
          <w:bCs/>
        </w:rPr>
        <w:br w:type="page"/>
      </w:r>
    </w:p>
    <w:p w14:paraId="62486C05" w14:textId="77777777" w:rsidR="001962B9" w:rsidRDefault="001962B9" w:rsidP="00CC0E64">
      <w:pPr>
        <w:pStyle w:val="Heading1"/>
        <w:jc w:val="center"/>
        <w:rPr>
          <w:rFonts w:ascii="Times New Roman" w:hAnsi="Times New Roman"/>
          <w:b w:val="0"/>
          <w:bCs w:val="0"/>
          <w:color w:val="auto"/>
          <w:sz w:val="20"/>
          <w:szCs w:val="20"/>
        </w:rPr>
      </w:pPr>
    </w:p>
    <w:p w14:paraId="194861D8" w14:textId="77777777" w:rsidR="00CC0E64" w:rsidRPr="00793C58" w:rsidRDefault="00CC0E64" w:rsidP="001962B9">
      <w:pPr>
        <w:pStyle w:val="Heading1"/>
        <w:spacing w:before="0"/>
        <w:jc w:val="center"/>
        <w:rPr>
          <w:rFonts w:ascii="Times New Roman" w:hAnsi="Times New Roman"/>
          <w:color w:val="auto"/>
          <w:sz w:val="32"/>
          <w:szCs w:val="22"/>
        </w:rPr>
      </w:pPr>
      <w:r w:rsidRPr="00793C58">
        <w:rPr>
          <w:rFonts w:ascii="Times New Roman" w:hAnsi="Times New Roman"/>
          <w:color w:val="auto"/>
          <w:sz w:val="32"/>
          <w:szCs w:val="22"/>
        </w:rPr>
        <w:t>General Instructions</w:t>
      </w:r>
    </w:p>
    <w:p w14:paraId="4101652C" w14:textId="77777777" w:rsidR="00CC0E64" w:rsidRPr="004510FE" w:rsidRDefault="00CC0E64" w:rsidP="001962B9">
      <w:pPr>
        <w:rPr>
          <w:sz w:val="22"/>
          <w:szCs w:val="22"/>
        </w:rPr>
      </w:pPr>
    </w:p>
    <w:p w14:paraId="35E41069" w14:textId="77777777" w:rsidR="00793C58" w:rsidRPr="00793C58" w:rsidRDefault="00793C58" w:rsidP="00793C58">
      <w:pPr>
        <w:pStyle w:val="NormalWeb"/>
        <w:numPr>
          <w:ilvl w:val="0"/>
          <w:numId w:val="17"/>
        </w:numPr>
        <w:spacing w:before="0" w:beforeAutospacing="0" w:after="240" w:afterAutospacing="0"/>
        <w:ind w:left="274" w:hanging="274"/>
        <w:rPr>
          <w:i/>
          <w:color w:val="000000"/>
          <w:szCs w:val="27"/>
        </w:rPr>
      </w:pPr>
      <w:r w:rsidRPr="00793C58">
        <w:rPr>
          <w:color w:val="000000"/>
          <w:szCs w:val="27"/>
        </w:rPr>
        <w:t xml:space="preserve">Answer the objective questions using the Scantron scoring sheet provided. </w:t>
      </w:r>
      <w:r w:rsidRPr="00793C58">
        <w:rPr>
          <w:color w:val="000000"/>
          <w:szCs w:val="27"/>
        </w:rPr>
        <w:br/>
      </w:r>
      <w:r w:rsidRPr="00793C58">
        <w:rPr>
          <w:i/>
          <w:color w:val="000000"/>
          <w:szCs w:val="27"/>
        </w:rPr>
        <w:t>(OR electronically if available)</w:t>
      </w:r>
    </w:p>
    <w:p w14:paraId="6E814EE8" w14:textId="77777777" w:rsidR="00793C58" w:rsidRPr="00793C58" w:rsidRDefault="00793C58" w:rsidP="00793C58">
      <w:pPr>
        <w:pStyle w:val="NormalWeb"/>
        <w:numPr>
          <w:ilvl w:val="0"/>
          <w:numId w:val="17"/>
        </w:numPr>
        <w:spacing w:after="240" w:afterAutospacing="0"/>
        <w:ind w:left="270" w:hanging="270"/>
        <w:rPr>
          <w:color w:val="000000"/>
          <w:szCs w:val="27"/>
        </w:rPr>
      </w:pPr>
      <w:r w:rsidRPr="00793C58">
        <w:rPr>
          <w:color w:val="000000"/>
          <w:szCs w:val="27"/>
        </w:rPr>
        <w:t>Your name or initials should NOT appear on any work you sub</w:t>
      </w:r>
      <w:r>
        <w:rPr>
          <w:color w:val="000000"/>
          <w:szCs w:val="27"/>
        </w:rPr>
        <w:t>mit. Use your contestant number.</w:t>
      </w:r>
    </w:p>
    <w:p w14:paraId="39D5178F" w14:textId="77777777" w:rsidR="00793C58" w:rsidRPr="00793C58" w:rsidRDefault="00793C58" w:rsidP="00793C58">
      <w:pPr>
        <w:pStyle w:val="NormalWeb"/>
        <w:numPr>
          <w:ilvl w:val="0"/>
          <w:numId w:val="17"/>
        </w:numPr>
        <w:spacing w:after="240" w:afterAutospacing="0"/>
        <w:ind w:left="270" w:hanging="270"/>
        <w:rPr>
          <w:color w:val="000000"/>
          <w:szCs w:val="27"/>
        </w:rPr>
      </w:pPr>
      <w:r w:rsidRPr="00793C58">
        <w:rPr>
          <w:color w:val="000000"/>
          <w:szCs w:val="27"/>
        </w:rPr>
        <w:t>If you complete the event before the end of the time allotted, notify the proctor. Time could be considered a factor in determining a winner when there is a tie score.</w:t>
      </w:r>
    </w:p>
    <w:p w14:paraId="4B99056E" w14:textId="77777777" w:rsidR="00793C58" w:rsidRDefault="00793C58">
      <w:pPr>
        <w:rPr>
          <w:color w:val="000000"/>
          <w:sz w:val="28"/>
          <w:szCs w:val="27"/>
        </w:rPr>
      </w:pPr>
      <w:r>
        <w:rPr>
          <w:color w:val="000000"/>
          <w:sz w:val="28"/>
          <w:szCs w:val="27"/>
        </w:rPr>
        <w:br w:type="page"/>
      </w:r>
    </w:p>
    <w:p w14:paraId="1299C43A" w14:textId="77777777" w:rsidR="00CB1F25" w:rsidRPr="00CB1F25" w:rsidRDefault="00CB1F25" w:rsidP="004F246D">
      <w:pPr>
        <w:pStyle w:val="NormalWeb"/>
        <w:spacing w:before="0" w:beforeAutospacing="0" w:after="0" w:afterAutospacing="0"/>
        <w:rPr>
          <w:b/>
          <w:color w:val="000000"/>
          <w:sz w:val="20"/>
          <w:szCs w:val="27"/>
        </w:rPr>
      </w:pPr>
    </w:p>
    <w:p w14:paraId="41CD1593" w14:textId="77777777" w:rsidR="004F246D" w:rsidRPr="0017475D" w:rsidRDefault="004F246D" w:rsidP="004F246D">
      <w:pPr>
        <w:pStyle w:val="NormalWeb"/>
        <w:spacing w:before="0" w:beforeAutospacing="0" w:after="0" w:afterAutospacing="0"/>
        <w:rPr>
          <w:b/>
          <w:color w:val="000000"/>
          <w:sz w:val="32"/>
          <w:szCs w:val="27"/>
        </w:rPr>
      </w:pPr>
      <w:r w:rsidRPr="0017475D">
        <w:rPr>
          <w:b/>
          <w:color w:val="000000"/>
          <w:sz w:val="32"/>
          <w:szCs w:val="27"/>
        </w:rPr>
        <w:t>PART 1 – OBJECTIVE QUESTIONS – True/False</w:t>
      </w:r>
    </w:p>
    <w:p w14:paraId="5BCFE83D" w14:textId="77777777" w:rsidR="004F246D" w:rsidRPr="0017475D" w:rsidRDefault="004F246D" w:rsidP="004F246D">
      <w:pPr>
        <w:rPr>
          <w:color w:val="000000"/>
          <w:sz w:val="28"/>
          <w:szCs w:val="27"/>
        </w:rPr>
      </w:pPr>
      <w:r w:rsidRPr="00C44F4C">
        <w:rPr>
          <w:b/>
          <w:color w:val="000000"/>
          <w:sz w:val="24"/>
          <w:szCs w:val="24"/>
        </w:rPr>
        <w:t>True or False Instructions:</w:t>
      </w:r>
      <w:r w:rsidRPr="00C44F4C">
        <w:rPr>
          <w:color w:val="000000"/>
          <w:sz w:val="24"/>
          <w:szCs w:val="24"/>
        </w:rPr>
        <w:t xml:space="preserve"> </w:t>
      </w:r>
      <w:r w:rsidRPr="00C44F4C">
        <w:rPr>
          <w:bCs/>
          <w:spacing w:val="-1"/>
          <w:sz w:val="24"/>
          <w:szCs w:val="24"/>
        </w:rPr>
        <w:t>M</w:t>
      </w:r>
      <w:r w:rsidRPr="00C44F4C">
        <w:rPr>
          <w:bCs/>
          <w:sz w:val="24"/>
          <w:szCs w:val="24"/>
        </w:rPr>
        <w:t>a</w:t>
      </w:r>
      <w:r w:rsidRPr="00C44F4C">
        <w:rPr>
          <w:bCs/>
          <w:spacing w:val="-1"/>
          <w:sz w:val="24"/>
          <w:szCs w:val="24"/>
        </w:rPr>
        <w:t>r</w:t>
      </w:r>
      <w:r w:rsidRPr="00C44F4C">
        <w:rPr>
          <w:bCs/>
          <w:sz w:val="24"/>
          <w:szCs w:val="24"/>
        </w:rPr>
        <w:t>k</w:t>
      </w:r>
      <w:r w:rsidRPr="00C44F4C">
        <w:rPr>
          <w:bCs/>
          <w:spacing w:val="1"/>
          <w:sz w:val="24"/>
          <w:szCs w:val="24"/>
        </w:rPr>
        <w:t xml:space="preserve"> “</w:t>
      </w:r>
      <w:r w:rsidRPr="00C44F4C">
        <w:rPr>
          <w:b/>
          <w:bCs/>
          <w:sz w:val="24"/>
          <w:szCs w:val="24"/>
        </w:rPr>
        <w:t>A</w:t>
      </w:r>
      <w:r w:rsidRPr="00C44F4C">
        <w:rPr>
          <w:bCs/>
          <w:sz w:val="24"/>
          <w:szCs w:val="24"/>
        </w:rPr>
        <w:t>” if</w:t>
      </w:r>
      <w:r w:rsidRPr="00C44F4C">
        <w:rPr>
          <w:bCs/>
          <w:spacing w:val="2"/>
          <w:sz w:val="24"/>
          <w:szCs w:val="24"/>
        </w:rPr>
        <w:t xml:space="preserve"> </w:t>
      </w:r>
      <w:r w:rsidRPr="00C44F4C">
        <w:rPr>
          <w:bCs/>
          <w:sz w:val="24"/>
          <w:szCs w:val="24"/>
        </w:rPr>
        <w:t>the</w:t>
      </w:r>
      <w:r w:rsidRPr="00C44F4C">
        <w:rPr>
          <w:bCs/>
          <w:spacing w:val="-1"/>
          <w:sz w:val="24"/>
          <w:szCs w:val="24"/>
        </w:rPr>
        <w:t xml:space="preserve"> </w:t>
      </w:r>
      <w:r w:rsidRPr="00C44F4C">
        <w:rPr>
          <w:bCs/>
          <w:sz w:val="24"/>
          <w:szCs w:val="24"/>
        </w:rPr>
        <w:t>sta</w:t>
      </w:r>
      <w:r w:rsidRPr="00C44F4C">
        <w:rPr>
          <w:bCs/>
          <w:spacing w:val="-1"/>
          <w:sz w:val="24"/>
          <w:szCs w:val="24"/>
        </w:rPr>
        <w:t>t</w:t>
      </w:r>
      <w:r w:rsidRPr="00C44F4C">
        <w:rPr>
          <w:bCs/>
          <w:spacing w:val="1"/>
          <w:sz w:val="24"/>
          <w:szCs w:val="24"/>
        </w:rPr>
        <w:t>e</w:t>
      </w:r>
      <w:r w:rsidRPr="00C44F4C">
        <w:rPr>
          <w:bCs/>
          <w:spacing w:val="-1"/>
          <w:sz w:val="24"/>
          <w:szCs w:val="24"/>
        </w:rPr>
        <w:t>me</w:t>
      </w:r>
      <w:r w:rsidRPr="00C44F4C">
        <w:rPr>
          <w:bCs/>
          <w:spacing w:val="1"/>
          <w:sz w:val="24"/>
          <w:szCs w:val="24"/>
        </w:rPr>
        <w:t>n</w:t>
      </w:r>
      <w:r w:rsidRPr="00C44F4C">
        <w:rPr>
          <w:bCs/>
          <w:sz w:val="24"/>
          <w:szCs w:val="24"/>
        </w:rPr>
        <w:t>t is</w:t>
      </w:r>
      <w:r w:rsidRPr="00C44F4C">
        <w:rPr>
          <w:bCs/>
          <w:spacing w:val="1"/>
          <w:sz w:val="24"/>
          <w:szCs w:val="24"/>
        </w:rPr>
        <w:t xml:space="preserve"> </w:t>
      </w:r>
      <w:r w:rsidRPr="00C44F4C">
        <w:rPr>
          <w:bCs/>
          <w:sz w:val="24"/>
          <w:szCs w:val="24"/>
        </w:rPr>
        <w:t xml:space="preserve">TRUE. </w:t>
      </w:r>
      <w:r w:rsidRPr="00C44F4C">
        <w:rPr>
          <w:bCs/>
          <w:spacing w:val="-1"/>
          <w:sz w:val="24"/>
          <w:szCs w:val="24"/>
        </w:rPr>
        <w:t>M</w:t>
      </w:r>
      <w:r w:rsidRPr="00C44F4C">
        <w:rPr>
          <w:bCs/>
          <w:spacing w:val="2"/>
          <w:sz w:val="24"/>
          <w:szCs w:val="24"/>
        </w:rPr>
        <w:t>a</w:t>
      </w:r>
      <w:r w:rsidRPr="00C44F4C">
        <w:rPr>
          <w:bCs/>
          <w:spacing w:val="-1"/>
          <w:sz w:val="24"/>
          <w:szCs w:val="24"/>
        </w:rPr>
        <w:t>r</w:t>
      </w:r>
      <w:r w:rsidRPr="00C44F4C">
        <w:rPr>
          <w:bCs/>
          <w:sz w:val="24"/>
          <w:szCs w:val="24"/>
        </w:rPr>
        <w:t>k</w:t>
      </w:r>
      <w:r w:rsidRPr="00C44F4C">
        <w:rPr>
          <w:bCs/>
          <w:spacing w:val="1"/>
          <w:sz w:val="24"/>
          <w:szCs w:val="24"/>
        </w:rPr>
        <w:t xml:space="preserve"> “</w:t>
      </w:r>
      <w:r w:rsidRPr="00C44F4C">
        <w:rPr>
          <w:b/>
          <w:bCs/>
          <w:sz w:val="24"/>
          <w:szCs w:val="24"/>
        </w:rPr>
        <w:t>B</w:t>
      </w:r>
      <w:r w:rsidRPr="00C44F4C">
        <w:rPr>
          <w:bCs/>
          <w:sz w:val="24"/>
          <w:szCs w:val="24"/>
        </w:rPr>
        <w:t>”</w:t>
      </w:r>
      <w:r w:rsidRPr="00C44F4C">
        <w:rPr>
          <w:bCs/>
          <w:spacing w:val="1"/>
          <w:sz w:val="24"/>
          <w:szCs w:val="24"/>
        </w:rPr>
        <w:t xml:space="preserve"> </w:t>
      </w:r>
      <w:r w:rsidRPr="00C44F4C">
        <w:rPr>
          <w:bCs/>
          <w:sz w:val="24"/>
          <w:szCs w:val="24"/>
        </w:rPr>
        <w:t>if</w:t>
      </w:r>
      <w:r w:rsidRPr="00C44F4C">
        <w:rPr>
          <w:bCs/>
          <w:spacing w:val="2"/>
          <w:sz w:val="24"/>
          <w:szCs w:val="24"/>
        </w:rPr>
        <w:t xml:space="preserve"> </w:t>
      </w:r>
      <w:r w:rsidRPr="00C44F4C">
        <w:rPr>
          <w:bCs/>
          <w:sz w:val="24"/>
          <w:szCs w:val="24"/>
        </w:rPr>
        <w:t>the</w:t>
      </w:r>
      <w:r w:rsidRPr="00C44F4C">
        <w:rPr>
          <w:bCs/>
          <w:spacing w:val="-3"/>
          <w:sz w:val="24"/>
          <w:szCs w:val="24"/>
        </w:rPr>
        <w:t xml:space="preserve"> </w:t>
      </w:r>
      <w:r w:rsidRPr="00C44F4C">
        <w:rPr>
          <w:bCs/>
          <w:sz w:val="24"/>
          <w:szCs w:val="24"/>
        </w:rPr>
        <w:t>sta</w:t>
      </w:r>
      <w:r w:rsidRPr="00C44F4C">
        <w:rPr>
          <w:bCs/>
          <w:spacing w:val="-1"/>
          <w:sz w:val="24"/>
          <w:szCs w:val="24"/>
        </w:rPr>
        <w:t>t</w:t>
      </w:r>
      <w:r w:rsidRPr="00C44F4C">
        <w:rPr>
          <w:bCs/>
          <w:spacing w:val="1"/>
          <w:sz w:val="24"/>
          <w:szCs w:val="24"/>
        </w:rPr>
        <w:t>e</w:t>
      </w:r>
      <w:r w:rsidRPr="00C44F4C">
        <w:rPr>
          <w:bCs/>
          <w:spacing w:val="-1"/>
          <w:sz w:val="24"/>
          <w:szCs w:val="24"/>
        </w:rPr>
        <w:t>me</w:t>
      </w:r>
      <w:r w:rsidRPr="00C44F4C">
        <w:rPr>
          <w:bCs/>
          <w:spacing w:val="1"/>
          <w:sz w:val="24"/>
          <w:szCs w:val="24"/>
        </w:rPr>
        <w:t>n</w:t>
      </w:r>
      <w:r w:rsidRPr="00C44F4C">
        <w:rPr>
          <w:bCs/>
          <w:sz w:val="24"/>
          <w:szCs w:val="24"/>
        </w:rPr>
        <w:t xml:space="preserve">t is </w:t>
      </w:r>
      <w:r w:rsidRPr="00C44F4C">
        <w:rPr>
          <w:bCs/>
          <w:spacing w:val="1"/>
          <w:sz w:val="24"/>
          <w:szCs w:val="24"/>
        </w:rPr>
        <w:t>FALSE</w:t>
      </w:r>
      <w:r w:rsidRPr="0017475D">
        <w:rPr>
          <w:bCs/>
          <w:sz w:val="28"/>
          <w:szCs w:val="24"/>
        </w:rPr>
        <w:t>.</w:t>
      </w:r>
    </w:p>
    <w:p w14:paraId="4DDBEF00" w14:textId="77777777" w:rsidR="004F246D" w:rsidRPr="0065546A" w:rsidRDefault="004F246D" w:rsidP="004F246D">
      <w:pPr>
        <w:rPr>
          <w:sz w:val="12"/>
          <w:szCs w:val="22"/>
        </w:rPr>
      </w:pPr>
    </w:p>
    <w:p w14:paraId="419CE74F" w14:textId="77777777" w:rsidR="004F246D" w:rsidRPr="00AF148C" w:rsidRDefault="004F246D" w:rsidP="00AF148C">
      <w:pPr>
        <w:ind w:left="720" w:hanging="720"/>
        <w:rPr>
          <w:sz w:val="24"/>
          <w:szCs w:val="24"/>
        </w:rPr>
      </w:pPr>
      <w:r w:rsidRPr="00AF148C">
        <w:rPr>
          <w:sz w:val="24"/>
          <w:szCs w:val="24"/>
        </w:rPr>
        <w:t>1. In a bilateral contract, both parties make promises to each other</w:t>
      </w:r>
      <w:r w:rsidRPr="00AF148C">
        <w:rPr>
          <w:sz w:val="24"/>
          <w:szCs w:val="24"/>
        </w:rPr>
        <w:br/>
        <w:t>A. TRUE</w:t>
      </w:r>
    </w:p>
    <w:p w14:paraId="45103F92" w14:textId="77777777" w:rsidR="004F246D" w:rsidRPr="00AF148C" w:rsidRDefault="004F246D" w:rsidP="004F246D">
      <w:pPr>
        <w:ind w:left="720"/>
        <w:rPr>
          <w:sz w:val="24"/>
          <w:szCs w:val="24"/>
        </w:rPr>
      </w:pPr>
      <w:r w:rsidRPr="00AF148C">
        <w:rPr>
          <w:sz w:val="24"/>
          <w:szCs w:val="24"/>
        </w:rPr>
        <w:t>B. FALSE</w:t>
      </w:r>
    </w:p>
    <w:p w14:paraId="3461D779" w14:textId="77777777" w:rsidR="004F246D" w:rsidRPr="00AF148C" w:rsidRDefault="004F246D" w:rsidP="004F246D">
      <w:pPr>
        <w:rPr>
          <w:sz w:val="24"/>
          <w:szCs w:val="24"/>
        </w:rPr>
      </w:pPr>
    </w:p>
    <w:p w14:paraId="2C786DAA" w14:textId="77777777" w:rsidR="004F246D" w:rsidRPr="00AF148C" w:rsidRDefault="004F246D" w:rsidP="004F246D">
      <w:pPr>
        <w:rPr>
          <w:sz w:val="24"/>
          <w:szCs w:val="24"/>
        </w:rPr>
      </w:pPr>
      <w:r w:rsidRPr="00AF148C">
        <w:rPr>
          <w:sz w:val="24"/>
          <w:szCs w:val="24"/>
        </w:rPr>
        <w:t>2. The federal government and all states have the same constitution.</w:t>
      </w:r>
    </w:p>
    <w:p w14:paraId="5CEA29DA" w14:textId="77777777" w:rsidR="004F246D" w:rsidRPr="00AF148C" w:rsidRDefault="004F246D" w:rsidP="004F246D">
      <w:pPr>
        <w:ind w:left="720"/>
        <w:rPr>
          <w:sz w:val="24"/>
          <w:szCs w:val="24"/>
        </w:rPr>
      </w:pPr>
      <w:r w:rsidRPr="00AF148C">
        <w:rPr>
          <w:sz w:val="24"/>
          <w:szCs w:val="24"/>
        </w:rPr>
        <w:t>A. TRUE</w:t>
      </w:r>
    </w:p>
    <w:p w14:paraId="5844D86A" w14:textId="77777777" w:rsidR="004F246D" w:rsidRPr="00AF148C" w:rsidRDefault="004F246D" w:rsidP="004F246D">
      <w:pPr>
        <w:ind w:left="720"/>
        <w:rPr>
          <w:sz w:val="24"/>
          <w:szCs w:val="24"/>
        </w:rPr>
      </w:pPr>
      <w:r w:rsidRPr="00AF148C">
        <w:rPr>
          <w:sz w:val="24"/>
          <w:szCs w:val="24"/>
        </w:rPr>
        <w:t>B. FALSE</w:t>
      </w:r>
    </w:p>
    <w:p w14:paraId="3CF2D8B6" w14:textId="77777777" w:rsidR="004F246D" w:rsidRPr="00AF148C" w:rsidRDefault="004F246D" w:rsidP="004F246D">
      <w:pPr>
        <w:rPr>
          <w:sz w:val="24"/>
          <w:szCs w:val="24"/>
        </w:rPr>
      </w:pPr>
    </w:p>
    <w:p w14:paraId="3F875191" w14:textId="77777777" w:rsidR="004F246D" w:rsidRPr="00AF148C" w:rsidRDefault="004F246D" w:rsidP="004F246D">
      <w:pPr>
        <w:rPr>
          <w:sz w:val="24"/>
          <w:szCs w:val="24"/>
        </w:rPr>
      </w:pPr>
      <w:r w:rsidRPr="00AF148C">
        <w:rPr>
          <w:sz w:val="24"/>
          <w:szCs w:val="24"/>
        </w:rPr>
        <w:t>3. Congress creates an administrative agency by enacting enabling legislation.</w:t>
      </w:r>
    </w:p>
    <w:p w14:paraId="1B2D5528" w14:textId="77777777" w:rsidR="004F246D" w:rsidRPr="00AF148C" w:rsidRDefault="004F246D" w:rsidP="004F246D">
      <w:pPr>
        <w:ind w:left="720"/>
        <w:rPr>
          <w:sz w:val="24"/>
          <w:szCs w:val="24"/>
        </w:rPr>
      </w:pPr>
      <w:r w:rsidRPr="00AF148C">
        <w:rPr>
          <w:sz w:val="24"/>
          <w:szCs w:val="24"/>
        </w:rPr>
        <w:t>A. TRUE</w:t>
      </w:r>
    </w:p>
    <w:p w14:paraId="66C672DD" w14:textId="77777777" w:rsidR="004F246D" w:rsidRPr="00AF148C" w:rsidRDefault="004F246D" w:rsidP="004F246D">
      <w:pPr>
        <w:ind w:left="720"/>
        <w:rPr>
          <w:sz w:val="24"/>
          <w:szCs w:val="24"/>
        </w:rPr>
      </w:pPr>
      <w:r w:rsidRPr="00AF148C">
        <w:rPr>
          <w:sz w:val="24"/>
          <w:szCs w:val="24"/>
        </w:rPr>
        <w:t>B. FALSE</w:t>
      </w:r>
    </w:p>
    <w:p w14:paraId="0FB78278" w14:textId="77777777" w:rsidR="004F246D" w:rsidRPr="00AF148C" w:rsidRDefault="004F246D" w:rsidP="004F246D">
      <w:pPr>
        <w:rPr>
          <w:sz w:val="24"/>
          <w:szCs w:val="24"/>
        </w:rPr>
      </w:pPr>
    </w:p>
    <w:p w14:paraId="57EE6783" w14:textId="77777777" w:rsidR="004F246D" w:rsidRPr="00AF148C" w:rsidRDefault="004F246D" w:rsidP="004F246D">
      <w:pPr>
        <w:rPr>
          <w:sz w:val="24"/>
          <w:szCs w:val="24"/>
        </w:rPr>
      </w:pPr>
      <w:r w:rsidRPr="00AF148C">
        <w:rPr>
          <w:sz w:val="24"/>
          <w:szCs w:val="24"/>
        </w:rPr>
        <w:t>4. Common law is the same as statutory law.</w:t>
      </w:r>
    </w:p>
    <w:p w14:paraId="62525C1E" w14:textId="77777777" w:rsidR="004F246D" w:rsidRPr="00AF148C" w:rsidRDefault="004F246D" w:rsidP="004F246D">
      <w:pPr>
        <w:ind w:left="720"/>
        <w:rPr>
          <w:sz w:val="24"/>
          <w:szCs w:val="24"/>
        </w:rPr>
      </w:pPr>
      <w:r w:rsidRPr="00AF148C">
        <w:rPr>
          <w:sz w:val="24"/>
          <w:szCs w:val="24"/>
        </w:rPr>
        <w:t>A. TRUE</w:t>
      </w:r>
    </w:p>
    <w:p w14:paraId="7185B502" w14:textId="77777777" w:rsidR="004F246D" w:rsidRPr="00AF148C" w:rsidRDefault="004F246D" w:rsidP="004F246D">
      <w:pPr>
        <w:ind w:left="720"/>
        <w:rPr>
          <w:sz w:val="24"/>
          <w:szCs w:val="24"/>
        </w:rPr>
      </w:pPr>
      <w:r w:rsidRPr="00AF148C">
        <w:rPr>
          <w:sz w:val="24"/>
          <w:szCs w:val="24"/>
        </w:rPr>
        <w:t>B. FALSE</w:t>
      </w:r>
    </w:p>
    <w:p w14:paraId="1FC39945" w14:textId="77777777" w:rsidR="004F246D" w:rsidRPr="00AF148C" w:rsidRDefault="004F246D" w:rsidP="004F246D">
      <w:pPr>
        <w:rPr>
          <w:sz w:val="24"/>
          <w:szCs w:val="24"/>
        </w:rPr>
      </w:pPr>
    </w:p>
    <w:p w14:paraId="33FA88A3" w14:textId="77777777" w:rsidR="001B3F8A" w:rsidRPr="00AF148C" w:rsidRDefault="004F246D" w:rsidP="00884A3C">
      <w:pPr>
        <w:ind w:left="288" w:hanging="288"/>
        <w:rPr>
          <w:sz w:val="24"/>
          <w:szCs w:val="24"/>
        </w:rPr>
      </w:pPr>
      <w:r w:rsidRPr="00AF148C">
        <w:rPr>
          <w:sz w:val="24"/>
          <w:szCs w:val="24"/>
        </w:rPr>
        <w:t xml:space="preserve">5. </w:t>
      </w:r>
      <w:r w:rsidR="001B3F8A" w:rsidRPr="00AF148C">
        <w:rPr>
          <w:sz w:val="24"/>
          <w:szCs w:val="24"/>
        </w:rPr>
        <w:t>Making false statements about a competitor's products, services, property, or business reputation could make a company liable for tort of appropriation.</w:t>
      </w:r>
    </w:p>
    <w:p w14:paraId="15DB6011" w14:textId="77777777" w:rsidR="004F246D" w:rsidRPr="00AF148C" w:rsidRDefault="004F246D" w:rsidP="004F246D">
      <w:pPr>
        <w:ind w:left="720"/>
        <w:rPr>
          <w:sz w:val="24"/>
          <w:szCs w:val="24"/>
        </w:rPr>
      </w:pPr>
      <w:r w:rsidRPr="00AF148C">
        <w:rPr>
          <w:sz w:val="24"/>
          <w:szCs w:val="24"/>
        </w:rPr>
        <w:t>A. TRUE</w:t>
      </w:r>
    </w:p>
    <w:p w14:paraId="6956FC89" w14:textId="77777777" w:rsidR="004F246D" w:rsidRPr="00AF148C" w:rsidRDefault="004F246D" w:rsidP="004F246D">
      <w:pPr>
        <w:ind w:left="720"/>
        <w:rPr>
          <w:sz w:val="24"/>
          <w:szCs w:val="24"/>
        </w:rPr>
      </w:pPr>
      <w:r w:rsidRPr="00AF148C">
        <w:rPr>
          <w:sz w:val="24"/>
          <w:szCs w:val="24"/>
        </w:rPr>
        <w:t>B. FALSE</w:t>
      </w:r>
    </w:p>
    <w:p w14:paraId="0562CB0E" w14:textId="77777777" w:rsidR="000E5959" w:rsidRPr="00AF148C" w:rsidRDefault="000E5959" w:rsidP="004F246D">
      <w:pPr>
        <w:ind w:left="720"/>
        <w:rPr>
          <w:sz w:val="24"/>
          <w:szCs w:val="24"/>
        </w:rPr>
      </w:pPr>
    </w:p>
    <w:p w14:paraId="0454417B" w14:textId="77777777" w:rsidR="004F246D" w:rsidRPr="00AF148C" w:rsidRDefault="004F246D" w:rsidP="00884A3C">
      <w:pPr>
        <w:ind w:left="288" w:hanging="288"/>
        <w:rPr>
          <w:sz w:val="24"/>
          <w:szCs w:val="24"/>
        </w:rPr>
      </w:pPr>
      <w:r w:rsidRPr="00AF148C">
        <w:rPr>
          <w:sz w:val="24"/>
          <w:szCs w:val="24"/>
        </w:rPr>
        <w:t>6.</w:t>
      </w:r>
      <w:r w:rsidR="000E5959" w:rsidRPr="00AF148C">
        <w:rPr>
          <w:sz w:val="24"/>
          <w:szCs w:val="24"/>
        </w:rPr>
        <w:t xml:space="preserve"> Specialized U.S. Courts include Bankruptcy Courts, Court of Federal Claims, Court of International Trade, and Tax Court.</w:t>
      </w:r>
    </w:p>
    <w:p w14:paraId="2C5AF9D3" w14:textId="77777777" w:rsidR="004F246D" w:rsidRPr="00AF148C" w:rsidRDefault="004F246D" w:rsidP="004F246D">
      <w:pPr>
        <w:ind w:left="720"/>
        <w:rPr>
          <w:sz w:val="24"/>
          <w:szCs w:val="24"/>
        </w:rPr>
      </w:pPr>
      <w:r w:rsidRPr="00AF148C">
        <w:rPr>
          <w:sz w:val="24"/>
          <w:szCs w:val="24"/>
        </w:rPr>
        <w:t>A. TRUE</w:t>
      </w:r>
    </w:p>
    <w:p w14:paraId="495DBCEB" w14:textId="77777777" w:rsidR="004F246D" w:rsidRPr="00AF148C" w:rsidRDefault="004F246D" w:rsidP="004F246D">
      <w:pPr>
        <w:ind w:left="720"/>
        <w:rPr>
          <w:sz w:val="24"/>
          <w:szCs w:val="24"/>
        </w:rPr>
      </w:pPr>
      <w:r w:rsidRPr="00AF148C">
        <w:rPr>
          <w:sz w:val="24"/>
          <w:szCs w:val="24"/>
        </w:rPr>
        <w:t>B. FALSE</w:t>
      </w:r>
    </w:p>
    <w:p w14:paraId="34CE0A41" w14:textId="77777777" w:rsidR="000E5959" w:rsidRPr="00AF148C" w:rsidRDefault="000E5959" w:rsidP="004F246D">
      <w:pPr>
        <w:ind w:left="720"/>
        <w:rPr>
          <w:sz w:val="24"/>
          <w:szCs w:val="24"/>
        </w:rPr>
      </w:pPr>
    </w:p>
    <w:p w14:paraId="39B437AA" w14:textId="77777777" w:rsidR="004F246D" w:rsidRPr="00AF148C" w:rsidRDefault="004F246D" w:rsidP="004F246D">
      <w:pPr>
        <w:rPr>
          <w:sz w:val="24"/>
          <w:szCs w:val="24"/>
        </w:rPr>
      </w:pPr>
      <w:r w:rsidRPr="00AF148C">
        <w:rPr>
          <w:sz w:val="24"/>
          <w:szCs w:val="24"/>
        </w:rPr>
        <w:t>7.</w:t>
      </w:r>
      <w:r w:rsidR="000E5959" w:rsidRPr="00AF148C">
        <w:rPr>
          <w:sz w:val="24"/>
          <w:szCs w:val="24"/>
        </w:rPr>
        <w:t xml:space="preserve"> </w:t>
      </w:r>
      <w:r w:rsidR="00C466EA" w:rsidRPr="00AF148C">
        <w:rPr>
          <w:sz w:val="24"/>
          <w:szCs w:val="24"/>
        </w:rPr>
        <w:t>The United States Supreme Court can always make a decision to overrule a state’s highest court.</w:t>
      </w:r>
    </w:p>
    <w:p w14:paraId="66406B77" w14:textId="77777777" w:rsidR="004F246D" w:rsidRPr="00AF148C" w:rsidRDefault="004F246D" w:rsidP="004F246D">
      <w:pPr>
        <w:ind w:left="720"/>
        <w:rPr>
          <w:sz w:val="24"/>
          <w:szCs w:val="24"/>
        </w:rPr>
      </w:pPr>
      <w:r w:rsidRPr="00AF148C">
        <w:rPr>
          <w:sz w:val="24"/>
          <w:szCs w:val="24"/>
        </w:rPr>
        <w:t>A. TRUE</w:t>
      </w:r>
    </w:p>
    <w:p w14:paraId="1F9E42F7" w14:textId="77777777" w:rsidR="004F246D" w:rsidRPr="00AF148C" w:rsidRDefault="004F246D" w:rsidP="004F246D">
      <w:pPr>
        <w:ind w:left="720"/>
        <w:rPr>
          <w:sz w:val="24"/>
          <w:szCs w:val="24"/>
        </w:rPr>
      </w:pPr>
      <w:r w:rsidRPr="00AF148C">
        <w:rPr>
          <w:sz w:val="24"/>
          <w:szCs w:val="24"/>
        </w:rPr>
        <w:t>B. FALSE</w:t>
      </w:r>
    </w:p>
    <w:p w14:paraId="62EBF3C5" w14:textId="77777777" w:rsidR="00402E88" w:rsidRPr="00AF148C" w:rsidRDefault="00402E88" w:rsidP="004F246D">
      <w:pPr>
        <w:ind w:left="720"/>
        <w:rPr>
          <w:sz w:val="24"/>
          <w:szCs w:val="24"/>
        </w:rPr>
      </w:pPr>
    </w:p>
    <w:p w14:paraId="501CFFB1" w14:textId="77777777" w:rsidR="004F246D" w:rsidRPr="00AF148C" w:rsidRDefault="004F246D" w:rsidP="00F06BE5">
      <w:pPr>
        <w:ind w:left="288" w:hanging="288"/>
        <w:rPr>
          <w:sz w:val="24"/>
          <w:szCs w:val="24"/>
        </w:rPr>
      </w:pPr>
      <w:r w:rsidRPr="00AF148C">
        <w:rPr>
          <w:sz w:val="24"/>
          <w:szCs w:val="24"/>
        </w:rPr>
        <w:t>8.</w:t>
      </w:r>
      <w:r w:rsidR="00402E88" w:rsidRPr="00AF148C">
        <w:rPr>
          <w:sz w:val="24"/>
          <w:szCs w:val="24"/>
        </w:rPr>
        <w:t xml:space="preserve"> </w:t>
      </w:r>
      <w:r w:rsidR="00884A3C" w:rsidRPr="00AF148C">
        <w:rPr>
          <w:sz w:val="24"/>
          <w:szCs w:val="24"/>
        </w:rPr>
        <w:t xml:space="preserve">To prove trademark infringement, the trademark owners must show that the other party’s use of the mark created a likelihood of confusion about the origin of that party’s goods or services. </w:t>
      </w:r>
    </w:p>
    <w:p w14:paraId="1A0A9AB0" w14:textId="77777777" w:rsidR="004F246D" w:rsidRPr="00AF148C" w:rsidRDefault="004F246D" w:rsidP="004F246D">
      <w:pPr>
        <w:ind w:left="720"/>
        <w:rPr>
          <w:sz w:val="24"/>
          <w:szCs w:val="24"/>
        </w:rPr>
      </w:pPr>
      <w:r w:rsidRPr="00AF148C">
        <w:rPr>
          <w:sz w:val="24"/>
          <w:szCs w:val="24"/>
        </w:rPr>
        <w:t>A. TRUE</w:t>
      </w:r>
    </w:p>
    <w:p w14:paraId="45A91262" w14:textId="77777777" w:rsidR="004F246D" w:rsidRPr="00AF148C" w:rsidRDefault="004F246D" w:rsidP="004F246D">
      <w:pPr>
        <w:ind w:left="720"/>
        <w:rPr>
          <w:sz w:val="24"/>
          <w:szCs w:val="24"/>
        </w:rPr>
      </w:pPr>
      <w:r w:rsidRPr="00AF148C">
        <w:rPr>
          <w:sz w:val="24"/>
          <w:szCs w:val="24"/>
        </w:rPr>
        <w:t>B. FALSE</w:t>
      </w:r>
    </w:p>
    <w:p w14:paraId="6D98A12B" w14:textId="77777777" w:rsidR="0065546A" w:rsidRPr="00AF148C" w:rsidRDefault="0065546A" w:rsidP="004F246D">
      <w:pPr>
        <w:ind w:left="720"/>
        <w:rPr>
          <w:sz w:val="24"/>
          <w:szCs w:val="24"/>
        </w:rPr>
      </w:pPr>
    </w:p>
    <w:p w14:paraId="288CD8A9" w14:textId="77777777" w:rsidR="004F246D" w:rsidRPr="00AF148C" w:rsidRDefault="004F246D" w:rsidP="0065546A">
      <w:pPr>
        <w:ind w:left="288" w:hanging="288"/>
        <w:rPr>
          <w:sz w:val="24"/>
          <w:szCs w:val="24"/>
        </w:rPr>
      </w:pPr>
      <w:r w:rsidRPr="00AF148C">
        <w:rPr>
          <w:sz w:val="24"/>
          <w:szCs w:val="24"/>
        </w:rPr>
        <w:t>9.</w:t>
      </w:r>
      <w:r w:rsidR="0065546A" w:rsidRPr="00AF148C">
        <w:rPr>
          <w:sz w:val="24"/>
          <w:szCs w:val="24"/>
        </w:rPr>
        <w:t xml:space="preserve"> Title VII does not apply to labor unions that operate hiring halls or employment agencies with fifteen or more member or employees. </w:t>
      </w:r>
    </w:p>
    <w:p w14:paraId="21677140" w14:textId="77777777" w:rsidR="004F246D" w:rsidRPr="00AF148C" w:rsidRDefault="004F246D" w:rsidP="004F246D">
      <w:pPr>
        <w:ind w:left="720"/>
        <w:rPr>
          <w:sz w:val="24"/>
          <w:szCs w:val="24"/>
        </w:rPr>
      </w:pPr>
      <w:r w:rsidRPr="00AF148C">
        <w:rPr>
          <w:sz w:val="24"/>
          <w:szCs w:val="24"/>
        </w:rPr>
        <w:t>A. TRUE</w:t>
      </w:r>
    </w:p>
    <w:p w14:paraId="62188A4E" w14:textId="77777777" w:rsidR="0065546A" w:rsidRPr="00AF148C" w:rsidRDefault="004F246D" w:rsidP="00215815">
      <w:pPr>
        <w:ind w:left="720"/>
        <w:rPr>
          <w:sz w:val="24"/>
          <w:szCs w:val="24"/>
        </w:rPr>
      </w:pPr>
      <w:r w:rsidRPr="00AF148C">
        <w:rPr>
          <w:sz w:val="24"/>
          <w:szCs w:val="24"/>
        </w:rPr>
        <w:t>B. FALSE</w:t>
      </w:r>
    </w:p>
    <w:p w14:paraId="2946DB82" w14:textId="77777777" w:rsidR="0065546A" w:rsidRPr="00AF148C" w:rsidRDefault="0065546A" w:rsidP="004F246D">
      <w:pPr>
        <w:rPr>
          <w:sz w:val="24"/>
          <w:szCs w:val="24"/>
        </w:rPr>
      </w:pPr>
    </w:p>
    <w:p w14:paraId="33D8B90D" w14:textId="77777777" w:rsidR="004F246D" w:rsidRPr="00AF148C" w:rsidRDefault="004F246D" w:rsidP="003B631C">
      <w:pPr>
        <w:ind w:left="288" w:hanging="288"/>
        <w:rPr>
          <w:sz w:val="24"/>
          <w:szCs w:val="24"/>
        </w:rPr>
      </w:pPr>
      <w:r w:rsidRPr="00AF148C">
        <w:rPr>
          <w:sz w:val="24"/>
          <w:szCs w:val="24"/>
        </w:rPr>
        <w:t>10.</w:t>
      </w:r>
      <w:r w:rsidR="003C4AEF" w:rsidRPr="00AF148C">
        <w:rPr>
          <w:sz w:val="24"/>
          <w:szCs w:val="24"/>
        </w:rPr>
        <w:t xml:space="preserve"> </w:t>
      </w:r>
      <w:r w:rsidR="003B631C" w:rsidRPr="00AF148C">
        <w:rPr>
          <w:sz w:val="24"/>
          <w:szCs w:val="24"/>
        </w:rPr>
        <w:t xml:space="preserve">Bylaws are the internal rules of management adopted by a corporation during its first organizational meeting. </w:t>
      </w:r>
    </w:p>
    <w:p w14:paraId="4FE1116E" w14:textId="77777777" w:rsidR="004F246D" w:rsidRPr="00AF148C" w:rsidRDefault="004F246D" w:rsidP="004F246D">
      <w:pPr>
        <w:ind w:left="720"/>
        <w:rPr>
          <w:sz w:val="24"/>
          <w:szCs w:val="24"/>
        </w:rPr>
      </w:pPr>
      <w:r w:rsidRPr="00AF148C">
        <w:rPr>
          <w:sz w:val="24"/>
          <w:szCs w:val="24"/>
        </w:rPr>
        <w:t>A. TRUE</w:t>
      </w:r>
    </w:p>
    <w:p w14:paraId="4667EB97" w14:textId="77777777" w:rsidR="004F246D" w:rsidRPr="00AF148C" w:rsidRDefault="004F246D" w:rsidP="004F246D">
      <w:pPr>
        <w:ind w:left="720"/>
        <w:rPr>
          <w:sz w:val="24"/>
          <w:szCs w:val="24"/>
        </w:rPr>
      </w:pPr>
      <w:r w:rsidRPr="00AF148C">
        <w:rPr>
          <w:sz w:val="24"/>
          <w:szCs w:val="24"/>
        </w:rPr>
        <w:t>B. FALSE</w:t>
      </w:r>
    </w:p>
    <w:p w14:paraId="5997CC1D" w14:textId="77777777" w:rsidR="003B631C" w:rsidRPr="00AF148C" w:rsidRDefault="003B631C" w:rsidP="004F246D">
      <w:pPr>
        <w:ind w:left="720"/>
        <w:rPr>
          <w:sz w:val="24"/>
          <w:szCs w:val="24"/>
        </w:rPr>
      </w:pPr>
    </w:p>
    <w:p w14:paraId="6EB770F3" w14:textId="77777777" w:rsidR="004F246D" w:rsidRPr="00AF148C" w:rsidRDefault="004F246D" w:rsidP="00835DBA">
      <w:pPr>
        <w:ind w:left="432" w:hanging="432"/>
        <w:rPr>
          <w:sz w:val="24"/>
          <w:szCs w:val="24"/>
        </w:rPr>
      </w:pPr>
      <w:r w:rsidRPr="00AF148C">
        <w:rPr>
          <w:sz w:val="24"/>
          <w:szCs w:val="24"/>
        </w:rPr>
        <w:t>11.</w:t>
      </w:r>
      <w:r w:rsidR="00835DBA" w:rsidRPr="00AF148C">
        <w:rPr>
          <w:sz w:val="24"/>
          <w:szCs w:val="24"/>
        </w:rPr>
        <w:t xml:space="preserve"> The equitable doctrine of quasi-contract obligates a minor to pay only reasonable value for goods or services received that are necessaries of life.</w:t>
      </w:r>
    </w:p>
    <w:p w14:paraId="35D33574" w14:textId="77777777" w:rsidR="004F246D" w:rsidRPr="00AF148C" w:rsidRDefault="004F246D" w:rsidP="004F246D">
      <w:pPr>
        <w:ind w:left="720"/>
        <w:rPr>
          <w:sz w:val="24"/>
          <w:szCs w:val="24"/>
        </w:rPr>
      </w:pPr>
      <w:r w:rsidRPr="00AF148C">
        <w:rPr>
          <w:sz w:val="24"/>
          <w:szCs w:val="24"/>
        </w:rPr>
        <w:t>A. TRUE</w:t>
      </w:r>
    </w:p>
    <w:p w14:paraId="4D838D96" w14:textId="77777777" w:rsidR="004F246D" w:rsidRPr="00AF148C" w:rsidRDefault="004F246D" w:rsidP="004F246D">
      <w:pPr>
        <w:ind w:left="720"/>
        <w:rPr>
          <w:sz w:val="24"/>
          <w:szCs w:val="24"/>
        </w:rPr>
      </w:pPr>
      <w:r w:rsidRPr="00AF148C">
        <w:rPr>
          <w:sz w:val="24"/>
          <w:szCs w:val="24"/>
        </w:rPr>
        <w:t>B. FALSE</w:t>
      </w:r>
    </w:p>
    <w:p w14:paraId="110FFD37" w14:textId="77777777" w:rsidR="004B62C6" w:rsidRPr="00AF148C" w:rsidRDefault="004B62C6" w:rsidP="004F246D">
      <w:pPr>
        <w:ind w:left="720"/>
        <w:rPr>
          <w:sz w:val="24"/>
          <w:szCs w:val="24"/>
        </w:rPr>
      </w:pPr>
    </w:p>
    <w:p w14:paraId="02DFA014" w14:textId="77777777" w:rsidR="00E30630" w:rsidRPr="00AF148C" w:rsidRDefault="004F246D" w:rsidP="00E30630">
      <w:pPr>
        <w:rPr>
          <w:sz w:val="24"/>
          <w:szCs w:val="24"/>
        </w:rPr>
      </w:pPr>
      <w:r w:rsidRPr="00AF148C">
        <w:rPr>
          <w:sz w:val="24"/>
          <w:szCs w:val="24"/>
        </w:rPr>
        <w:t>12.</w:t>
      </w:r>
      <w:r w:rsidR="00E30630" w:rsidRPr="00AF148C">
        <w:rPr>
          <w:sz w:val="24"/>
          <w:szCs w:val="24"/>
        </w:rPr>
        <w:t xml:space="preserve"> Compliance with Title VII is monitored by the Equal Employment Opportunity Commission.</w:t>
      </w:r>
    </w:p>
    <w:p w14:paraId="7CFF1AEA" w14:textId="77777777" w:rsidR="00E30630" w:rsidRPr="00AF148C" w:rsidRDefault="00E30630" w:rsidP="00E30630">
      <w:pPr>
        <w:ind w:left="720"/>
        <w:rPr>
          <w:sz w:val="24"/>
          <w:szCs w:val="24"/>
        </w:rPr>
      </w:pPr>
      <w:r w:rsidRPr="00AF148C">
        <w:rPr>
          <w:sz w:val="24"/>
          <w:szCs w:val="24"/>
        </w:rPr>
        <w:t>A. TRUE</w:t>
      </w:r>
    </w:p>
    <w:p w14:paraId="17D70694" w14:textId="77777777" w:rsidR="00E30630" w:rsidRPr="00AF148C" w:rsidRDefault="00E30630" w:rsidP="00E30630">
      <w:pPr>
        <w:ind w:left="720"/>
        <w:rPr>
          <w:sz w:val="24"/>
          <w:szCs w:val="24"/>
        </w:rPr>
      </w:pPr>
      <w:r w:rsidRPr="00AF148C">
        <w:rPr>
          <w:sz w:val="24"/>
          <w:szCs w:val="24"/>
        </w:rPr>
        <w:t>B. FALSE</w:t>
      </w:r>
    </w:p>
    <w:p w14:paraId="6B699379" w14:textId="77777777" w:rsidR="004B62C6" w:rsidRPr="00AF148C" w:rsidRDefault="004B62C6" w:rsidP="004F246D">
      <w:pPr>
        <w:ind w:left="720"/>
        <w:rPr>
          <w:sz w:val="24"/>
          <w:szCs w:val="24"/>
        </w:rPr>
      </w:pPr>
    </w:p>
    <w:p w14:paraId="3A4A745D" w14:textId="77777777" w:rsidR="004F246D" w:rsidRPr="00AF148C" w:rsidRDefault="004F246D" w:rsidP="00516AC4">
      <w:pPr>
        <w:ind w:left="360" w:hanging="360"/>
        <w:rPr>
          <w:sz w:val="24"/>
          <w:szCs w:val="24"/>
        </w:rPr>
      </w:pPr>
      <w:r w:rsidRPr="00AF148C">
        <w:rPr>
          <w:sz w:val="24"/>
          <w:szCs w:val="24"/>
        </w:rPr>
        <w:t>13.</w:t>
      </w:r>
      <w:r w:rsidR="00516AC4" w:rsidRPr="00AF148C">
        <w:rPr>
          <w:sz w:val="24"/>
          <w:szCs w:val="24"/>
        </w:rPr>
        <w:t xml:space="preserve"> A corporate name must include the following terminology: Corporation, Incorporated, Company, or Limited, or an abbreviation of these terms.</w:t>
      </w:r>
    </w:p>
    <w:p w14:paraId="67A5B4F6" w14:textId="77777777" w:rsidR="00516AC4" w:rsidRPr="00AF148C" w:rsidRDefault="00516AC4" w:rsidP="00516AC4">
      <w:pPr>
        <w:ind w:left="720"/>
        <w:rPr>
          <w:sz w:val="24"/>
          <w:szCs w:val="24"/>
        </w:rPr>
      </w:pPr>
      <w:r w:rsidRPr="00AF148C">
        <w:rPr>
          <w:sz w:val="24"/>
          <w:szCs w:val="24"/>
        </w:rPr>
        <w:t>A. TRUE</w:t>
      </w:r>
    </w:p>
    <w:p w14:paraId="46450601" w14:textId="77777777" w:rsidR="00516AC4" w:rsidRPr="00AF148C" w:rsidRDefault="00516AC4" w:rsidP="00516AC4">
      <w:pPr>
        <w:ind w:left="720"/>
        <w:rPr>
          <w:sz w:val="24"/>
          <w:szCs w:val="24"/>
        </w:rPr>
      </w:pPr>
      <w:r w:rsidRPr="00AF148C">
        <w:rPr>
          <w:sz w:val="24"/>
          <w:szCs w:val="24"/>
        </w:rPr>
        <w:t>B. FALSE</w:t>
      </w:r>
    </w:p>
    <w:p w14:paraId="3FE9F23F" w14:textId="77777777" w:rsidR="004B62C6" w:rsidRPr="00AF148C" w:rsidRDefault="004B62C6" w:rsidP="004F246D">
      <w:pPr>
        <w:ind w:left="720"/>
        <w:rPr>
          <w:sz w:val="24"/>
          <w:szCs w:val="24"/>
        </w:rPr>
      </w:pPr>
    </w:p>
    <w:p w14:paraId="7132D3AF" w14:textId="77777777" w:rsidR="00873E0C" w:rsidRPr="00AF148C" w:rsidRDefault="004F246D" w:rsidP="00873E0C">
      <w:pPr>
        <w:ind w:left="288" w:hanging="288"/>
        <w:rPr>
          <w:sz w:val="24"/>
          <w:szCs w:val="24"/>
        </w:rPr>
      </w:pPr>
      <w:r w:rsidRPr="00AF148C">
        <w:rPr>
          <w:sz w:val="24"/>
          <w:szCs w:val="24"/>
        </w:rPr>
        <w:t>14.</w:t>
      </w:r>
      <w:r w:rsidR="00873E0C" w:rsidRPr="00AF148C">
        <w:rPr>
          <w:sz w:val="24"/>
          <w:szCs w:val="24"/>
        </w:rPr>
        <w:t xml:space="preserve"> The U.S. Supreme Court has the power to impeach the president for certain activities, such as treason, bribery, and other crimes.</w:t>
      </w:r>
    </w:p>
    <w:p w14:paraId="41B78E8E" w14:textId="77777777" w:rsidR="00873E0C" w:rsidRPr="00AF148C" w:rsidRDefault="00873E0C" w:rsidP="00873E0C">
      <w:pPr>
        <w:ind w:left="720"/>
        <w:rPr>
          <w:sz w:val="24"/>
          <w:szCs w:val="24"/>
        </w:rPr>
      </w:pPr>
      <w:r w:rsidRPr="00AF148C">
        <w:rPr>
          <w:sz w:val="24"/>
          <w:szCs w:val="24"/>
        </w:rPr>
        <w:t>A. TRUE</w:t>
      </w:r>
    </w:p>
    <w:p w14:paraId="505BFDAB" w14:textId="77777777" w:rsidR="00873E0C" w:rsidRPr="00AF148C" w:rsidRDefault="00873E0C" w:rsidP="00873E0C">
      <w:pPr>
        <w:ind w:left="720"/>
        <w:rPr>
          <w:sz w:val="24"/>
          <w:szCs w:val="24"/>
        </w:rPr>
      </w:pPr>
      <w:r w:rsidRPr="00AF148C">
        <w:rPr>
          <w:sz w:val="24"/>
          <w:szCs w:val="24"/>
        </w:rPr>
        <w:t>B. FALSE</w:t>
      </w:r>
    </w:p>
    <w:p w14:paraId="1F72F646" w14:textId="77777777" w:rsidR="004B62C6" w:rsidRPr="00AF148C" w:rsidRDefault="004B62C6" w:rsidP="004F246D">
      <w:pPr>
        <w:ind w:left="720"/>
        <w:rPr>
          <w:sz w:val="24"/>
          <w:szCs w:val="24"/>
        </w:rPr>
      </w:pPr>
    </w:p>
    <w:p w14:paraId="7FA82E24" w14:textId="77777777" w:rsidR="00310050" w:rsidRPr="00AF148C" w:rsidRDefault="004F246D" w:rsidP="00310050">
      <w:pPr>
        <w:ind w:left="288" w:hanging="288"/>
        <w:rPr>
          <w:sz w:val="24"/>
          <w:szCs w:val="24"/>
        </w:rPr>
      </w:pPr>
      <w:r w:rsidRPr="00AF148C">
        <w:rPr>
          <w:sz w:val="24"/>
          <w:szCs w:val="24"/>
        </w:rPr>
        <w:t>15.</w:t>
      </w:r>
      <w:r w:rsidR="00310050" w:rsidRPr="00AF148C">
        <w:rPr>
          <w:sz w:val="24"/>
          <w:szCs w:val="24"/>
        </w:rPr>
        <w:t xml:space="preserve"> UCC provides uniform sets of rules governing commercial transactions. UCC is the abbreviation for Uniform Commercial Code.</w:t>
      </w:r>
    </w:p>
    <w:p w14:paraId="461F4DFA" w14:textId="77777777" w:rsidR="00310050" w:rsidRPr="00AF148C" w:rsidRDefault="00310050" w:rsidP="00310050">
      <w:pPr>
        <w:ind w:left="720"/>
        <w:rPr>
          <w:sz w:val="24"/>
          <w:szCs w:val="24"/>
        </w:rPr>
      </w:pPr>
      <w:r w:rsidRPr="00AF148C">
        <w:rPr>
          <w:sz w:val="24"/>
          <w:szCs w:val="24"/>
        </w:rPr>
        <w:t>A. TRUE</w:t>
      </w:r>
    </w:p>
    <w:p w14:paraId="510740CD" w14:textId="77777777" w:rsidR="00310050" w:rsidRPr="00AF148C" w:rsidRDefault="00310050" w:rsidP="00310050">
      <w:pPr>
        <w:ind w:left="720"/>
        <w:rPr>
          <w:sz w:val="24"/>
          <w:szCs w:val="24"/>
        </w:rPr>
      </w:pPr>
      <w:r w:rsidRPr="00AF148C">
        <w:rPr>
          <w:sz w:val="24"/>
          <w:szCs w:val="24"/>
        </w:rPr>
        <w:t>B. FALSE</w:t>
      </w:r>
    </w:p>
    <w:p w14:paraId="08CE6F91" w14:textId="77777777" w:rsidR="004B62C6" w:rsidRPr="00AF148C" w:rsidRDefault="004B62C6" w:rsidP="004F246D">
      <w:pPr>
        <w:ind w:left="720"/>
        <w:rPr>
          <w:sz w:val="24"/>
          <w:szCs w:val="24"/>
        </w:rPr>
      </w:pPr>
    </w:p>
    <w:p w14:paraId="499C10A1" w14:textId="77777777" w:rsidR="004F246D" w:rsidRPr="00AF148C" w:rsidRDefault="004F246D" w:rsidP="004F246D">
      <w:pPr>
        <w:rPr>
          <w:sz w:val="24"/>
          <w:szCs w:val="24"/>
        </w:rPr>
      </w:pPr>
      <w:r w:rsidRPr="00AF148C">
        <w:rPr>
          <w:sz w:val="24"/>
          <w:szCs w:val="24"/>
        </w:rPr>
        <w:t>16.</w:t>
      </w:r>
      <w:r w:rsidR="00781F13" w:rsidRPr="00AF148C">
        <w:rPr>
          <w:sz w:val="24"/>
          <w:szCs w:val="24"/>
        </w:rPr>
        <w:t xml:space="preserve"> Litigation is the process of resolving a legal dispute outside of the court system.</w:t>
      </w:r>
    </w:p>
    <w:p w14:paraId="0BE9126C" w14:textId="77777777" w:rsidR="004F246D" w:rsidRPr="00AF148C" w:rsidRDefault="004F246D" w:rsidP="004F246D">
      <w:pPr>
        <w:ind w:left="720"/>
        <w:rPr>
          <w:sz w:val="24"/>
          <w:szCs w:val="24"/>
        </w:rPr>
      </w:pPr>
      <w:r w:rsidRPr="00AF148C">
        <w:rPr>
          <w:sz w:val="24"/>
          <w:szCs w:val="24"/>
        </w:rPr>
        <w:t>A. TRUE</w:t>
      </w:r>
    </w:p>
    <w:p w14:paraId="49C07BD5" w14:textId="77777777" w:rsidR="004F246D" w:rsidRPr="00AF148C" w:rsidRDefault="004F246D" w:rsidP="004F246D">
      <w:pPr>
        <w:ind w:left="720"/>
        <w:rPr>
          <w:sz w:val="24"/>
          <w:szCs w:val="24"/>
        </w:rPr>
      </w:pPr>
      <w:r w:rsidRPr="00AF148C">
        <w:rPr>
          <w:sz w:val="24"/>
          <w:szCs w:val="24"/>
        </w:rPr>
        <w:t>B. FALSE</w:t>
      </w:r>
    </w:p>
    <w:p w14:paraId="61CDCEAD" w14:textId="77777777" w:rsidR="004B62C6" w:rsidRPr="00AF148C" w:rsidRDefault="004B62C6" w:rsidP="004F246D">
      <w:pPr>
        <w:ind w:left="720"/>
        <w:rPr>
          <w:sz w:val="24"/>
          <w:szCs w:val="24"/>
        </w:rPr>
      </w:pPr>
    </w:p>
    <w:p w14:paraId="3193CB6D" w14:textId="77777777" w:rsidR="004F246D" w:rsidRPr="00AF148C" w:rsidRDefault="004F246D" w:rsidP="00202415">
      <w:pPr>
        <w:tabs>
          <w:tab w:val="left" w:pos="-1253"/>
          <w:tab w:val="left" w:pos="-533"/>
          <w:tab w:val="left" w:pos="1080"/>
          <w:tab w:val="left" w:pos="1440"/>
          <w:tab w:val="left" w:pos="2160"/>
          <w:tab w:val="left" w:pos="4140"/>
          <w:tab w:val="left" w:pos="5220"/>
          <w:tab w:val="left" w:pos="7200"/>
          <w:tab w:val="left" w:pos="8280"/>
        </w:tabs>
        <w:ind w:left="720" w:hanging="720"/>
        <w:jc w:val="both"/>
        <w:rPr>
          <w:sz w:val="24"/>
          <w:szCs w:val="24"/>
        </w:rPr>
      </w:pPr>
      <w:r w:rsidRPr="00AF148C">
        <w:rPr>
          <w:sz w:val="24"/>
          <w:szCs w:val="24"/>
        </w:rPr>
        <w:t>17.</w:t>
      </w:r>
      <w:r w:rsidR="00202415" w:rsidRPr="00AF148C">
        <w:rPr>
          <w:sz w:val="24"/>
          <w:szCs w:val="24"/>
        </w:rPr>
        <w:t xml:space="preserve"> The articles of corporation cannot exclude or limit shareholders’ voting rights.</w:t>
      </w:r>
    </w:p>
    <w:p w14:paraId="21C9056C" w14:textId="77777777" w:rsidR="004F246D" w:rsidRPr="00AF148C" w:rsidRDefault="004F246D" w:rsidP="004F246D">
      <w:pPr>
        <w:ind w:left="720"/>
        <w:rPr>
          <w:sz w:val="24"/>
          <w:szCs w:val="24"/>
        </w:rPr>
      </w:pPr>
      <w:r w:rsidRPr="00AF148C">
        <w:rPr>
          <w:sz w:val="24"/>
          <w:szCs w:val="24"/>
        </w:rPr>
        <w:t>A. TRUE</w:t>
      </w:r>
    </w:p>
    <w:p w14:paraId="55D6B0CF" w14:textId="77777777" w:rsidR="004F246D" w:rsidRPr="00AF148C" w:rsidRDefault="004F246D" w:rsidP="004F246D">
      <w:pPr>
        <w:ind w:left="720"/>
        <w:rPr>
          <w:sz w:val="24"/>
          <w:szCs w:val="24"/>
        </w:rPr>
      </w:pPr>
      <w:r w:rsidRPr="00AF148C">
        <w:rPr>
          <w:sz w:val="24"/>
          <w:szCs w:val="24"/>
        </w:rPr>
        <w:t>B. FALSE</w:t>
      </w:r>
    </w:p>
    <w:p w14:paraId="6BB9E253" w14:textId="77777777" w:rsidR="004B62C6" w:rsidRPr="00AF148C" w:rsidRDefault="004B62C6" w:rsidP="004F246D">
      <w:pPr>
        <w:ind w:left="720"/>
        <w:rPr>
          <w:sz w:val="24"/>
          <w:szCs w:val="24"/>
        </w:rPr>
      </w:pPr>
    </w:p>
    <w:p w14:paraId="6A160B85" w14:textId="77777777" w:rsidR="004F246D" w:rsidRPr="00AF148C" w:rsidRDefault="004F246D" w:rsidP="004F246D">
      <w:pPr>
        <w:rPr>
          <w:sz w:val="24"/>
          <w:szCs w:val="24"/>
        </w:rPr>
      </w:pPr>
      <w:r w:rsidRPr="00AF148C">
        <w:rPr>
          <w:sz w:val="24"/>
          <w:szCs w:val="24"/>
        </w:rPr>
        <w:t>18.</w:t>
      </w:r>
      <w:r w:rsidR="00392D1F" w:rsidRPr="00AF148C">
        <w:rPr>
          <w:sz w:val="24"/>
          <w:szCs w:val="24"/>
        </w:rPr>
        <w:t xml:space="preserve"> The Bill of Rights are the first twenty amendments to the U.S. Constitution. </w:t>
      </w:r>
    </w:p>
    <w:p w14:paraId="5AA72EF7" w14:textId="77777777" w:rsidR="004F246D" w:rsidRPr="00AF148C" w:rsidRDefault="004F246D" w:rsidP="004F246D">
      <w:pPr>
        <w:ind w:left="720"/>
        <w:rPr>
          <w:sz w:val="24"/>
          <w:szCs w:val="24"/>
        </w:rPr>
      </w:pPr>
      <w:r w:rsidRPr="00AF148C">
        <w:rPr>
          <w:sz w:val="24"/>
          <w:szCs w:val="24"/>
        </w:rPr>
        <w:t>A. TRUE</w:t>
      </w:r>
    </w:p>
    <w:p w14:paraId="20974363" w14:textId="77777777" w:rsidR="004F246D" w:rsidRPr="00AF148C" w:rsidRDefault="004F246D" w:rsidP="004F246D">
      <w:pPr>
        <w:ind w:left="720"/>
        <w:rPr>
          <w:sz w:val="24"/>
          <w:szCs w:val="24"/>
        </w:rPr>
      </w:pPr>
      <w:r w:rsidRPr="00AF148C">
        <w:rPr>
          <w:sz w:val="24"/>
          <w:szCs w:val="24"/>
        </w:rPr>
        <w:t>B. FALSE</w:t>
      </w:r>
    </w:p>
    <w:p w14:paraId="23DE523C" w14:textId="77777777" w:rsidR="003B631C" w:rsidRPr="00AF148C" w:rsidRDefault="003B631C" w:rsidP="004F246D">
      <w:pPr>
        <w:ind w:left="720"/>
        <w:rPr>
          <w:sz w:val="24"/>
          <w:szCs w:val="24"/>
        </w:rPr>
      </w:pPr>
    </w:p>
    <w:p w14:paraId="7F5E2F31" w14:textId="77777777" w:rsidR="004F246D" w:rsidRPr="00AF148C" w:rsidRDefault="004F246D" w:rsidP="004B62C6">
      <w:pPr>
        <w:ind w:left="432" w:hanging="432"/>
        <w:rPr>
          <w:sz w:val="24"/>
          <w:szCs w:val="24"/>
        </w:rPr>
      </w:pPr>
      <w:r w:rsidRPr="00AF148C">
        <w:rPr>
          <w:sz w:val="24"/>
          <w:szCs w:val="24"/>
        </w:rPr>
        <w:t>19.</w:t>
      </w:r>
      <w:r w:rsidR="003B631C" w:rsidRPr="00AF148C">
        <w:rPr>
          <w:sz w:val="24"/>
          <w:szCs w:val="24"/>
        </w:rPr>
        <w:t xml:space="preserve"> Venture capital is financing provided by professional, outside investors to new business ventures. </w:t>
      </w:r>
    </w:p>
    <w:p w14:paraId="42576C2F" w14:textId="77777777" w:rsidR="004F246D" w:rsidRPr="00AF148C" w:rsidRDefault="004F246D" w:rsidP="004F246D">
      <w:pPr>
        <w:ind w:left="720"/>
        <w:rPr>
          <w:sz w:val="24"/>
          <w:szCs w:val="24"/>
        </w:rPr>
      </w:pPr>
      <w:r w:rsidRPr="00AF148C">
        <w:rPr>
          <w:sz w:val="24"/>
          <w:szCs w:val="24"/>
        </w:rPr>
        <w:t>A. TRUE</w:t>
      </w:r>
    </w:p>
    <w:p w14:paraId="0A7B8483" w14:textId="77777777" w:rsidR="004F246D" w:rsidRPr="00AF148C" w:rsidRDefault="004F246D" w:rsidP="004F246D">
      <w:pPr>
        <w:ind w:left="720"/>
        <w:rPr>
          <w:sz w:val="24"/>
          <w:szCs w:val="24"/>
        </w:rPr>
      </w:pPr>
      <w:r w:rsidRPr="00AF148C">
        <w:rPr>
          <w:sz w:val="24"/>
          <w:szCs w:val="24"/>
        </w:rPr>
        <w:t>B. FALSE</w:t>
      </w:r>
    </w:p>
    <w:p w14:paraId="52E56223" w14:textId="77777777" w:rsidR="004B62C6" w:rsidRPr="00AF148C" w:rsidRDefault="004B62C6" w:rsidP="004F246D">
      <w:pPr>
        <w:ind w:left="720"/>
        <w:rPr>
          <w:sz w:val="24"/>
          <w:szCs w:val="24"/>
        </w:rPr>
      </w:pPr>
    </w:p>
    <w:p w14:paraId="03E85317" w14:textId="77777777" w:rsidR="004F246D" w:rsidRPr="00AF148C" w:rsidRDefault="004F246D" w:rsidP="004F246D">
      <w:pPr>
        <w:rPr>
          <w:sz w:val="24"/>
          <w:szCs w:val="24"/>
        </w:rPr>
      </w:pPr>
      <w:r w:rsidRPr="00AF148C">
        <w:rPr>
          <w:sz w:val="24"/>
          <w:szCs w:val="24"/>
        </w:rPr>
        <w:t>20.</w:t>
      </w:r>
      <w:r w:rsidR="00392D1F" w:rsidRPr="00AF148C">
        <w:rPr>
          <w:sz w:val="24"/>
          <w:szCs w:val="24"/>
        </w:rPr>
        <w:t xml:space="preserve"> P</w:t>
      </w:r>
      <w:r w:rsidR="00CB1F25" w:rsidRPr="00AF148C">
        <w:rPr>
          <w:sz w:val="24"/>
          <w:szCs w:val="24"/>
        </w:rPr>
        <w:t>reemption occurs when Congress decides</w:t>
      </w:r>
      <w:r w:rsidR="00392D1F" w:rsidRPr="00AF148C">
        <w:rPr>
          <w:sz w:val="24"/>
          <w:szCs w:val="24"/>
        </w:rPr>
        <w:t xml:space="preserve"> to act exclusively in a concurrent area.</w:t>
      </w:r>
    </w:p>
    <w:p w14:paraId="269059DE" w14:textId="77777777" w:rsidR="004F246D" w:rsidRPr="00AF148C" w:rsidRDefault="004F246D" w:rsidP="004F246D">
      <w:pPr>
        <w:ind w:left="720"/>
        <w:rPr>
          <w:sz w:val="24"/>
          <w:szCs w:val="24"/>
        </w:rPr>
      </w:pPr>
      <w:r w:rsidRPr="00AF148C">
        <w:rPr>
          <w:sz w:val="24"/>
          <w:szCs w:val="24"/>
        </w:rPr>
        <w:t>A. TRUE</w:t>
      </w:r>
    </w:p>
    <w:p w14:paraId="23E76CBF" w14:textId="77777777" w:rsidR="004F246D" w:rsidRPr="00AF148C" w:rsidRDefault="004F246D" w:rsidP="004F246D">
      <w:pPr>
        <w:ind w:left="720"/>
        <w:rPr>
          <w:sz w:val="24"/>
          <w:szCs w:val="24"/>
        </w:rPr>
      </w:pPr>
      <w:r w:rsidRPr="00AF148C">
        <w:rPr>
          <w:sz w:val="24"/>
          <w:szCs w:val="24"/>
        </w:rPr>
        <w:t>B. FALSE</w:t>
      </w:r>
    </w:p>
    <w:p w14:paraId="07547A01" w14:textId="77777777" w:rsidR="004F246D" w:rsidRPr="0017475D" w:rsidRDefault="004F246D" w:rsidP="004F246D">
      <w:pPr>
        <w:rPr>
          <w:sz w:val="22"/>
          <w:szCs w:val="22"/>
        </w:rPr>
      </w:pPr>
    </w:p>
    <w:p w14:paraId="5043CB0F" w14:textId="77777777" w:rsidR="001E2219" w:rsidRDefault="001E2219">
      <w:pPr>
        <w:rPr>
          <w:b/>
          <w:color w:val="000000"/>
          <w:sz w:val="32"/>
          <w:szCs w:val="27"/>
        </w:rPr>
      </w:pPr>
      <w:r>
        <w:rPr>
          <w:b/>
          <w:color w:val="000000"/>
          <w:sz w:val="32"/>
          <w:szCs w:val="27"/>
        </w:rPr>
        <w:br w:type="page"/>
      </w:r>
    </w:p>
    <w:p w14:paraId="07459315" w14:textId="77777777" w:rsidR="001E2219" w:rsidRPr="001E2219" w:rsidRDefault="001E2219" w:rsidP="004F246D">
      <w:pPr>
        <w:pStyle w:val="NormalWeb"/>
        <w:spacing w:before="0" w:beforeAutospacing="0" w:after="0" w:afterAutospacing="0"/>
        <w:rPr>
          <w:b/>
          <w:color w:val="000000"/>
          <w:sz w:val="16"/>
          <w:szCs w:val="27"/>
        </w:rPr>
      </w:pPr>
    </w:p>
    <w:p w14:paraId="5A198FB2" w14:textId="77777777" w:rsidR="004F246D" w:rsidRDefault="004F246D" w:rsidP="004F246D">
      <w:pPr>
        <w:pStyle w:val="NormalWeb"/>
        <w:spacing w:before="0" w:beforeAutospacing="0" w:after="0" w:afterAutospacing="0"/>
        <w:rPr>
          <w:b/>
          <w:color w:val="000000"/>
          <w:sz w:val="32"/>
          <w:szCs w:val="27"/>
        </w:rPr>
      </w:pPr>
      <w:r w:rsidRPr="0017475D">
        <w:rPr>
          <w:b/>
          <w:color w:val="000000"/>
          <w:sz w:val="32"/>
          <w:szCs w:val="27"/>
        </w:rPr>
        <w:t>PART 2 – OBJECTIVE QUESTIONS – Multiple Choice</w:t>
      </w:r>
    </w:p>
    <w:p w14:paraId="6DBB5C1C" w14:textId="77777777" w:rsidR="004F246D" w:rsidRPr="0017475D" w:rsidRDefault="004F246D" w:rsidP="004F246D">
      <w:pPr>
        <w:pStyle w:val="NormalWeb"/>
        <w:spacing w:before="0" w:beforeAutospacing="0" w:after="0" w:afterAutospacing="0"/>
        <w:rPr>
          <w:b/>
          <w:color w:val="000000"/>
          <w:sz w:val="32"/>
          <w:szCs w:val="27"/>
        </w:rPr>
      </w:pPr>
      <w:r w:rsidRPr="0017475D">
        <w:rPr>
          <w:b/>
          <w:color w:val="000000"/>
          <w:sz w:val="28"/>
          <w:szCs w:val="27"/>
        </w:rPr>
        <w:t>Multiple Choice Instructions:</w:t>
      </w:r>
      <w:r w:rsidRPr="0017475D">
        <w:rPr>
          <w:color w:val="000000"/>
          <w:sz w:val="28"/>
          <w:szCs w:val="27"/>
        </w:rPr>
        <w:t xml:space="preserve"> Select the letter of the answer that best answers the question or completes the statement.</w:t>
      </w:r>
    </w:p>
    <w:p w14:paraId="6537F28F" w14:textId="77777777" w:rsidR="004F246D" w:rsidRDefault="004F246D" w:rsidP="004F246D">
      <w:pPr>
        <w:rPr>
          <w:sz w:val="22"/>
          <w:szCs w:val="22"/>
        </w:rPr>
      </w:pPr>
    </w:p>
    <w:p w14:paraId="595A7186" w14:textId="5FBF00CF" w:rsidR="004F246D" w:rsidRDefault="001A318D" w:rsidP="0019723A">
      <w:pPr>
        <w:rPr>
          <w:sz w:val="24"/>
          <w:szCs w:val="24"/>
        </w:rPr>
      </w:pPr>
      <w:ins w:id="3" w:author="McNew, Amber" w:date="2020-03-04T10:06:00Z">
        <w:r>
          <w:rPr>
            <w:sz w:val="24"/>
            <w:szCs w:val="24"/>
          </w:rPr>
          <w:t>2</w:t>
        </w:r>
      </w:ins>
      <w:r w:rsidR="004F246D" w:rsidRPr="0019723A">
        <w:rPr>
          <w:sz w:val="24"/>
          <w:szCs w:val="24"/>
        </w:rPr>
        <w:t>1. ______ provides an interest with regard to control, earning capacity, and net assets.</w:t>
      </w:r>
    </w:p>
    <w:p w14:paraId="62B85C0E" w14:textId="77777777" w:rsidR="004F246D" w:rsidRPr="0019723A" w:rsidRDefault="004F246D" w:rsidP="0019723A">
      <w:pPr>
        <w:ind w:left="720"/>
        <w:rPr>
          <w:sz w:val="24"/>
          <w:szCs w:val="24"/>
        </w:rPr>
      </w:pPr>
      <w:r w:rsidRPr="0019723A">
        <w:rPr>
          <w:sz w:val="24"/>
          <w:szCs w:val="24"/>
        </w:rPr>
        <w:t>A. Equity capital</w:t>
      </w:r>
    </w:p>
    <w:p w14:paraId="07F7F6A4" w14:textId="77777777" w:rsidR="004F246D" w:rsidRPr="0019723A" w:rsidRDefault="004F246D" w:rsidP="0019723A">
      <w:pPr>
        <w:ind w:left="720"/>
        <w:rPr>
          <w:sz w:val="24"/>
          <w:szCs w:val="24"/>
        </w:rPr>
      </w:pPr>
      <w:r w:rsidRPr="0019723A">
        <w:rPr>
          <w:sz w:val="24"/>
          <w:szCs w:val="24"/>
        </w:rPr>
        <w:t>B. Common stock</w:t>
      </w:r>
    </w:p>
    <w:p w14:paraId="45B8313D" w14:textId="77777777" w:rsidR="004F246D" w:rsidRPr="0019723A" w:rsidRDefault="004F246D" w:rsidP="0019723A">
      <w:pPr>
        <w:ind w:left="720"/>
        <w:rPr>
          <w:sz w:val="24"/>
          <w:szCs w:val="24"/>
        </w:rPr>
      </w:pPr>
      <w:r w:rsidRPr="0019723A">
        <w:rPr>
          <w:sz w:val="24"/>
          <w:szCs w:val="24"/>
        </w:rPr>
        <w:t>C. Preferred stock</w:t>
      </w:r>
    </w:p>
    <w:p w14:paraId="3E16EDBD" w14:textId="77777777" w:rsidR="004F246D" w:rsidRPr="0019723A" w:rsidRDefault="004F246D" w:rsidP="0019723A">
      <w:pPr>
        <w:ind w:left="720"/>
        <w:rPr>
          <w:sz w:val="24"/>
          <w:szCs w:val="24"/>
        </w:rPr>
      </w:pPr>
      <w:r w:rsidRPr="0019723A">
        <w:rPr>
          <w:sz w:val="24"/>
          <w:szCs w:val="24"/>
        </w:rPr>
        <w:t>D. Standard employment</w:t>
      </w:r>
    </w:p>
    <w:p w14:paraId="6DFB9E20" w14:textId="77777777" w:rsidR="004F246D" w:rsidRPr="0019723A" w:rsidRDefault="004F246D" w:rsidP="0019723A">
      <w:pPr>
        <w:rPr>
          <w:sz w:val="24"/>
          <w:szCs w:val="24"/>
        </w:rPr>
      </w:pPr>
    </w:p>
    <w:p w14:paraId="37D8B7E6" w14:textId="3F14F743" w:rsidR="004F246D" w:rsidRPr="0019723A" w:rsidRDefault="001A318D" w:rsidP="0019723A">
      <w:pPr>
        <w:ind w:left="270" w:hanging="270"/>
        <w:rPr>
          <w:sz w:val="24"/>
          <w:szCs w:val="24"/>
        </w:rPr>
      </w:pPr>
      <w:ins w:id="4" w:author="McNew, Amber" w:date="2020-03-04T10:06:00Z">
        <w:r>
          <w:rPr>
            <w:sz w:val="24"/>
            <w:szCs w:val="24"/>
          </w:rPr>
          <w:t>2</w:t>
        </w:r>
      </w:ins>
      <w:r w:rsidR="004F246D" w:rsidRPr="0019723A">
        <w:rPr>
          <w:sz w:val="24"/>
          <w:szCs w:val="24"/>
        </w:rPr>
        <w:t xml:space="preserve">2. The term </w:t>
      </w:r>
      <w:r w:rsidR="004F246D" w:rsidRPr="0019723A">
        <w:rPr>
          <w:i/>
          <w:sz w:val="24"/>
          <w:szCs w:val="24"/>
        </w:rPr>
        <w:t>ultra vires</w:t>
      </w:r>
      <w:r w:rsidR="004F246D" w:rsidRPr="0019723A">
        <w:rPr>
          <w:sz w:val="24"/>
          <w:szCs w:val="24"/>
        </w:rPr>
        <w:t xml:space="preserve"> means ______ and refers to acts by a corporation that are not within the scope of its corporate powers.  </w:t>
      </w:r>
    </w:p>
    <w:p w14:paraId="0831663D" w14:textId="77777777" w:rsidR="004F246D" w:rsidRPr="0019723A" w:rsidRDefault="004F246D" w:rsidP="0019723A">
      <w:pPr>
        <w:ind w:left="720"/>
        <w:rPr>
          <w:sz w:val="24"/>
          <w:szCs w:val="24"/>
        </w:rPr>
      </w:pPr>
      <w:r w:rsidRPr="0019723A">
        <w:rPr>
          <w:sz w:val="24"/>
          <w:szCs w:val="24"/>
        </w:rPr>
        <w:t>A. ultimate power</w:t>
      </w:r>
    </w:p>
    <w:p w14:paraId="08134AF0" w14:textId="77777777" w:rsidR="004F246D" w:rsidRPr="0019723A" w:rsidRDefault="004F246D" w:rsidP="0019723A">
      <w:pPr>
        <w:ind w:left="720"/>
        <w:rPr>
          <w:sz w:val="24"/>
          <w:szCs w:val="24"/>
        </w:rPr>
      </w:pPr>
      <w:r w:rsidRPr="0019723A">
        <w:rPr>
          <w:sz w:val="24"/>
          <w:szCs w:val="24"/>
        </w:rPr>
        <w:t>B. ultra virus</w:t>
      </w:r>
    </w:p>
    <w:p w14:paraId="41B70CD3" w14:textId="77777777" w:rsidR="004F246D" w:rsidRPr="0019723A" w:rsidRDefault="004F246D" w:rsidP="0019723A">
      <w:pPr>
        <w:ind w:left="720"/>
        <w:rPr>
          <w:sz w:val="24"/>
          <w:szCs w:val="24"/>
        </w:rPr>
      </w:pPr>
      <w:r w:rsidRPr="0019723A">
        <w:rPr>
          <w:sz w:val="24"/>
          <w:szCs w:val="24"/>
        </w:rPr>
        <w:t>C. beyond the powers</w:t>
      </w:r>
    </w:p>
    <w:p w14:paraId="747A57B9" w14:textId="77777777" w:rsidR="004F246D" w:rsidRPr="0019723A" w:rsidRDefault="004F246D" w:rsidP="0019723A">
      <w:pPr>
        <w:ind w:left="720"/>
        <w:rPr>
          <w:sz w:val="24"/>
          <w:szCs w:val="24"/>
        </w:rPr>
      </w:pPr>
      <w:r w:rsidRPr="0019723A">
        <w:rPr>
          <w:sz w:val="24"/>
          <w:szCs w:val="24"/>
        </w:rPr>
        <w:t>D. assumption of power</w:t>
      </w:r>
    </w:p>
    <w:p w14:paraId="70DF9E56" w14:textId="77777777" w:rsidR="00AB02DB" w:rsidRPr="0019723A" w:rsidRDefault="00AB02DB" w:rsidP="0019723A">
      <w:pPr>
        <w:rPr>
          <w:sz w:val="24"/>
          <w:szCs w:val="24"/>
        </w:rPr>
      </w:pPr>
    </w:p>
    <w:p w14:paraId="377F72FE" w14:textId="7DF87910" w:rsidR="00AB02DB" w:rsidRPr="0019723A" w:rsidRDefault="001A318D" w:rsidP="0019723A">
      <w:pPr>
        <w:ind w:left="288" w:hanging="288"/>
        <w:rPr>
          <w:sz w:val="24"/>
          <w:szCs w:val="24"/>
        </w:rPr>
      </w:pPr>
      <w:ins w:id="5" w:author="McNew, Amber" w:date="2020-03-04T10:06:00Z">
        <w:r>
          <w:rPr>
            <w:sz w:val="24"/>
            <w:szCs w:val="24"/>
          </w:rPr>
          <w:t>2</w:t>
        </w:r>
      </w:ins>
      <w:r w:rsidR="00AB02DB" w:rsidRPr="0019723A">
        <w:rPr>
          <w:sz w:val="24"/>
          <w:szCs w:val="24"/>
        </w:rPr>
        <w:t>3. ______ is the process of verifying the employment eligibility and identity of a new worker. It must be completed within three days after the worker begins employment.</w:t>
      </w:r>
    </w:p>
    <w:p w14:paraId="4FE3ACF1" w14:textId="77777777" w:rsidR="00AB02DB" w:rsidRPr="0019723A" w:rsidRDefault="00AB02DB" w:rsidP="0019723A">
      <w:pPr>
        <w:ind w:left="720"/>
        <w:rPr>
          <w:sz w:val="24"/>
          <w:szCs w:val="24"/>
        </w:rPr>
      </w:pPr>
      <w:r w:rsidRPr="0019723A">
        <w:rPr>
          <w:sz w:val="24"/>
          <w:szCs w:val="24"/>
        </w:rPr>
        <w:t>A. FICA Verification</w:t>
      </w:r>
    </w:p>
    <w:p w14:paraId="4E712AF9" w14:textId="77777777" w:rsidR="00AB02DB" w:rsidRPr="0019723A" w:rsidRDefault="00AB02DB" w:rsidP="0019723A">
      <w:pPr>
        <w:ind w:left="720"/>
        <w:rPr>
          <w:sz w:val="24"/>
          <w:szCs w:val="24"/>
        </w:rPr>
      </w:pPr>
      <w:r w:rsidRPr="0019723A">
        <w:rPr>
          <w:sz w:val="24"/>
          <w:szCs w:val="24"/>
        </w:rPr>
        <w:t>B. I-9 Verification</w:t>
      </w:r>
    </w:p>
    <w:p w14:paraId="1D63957F" w14:textId="77777777" w:rsidR="00AB02DB" w:rsidRPr="0019723A" w:rsidRDefault="00AB02DB" w:rsidP="0019723A">
      <w:pPr>
        <w:ind w:left="720"/>
        <w:rPr>
          <w:sz w:val="24"/>
          <w:szCs w:val="24"/>
        </w:rPr>
      </w:pPr>
      <w:r w:rsidRPr="0019723A">
        <w:rPr>
          <w:sz w:val="24"/>
          <w:szCs w:val="24"/>
        </w:rPr>
        <w:t>C. W4 Completion</w:t>
      </w:r>
    </w:p>
    <w:p w14:paraId="0F6EA273" w14:textId="77777777" w:rsidR="00AB02DB" w:rsidRPr="0019723A" w:rsidRDefault="00AB02DB" w:rsidP="0019723A">
      <w:pPr>
        <w:ind w:left="720"/>
        <w:rPr>
          <w:sz w:val="24"/>
          <w:szCs w:val="24"/>
        </w:rPr>
      </w:pPr>
      <w:r w:rsidRPr="0019723A">
        <w:rPr>
          <w:sz w:val="24"/>
          <w:szCs w:val="24"/>
        </w:rPr>
        <w:t>D. Criminal Background Check</w:t>
      </w:r>
    </w:p>
    <w:p w14:paraId="44E871BC" w14:textId="77777777" w:rsidR="00AB02DB" w:rsidRPr="0019723A" w:rsidRDefault="00AB02DB" w:rsidP="0019723A">
      <w:pPr>
        <w:rPr>
          <w:sz w:val="24"/>
          <w:szCs w:val="24"/>
        </w:rPr>
      </w:pPr>
    </w:p>
    <w:p w14:paraId="2C5D2D37" w14:textId="163A6546" w:rsidR="00AB02DB" w:rsidRPr="0019723A" w:rsidRDefault="001A318D" w:rsidP="0019723A">
      <w:pPr>
        <w:ind w:left="288" w:hanging="288"/>
        <w:rPr>
          <w:sz w:val="24"/>
          <w:szCs w:val="24"/>
        </w:rPr>
      </w:pPr>
      <w:ins w:id="6" w:author="McNew, Amber" w:date="2020-03-04T10:06:00Z">
        <w:r>
          <w:rPr>
            <w:sz w:val="24"/>
            <w:szCs w:val="24"/>
          </w:rPr>
          <w:t>2</w:t>
        </w:r>
      </w:ins>
      <w:r w:rsidR="00AB02DB" w:rsidRPr="0019723A">
        <w:rPr>
          <w:sz w:val="24"/>
          <w:szCs w:val="24"/>
        </w:rPr>
        <w:t xml:space="preserve">4. </w:t>
      </w:r>
      <w:r w:rsidR="003F1DCE" w:rsidRPr="0019723A">
        <w:rPr>
          <w:sz w:val="24"/>
          <w:szCs w:val="24"/>
        </w:rPr>
        <w:t>To form a Limited Liability Company, ______ must be filed typically with the secretary of state’s office.</w:t>
      </w:r>
    </w:p>
    <w:p w14:paraId="796AB38E" w14:textId="77777777" w:rsidR="00AB02DB" w:rsidRPr="0019723A" w:rsidRDefault="00AB02DB" w:rsidP="0019723A">
      <w:pPr>
        <w:ind w:left="720"/>
        <w:rPr>
          <w:sz w:val="24"/>
          <w:szCs w:val="24"/>
        </w:rPr>
      </w:pPr>
      <w:r w:rsidRPr="0019723A">
        <w:rPr>
          <w:sz w:val="24"/>
          <w:szCs w:val="24"/>
        </w:rPr>
        <w:t>A.</w:t>
      </w:r>
      <w:r w:rsidR="003F1DCE" w:rsidRPr="0019723A">
        <w:rPr>
          <w:sz w:val="24"/>
          <w:szCs w:val="24"/>
        </w:rPr>
        <w:t xml:space="preserve"> proof of insurance</w:t>
      </w:r>
    </w:p>
    <w:p w14:paraId="433D2649" w14:textId="77777777" w:rsidR="00AB02DB" w:rsidRPr="0019723A" w:rsidRDefault="00AB02DB" w:rsidP="0019723A">
      <w:pPr>
        <w:ind w:left="720"/>
        <w:rPr>
          <w:sz w:val="24"/>
          <w:szCs w:val="24"/>
        </w:rPr>
      </w:pPr>
      <w:r w:rsidRPr="0019723A">
        <w:rPr>
          <w:sz w:val="24"/>
          <w:szCs w:val="24"/>
        </w:rPr>
        <w:t>B.</w:t>
      </w:r>
      <w:r w:rsidR="003F1DCE" w:rsidRPr="0019723A">
        <w:rPr>
          <w:sz w:val="24"/>
          <w:szCs w:val="24"/>
        </w:rPr>
        <w:t xml:space="preserve"> intent to operate documentation</w:t>
      </w:r>
    </w:p>
    <w:p w14:paraId="3822859F" w14:textId="77777777" w:rsidR="00AB02DB" w:rsidRPr="0019723A" w:rsidRDefault="00AB02DB" w:rsidP="0019723A">
      <w:pPr>
        <w:ind w:left="720"/>
        <w:rPr>
          <w:sz w:val="24"/>
          <w:szCs w:val="24"/>
        </w:rPr>
      </w:pPr>
      <w:r w:rsidRPr="0019723A">
        <w:rPr>
          <w:sz w:val="24"/>
          <w:szCs w:val="24"/>
        </w:rPr>
        <w:t>C.</w:t>
      </w:r>
      <w:r w:rsidR="003F1DCE" w:rsidRPr="0019723A">
        <w:rPr>
          <w:sz w:val="24"/>
          <w:szCs w:val="24"/>
        </w:rPr>
        <w:t xml:space="preserve"> articles of organization</w:t>
      </w:r>
    </w:p>
    <w:p w14:paraId="5AEF92D5" w14:textId="77777777" w:rsidR="00AB02DB" w:rsidRPr="0019723A" w:rsidRDefault="00AB02DB" w:rsidP="0019723A">
      <w:pPr>
        <w:ind w:left="720"/>
        <w:rPr>
          <w:sz w:val="24"/>
          <w:szCs w:val="24"/>
        </w:rPr>
      </w:pPr>
      <w:r w:rsidRPr="0019723A">
        <w:rPr>
          <w:sz w:val="24"/>
          <w:szCs w:val="24"/>
        </w:rPr>
        <w:t>D.</w:t>
      </w:r>
      <w:r w:rsidR="003F1DCE" w:rsidRPr="0019723A">
        <w:rPr>
          <w:sz w:val="24"/>
          <w:szCs w:val="24"/>
        </w:rPr>
        <w:t xml:space="preserve"> articles of incorporation</w:t>
      </w:r>
    </w:p>
    <w:p w14:paraId="144A5D23" w14:textId="77777777" w:rsidR="00AB02DB" w:rsidRPr="0019723A" w:rsidRDefault="00AB02DB" w:rsidP="0019723A">
      <w:pPr>
        <w:ind w:left="720"/>
        <w:rPr>
          <w:sz w:val="24"/>
          <w:szCs w:val="24"/>
        </w:rPr>
      </w:pPr>
    </w:p>
    <w:p w14:paraId="63AAE649" w14:textId="6113F4C3" w:rsidR="00AB02DB" w:rsidRPr="0019723A" w:rsidRDefault="001A318D" w:rsidP="0019723A">
      <w:pPr>
        <w:rPr>
          <w:sz w:val="24"/>
          <w:szCs w:val="24"/>
        </w:rPr>
      </w:pPr>
      <w:ins w:id="7" w:author="McNew, Amber" w:date="2020-03-04T10:06:00Z">
        <w:r>
          <w:rPr>
            <w:sz w:val="24"/>
            <w:szCs w:val="24"/>
          </w:rPr>
          <w:t>2</w:t>
        </w:r>
      </w:ins>
      <w:r w:rsidR="00AB02DB" w:rsidRPr="0019723A">
        <w:rPr>
          <w:sz w:val="24"/>
          <w:szCs w:val="24"/>
        </w:rPr>
        <w:t>5.</w:t>
      </w:r>
      <w:r w:rsidR="00FE59CB" w:rsidRPr="0019723A">
        <w:rPr>
          <w:sz w:val="24"/>
          <w:szCs w:val="24"/>
        </w:rPr>
        <w:t xml:space="preserve"> Small domestic corporations that are taxed like partnerships</w:t>
      </w:r>
      <w:r w:rsidR="00703704" w:rsidRPr="0019723A">
        <w:rPr>
          <w:sz w:val="24"/>
          <w:szCs w:val="24"/>
        </w:rPr>
        <w:t xml:space="preserve"> are called ______.</w:t>
      </w:r>
    </w:p>
    <w:p w14:paraId="50E2EB2D" w14:textId="77777777" w:rsidR="00AB02DB" w:rsidRPr="0019723A" w:rsidRDefault="00AB02DB" w:rsidP="0019723A">
      <w:pPr>
        <w:ind w:left="720"/>
        <w:rPr>
          <w:sz w:val="24"/>
          <w:szCs w:val="24"/>
        </w:rPr>
      </w:pPr>
      <w:r w:rsidRPr="0019723A">
        <w:rPr>
          <w:sz w:val="24"/>
          <w:szCs w:val="24"/>
        </w:rPr>
        <w:t>A.</w:t>
      </w:r>
      <w:r w:rsidR="00703704" w:rsidRPr="0019723A">
        <w:rPr>
          <w:sz w:val="24"/>
          <w:szCs w:val="24"/>
        </w:rPr>
        <w:t xml:space="preserve"> sole proprietorships </w:t>
      </w:r>
    </w:p>
    <w:p w14:paraId="4753AE18" w14:textId="77777777" w:rsidR="00AB02DB" w:rsidRPr="0019723A" w:rsidRDefault="00AB02DB" w:rsidP="0019723A">
      <w:pPr>
        <w:ind w:left="720"/>
        <w:rPr>
          <w:sz w:val="24"/>
          <w:szCs w:val="24"/>
        </w:rPr>
      </w:pPr>
      <w:r w:rsidRPr="0019723A">
        <w:rPr>
          <w:sz w:val="24"/>
          <w:szCs w:val="24"/>
        </w:rPr>
        <w:t>B.</w:t>
      </w:r>
      <w:r w:rsidR="00703704" w:rsidRPr="0019723A">
        <w:rPr>
          <w:sz w:val="24"/>
          <w:szCs w:val="24"/>
        </w:rPr>
        <w:t xml:space="preserve"> UCC</w:t>
      </w:r>
    </w:p>
    <w:p w14:paraId="0510BA9B" w14:textId="77777777" w:rsidR="00AB02DB" w:rsidRPr="0019723A" w:rsidRDefault="00AB02DB" w:rsidP="0019723A">
      <w:pPr>
        <w:ind w:left="720"/>
        <w:rPr>
          <w:sz w:val="24"/>
          <w:szCs w:val="24"/>
        </w:rPr>
      </w:pPr>
      <w:r w:rsidRPr="0019723A">
        <w:rPr>
          <w:sz w:val="24"/>
          <w:szCs w:val="24"/>
        </w:rPr>
        <w:t>C.</w:t>
      </w:r>
      <w:r w:rsidR="00703704" w:rsidRPr="0019723A">
        <w:rPr>
          <w:sz w:val="24"/>
          <w:szCs w:val="24"/>
        </w:rPr>
        <w:t xml:space="preserve"> S Corporation</w:t>
      </w:r>
    </w:p>
    <w:p w14:paraId="442F25D2" w14:textId="77777777" w:rsidR="00AB02DB" w:rsidRPr="0019723A" w:rsidRDefault="00AB02DB" w:rsidP="0019723A">
      <w:pPr>
        <w:ind w:left="720"/>
        <w:rPr>
          <w:sz w:val="24"/>
          <w:szCs w:val="24"/>
        </w:rPr>
      </w:pPr>
      <w:r w:rsidRPr="0019723A">
        <w:rPr>
          <w:sz w:val="24"/>
          <w:szCs w:val="24"/>
        </w:rPr>
        <w:t>D.</w:t>
      </w:r>
      <w:r w:rsidR="00703704" w:rsidRPr="0019723A">
        <w:rPr>
          <w:sz w:val="24"/>
          <w:szCs w:val="24"/>
        </w:rPr>
        <w:t xml:space="preserve"> Limited Liability</w:t>
      </w:r>
    </w:p>
    <w:p w14:paraId="738610EB" w14:textId="77777777" w:rsidR="00703704" w:rsidRPr="0019723A" w:rsidRDefault="00703704" w:rsidP="0019723A">
      <w:pPr>
        <w:ind w:left="720"/>
        <w:rPr>
          <w:sz w:val="24"/>
          <w:szCs w:val="24"/>
        </w:rPr>
      </w:pPr>
    </w:p>
    <w:p w14:paraId="05D82830" w14:textId="7BFCE8A2" w:rsidR="0080043D" w:rsidRPr="0019723A" w:rsidRDefault="001A318D" w:rsidP="0019723A">
      <w:pPr>
        <w:pStyle w:val="NormalText"/>
        <w:ind w:left="288" w:hanging="288"/>
        <w:rPr>
          <w:rFonts w:ascii="Times New Roman" w:hAnsi="Times New Roman" w:cs="Times New Roman"/>
          <w:sz w:val="24"/>
          <w:szCs w:val="24"/>
        </w:rPr>
      </w:pPr>
      <w:ins w:id="8" w:author="McNew, Amber" w:date="2020-03-04T10:06:00Z">
        <w:r>
          <w:rPr>
            <w:rFonts w:ascii="Times New Roman" w:hAnsi="Times New Roman" w:cs="Times New Roman"/>
            <w:sz w:val="24"/>
            <w:szCs w:val="24"/>
          </w:rPr>
          <w:t>2</w:t>
        </w:r>
      </w:ins>
      <w:r w:rsidR="00AB02DB" w:rsidRPr="0019723A">
        <w:rPr>
          <w:rFonts w:ascii="Times New Roman" w:hAnsi="Times New Roman" w:cs="Times New Roman"/>
          <w:sz w:val="24"/>
          <w:szCs w:val="24"/>
        </w:rPr>
        <w:t>6.</w:t>
      </w:r>
      <w:r w:rsidR="00703704" w:rsidRPr="0019723A">
        <w:rPr>
          <w:rFonts w:ascii="Times New Roman" w:hAnsi="Times New Roman" w:cs="Times New Roman"/>
          <w:sz w:val="24"/>
          <w:szCs w:val="24"/>
        </w:rPr>
        <w:t xml:space="preserve"> </w:t>
      </w:r>
      <w:r w:rsidR="0080043D" w:rsidRPr="0019723A">
        <w:rPr>
          <w:rFonts w:ascii="Times New Roman" w:hAnsi="Times New Roman" w:cs="Times New Roman"/>
          <w:sz w:val="24"/>
          <w:szCs w:val="24"/>
        </w:rPr>
        <w:t>The President of the United States is not elected by popular vote but rather is selected by the ______, whose representatives are appointed by state delegations.</w:t>
      </w:r>
    </w:p>
    <w:p w14:paraId="22D451FD" w14:textId="77777777" w:rsidR="0080043D" w:rsidRPr="0019723A" w:rsidRDefault="0080043D" w:rsidP="0019723A">
      <w:pPr>
        <w:ind w:left="720"/>
        <w:rPr>
          <w:sz w:val="24"/>
          <w:szCs w:val="24"/>
        </w:rPr>
      </w:pPr>
      <w:r w:rsidRPr="0019723A">
        <w:rPr>
          <w:sz w:val="24"/>
          <w:szCs w:val="24"/>
        </w:rPr>
        <w:t>A. House of Representatives</w:t>
      </w:r>
    </w:p>
    <w:p w14:paraId="1E7329EA" w14:textId="77777777" w:rsidR="0080043D" w:rsidRPr="0019723A" w:rsidRDefault="0080043D" w:rsidP="0019723A">
      <w:pPr>
        <w:ind w:left="720"/>
        <w:rPr>
          <w:sz w:val="24"/>
          <w:szCs w:val="24"/>
        </w:rPr>
      </w:pPr>
      <w:r w:rsidRPr="0019723A">
        <w:rPr>
          <w:sz w:val="24"/>
          <w:szCs w:val="24"/>
        </w:rPr>
        <w:t>B. Electoral College</w:t>
      </w:r>
    </w:p>
    <w:p w14:paraId="57778FBD" w14:textId="77777777" w:rsidR="0080043D" w:rsidRPr="0019723A" w:rsidRDefault="0080043D" w:rsidP="0019723A">
      <w:pPr>
        <w:ind w:left="720"/>
        <w:rPr>
          <w:sz w:val="24"/>
          <w:szCs w:val="24"/>
        </w:rPr>
      </w:pPr>
      <w:r w:rsidRPr="0019723A">
        <w:rPr>
          <w:sz w:val="24"/>
          <w:szCs w:val="24"/>
        </w:rPr>
        <w:t>C. State Senators</w:t>
      </w:r>
    </w:p>
    <w:p w14:paraId="5F53375E" w14:textId="77777777" w:rsidR="0080043D" w:rsidRPr="0019723A" w:rsidRDefault="0080043D" w:rsidP="0019723A">
      <w:pPr>
        <w:ind w:left="720"/>
        <w:rPr>
          <w:sz w:val="24"/>
          <w:szCs w:val="24"/>
        </w:rPr>
      </w:pPr>
      <w:r w:rsidRPr="0019723A">
        <w:rPr>
          <w:sz w:val="24"/>
          <w:szCs w:val="24"/>
        </w:rPr>
        <w:t xml:space="preserve">D. Congressional Voting </w:t>
      </w:r>
      <w:r w:rsidRPr="0019723A">
        <w:rPr>
          <w:iCs/>
          <w:sz w:val="24"/>
          <w:szCs w:val="24"/>
        </w:rPr>
        <w:t>Coalition</w:t>
      </w:r>
      <w:r w:rsidRPr="0019723A">
        <w:rPr>
          <w:sz w:val="24"/>
          <w:szCs w:val="24"/>
        </w:rPr>
        <w:t xml:space="preserve"> </w:t>
      </w:r>
    </w:p>
    <w:p w14:paraId="637805D2" w14:textId="77777777" w:rsidR="0080043D" w:rsidRDefault="0080043D" w:rsidP="0019723A">
      <w:pPr>
        <w:ind w:left="720"/>
        <w:rPr>
          <w:sz w:val="24"/>
          <w:szCs w:val="24"/>
        </w:rPr>
      </w:pPr>
    </w:p>
    <w:p w14:paraId="463F29E8" w14:textId="77777777" w:rsidR="0019723A" w:rsidRDefault="0019723A" w:rsidP="0019723A">
      <w:pPr>
        <w:ind w:left="720"/>
        <w:rPr>
          <w:sz w:val="24"/>
          <w:szCs w:val="24"/>
        </w:rPr>
      </w:pPr>
    </w:p>
    <w:p w14:paraId="3B7B4B86" w14:textId="77777777" w:rsidR="0019723A" w:rsidRDefault="0019723A" w:rsidP="0019723A">
      <w:pPr>
        <w:ind w:left="720"/>
        <w:rPr>
          <w:sz w:val="24"/>
          <w:szCs w:val="24"/>
        </w:rPr>
      </w:pPr>
    </w:p>
    <w:p w14:paraId="3A0FF5F2" w14:textId="77777777" w:rsidR="0019723A" w:rsidRDefault="0019723A" w:rsidP="0019723A">
      <w:pPr>
        <w:ind w:left="720"/>
        <w:rPr>
          <w:sz w:val="24"/>
          <w:szCs w:val="24"/>
        </w:rPr>
      </w:pPr>
    </w:p>
    <w:p w14:paraId="5630AD66" w14:textId="77777777" w:rsidR="0019723A" w:rsidRPr="0019723A" w:rsidRDefault="0019723A" w:rsidP="0019723A">
      <w:pPr>
        <w:ind w:left="720"/>
        <w:rPr>
          <w:sz w:val="24"/>
          <w:szCs w:val="24"/>
        </w:rPr>
      </w:pPr>
    </w:p>
    <w:p w14:paraId="16133473" w14:textId="0E511CC8" w:rsidR="0080043D" w:rsidRPr="0019723A" w:rsidRDefault="001A318D" w:rsidP="0019723A">
      <w:pPr>
        <w:rPr>
          <w:sz w:val="24"/>
          <w:szCs w:val="24"/>
        </w:rPr>
      </w:pPr>
      <w:ins w:id="9" w:author="McNew, Amber" w:date="2020-03-04T10:06:00Z">
        <w:r>
          <w:rPr>
            <w:sz w:val="24"/>
            <w:szCs w:val="24"/>
          </w:rPr>
          <w:t>2</w:t>
        </w:r>
      </w:ins>
      <w:r w:rsidR="0080043D" w:rsidRPr="0019723A">
        <w:rPr>
          <w:sz w:val="24"/>
          <w:szCs w:val="24"/>
        </w:rPr>
        <w:t>7. If a business claims to have the “World’s Best Cup of Coffee” this would be considered ______.</w:t>
      </w:r>
    </w:p>
    <w:p w14:paraId="4E665DBF" w14:textId="77777777" w:rsidR="0080043D" w:rsidRPr="0019723A" w:rsidRDefault="0080043D" w:rsidP="0019723A">
      <w:pPr>
        <w:ind w:left="720"/>
        <w:rPr>
          <w:sz w:val="24"/>
          <w:szCs w:val="24"/>
        </w:rPr>
      </w:pPr>
      <w:r w:rsidRPr="0019723A">
        <w:rPr>
          <w:sz w:val="24"/>
          <w:szCs w:val="24"/>
        </w:rPr>
        <w:t>A. fraud</w:t>
      </w:r>
    </w:p>
    <w:p w14:paraId="69D2DE20" w14:textId="77777777" w:rsidR="0080043D" w:rsidRPr="0019723A" w:rsidRDefault="0080043D" w:rsidP="0019723A">
      <w:pPr>
        <w:ind w:left="720"/>
        <w:rPr>
          <w:sz w:val="24"/>
          <w:szCs w:val="24"/>
        </w:rPr>
      </w:pPr>
      <w:r w:rsidRPr="0019723A">
        <w:rPr>
          <w:sz w:val="24"/>
          <w:szCs w:val="24"/>
        </w:rPr>
        <w:t>B. a great honor</w:t>
      </w:r>
    </w:p>
    <w:p w14:paraId="1B6D8769" w14:textId="77777777" w:rsidR="0080043D" w:rsidRPr="0019723A" w:rsidRDefault="0080043D" w:rsidP="0019723A">
      <w:pPr>
        <w:ind w:left="720"/>
        <w:rPr>
          <w:sz w:val="24"/>
          <w:szCs w:val="24"/>
        </w:rPr>
      </w:pPr>
      <w:r w:rsidRPr="0019723A">
        <w:rPr>
          <w:sz w:val="24"/>
          <w:szCs w:val="24"/>
        </w:rPr>
        <w:t>C. puffery</w:t>
      </w:r>
    </w:p>
    <w:p w14:paraId="113B1D18" w14:textId="77777777" w:rsidR="0080043D" w:rsidRPr="0019723A" w:rsidRDefault="0080043D" w:rsidP="0019723A">
      <w:pPr>
        <w:ind w:left="720"/>
        <w:rPr>
          <w:sz w:val="24"/>
          <w:szCs w:val="24"/>
        </w:rPr>
      </w:pPr>
      <w:r w:rsidRPr="0019723A">
        <w:rPr>
          <w:sz w:val="24"/>
          <w:szCs w:val="24"/>
        </w:rPr>
        <w:t>D. an accurate statement</w:t>
      </w:r>
    </w:p>
    <w:p w14:paraId="61829076" w14:textId="77777777" w:rsidR="00C91102" w:rsidRPr="0019723A" w:rsidRDefault="00C91102" w:rsidP="0019723A">
      <w:pPr>
        <w:ind w:left="720"/>
        <w:rPr>
          <w:sz w:val="24"/>
          <w:szCs w:val="24"/>
        </w:rPr>
      </w:pPr>
    </w:p>
    <w:p w14:paraId="664F59E2" w14:textId="7276E9E9" w:rsidR="00C91102" w:rsidRPr="0019723A" w:rsidRDefault="001A318D" w:rsidP="0019723A">
      <w:pPr>
        <w:tabs>
          <w:tab w:val="left" w:pos="1440"/>
          <w:tab w:val="left" w:pos="2160"/>
          <w:tab w:val="left" w:pos="3780"/>
          <w:tab w:val="left" w:pos="4140"/>
          <w:tab w:val="left" w:pos="5220"/>
          <w:tab w:val="left" w:pos="7200"/>
          <w:tab w:val="left" w:pos="8280"/>
        </w:tabs>
        <w:ind w:left="270" w:hanging="270"/>
        <w:rPr>
          <w:snapToGrid w:val="0"/>
          <w:color w:val="000000"/>
          <w:sz w:val="24"/>
          <w:szCs w:val="24"/>
        </w:rPr>
      </w:pPr>
      <w:ins w:id="10" w:author="McNew, Amber" w:date="2020-03-04T10:06:00Z">
        <w:r>
          <w:rPr>
            <w:sz w:val="24"/>
            <w:szCs w:val="24"/>
          </w:rPr>
          <w:t>2</w:t>
        </w:r>
      </w:ins>
      <w:r w:rsidR="00AB02DB" w:rsidRPr="0019723A">
        <w:rPr>
          <w:sz w:val="24"/>
          <w:szCs w:val="24"/>
        </w:rPr>
        <w:t>8.</w:t>
      </w:r>
      <w:r w:rsidR="00C91102" w:rsidRPr="0019723A">
        <w:rPr>
          <w:snapToGrid w:val="0"/>
          <w:color w:val="000000"/>
          <w:sz w:val="24"/>
          <w:szCs w:val="24"/>
        </w:rPr>
        <w:t xml:space="preserve"> Barbara </w:t>
      </w:r>
      <w:r w:rsidR="003C378A" w:rsidRPr="0019723A">
        <w:rPr>
          <w:snapToGrid w:val="0"/>
          <w:color w:val="000000"/>
          <w:sz w:val="24"/>
          <w:szCs w:val="24"/>
        </w:rPr>
        <w:t>plans</w:t>
      </w:r>
      <w:r w:rsidR="00C91102" w:rsidRPr="0019723A">
        <w:rPr>
          <w:snapToGrid w:val="0"/>
          <w:color w:val="000000"/>
          <w:sz w:val="24"/>
          <w:szCs w:val="24"/>
        </w:rPr>
        <w:t xml:space="preserve"> to appeal a decision from a federal bankruptcy court. Barbara must appeal to a(n) ______.</w:t>
      </w:r>
    </w:p>
    <w:p w14:paraId="10ADC576" w14:textId="77777777" w:rsidR="00AB02DB" w:rsidRPr="0019723A" w:rsidRDefault="00AB02DB" w:rsidP="0019723A">
      <w:pPr>
        <w:ind w:left="720"/>
        <w:rPr>
          <w:sz w:val="24"/>
          <w:szCs w:val="24"/>
        </w:rPr>
      </w:pPr>
      <w:r w:rsidRPr="0019723A">
        <w:rPr>
          <w:sz w:val="24"/>
          <w:szCs w:val="24"/>
        </w:rPr>
        <w:t>A.</w:t>
      </w:r>
      <w:r w:rsidR="00C91102" w:rsidRPr="0019723A">
        <w:rPr>
          <w:sz w:val="24"/>
          <w:szCs w:val="24"/>
        </w:rPr>
        <w:t xml:space="preserve"> federal district court</w:t>
      </w:r>
    </w:p>
    <w:p w14:paraId="60699EFB" w14:textId="77777777" w:rsidR="00AB02DB" w:rsidRPr="0019723A" w:rsidRDefault="00AB02DB" w:rsidP="0019723A">
      <w:pPr>
        <w:ind w:left="720"/>
        <w:rPr>
          <w:sz w:val="24"/>
          <w:szCs w:val="24"/>
        </w:rPr>
      </w:pPr>
      <w:r w:rsidRPr="0019723A">
        <w:rPr>
          <w:sz w:val="24"/>
          <w:szCs w:val="24"/>
        </w:rPr>
        <w:t>B.</w:t>
      </w:r>
      <w:r w:rsidR="00C91102" w:rsidRPr="0019723A">
        <w:rPr>
          <w:sz w:val="24"/>
          <w:szCs w:val="24"/>
        </w:rPr>
        <w:t xml:space="preserve"> county court</w:t>
      </w:r>
    </w:p>
    <w:p w14:paraId="23DAD196" w14:textId="77777777" w:rsidR="00AB02DB" w:rsidRPr="0019723A" w:rsidRDefault="00AB02DB" w:rsidP="0019723A">
      <w:pPr>
        <w:ind w:left="720"/>
        <w:rPr>
          <w:sz w:val="24"/>
          <w:szCs w:val="24"/>
        </w:rPr>
      </w:pPr>
      <w:r w:rsidRPr="0019723A">
        <w:rPr>
          <w:sz w:val="24"/>
          <w:szCs w:val="24"/>
        </w:rPr>
        <w:t>C.</w:t>
      </w:r>
      <w:r w:rsidR="00C91102" w:rsidRPr="0019723A">
        <w:rPr>
          <w:sz w:val="24"/>
          <w:szCs w:val="24"/>
        </w:rPr>
        <w:t xml:space="preserve"> the UCC</w:t>
      </w:r>
    </w:p>
    <w:p w14:paraId="1EAAE603" w14:textId="77777777" w:rsidR="00AB02DB" w:rsidRPr="0019723A" w:rsidRDefault="00AB02DB" w:rsidP="0019723A">
      <w:pPr>
        <w:ind w:left="720"/>
        <w:rPr>
          <w:sz w:val="24"/>
          <w:szCs w:val="24"/>
        </w:rPr>
      </w:pPr>
      <w:r w:rsidRPr="0019723A">
        <w:rPr>
          <w:sz w:val="24"/>
          <w:szCs w:val="24"/>
        </w:rPr>
        <w:t>D.</w:t>
      </w:r>
      <w:r w:rsidR="00C91102" w:rsidRPr="0019723A">
        <w:rPr>
          <w:sz w:val="24"/>
          <w:szCs w:val="24"/>
        </w:rPr>
        <w:t xml:space="preserve"> state court</w:t>
      </w:r>
    </w:p>
    <w:p w14:paraId="2BA226A1" w14:textId="77777777" w:rsidR="009E7B85" w:rsidRPr="0019723A" w:rsidRDefault="009E7B85" w:rsidP="0019723A">
      <w:pPr>
        <w:ind w:left="720"/>
        <w:rPr>
          <w:sz w:val="24"/>
          <w:szCs w:val="24"/>
        </w:rPr>
      </w:pPr>
    </w:p>
    <w:p w14:paraId="002D808D" w14:textId="1F343743" w:rsidR="00E00EEE" w:rsidRPr="0019723A" w:rsidRDefault="001A318D" w:rsidP="0019723A">
      <w:pPr>
        <w:pStyle w:val="WBL5eTestbank"/>
        <w:tabs>
          <w:tab w:val="clear" w:pos="2520"/>
          <w:tab w:val="clear" w:pos="4400"/>
          <w:tab w:val="clear" w:pos="5660"/>
          <w:tab w:val="left" w:pos="1440"/>
          <w:tab w:val="left" w:pos="2160"/>
          <w:tab w:val="left" w:pos="4140"/>
          <w:tab w:val="left" w:pos="5220"/>
          <w:tab w:val="left" w:pos="7200"/>
          <w:tab w:val="left" w:pos="8280"/>
        </w:tabs>
        <w:rPr>
          <w:rFonts w:ascii="Times New Roman" w:hAnsi="Times New Roman"/>
          <w:szCs w:val="24"/>
        </w:rPr>
      </w:pPr>
      <w:ins w:id="11" w:author="McNew, Amber" w:date="2020-03-04T10:06:00Z">
        <w:r>
          <w:rPr>
            <w:rFonts w:ascii="Times New Roman" w:hAnsi="Times New Roman"/>
            <w:szCs w:val="24"/>
          </w:rPr>
          <w:t>2</w:t>
        </w:r>
      </w:ins>
      <w:r w:rsidR="00AB02DB" w:rsidRPr="0019723A">
        <w:rPr>
          <w:rFonts w:ascii="Times New Roman" w:hAnsi="Times New Roman"/>
          <w:szCs w:val="24"/>
        </w:rPr>
        <w:t>9.</w:t>
      </w:r>
      <w:r w:rsidR="00E00EEE" w:rsidRPr="0019723A">
        <w:rPr>
          <w:rFonts w:ascii="Times New Roman" w:hAnsi="Times New Roman"/>
          <w:szCs w:val="24"/>
        </w:rPr>
        <w:t xml:space="preserve"> An invol</w:t>
      </w:r>
      <w:r w:rsidR="00E00EEE" w:rsidRPr="0019723A">
        <w:rPr>
          <w:rFonts w:ascii="Times New Roman" w:hAnsi="Times New Roman"/>
          <w:szCs w:val="24"/>
        </w:rPr>
        <w:softHyphen/>
        <w:t>un</w:t>
      </w:r>
      <w:r w:rsidR="00E00EEE" w:rsidRPr="0019723A">
        <w:rPr>
          <w:rFonts w:ascii="Times New Roman" w:hAnsi="Times New Roman"/>
          <w:szCs w:val="24"/>
        </w:rPr>
        <w:softHyphen/>
        <w:t>tary bankruptcy occurs when ______.</w:t>
      </w:r>
    </w:p>
    <w:p w14:paraId="62993819" w14:textId="77777777" w:rsidR="00AB02DB" w:rsidRPr="0019723A" w:rsidRDefault="00AB02DB" w:rsidP="0019723A">
      <w:pPr>
        <w:ind w:left="720"/>
        <w:rPr>
          <w:sz w:val="24"/>
          <w:szCs w:val="24"/>
        </w:rPr>
      </w:pPr>
      <w:r w:rsidRPr="0019723A">
        <w:rPr>
          <w:sz w:val="24"/>
          <w:szCs w:val="24"/>
        </w:rPr>
        <w:t>A.</w:t>
      </w:r>
      <w:r w:rsidR="00E00EEE" w:rsidRPr="0019723A">
        <w:rPr>
          <w:sz w:val="24"/>
          <w:szCs w:val="24"/>
        </w:rPr>
        <w:t xml:space="preserve"> a debtor’s debts exceed the fair market value of his or her assets</w:t>
      </w:r>
    </w:p>
    <w:p w14:paraId="1B341EF2" w14:textId="77777777" w:rsidR="00AB02DB" w:rsidRPr="0019723A" w:rsidRDefault="00AB02DB" w:rsidP="0019723A">
      <w:pPr>
        <w:ind w:left="720"/>
        <w:rPr>
          <w:sz w:val="24"/>
          <w:szCs w:val="24"/>
        </w:rPr>
      </w:pPr>
      <w:r w:rsidRPr="0019723A">
        <w:rPr>
          <w:sz w:val="24"/>
          <w:szCs w:val="24"/>
        </w:rPr>
        <w:t>B.</w:t>
      </w:r>
      <w:r w:rsidR="00E00EEE" w:rsidRPr="0019723A">
        <w:rPr>
          <w:sz w:val="24"/>
          <w:szCs w:val="24"/>
        </w:rPr>
        <w:t xml:space="preserve"> a debtor’s creditors force the debtor into bankruptcy proceedings</w:t>
      </w:r>
    </w:p>
    <w:p w14:paraId="36CDA13F" w14:textId="77777777" w:rsidR="00AB02DB" w:rsidRPr="0019723A" w:rsidRDefault="00AB02DB" w:rsidP="0019723A">
      <w:pPr>
        <w:ind w:left="720"/>
        <w:rPr>
          <w:sz w:val="24"/>
          <w:szCs w:val="24"/>
        </w:rPr>
      </w:pPr>
      <w:r w:rsidRPr="0019723A">
        <w:rPr>
          <w:sz w:val="24"/>
          <w:szCs w:val="24"/>
        </w:rPr>
        <w:t>C.</w:t>
      </w:r>
      <w:r w:rsidR="00E00EEE" w:rsidRPr="0019723A">
        <w:rPr>
          <w:sz w:val="24"/>
          <w:szCs w:val="24"/>
        </w:rPr>
        <w:t xml:space="preserve"> a debtor files forms designated for the purpose in a bankruptcy court</w:t>
      </w:r>
    </w:p>
    <w:p w14:paraId="6F4CDD66" w14:textId="77777777" w:rsidR="00AB02DB" w:rsidRPr="0019723A" w:rsidRDefault="00AB02DB" w:rsidP="0019723A">
      <w:pPr>
        <w:ind w:left="720"/>
        <w:rPr>
          <w:sz w:val="24"/>
          <w:szCs w:val="24"/>
        </w:rPr>
      </w:pPr>
      <w:r w:rsidRPr="0019723A">
        <w:rPr>
          <w:sz w:val="24"/>
          <w:szCs w:val="24"/>
        </w:rPr>
        <w:t>D.</w:t>
      </w:r>
      <w:r w:rsidR="00E00EEE" w:rsidRPr="0019723A">
        <w:rPr>
          <w:sz w:val="24"/>
          <w:szCs w:val="24"/>
        </w:rPr>
        <w:t xml:space="preserve"> a debtor is unable to pay his or her debts as they come due</w:t>
      </w:r>
    </w:p>
    <w:p w14:paraId="17AD93B2" w14:textId="77777777" w:rsidR="00E00EEE" w:rsidRPr="0019723A" w:rsidRDefault="00E00EEE" w:rsidP="0019723A">
      <w:pPr>
        <w:ind w:left="720"/>
        <w:rPr>
          <w:sz w:val="24"/>
          <w:szCs w:val="24"/>
        </w:rPr>
      </w:pPr>
    </w:p>
    <w:p w14:paraId="2D1DDFDD" w14:textId="53094C19" w:rsidR="001E3745" w:rsidRPr="0019723A" w:rsidRDefault="00AB02DB" w:rsidP="0019723A">
      <w:pPr>
        <w:pStyle w:val="NormalText"/>
        <w:rPr>
          <w:rFonts w:ascii="Times New Roman" w:hAnsi="Times New Roman" w:cs="Times New Roman"/>
          <w:sz w:val="24"/>
          <w:szCs w:val="24"/>
        </w:rPr>
      </w:pPr>
      <w:del w:id="12" w:author="McNew, Amber" w:date="2020-03-04T10:06:00Z">
        <w:r w:rsidRPr="0019723A" w:rsidDel="001A318D">
          <w:rPr>
            <w:rFonts w:ascii="Times New Roman" w:hAnsi="Times New Roman" w:cs="Times New Roman"/>
            <w:sz w:val="24"/>
            <w:szCs w:val="24"/>
          </w:rPr>
          <w:delText>10</w:delText>
        </w:r>
      </w:del>
      <w:ins w:id="13" w:author="McNew, Amber" w:date="2020-03-04T10:06:00Z">
        <w:r w:rsidR="001A318D">
          <w:rPr>
            <w:rFonts w:ascii="Times New Roman" w:hAnsi="Times New Roman" w:cs="Times New Roman"/>
            <w:sz w:val="24"/>
            <w:szCs w:val="24"/>
          </w:rPr>
          <w:t>3</w:t>
        </w:r>
        <w:r w:rsidR="001A318D" w:rsidRPr="0019723A">
          <w:rPr>
            <w:rFonts w:ascii="Times New Roman" w:hAnsi="Times New Roman" w:cs="Times New Roman"/>
            <w:sz w:val="24"/>
            <w:szCs w:val="24"/>
          </w:rPr>
          <w:t>0</w:t>
        </w:r>
      </w:ins>
      <w:r w:rsidRPr="0019723A">
        <w:rPr>
          <w:rFonts w:ascii="Times New Roman" w:hAnsi="Times New Roman" w:cs="Times New Roman"/>
          <w:sz w:val="24"/>
          <w:szCs w:val="24"/>
        </w:rPr>
        <w:t>.</w:t>
      </w:r>
      <w:r w:rsidR="00987340" w:rsidRPr="0019723A">
        <w:rPr>
          <w:rFonts w:ascii="Times New Roman" w:hAnsi="Times New Roman" w:cs="Times New Roman"/>
          <w:sz w:val="24"/>
          <w:szCs w:val="24"/>
        </w:rPr>
        <w:t xml:space="preserve"> </w:t>
      </w:r>
      <w:r w:rsidR="001E3745" w:rsidRPr="0019723A">
        <w:rPr>
          <w:rFonts w:ascii="Times New Roman" w:hAnsi="Times New Roman" w:cs="Times New Roman"/>
          <w:sz w:val="24"/>
          <w:szCs w:val="24"/>
        </w:rPr>
        <w:t>C Corporations must have ______ shareholders.</w:t>
      </w:r>
    </w:p>
    <w:p w14:paraId="520C15B0" w14:textId="77777777" w:rsidR="00AB02DB" w:rsidRPr="0019723A" w:rsidRDefault="00AB02DB" w:rsidP="0019723A">
      <w:pPr>
        <w:ind w:left="720"/>
        <w:rPr>
          <w:sz w:val="24"/>
          <w:szCs w:val="24"/>
        </w:rPr>
      </w:pPr>
      <w:r w:rsidRPr="0019723A">
        <w:rPr>
          <w:sz w:val="24"/>
          <w:szCs w:val="24"/>
        </w:rPr>
        <w:t>A.</w:t>
      </w:r>
      <w:r w:rsidR="001E3745" w:rsidRPr="0019723A">
        <w:rPr>
          <w:sz w:val="24"/>
          <w:szCs w:val="24"/>
        </w:rPr>
        <w:t xml:space="preserve"> Less than 50</w:t>
      </w:r>
    </w:p>
    <w:p w14:paraId="4C75A7DF" w14:textId="77777777" w:rsidR="00AB02DB" w:rsidRPr="0019723A" w:rsidRDefault="00AB02DB" w:rsidP="0019723A">
      <w:pPr>
        <w:ind w:left="720"/>
        <w:rPr>
          <w:sz w:val="24"/>
          <w:szCs w:val="24"/>
        </w:rPr>
      </w:pPr>
      <w:r w:rsidRPr="0019723A">
        <w:rPr>
          <w:sz w:val="24"/>
          <w:szCs w:val="24"/>
        </w:rPr>
        <w:t>B.</w:t>
      </w:r>
      <w:r w:rsidR="001E3745" w:rsidRPr="0019723A">
        <w:rPr>
          <w:sz w:val="24"/>
          <w:szCs w:val="24"/>
        </w:rPr>
        <w:t xml:space="preserve"> more than 100</w:t>
      </w:r>
    </w:p>
    <w:p w14:paraId="4BFAE374" w14:textId="77777777" w:rsidR="00AB02DB" w:rsidRPr="0019723A" w:rsidRDefault="00AB02DB" w:rsidP="0019723A">
      <w:pPr>
        <w:ind w:left="720"/>
        <w:rPr>
          <w:sz w:val="24"/>
          <w:szCs w:val="24"/>
        </w:rPr>
      </w:pPr>
      <w:r w:rsidRPr="0019723A">
        <w:rPr>
          <w:sz w:val="24"/>
          <w:szCs w:val="24"/>
        </w:rPr>
        <w:t>C.</w:t>
      </w:r>
      <w:r w:rsidR="001E3745" w:rsidRPr="0019723A">
        <w:rPr>
          <w:sz w:val="24"/>
          <w:szCs w:val="24"/>
        </w:rPr>
        <w:t xml:space="preserve"> more than 150</w:t>
      </w:r>
    </w:p>
    <w:p w14:paraId="4C99CFA4" w14:textId="77777777" w:rsidR="00AB02DB" w:rsidRPr="0019723A" w:rsidRDefault="00AB02DB" w:rsidP="0019723A">
      <w:pPr>
        <w:ind w:left="720"/>
        <w:rPr>
          <w:sz w:val="24"/>
          <w:szCs w:val="24"/>
        </w:rPr>
      </w:pPr>
      <w:r w:rsidRPr="0019723A">
        <w:rPr>
          <w:sz w:val="24"/>
          <w:szCs w:val="24"/>
        </w:rPr>
        <w:t>D.</w:t>
      </w:r>
      <w:r w:rsidR="001E3745" w:rsidRPr="0019723A">
        <w:rPr>
          <w:sz w:val="24"/>
          <w:szCs w:val="24"/>
        </w:rPr>
        <w:t xml:space="preserve"> less than 100</w:t>
      </w:r>
    </w:p>
    <w:p w14:paraId="0DE4B5B7" w14:textId="77777777" w:rsidR="00690AA5" w:rsidRPr="0019723A" w:rsidRDefault="00690AA5" w:rsidP="0019723A">
      <w:pPr>
        <w:ind w:left="720"/>
        <w:rPr>
          <w:sz w:val="24"/>
          <w:szCs w:val="24"/>
        </w:rPr>
      </w:pPr>
    </w:p>
    <w:p w14:paraId="2C01C4DC" w14:textId="2AFF96CE" w:rsidR="00AB02DB" w:rsidRPr="0019723A" w:rsidRDefault="00AB02DB" w:rsidP="0019723A">
      <w:pPr>
        <w:ind w:left="432" w:hanging="432"/>
        <w:rPr>
          <w:sz w:val="24"/>
          <w:szCs w:val="24"/>
        </w:rPr>
      </w:pPr>
      <w:del w:id="14" w:author="McNew, Amber" w:date="2020-03-04T10:07:00Z">
        <w:r w:rsidRPr="0019723A" w:rsidDel="001A318D">
          <w:rPr>
            <w:sz w:val="24"/>
            <w:szCs w:val="24"/>
          </w:rPr>
          <w:delText>11</w:delText>
        </w:r>
      </w:del>
      <w:ins w:id="15" w:author="McNew, Amber" w:date="2020-03-04T10:07:00Z">
        <w:r w:rsidR="001A318D">
          <w:rPr>
            <w:sz w:val="24"/>
            <w:szCs w:val="24"/>
          </w:rPr>
          <w:t>3</w:t>
        </w:r>
        <w:r w:rsidR="001A318D" w:rsidRPr="0019723A">
          <w:rPr>
            <w:sz w:val="24"/>
            <w:szCs w:val="24"/>
          </w:rPr>
          <w:t>1</w:t>
        </w:r>
      </w:ins>
      <w:r w:rsidRPr="0019723A">
        <w:rPr>
          <w:sz w:val="24"/>
          <w:szCs w:val="24"/>
        </w:rPr>
        <w:t>.</w:t>
      </w:r>
      <w:r w:rsidR="00690AA5" w:rsidRPr="0019723A">
        <w:rPr>
          <w:sz w:val="24"/>
          <w:szCs w:val="24"/>
        </w:rPr>
        <w:t xml:space="preserve"> The term ______ generally is used to describe a market in which there is a single seller or a very limited number of sellers.</w:t>
      </w:r>
    </w:p>
    <w:p w14:paraId="0F93D1CF" w14:textId="77777777" w:rsidR="00AB02DB" w:rsidRPr="0019723A" w:rsidRDefault="00AB02DB" w:rsidP="0019723A">
      <w:pPr>
        <w:ind w:left="720"/>
        <w:rPr>
          <w:sz w:val="24"/>
          <w:szCs w:val="24"/>
        </w:rPr>
      </w:pPr>
      <w:r w:rsidRPr="0019723A">
        <w:rPr>
          <w:sz w:val="24"/>
          <w:szCs w:val="24"/>
        </w:rPr>
        <w:t>A.</w:t>
      </w:r>
      <w:r w:rsidR="00690AA5" w:rsidRPr="0019723A">
        <w:rPr>
          <w:sz w:val="24"/>
          <w:szCs w:val="24"/>
        </w:rPr>
        <w:t xml:space="preserve"> seller’s market</w:t>
      </w:r>
    </w:p>
    <w:p w14:paraId="5C43CDFF" w14:textId="77777777" w:rsidR="00AB02DB" w:rsidRPr="0019723A" w:rsidRDefault="00AB02DB" w:rsidP="0019723A">
      <w:pPr>
        <w:ind w:left="720"/>
        <w:rPr>
          <w:sz w:val="24"/>
          <w:szCs w:val="24"/>
        </w:rPr>
      </w:pPr>
      <w:r w:rsidRPr="0019723A">
        <w:rPr>
          <w:sz w:val="24"/>
          <w:szCs w:val="24"/>
        </w:rPr>
        <w:t>B.</w:t>
      </w:r>
      <w:r w:rsidR="00690AA5" w:rsidRPr="0019723A">
        <w:rPr>
          <w:sz w:val="24"/>
          <w:szCs w:val="24"/>
        </w:rPr>
        <w:t xml:space="preserve"> major market</w:t>
      </w:r>
    </w:p>
    <w:p w14:paraId="34E803E6" w14:textId="77777777" w:rsidR="00AB02DB" w:rsidRPr="0019723A" w:rsidRDefault="00AB02DB" w:rsidP="0019723A">
      <w:pPr>
        <w:ind w:left="720"/>
        <w:rPr>
          <w:sz w:val="24"/>
          <w:szCs w:val="24"/>
        </w:rPr>
      </w:pPr>
      <w:r w:rsidRPr="0019723A">
        <w:rPr>
          <w:sz w:val="24"/>
          <w:szCs w:val="24"/>
        </w:rPr>
        <w:t>C.</w:t>
      </w:r>
      <w:r w:rsidR="00690AA5" w:rsidRPr="0019723A">
        <w:rPr>
          <w:sz w:val="24"/>
          <w:szCs w:val="24"/>
        </w:rPr>
        <w:t xml:space="preserve"> monopoly</w:t>
      </w:r>
    </w:p>
    <w:p w14:paraId="5D601296" w14:textId="77777777" w:rsidR="00AB02DB" w:rsidRPr="0019723A" w:rsidRDefault="00AB02DB" w:rsidP="0019723A">
      <w:pPr>
        <w:ind w:left="720"/>
        <w:rPr>
          <w:sz w:val="24"/>
          <w:szCs w:val="24"/>
        </w:rPr>
      </w:pPr>
      <w:r w:rsidRPr="0019723A">
        <w:rPr>
          <w:sz w:val="24"/>
          <w:szCs w:val="24"/>
        </w:rPr>
        <w:t>D.</w:t>
      </w:r>
      <w:r w:rsidR="00690AA5" w:rsidRPr="0019723A">
        <w:rPr>
          <w:sz w:val="24"/>
          <w:szCs w:val="24"/>
        </w:rPr>
        <w:t xml:space="preserve"> single market</w:t>
      </w:r>
    </w:p>
    <w:p w14:paraId="66204FF1" w14:textId="77777777" w:rsidR="00690AA5" w:rsidRPr="0019723A" w:rsidRDefault="00690AA5" w:rsidP="0019723A">
      <w:pPr>
        <w:ind w:left="720"/>
        <w:rPr>
          <w:sz w:val="24"/>
          <w:szCs w:val="24"/>
        </w:rPr>
      </w:pPr>
    </w:p>
    <w:p w14:paraId="0C954F88" w14:textId="5AF9A9D8" w:rsidR="00AB02DB" w:rsidRPr="0019723A" w:rsidRDefault="00AB02DB" w:rsidP="0019723A">
      <w:pPr>
        <w:ind w:left="360" w:hanging="360"/>
        <w:rPr>
          <w:sz w:val="24"/>
          <w:szCs w:val="24"/>
        </w:rPr>
      </w:pPr>
      <w:del w:id="16" w:author="McNew, Amber" w:date="2020-03-04T10:07:00Z">
        <w:r w:rsidRPr="0019723A" w:rsidDel="001A318D">
          <w:rPr>
            <w:sz w:val="24"/>
            <w:szCs w:val="24"/>
          </w:rPr>
          <w:delText>12</w:delText>
        </w:r>
      </w:del>
      <w:ins w:id="17" w:author="McNew, Amber" w:date="2020-03-04T10:07:00Z">
        <w:r w:rsidR="001A318D">
          <w:rPr>
            <w:sz w:val="24"/>
            <w:szCs w:val="24"/>
          </w:rPr>
          <w:t>3</w:t>
        </w:r>
        <w:r w:rsidR="001A318D" w:rsidRPr="0019723A">
          <w:rPr>
            <w:sz w:val="24"/>
            <w:szCs w:val="24"/>
          </w:rPr>
          <w:t>2</w:t>
        </w:r>
      </w:ins>
      <w:r w:rsidRPr="0019723A">
        <w:rPr>
          <w:sz w:val="24"/>
          <w:szCs w:val="24"/>
        </w:rPr>
        <w:t>.</w:t>
      </w:r>
      <w:r w:rsidR="0092543B" w:rsidRPr="0019723A">
        <w:rPr>
          <w:sz w:val="24"/>
          <w:szCs w:val="24"/>
        </w:rPr>
        <w:t xml:space="preserve"> The ______ must intend to commit an act, the consequences of which interfere with the person or business interests of another in a way not permitted by law. </w:t>
      </w:r>
    </w:p>
    <w:p w14:paraId="37137F99" w14:textId="77777777" w:rsidR="00AB02DB" w:rsidRPr="0019723A" w:rsidRDefault="00AB02DB" w:rsidP="0019723A">
      <w:pPr>
        <w:ind w:left="720"/>
        <w:rPr>
          <w:sz w:val="24"/>
          <w:szCs w:val="24"/>
        </w:rPr>
      </w:pPr>
      <w:r w:rsidRPr="0019723A">
        <w:rPr>
          <w:sz w:val="24"/>
          <w:szCs w:val="24"/>
        </w:rPr>
        <w:t>A.</w:t>
      </w:r>
      <w:r w:rsidR="0092543B" w:rsidRPr="0019723A">
        <w:rPr>
          <w:sz w:val="24"/>
          <w:szCs w:val="24"/>
        </w:rPr>
        <w:t xml:space="preserve"> interceptor</w:t>
      </w:r>
    </w:p>
    <w:p w14:paraId="50043301" w14:textId="77777777" w:rsidR="00AB02DB" w:rsidRPr="0019723A" w:rsidRDefault="00AB02DB" w:rsidP="0019723A">
      <w:pPr>
        <w:ind w:left="720"/>
        <w:rPr>
          <w:sz w:val="24"/>
          <w:szCs w:val="24"/>
        </w:rPr>
      </w:pPr>
      <w:r w:rsidRPr="0019723A">
        <w:rPr>
          <w:sz w:val="24"/>
          <w:szCs w:val="24"/>
        </w:rPr>
        <w:t>B.</w:t>
      </w:r>
      <w:r w:rsidR="0092543B" w:rsidRPr="0019723A">
        <w:rPr>
          <w:sz w:val="24"/>
          <w:szCs w:val="24"/>
        </w:rPr>
        <w:t xml:space="preserve"> tortfeasor</w:t>
      </w:r>
    </w:p>
    <w:p w14:paraId="55922922" w14:textId="77777777" w:rsidR="00AB02DB" w:rsidRPr="0019723A" w:rsidRDefault="00AB02DB" w:rsidP="0019723A">
      <w:pPr>
        <w:ind w:left="720"/>
        <w:rPr>
          <w:sz w:val="24"/>
          <w:szCs w:val="24"/>
        </w:rPr>
      </w:pPr>
      <w:r w:rsidRPr="0019723A">
        <w:rPr>
          <w:sz w:val="24"/>
          <w:szCs w:val="24"/>
        </w:rPr>
        <w:t>C.</w:t>
      </w:r>
      <w:r w:rsidR="0092543B" w:rsidRPr="0019723A">
        <w:rPr>
          <w:sz w:val="24"/>
          <w:szCs w:val="24"/>
        </w:rPr>
        <w:t xml:space="preserve"> defense</w:t>
      </w:r>
    </w:p>
    <w:p w14:paraId="72EAB054" w14:textId="77777777" w:rsidR="00AB02DB" w:rsidRPr="0019723A" w:rsidRDefault="00AB02DB" w:rsidP="0019723A">
      <w:pPr>
        <w:ind w:left="720"/>
        <w:rPr>
          <w:sz w:val="24"/>
          <w:szCs w:val="24"/>
        </w:rPr>
      </w:pPr>
      <w:r w:rsidRPr="0019723A">
        <w:rPr>
          <w:sz w:val="24"/>
          <w:szCs w:val="24"/>
        </w:rPr>
        <w:t>D.</w:t>
      </w:r>
      <w:r w:rsidR="0092543B" w:rsidRPr="0019723A">
        <w:rPr>
          <w:sz w:val="24"/>
          <w:szCs w:val="24"/>
        </w:rPr>
        <w:t xml:space="preserve"> proximate cause</w:t>
      </w:r>
    </w:p>
    <w:p w14:paraId="2DBF0D7D" w14:textId="77777777" w:rsidR="00815C7E" w:rsidRPr="0019723A" w:rsidRDefault="00815C7E" w:rsidP="0019723A">
      <w:pPr>
        <w:ind w:left="720"/>
        <w:rPr>
          <w:sz w:val="24"/>
          <w:szCs w:val="24"/>
        </w:rPr>
      </w:pPr>
    </w:p>
    <w:p w14:paraId="1B62264D" w14:textId="0634786C" w:rsidR="001318FE" w:rsidRPr="0019723A" w:rsidRDefault="00AB02DB" w:rsidP="0019723A">
      <w:pPr>
        <w:rPr>
          <w:sz w:val="24"/>
          <w:szCs w:val="24"/>
        </w:rPr>
      </w:pPr>
      <w:del w:id="18" w:author="McNew, Amber" w:date="2020-03-04T10:07:00Z">
        <w:r w:rsidRPr="0019723A" w:rsidDel="001A318D">
          <w:rPr>
            <w:sz w:val="24"/>
            <w:szCs w:val="24"/>
          </w:rPr>
          <w:delText>13</w:delText>
        </w:r>
      </w:del>
      <w:ins w:id="19" w:author="McNew, Amber" w:date="2020-03-04T10:07:00Z">
        <w:r w:rsidR="001A318D">
          <w:rPr>
            <w:sz w:val="24"/>
            <w:szCs w:val="24"/>
          </w:rPr>
          <w:t>3</w:t>
        </w:r>
        <w:r w:rsidR="001A318D" w:rsidRPr="0019723A">
          <w:rPr>
            <w:sz w:val="24"/>
            <w:szCs w:val="24"/>
          </w:rPr>
          <w:t>3</w:t>
        </w:r>
      </w:ins>
      <w:r w:rsidRPr="0019723A">
        <w:rPr>
          <w:sz w:val="24"/>
          <w:szCs w:val="24"/>
        </w:rPr>
        <w:t>.</w:t>
      </w:r>
      <w:r w:rsidR="001318FE" w:rsidRPr="0019723A">
        <w:rPr>
          <w:sz w:val="24"/>
          <w:szCs w:val="24"/>
        </w:rPr>
        <w:t xml:space="preserve"> Certain conduct, whether it consists of an action or failure to act, may be treated as ______.</w:t>
      </w:r>
    </w:p>
    <w:p w14:paraId="15936464" w14:textId="77777777" w:rsidR="001318FE" w:rsidRPr="0019723A" w:rsidRDefault="001318FE" w:rsidP="0019723A">
      <w:pPr>
        <w:ind w:left="720"/>
        <w:rPr>
          <w:sz w:val="24"/>
          <w:szCs w:val="24"/>
        </w:rPr>
      </w:pPr>
      <w:r w:rsidRPr="0019723A">
        <w:rPr>
          <w:sz w:val="24"/>
          <w:szCs w:val="24"/>
        </w:rPr>
        <w:t>A. Res Ispa Loquitur</w:t>
      </w:r>
    </w:p>
    <w:p w14:paraId="646120B7" w14:textId="77777777" w:rsidR="001318FE" w:rsidRPr="0019723A" w:rsidRDefault="001318FE" w:rsidP="0019723A">
      <w:pPr>
        <w:ind w:left="720"/>
        <w:rPr>
          <w:sz w:val="24"/>
          <w:szCs w:val="24"/>
        </w:rPr>
      </w:pPr>
      <w:r w:rsidRPr="0019723A">
        <w:rPr>
          <w:sz w:val="24"/>
          <w:szCs w:val="24"/>
        </w:rPr>
        <w:t>B.</w:t>
      </w:r>
      <w:r w:rsidR="00CF32F4" w:rsidRPr="0019723A">
        <w:rPr>
          <w:sz w:val="24"/>
          <w:szCs w:val="24"/>
        </w:rPr>
        <w:t xml:space="preserve"> </w:t>
      </w:r>
      <w:r w:rsidR="007B6742" w:rsidRPr="0019723A">
        <w:rPr>
          <w:sz w:val="24"/>
          <w:szCs w:val="24"/>
        </w:rPr>
        <w:t>strict liability</w:t>
      </w:r>
    </w:p>
    <w:p w14:paraId="3764FAFA" w14:textId="77777777" w:rsidR="001318FE" w:rsidRPr="0019723A" w:rsidRDefault="001318FE" w:rsidP="0019723A">
      <w:pPr>
        <w:ind w:left="720"/>
        <w:rPr>
          <w:sz w:val="24"/>
          <w:szCs w:val="24"/>
        </w:rPr>
      </w:pPr>
      <w:r w:rsidRPr="0019723A">
        <w:rPr>
          <w:sz w:val="24"/>
          <w:szCs w:val="24"/>
        </w:rPr>
        <w:t>C. Negligence Per Se</w:t>
      </w:r>
    </w:p>
    <w:p w14:paraId="5386C7DB" w14:textId="77777777" w:rsidR="001318FE" w:rsidRPr="0019723A" w:rsidRDefault="001318FE" w:rsidP="0019723A">
      <w:pPr>
        <w:ind w:left="720"/>
        <w:rPr>
          <w:sz w:val="24"/>
          <w:szCs w:val="24"/>
        </w:rPr>
      </w:pPr>
      <w:r w:rsidRPr="0019723A">
        <w:rPr>
          <w:sz w:val="24"/>
          <w:szCs w:val="24"/>
        </w:rPr>
        <w:t>D.</w:t>
      </w:r>
      <w:r w:rsidR="00CF32F4" w:rsidRPr="0019723A">
        <w:rPr>
          <w:sz w:val="24"/>
          <w:szCs w:val="24"/>
        </w:rPr>
        <w:t xml:space="preserve"> inconsistent duty</w:t>
      </w:r>
    </w:p>
    <w:p w14:paraId="6B62F1B3" w14:textId="77777777" w:rsidR="00815C7E" w:rsidRPr="0019723A" w:rsidRDefault="00815C7E" w:rsidP="0019723A">
      <w:pPr>
        <w:rPr>
          <w:sz w:val="24"/>
          <w:szCs w:val="24"/>
        </w:rPr>
      </w:pPr>
    </w:p>
    <w:p w14:paraId="02F2C34E" w14:textId="77777777" w:rsidR="00815C7E" w:rsidRPr="0019723A" w:rsidRDefault="00815C7E" w:rsidP="0019723A">
      <w:pPr>
        <w:ind w:left="720"/>
        <w:rPr>
          <w:sz w:val="24"/>
          <w:szCs w:val="24"/>
        </w:rPr>
      </w:pPr>
    </w:p>
    <w:p w14:paraId="680A4E5D" w14:textId="77777777" w:rsidR="00815C7E" w:rsidRPr="0019723A" w:rsidRDefault="00815C7E" w:rsidP="0019723A">
      <w:pPr>
        <w:ind w:left="720"/>
        <w:rPr>
          <w:sz w:val="24"/>
          <w:szCs w:val="24"/>
        </w:rPr>
      </w:pPr>
    </w:p>
    <w:p w14:paraId="19219836" w14:textId="77777777" w:rsidR="00815C7E" w:rsidRDefault="00815C7E" w:rsidP="0019723A">
      <w:pPr>
        <w:ind w:left="720"/>
        <w:rPr>
          <w:sz w:val="24"/>
          <w:szCs w:val="24"/>
        </w:rPr>
      </w:pPr>
    </w:p>
    <w:p w14:paraId="296FEF7D" w14:textId="77777777" w:rsidR="0019723A" w:rsidRPr="0019723A" w:rsidRDefault="0019723A" w:rsidP="0019723A">
      <w:pPr>
        <w:ind w:left="720"/>
        <w:rPr>
          <w:sz w:val="24"/>
          <w:szCs w:val="24"/>
        </w:rPr>
      </w:pPr>
    </w:p>
    <w:p w14:paraId="23A563FA" w14:textId="1D234893" w:rsidR="00AB02DB" w:rsidRPr="0019723A" w:rsidRDefault="00AB02DB" w:rsidP="0019723A">
      <w:pPr>
        <w:rPr>
          <w:sz w:val="24"/>
          <w:szCs w:val="24"/>
        </w:rPr>
      </w:pPr>
      <w:del w:id="20" w:author="McNew, Amber" w:date="2020-03-04T10:07:00Z">
        <w:r w:rsidRPr="0019723A" w:rsidDel="001A318D">
          <w:rPr>
            <w:sz w:val="24"/>
            <w:szCs w:val="24"/>
          </w:rPr>
          <w:delText>14</w:delText>
        </w:r>
      </w:del>
      <w:ins w:id="21" w:author="McNew, Amber" w:date="2020-03-04T10:07:00Z">
        <w:r w:rsidR="001A318D">
          <w:rPr>
            <w:sz w:val="24"/>
            <w:szCs w:val="24"/>
          </w:rPr>
          <w:t>3</w:t>
        </w:r>
        <w:r w:rsidR="001A318D" w:rsidRPr="0019723A">
          <w:rPr>
            <w:sz w:val="24"/>
            <w:szCs w:val="24"/>
          </w:rPr>
          <w:t>4</w:t>
        </w:r>
      </w:ins>
      <w:r w:rsidRPr="0019723A">
        <w:rPr>
          <w:sz w:val="24"/>
          <w:szCs w:val="24"/>
        </w:rPr>
        <w:t>.</w:t>
      </w:r>
      <w:r w:rsidR="00DE703F" w:rsidRPr="0019723A">
        <w:rPr>
          <w:sz w:val="24"/>
          <w:szCs w:val="24"/>
        </w:rPr>
        <w:t xml:space="preserve"> According to Amendment XX, the terms of the President and Vice President shall end at noon on the ______.</w:t>
      </w:r>
    </w:p>
    <w:p w14:paraId="2776F31B" w14:textId="77777777" w:rsidR="00AB02DB" w:rsidRPr="0019723A" w:rsidRDefault="00AB02DB" w:rsidP="0019723A">
      <w:pPr>
        <w:ind w:left="720"/>
        <w:rPr>
          <w:sz w:val="24"/>
          <w:szCs w:val="24"/>
        </w:rPr>
      </w:pPr>
      <w:r w:rsidRPr="0019723A">
        <w:rPr>
          <w:sz w:val="24"/>
          <w:szCs w:val="24"/>
        </w:rPr>
        <w:t>A.</w:t>
      </w:r>
      <w:r w:rsidR="00DE703F" w:rsidRPr="0019723A">
        <w:rPr>
          <w:sz w:val="24"/>
          <w:szCs w:val="24"/>
        </w:rPr>
        <w:t xml:space="preserve"> 4</w:t>
      </w:r>
      <w:r w:rsidR="00DE703F" w:rsidRPr="0019723A">
        <w:rPr>
          <w:sz w:val="24"/>
          <w:szCs w:val="24"/>
          <w:vertAlign w:val="superscript"/>
        </w:rPr>
        <w:t>th</w:t>
      </w:r>
      <w:r w:rsidR="00DE703F" w:rsidRPr="0019723A">
        <w:rPr>
          <w:sz w:val="24"/>
          <w:szCs w:val="24"/>
        </w:rPr>
        <w:t xml:space="preserve"> day of July</w:t>
      </w:r>
    </w:p>
    <w:p w14:paraId="250C3CAF" w14:textId="77777777" w:rsidR="00AB02DB" w:rsidRPr="0019723A" w:rsidRDefault="00AB02DB" w:rsidP="0019723A">
      <w:pPr>
        <w:ind w:left="720"/>
        <w:rPr>
          <w:sz w:val="24"/>
          <w:szCs w:val="24"/>
        </w:rPr>
      </w:pPr>
      <w:r w:rsidRPr="0019723A">
        <w:rPr>
          <w:sz w:val="24"/>
          <w:szCs w:val="24"/>
        </w:rPr>
        <w:t>B.</w:t>
      </w:r>
      <w:r w:rsidR="00DE703F" w:rsidRPr="0019723A">
        <w:rPr>
          <w:sz w:val="24"/>
          <w:szCs w:val="24"/>
        </w:rPr>
        <w:t xml:space="preserve"> 3</w:t>
      </w:r>
      <w:r w:rsidR="00DE703F" w:rsidRPr="0019723A">
        <w:rPr>
          <w:sz w:val="24"/>
          <w:szCs w:val="24"/>
          <w:vertAlign w:val="superscript"/>
        </w:rPr>
        <w:t>rd</w:t>
      </w:r>
      <w:r w:rsidR="00DE703F" w:rsidRPr="0019723A">
        <w:rPr>
          <w:sz w:val="24"/>
          <w:szCs w:val="24"/>
        </w:rPr>
        <w:t xml:space="preserve"> day of November</w:t>
      </w:r>
    </w:p>
    <w:p w14:paraId="6F9AC8B8" w14:textId="77777777" w:rsidR="00AB02DB" w:rsidRPr="0019723A" w:rsidRDefault="00AB02DB" w:rsidP="0019723A">
      <w:pPr>
        <w:ind w:left="720"/>
        <w:rPr>
          <w:sz w:val="24"/>
          <w:szCs w:val="24"/>
        </w:rPr>
      </w:pPr>
      <w:r w:rsidRPr="0019723A">
        <w:rPr>
          <w:sz w:val="24"/>
          <w:szCs w:val="24"/>
        </w:rPr>
        <w:t>C.</w:t>
      </w:r>
      <w:r w:rsidR="00DE703F" w:rsidRPr="0019723A">
        <w:rPr>
          <w:sz w:val="24"/>
          <w:szCs w:val="24"/>
        </w:rPr>
        <w:t xml:space="preserve"> 1</w:t>
      </w:r>
      <w:r w:rsidR="00DE703F" w:rsidRPr="0019723A">
        <w:rPr>
          <w:sz w:val="24"/>
          <w:szCs w:val="24"/>
          <w:vertAlign w:val="superscript"/>
        </w:rPr>
        <w:t>st</w:t>
      </w:r>
      <w:r w:rsidR="00DE703F" w:rsidRPr="0019723A">
        <w:rPr>
          <w:sz w:val="24"/>
          <w:szCs w:val="24"/>
        </w:rPr>
        <w:t xml:space="preserve"> day of January</w:t>
      </w:r>
    </w:p>
    <w:p w14:paraId="7EE5DD5C" w14:textId="77777777" w:rsidR="00AB02DB" w:rsidRPr="0019723A" w:rsidRDefault="00AB02DB" w:rsidP="0019723A">
      <w:pPr>
        <w:ind w:left="720"/>
        <w:rPr>
          <w:sz w:val="24"/>
          <w:szCs w:val="24"/>
        </w:rPr>
      </w:pPr>
      <w:r w:rsidRPr="0019723A">
        <w:rPr>
          <w:sz w:val="24"/>
          <w:szCs w:val="24"/>
        </w:rPr>
        <w:t>D.</w:t>
      </w:r>
      <w:r w:rsidR="00DE703F" w:rsidRPr="0019723A">
        <w:rPr>
          <w:sz w:val="24"/>
          <w:szCs w:val="24"/>
        </w:rPr>
        <w:t xml:space="preserve"> 20th day of January</w:t>
      </w:r>
    </w:p>
    <w:p w14:paraId="7194DBDC" w14:textId="77777777" w:rsidR="00B17773" w:rsidRPr="0019723A" w:rsidRDefault="00B17773" w:rsidP="0019723A">
      <w:pPr>
        <w:ind w:left="720"/>
        <w:rPr>
          <w:sz w:val="24"/>
          <w:szCs w:val="24"/>
        </w:rPr>
      </w:pPr>
    </w:p>
    <w:p w14:paraId="47391410" w14:textId="285133F9" w:rsidR="00AB02DB" w:rsidRPr="0019723A" w:rsidRDefault="00AB02DB" w:rsidP="0019723A">
      <w:pPr>
        <w:ind w:left="360" w:hanging="360"/>
        <w:rPr>
          <w:sz w:val="24"/>
          <w:szCs w:val="24"/>
        </w:rPr>
      </w:pPr>
      <w:del w:id="22" w:author="McNew, Amber" w:date="2020-03-04T10:07:00Z">
        <w:r w:rsidRPr="0019723A" w:rsidDel="001A318D">
          <w:rPr>
            <w:sz w:val="24"/>
            <w:szCs w:val="24"/>
          </w:rPr>
          <w:delText>15</w:delText>
        </w:r>
      </w:del>
      <w:ins w:id="23" w:author="McNew, Amber" w:date="2020-03-04T10:07:00Z">
        <w:r w:rsidR="001A318D">
          <w:rPr>
            <w:sz w:val="24"/>
            <w:szCs w:val="24"/>
          </w:rPr>
          <w:t>3</w:t>
        </w:r>
        <w:r w:rsidR="001A318D" w:rsidRPr="0019723A">
          <w:rPr>
            <w:sz w:val="24"/>
            <w:szCs w:val="24"/>
          </w:rPr>
          <w:t>5</w:t>
        </w:r>
      </w:ins>
      <w:r w:rsidRPr="0019723A">
        <w:rPr>
          <w:sz w:val="24"/>
          <w:szCs w:val="24"/>
        </w:rPr>
        <w:t>.</w:t>
      </w:r>
      <w:r w:rsidR="00B17773" w:rsidRPr="0019723A">
        <w:rPr>
          <w:sz w:val="24"/>
          <w:szCs w:val="24"/>
        </w:rPr>
        <w:t xml:space="preserve"> Currencies are considered “convertible” when they can be freely exchanged on for the other at a specified market rate in a ______.</w:t>
      </w:r>
    </w:p>
    <w:p w14:paraId="713DB740" w14:textId="77777777" w:rsidR="00AB02DB" w:rsidRPr="0019723A" w:rsidRDefault="00AB02DB" w:rsidP="0019723A">
      <w:pPr>
        <w:ind w:left="720"/>
        <w:rPr>
          <w:sz w:val="24"/>
          <w:szCs w:val="24"/>
        </w:rPr>
      </w:pPr>
      <w:r w:rsidRPr="0019723A">
        <w:rPr>
          <w:sz w:val="24"/>
          <w:szCs w:val="24"/>
        </w:rPr>
        <w:t>A.</w:t>
      </w:r>
      <w:r w:rsidR="00B17773" w:rsidRPr="0019723A">
        <w:rPr>
          <w:sz w:val="24"/>
          <w:szCs w:val="24"/>
        </w:rPr>
        <w:t xml:space="preserve"> foreign exchange market</w:t>
      </w:r>
    </w:p>
    <w:p w14:paraId="0EAA0FC9" w14:textId="77777777" w:rsidR="00AB02DB" w:rsidRPr="0019723A" w:rsidRDefault="00AB02DB" w:rsidP="0019723A">
      <w:pPr>
        <w:ind w:left="720"/>
        <w:rPr>
          <w:sz w:val="24"/>
          <w:szCs w:val="24"/>
        </w:rPr>
      </w:pPr>
      <w:r w:rsidRPr="0019723A">
        <w:rPr>
          <w:sz w:val="24"/>
          <w:szCs w:val="24"/>
        </w:rPr>
        <w:t>B.</w:t>
      </w:r>
      <w:r w:rsidR="00B17773" w:rsidRPr="0019723A">
        <w:rPr>
          <w:sz w:val="24"/>
          <w:szCs w:val="24"/>
        </w:rPr>
        <w:t xml:space="preserve"> stock market</w:t>
      </w:r>
    </w:p>
    <w:p w14:paraId="28F2EB40" w14:textId="77777777" w:rsidR="00AB02DB" w:rsidRPr="0019723A" w:rsidRDefault="00AB02DB" w:rsidP="0019723A">
      <w:pPr>
        <w:ind w:left="720"/>
        <w:rPr>
          <w:sz w:val="24"/>
          <w:szCs w:val="24"/>
        </w:rPr>
      </w:pPr>
      <w:r w:rsidRPr="0019723A">
        <w:rPr>
          <w:sz w:val="24"/>
          <w:szCs w:val="24"/>
        </w:rPr>
        <w:t>C.</w:t>
      </w:r>
      <w:r w:rsidR="00B17773" w:rsidRPr="0019723A">
        <w:rPr>
          <w:sz w:val="24"/>
          <w:szCs w:val="24"/>
        </w:rPr>
        <w:t xml:space="preserve"> federal bank</w:t>
      </w:r>
    </w:p>
    <w:p w14:paraId="687CF1C9" w14:textId="77777777" w:rsidR="00AB02DB" w:rsidRPr="0019723A" w:rsidRDefault="00AB02DB" w:rsidP="0019723A">
      <w:pPr>
        <w:ind w:left="720"/>
        <w:rPr>
          <w:sz w:val="24"/>
          <w:szCs w:val="24"/>
        </w:rPr>
      </w:pPr>
      <w:r w:rsidRPr="0019723A">
        <w:rPr>
          <w:sz w:val="24"/>
          <w:szCs w:val="24"/>
        </w:rPr>
        <w:t>D.</w:t>
      </w:r>
      <w:r w:rsidR="00B17773" w:rsidRPr="0019723A">
        <w:rPr>
          <w:sz w:val="24"/>
          <w:szCs w:val="24"/>
        </w:rPr>
        <w:t xml:space="preserve"> international bank</w:t>
      </w:r>
    </w:p>
    <w:p w14:paraId="769D0D3C" w14:textId="77777777" w:rsidR="00B17773" w:rsidRPr="0019723A" w:rsidRDefault="00B17773" w:rsidP="0019723A">
      <w:pPr>
        <w:ind w:left="720"/>
        <w:rPr>
          <w:sz w:val="24"/>
          <w:szCs w:val="24"/>
        </w:rPr>
      </w:pPr>
    </w:p>
    <w:p w14:paraId="65A14DEA" w14:textId="696A094E" w:rsidR="00AB02DB" w:rsidRPr="0019723A" w:rsidRDefault="00AB02DB" w:rsidP="0019723A">
      <w:pPr>
        <w:ind w:left="360" w:hanging="360"/>
        <w:rPr>
          <w:sz w:val="24"/>
          <w:szCs w:val="24"/>
        </w:rPr>
      </w:pPr>
      <w:del w:id="24" w:author="McNew, Amber" w:date="2020-03-04T10:07:00Z">
        <w:r w:rsidRPr="0019723A" w:rsidDel="001A318D">
          <w:rPr>
            <w:sz w:val="24"/>
            <w:szCs w:val="24"/>
          </w:rPr>
          <w:delText>16</w:delText>
        </w:r>
      </w:del>
      <w:ins w:id="25" w:author="McNew, Amber" w:date="2020-03-04T10:07:00Z">
        <w:r w:rsidR="001A318D">
          <w:rPr>
            <w:sz w:val="24"/>
            <w:szCs w:val="24"/>
          </w:rPr>
          <w:t>3</w:t>
        </w:r>
        <w:r w:rsidR="001A318D" w:rsidRPr="0019723A">
          <w:rPr>
            <w:sz w:val="24"/>
            <w:szCs w:val="24"/>
          </w:rPr>
          <w:t>6</w:t>
        </w:r>
      </w:ins>
      <w:r w:rsidRPr="0019723A">
        <w:rPr>
          <w:sz w:val="24"/>
          <w:szCs w:val="24"/>
        </w:rPr>
        <w:t>.</w:t>
      </w:r>
      <w:r w:rsidR="00B95294" w:rsidRPr="0019723A">
        <w:rPr>
          <w:sz w:val="24"/>
          <w:szCs w:val="24"/>
        </w:rPr>
        <w:t xml:space="preserve"> </w:t>
      </w:r>
      <w:r w:rsidR="00C4037B" w:rsidRPr="0019723A">
        <w:rPr>
          <w:sz w:val="24"/>
          <w:szCs w:val="24"/>
        </w:rPr>
        <w:t xml:space="preserve">______ is the capacity required by the law for a party who enters into a contact to be bound by that contact. </w:t>
      </w:r>
    </w:p>
    <w:p w14:paraId="638798D0" w14:textId="77777777" w:rsidR="00AB02DB" w:rsidRPr="0019723A" w:rsidRDefault="00AB02DB" w:rsidP="0019723A">
      <w:pPr>
        <w:ind w:left="720"/>
        <w:rPr>
          <w:sz w:val="24"/>
          <w:szCs w:val="24"/>
        </w:rPr>
      </w:pPr>
      <w:r w:rsidRPr="0019723A">
        <w:rPr>
          <w:sz w:val="24"/>
          <w:szCs w:val="24"/>
        </w:rPr>
        <w:t>A.</w:t>
      </w:r>
      <w:r w:rsidR="00C4037B" w:rsidRPr="0019723A">
        <w:rPr>
          <w:sz w:val="24"/>
          <w:szCs w:val="24"/>
        </w:rPr>
        <w:t xml:space="preserve"> Contractual Capacity</w:t>
      </w:r>
    </w:p>
    <w:p w14:paraId="3AF23F7B" w14:textId="77777777" w:rsidR="00AB02DB" w:rsidRPr="0019723A" w:rsidRDefault="00AB02DB" w:rsidP="0019723A">
      <w:pPr>
        <w:ind w:left="720"/>
        <w:rPr>
          <w:sz w:val="24"/>
          <w:szCs w:val="24"/>
        </w:rPr>
      </w:pPr>
      <w:r w:rsidRPr="0019723A">
        <w:rPr>
          <w:sz w:val="24"/>
          <w:szCs w:val="24"/>
        </w:rPr>
        <w:t>B.</w:t>
      </w:r>
      <w:r w:rsidR="00C4037B" w:rsidRPr="0019723A">
        <w:rPr>
          <w:sz w:val="24"/>
          <w:szCs w:val="24"/>
        </w:rPr>
        <w:t xml:space="preserve"> Clear Understanding Concept</w:t>
      </w:r>
    </w:p>
    <w:p w14:paraId="23CE60F5" w14:textId="77777777" w:rsidR="00AB02DB" w:rsidRPr="0019723A" w:rsidRDefault="00AB02DB" w:rsidP="0019723A">
      <w:pPr>
        <w:ind w:left="720"/>
        <w:rPr>
          <w:sz w:val="24"/>
          <w:szCs w:val="24"/>
        </w:rPr>
      </w:pPr>
      <w:r w:rsidRPr="0019723A">
        <w:rPr>
          <w:sz w:val="24"/>
          <w:szCs w:val="24"/>
        </w:rPr>
        <w:t>C.</w:t>
      </w:r>
      <w:r w:rsidR="00C4037B" w:rsidRPr="0019723A">
        <w:rPr>
          <w:sz w:val="24"/>
          <w:szCs w:val="24"/>
        </w:rPr>
        <w:t xml:space="preserve"> American Citizen Proof</w:t>
      </w:r>
    </w:p>
    <w:p w14:paraId="4050926D" w14:textId="77777777" w:rsidR="00AB02DB" w:rsidRPr="0019723A" w:rsidRDefault="00AB02DB" w:rsidP="0019723A">
      <w:pPr>
        <w:ind w:left="720"/>
        <w:rPr>
          <w:sz w:val="24"/>
          <w:szCs w:val="24"/>
        </w:rPr>
      </w:pPr>
      <w:r w:rsidRPr="0019723A">
        <w:rPr>
          <w:sz w:val="24"/>
          <w:szCs w:val="24"/>
        </w:rPr>
        <w:t>D.</w:t>
      </w:r>
      <w:r w:rsidR="00C4037B" w:rsidRPr="0019723A">
        <w:rPr>
          <w:sz w:val="24"/>
          <w:szCs w:val="24"/>
        </w:rPr>
        <w:t xml:space="preserve"> Contractual Advantage </w:t>
      </w:r>
    </w:p>
    <w:p w14:paraId="54CD245A" w14:textId="77777777" w:rsidR="002F6E32" w:rsidRPr="0019723A" w:rsidRDefault="002F6E32" w:rsidP="0019723A">
      <w:pPr>
        <w:ind w:left="720"/>
        <w:rPr>
          <w:sz w:val="24"/>
          <w:szCs w:val="24"/>
        </w:rPr>
      </w:pPr>
    </w:p>
    <w:p w14:paraId="3510BF2C" w14:textId="1EE12DC4" w:rsidR="00AB02DB" w:rsidRPr="0019723A" w:rsidRDefault="00AB02DB" w:rsidP="0019723A">
      <w:pPr>
        <w:ind w:left="360" w:hanging="360"/>
        <w:rPr>
          <w:sz w:val="24"/>
          <w:szCs w:val="24"/>
        </w:rPr>
      </w:pPr>
      <w:del w:id="26" w:author="McNew, Amber" w:date="2020-03-04T10:07:00Z">
        <w:r w:rsidRPr="0019723A" w:rsidDel="001A318D">
          <w:rPr>
            <w:sz w:val="24"/>
            <w:szCs w:val="24"/>
          </w:rPr>
          <w:delText>17</w:delText>
        </w:r>
      </w:del>
      <w:ins w:id="27" w:author="McNew, Amber" w:date="2020-03-04T10:07:00Z">
        <w:r w:rsidR="001A318D">
          <w:rPr>
            <w:sz w:val="24"/>
            <w:szCs w:val="24"/>
          </w:rPr>
          <w:t>3</w:t>
        </w:r>
        <w:r w:rsidR="001A318D" w:rsidRPr="0019723A">
          <w:rPr>
            <w:sz w:val="24"/>
            <w:szCs w:val="24"/>
          </w:rPr>
          <w:t>7</w:t>
        </w:r>
      </w:ins>
      <w:r w:rsidRPr="0019723A">
        <w:rPr>
          <w:sz w:val="24"/>
          <w:szCs w:val="24"/>
        </w:rPr>
        <w:t>.</w:t>
      </w:r>
      <w:r w:rsidR="00C4037B" w:rsidRPr="0019723A">
        <w:rPr>
          <w:sz w:val="24"/>
          <w:szCs w:val="24"/>
        </w:rPr>
        <w:t xml:space="preserve"> </w:t>
      </w:r>
      <w:r w:rsidR="0069040D" w:rsidRPr="0019723A">
        <w:rPr>
          <w:sz w:val="24"/>
          <w:szCs w:val="24"/>
        </w:rPr>
        <w:t>A Corporations’ chief executive officers are directly accountable for the accuracy of financial statements filed with the ______.</w:t>
      </w:r>
    </w:p>
    <w:p w14:paraId="1302D31D" w14:textId="77777777" w:rsidR="00AB02DB" w:rsidRPr="0019723A" w:rsidRDefault="00AB02DB" w:rsidP="0019723A">
      <w:pPr>
        <w:ind w:left="720"/>
        <w:rPr>
          <w:sz w:val="24"/>
          <w:szCs w:val="24"/>
        </w:rPr>
      </w:pPr>
      <w:r w:rsidRPr="0019723A">
        <w:rPr>
          <w:sz w:val="24"/>
          <w:szCs w:val="24"/>
        </w:rPr>
        <w:t>A.</w:t>
      </w:r>
      <w:r w:rsidR="0069040D" w:rsidRPr="0019723A">
        <w:rPr>
          <w:sz w:val="24"/>
          <w:szCs w:val="24"/>
        </w:rPr>
        <w:t xml:space="preserve"> DNR</w:t>
      </w:r>
    </w:p>
    <w:p w14:paraId="45118363" w14:textId="77777777" w:rsidR="00AB02DB" w:rsidRPr="0019723A" w:rsidRDefault="00AB02DB" w:rsidP="0019723A">
      <w:pPr>
        <w:ind w:left="720"/>
        <w:rPr>
          <w:sz w:val="24"/>
          <w:szCs w:val="24"/>
        </w:rPr>
      </w:pPr>
      <w:r w:rsidRPr="0019723A">
        <w:rPr>
          <w:sz w:val="24"/>
          <w:szCs w:val="24"/>
        </w:rPr>
        <w:t>B.</w:t>
      </w:r>
      <w:r w:rsidR="0069040D" w:rsidRPr="0019723A">
        <w:rPr>
          <w:sz w:val="24"/>
          <w:szCs w:val="24"/>
        </w:rPr>
        <w:t xml:space="preserve"> USDA</w:t>
      </w:r>
    </w:p>
    <w:p w14:paraId="300F7EEF" w14:textId="77777777" w:rsidR="00AB02DB" w:rsidRPr="0019723A" w:rsidRDefault="00AB02DB" w:rsidP="0019723A">
      <w:pPr>
        <w:ind w:left="720"/>
        <w:rPr>
          <w:sz w:val="24"/>
          <w:szCs w:val="24"/>
        </w:rPr>
      </w:pPr>
      <w:r w:rsidRPr="0019723A">
        <w:rPr>
          <w:sz w:val="24"/>
          <w:szCs w:val="24"/>
        </w:rPr>
        <w:t>C.</w:t>
      </w:r>
      <w:r w:rsidR="0069040D" w:rsidRPr="0019723A">
        <w:rPr>
          <w:sz w:val="24"/>
          <w:szCs w:val="24"/>
        </w:rPr>
        <w:t xml:space="preserve"> SEC</w:t>
      </w:r>
    </w:p>
    <w:p w14:paraId="1634332D" w14:textId="77777777" w:rsidR="00AB02DB" w:rsidRPr="0019723A" w:rsidRDefault="00AB02DB" w:rsidP="0019723A">
      <w:pPr>
        <w:ind w:left="720"/>
        <w:rPr>
          <w:sz w:val="24"/>
          <w:szCs w:val="24"/>
        </w:rPr>
      </w:pPr>
      <w:r w:rsidRPr="0019723A">
        <w:rPr>
          <w:sz w:val="24"/>
          <w:szCs w:val="24"/>
        </w:rPr>
        <w:t>D.</w:t>
      </w:r>
      <w:r w:rsidR="0069040D" w:rsidRPr="0019723A">
        <w:rPr>
          <w:sz w:val="24"/>
          <w:szCs w:val="24"/>
        </w:rPr>
        <w:t xml:space="preserve"> FDA</w:t>
      </w:r>
    </w:p>
    <w:p w14:paraId="1231BE67" w14:textId="77777777" w:rsidR="002F6E32" w:rsidRPr="0019723A" w:rsidRDefault="002F6E32" w:rsidP="0019723A">
      <w:pPr>
        <w:ind w:left="720"/>
        <w:rPr>
          <w:sz w:val="24"/>
          <w:szCs w:val="24"/>
        </w:rPr>
      </w:pPr>
    </w:p>
    <w:p w14:paraId="490B5376" w14:textId="451E80C9" w:rsidR="00633E82" w:rsidRPr="0019723A" w:rsidRDefault="00AB02DB" w:rsidP="0019723A">
      <w:pPr>
        <w:tabs>
          <w:tab w:val="left" w:pos="-1253"/>
          <w:tab w:val="left" w:pos="-533"/>
          <w:tab w:val="left" w:pos="1440"/>
          <w:tab w:val="left" w:pos="2160"/>
          <w:tab w:val="left" w:pos="4140"/>
          <w:tab w:val="left" w:pos="5220"/>
          <w:tab w:val="left" w:pos="5760"/>
          <w:tab w:val="left" w:pos="7200"/>
          <w:tab w:val="left" w:pos="8280"/>
        </w:tabs>
        <w:ind w:left="360" w:right="6" w:hanging="360"/>
        <w:rPr>
          <w:sz w:val="24"/>
          <w:szCs w:val="24"/>
        </w:rPr>
      </w:pPr>
      <w:del w:id="28" w:author="McNew, Amber" w:date="2020-03-04T10:07:00Z">
        <w:r w:rsidRPr="0019723A" w:rsidDel="001A318D">
          <w:rPr>
            <w:sz w:val="24"/>
            <w:szCs w:val="24"/>
          </w:rPr>
          <w:delText>18</w:delText>
        </w:r>
      </w:del>
      <w:ins w:id="29" w:author="McNew, Amber" w:date="2020-03-04T10:07:00Z">
        <w:r w:rsidR="001A318D">
          <w:rPr>
            <w:sz w:val="24"/>
            <w:szCs w:val="24"/>
          </w:rPr>
          <w:t>3</w:t>
        </w:r>
        <w:r w:rsidR="001A318D" w:rsidRPr="0019723A">
          <w:rPr>
            <w:sz w:val="24"/>
            <w:szCs w:val="24"/>
          </w:rPr>
          <w:t>8</w:t>
        </w:r>
      </w:ins>
      <w:r w:rsidRPr="0019723A">
        <w:rPr>
          <w:sz w:val="24"/>
          <w:szCs w:val="24"/>
        </w:rPr>
        <w:t>.</w:t>
      </w:r>
      <w:r w:rsidR="00633E82" w:rsidRPr="0019723A">
        <w:rPr>
          <w:sz w:val="24"/>
          <w:szCs w:val="24"/>
        </w:rPr>
        <w:t xml:space="preserve"> </w:t>
      </w:r>
      <w:r w:rsidR="00E33EA8" w:rsidRPr="0019723A">
        <w:rPr>
          <w:sz w:val="24"/>
          <w:szCs w:val="24"/>
        </w:rPr>
        <w:t>The Thompson</w:t>
      </w:r>
      <w:r w:rsidR="00633E82" w:rsidRPr="0019723A">
        <w:rPr>
          <w:sz w:val="24"/>
          <w:szCs w:val="24"/>
        </w:rPr>
        <w:t xml:space="preserve"> Corporation wants to make an offering of securities to the pub</w:t>
      </w:r>
      <w:r w:rsidR="00633E82" w:rsidRPr="0019723A">
        <w:rPr>
          <w:sz w:val="24"/>
          <w:szCs w:val="24"/>
        </w:rPr>
        <w:softHyphen/>
        <w:t>lic. This offering is not exempt from registration under the Se</w:t>
      </w:r>
      <w:r w:rsidR="00633E82" w:rsidRPr="0019723A">
        <w:rPr>
          <w:sz w:val="24"/>
          <w:szCs w:val="24"/>
        </w:rPr>
        <w:softHyphen/>
        <w:t xml:space="preserve">curities Act of 1933. Before </w:t>
      </w:r>
      <w:r w:rsidR="00E33EA8" w:rsidRPr="0019723A">
        <w:rPr>
          <w:sz w:val="24"/>
          <w:szCs w:val="24"/>
        </w:rPr>
        <w:t>The Thompson Corporation</w:t>
      </w:r>
      <w:r w:rsidR="00633E82" w:rsidRPr="0019723A">
        <w:rPr>
          <w:sz w:val="24"/>
          <w:szCs w:val="24"/>
        </w:rPr>
        <w:t xml:space="preserve"> sells its securities, it must provide in</w:t>
      </w:r>
      <w:r w:rsidR="00633E82" w:rsidRPr="0019723A">
        <w:rPr>
          <w:sz w:val="24"/>
          <w:szCs w:val="24"/>
        </w:rPr>
        <w:softHyphen/>
        <w:t>vestors with ______.</w:t>
      </w:r>
    </w:p>
    <w:p w14:paraId="09B461DF" w14:textId="77777777" w:rsidR="00AB02DB" w:rsidRPr="0019723A" w:rsidRDefault="00AB02DB" w:rsidP="0019723A">
      <w:pPr>
        <w:ind w:left="720"/>
        <w:rPr>
          <w:sz w:val="24"/>
          <w:szCs w:val="24"/>
        </w:rPr>
      </w:pPr>
      <w:r w:rsidRPr="0019723A">
        <w:rPr>
          <w:sz w:val="24"/>
          <w:szCs w:val="24"/>
        </w:rPr>
        <w:t>A.</w:t>
      </w:r>
      <w:r w:rsidR="00633E82" w:rsidRPr="0019723A">
        <w:rPr>
          <w:sz w:val="24"/>
          <w:szCs w:val="24"/>
        </w:rPr>
        <w:t xml:space="preserve"> all tax documents</w:t>
      </w:r>
    </w:p>
    <w:p w14:paraId="24BC6881" w14:textId="77777777" w:rsidR="00AB02DB" w:rsidRPr="0019723A" w:rsidRDefault="00AB02DB" w:rsidP="0019723A">
      <w:pPr>
        <w:ind w:left="720"/>
        <w:rPr>
          <w:sz w:val="24"/>
          <w:szCs w:val="24"/>
        </w:rPr>
      </w:pPr>
      <w:r w:rsidRPr="0019723A">
        <w:rPr>
          <w:sz w:val="24"/>
          <w:szCs w:val="24"/>
        </w:rPr>
        <w:t>B.</w:t>
      </w:r>
      <w:r w:rsidR="00633E82" w:rsidRPr="0019723A">
        <w:rPr>
          <w:sz w:val="24"/>
          <w:szCs w:val="24"/>
        </w:rPr>
        <w:t xml:space="preserve"> proof of insurance</w:t>
      </w:r>
    </w:p>
    <w:p w14:paraId="1726C150" w14:textId="77777777" w:rsidR="00AB02DB" w:rsidRPr="0019723A" w:rsidRDefault="00AB02DB" w:rsidP="0019723A">
      <w:pPr>
        <w:ind w:left="720"/>
        <w:rPr>
          <w:sz w:val="24"/>
          <w:szCs w:val="24"/>
        </w:rPr>
      </w:pPr>
      <w:r w:rsidRPr="0019723A">
        <w:rPr>
          <w:sz w:val="24"/>
          <w:szCs w:val="24"/>
        </w:rPr>
        <w:t>C.</w:t>
      </w:r>
      <w:r w:rsidR="00633E82" w:rsidRPr="0019723A">
        <w:rPr>
          <w:sz w:val="24"/>
          <w:szCs w:val="24"/>
        </w:rPr>
        <w:t xml:space="preserve"> a prospectus</w:t>
      </w:r>
    </w:p>
    <w:p w14:paraId="3F7F7771" w14:textId="77777777" w:rsidR="00AB02DB" w:rsidRPr="0019723A" w:rsidRDefault="00AB02DB" w:rsidP="0019723A">
      <w:pPr>
        <w:ind w:left="720"/>
        <w:rPr>
          <w:sz w:val="24"/>
          <w:szCs w:val="24"/>
        </w:rPr>
      </w:pPr>
      <w:r w:rsidRPr="0019723A">
        <w:rPr>
          <w:sz w:val="24"/>
          <w:szCs w:val="24"/>
        </w:rPr>
        <w:t>D.</w:t>
      </w:r>
      <w:r w:rsidR="00633E82" w:rsidRPr="0019723A">
        <w:rPr>
          <w:sz w:val="24"/>
          <w:szCs w:val="24"/>
        </w:rPr>
        <w:t xml:space="preserve"> an investment contract</w:t>
      </w:r>
    </w:p>
    <w:p w14:paraId="36FEB5B0" w14:textId="77777777" w:rsidR="002F6E32" w:rsidRPr="0019723A" w:rsidRDefault="002F6E32" w:rsidP="0019723A">
      <w:pPr>
        <w:ind w:left="720"/>
        <w:rPr>
          <w:sz w:val="24"/>
          <w:szCs w:val="24"/>
        </w:rPr>
      </w:pPr>
    </w:p>
    <w:p w14:paraId="2A0E35A8" w14:textId="6E184DF5" w:rsidR="00AB02DB" w:rsidRPr="0019723A" w:rsidRDefault="00AB02DB" w:rsidP="0019723A">
      <w:pPr>
        <w:ind w:left="360" w:hanging="360"/>
        <w:rPr>
          <w:sz w:val="24"/>
          <w:szCs w:val="24"/>
        </w:rPr>
      </w:pPr>
      <w:del w:id="30" w:author="McNew, Amber" w:date="2020-03-04T10:07:00Z">
        <w:r w:rsidRPr="0019723A" w:rsidDel="001A318D">
          <w:rPr>
            <w:sz w:val="24"/>
            <w:szCs w:val="24"/>
          </w:rPr>
          <w:delText>19</w:delText>
        </w:r>
      </w:del>
      <w:ins w:id="31" w:author="McNew, Amber" w:date="2020-03-04T10:07:00Z">
        <w:r w:rsidR="001A318D">
          <w:rPr>
            <w:sz w:val="24"/>
            <w:szCs w:val="24"/>
          </w:rPr>
          <w:t>3</w:t>
        </w:r>
        <w:r w:rsidR="001A318D" w:rsidRPr="0019723A">
          <w:rPr>
            <w:sz w:val="24"/>
            <w:szCs w:val="24"/>
          </w:rPr>
          <w:t>9</w:t>
        </w:r>
      </w:ins>
      <w:r w:rsidRPr="0019723A">
        <w:rPr>
          <w:sz w:val="24"/>
          <w:szCs w:val="24"/>
        </w:rPr>
        <w:t>.</w:t>
      </w:r>
      <w:r w:rsidR="007129BF" w:rsidRPr="0019723A">
        <w:rPr>
          <w:sz w:val="24"/>
          <w:szCs w:val="24"/>
        </w:rPr>
        <w:t xml:space="preserve"> A ______ consists of a group of two or more independent persons or enterprises that cooperate for a common objective or function. </w:t>
      </w:r>
    </w:p>
    <w:p w14:paraId="0F20A5B2" w14:textId="77777777" w:rsidR="00AB02DB" w:rsidRPr="0019723A" w:rsidRDefault="00AB02DB" w:rsidP="0019723A">
      <w:pPr>
        <w:ind w:left="720"/>
        <w:rPr>
          <w:sz w:val="24"/>
          <w:szCs w:val="24"/>
        </w:rPr>
      </w:pPr>
      <w:r w:rsidRPr="0019723A">
        <w:rPr>
          <w:sz w:val="24"/>
          <w:szCs w:val="24"/>
        </w:rPr>
        <w:t>A.</w:t>
      </w:r>
      <w:r w:rsidR="007129BF" w:rsidRPr="0019723A">
        <w:rPr>
          <w:sz w:val="24"/>
          <w:szCs w:val="24"/>
        </w:rPr>
        <w:t xml:space="preserve"> cooperative</w:t>
      </w:r>
    </w:p>
    <w:p w14:paraId="3748D675" w14:textId="77777777" w:rsidR="00AB02DB" w:rsidRPr="0019723A" w:rsidRDefault="00AB02DB" w:rsidP="0019723A">
      <w:pPr>
        <w:ind w:left="720"/>
        <w:rPr>
          <w:sz w:val="24"/>
          <w:szCs w:val="24"/>
        </w:rPr>
      </w:pPr>
      <w:r w:rsidRPr="0019723A">
        <w:rPr>
          <w:sz w:val="24"/>
          <w:szCs w:val="24"/>
        </w:rPr>
        <w:t>B.</w:t>
      </w:r>
      <w:r w:rsidR="007129BF" w:rsidRPr="0019723A">
        <w:rPr>
          <w:sz w:val="24"/>
          <w:szCs w:val="24"/>
        </w:rPr>
        <w:t xml:space="preserve"> business team</w:t>
      </w:r>
    </w:p>
    <w:p w14:paraId="57B25BCA" w14:textId="77777777" w:rsidR="00AB02DB" w:rsidRPr="0019723A" w:rsidRDefault="00AB02DB" w:rsidP="0019723A">
      <w:pPr>
        <w:ind w:left="720"/>
        <w:rPr>
          <w:sz w:val="24"/>
          <w:szCs w:val="24"/>
        </w:rPr>
      </w:pPr>
      <w:r w:rsidRPr="0019723A">
        <w:rPr>
          <w:sz w:val="24"/>
          <w:szCs w:val="24"/>
        </w:rPr>
        <w:t>C.</w:t>
      </w:r>
      <w:r w:rsidR="007129BF" w:rsidRPr="0019723A">
        <w:rPr>
          <w:sz w:val="24"/>
          <w:szCs w:val="24"/>
        </w:rPr>
        <w:t xml:space="preserve"> corporation</w:t>
      </w:r>
    </w:p>
    <w:p w14:paraId="64D28108" w14:textId="77777777" w:rsidR="00AB02DB" w:rsidRDefault="00AB02DB" w:rsidP="0019723A">
      <w:pPr>
        <w:ind w:left="720"/>
        <w:rPr>
          <w:sz w:val="24"/>
          <w:szCs w:val="24"/>
        </w:rPr>
      </w:pPr>
      <w:r w:rsidRPr="0019723A">
        <w:rPr>
          <w:sz w:val="24"/>
          <w:szCs w:val="24"/>
        </w:rPr>
        <w:t>D.</w:t>
      </w:r>
      <w:r w:rsidR="007129BF" w:rsidRPr="0019723A">
        <w:rPr>
          <w:sz w:val="24"/>
          <w:szCs w:val="24"/>
        </w:rPr>
        <w:t xml:space="preserve"> sole proprietorship</w:t>
      </w:r>
    </w:p>
    <w:p w14:paraId="30D7AA69" w14:textId="77777777" w:rsidR="0019723A" w:rsidRDefault="0019723A" w:rsidP="0019723A">
      <w:pPr>
        <w:ind w:left="720"/>
        <w:rPr>
          <w:sz w:val="24"/>
          <w:szCs w:val="24"/>
        </w:rPr>
      </w:pPr>
    </w:p>
    <w:p w14:paraId="7196D064" w14:textId="77777777" w:rsidR="0019723A" w:rsidRDefault="0019723A" w:rsidP="0019723A">
      <w:pPr>
        <w:ind w:left="720"/>
        <w:rPr>
          <w:sz w:val="24"/>
          <w:szCs w:val="24"/>
        </w:rPr>
      </w:pPr>
    </w:p>
    <w:p w14:paraId="34FF1C98" w14:textId="77777777" w:rsidR="0019723A" w:rsidRDefault="0019723A" w:rsidP="0019723A">
      <w:pPr>
        <w:ind w:left="720"/>
        <w:rPr>
          <w:sz w:val="24"/>
          <w:szCs w:val="24"/>
        </w:rPr>
      </w:pPr>
    </w:p>
    <w:p w14:paraId="6D072C0D" w14:textId="77777777" w:rsidR="0019723A" w:rsidRDefault="0019723A" w:rsidP="0019723A">
      <w:pPr>
        <w:ind w:left="720"/>
        <w:rPr>
          <w:sz w:val="24"/>
          <w:szCs w:val="24"/>
        </w:rPr>
      </w:pPr>
    </w:p>
    <w:p w14:paraId="48A21919" w14:textId="77777777" w:rsidR="0019723A" w:rsidRDefault="0019723A" w:rsidP="0019723A">
      <w:pPr>
        <w:ind w:left="720"/>
        <w:rPr>
          <w:sz w:val="24"/>
          <w:szCs w:val="24"/>
        </w:rPr>
      </w:pPr>
    </w:p>
    <w:p w14:paraId="6BD18F9B" w14:textId="77777777" w:rsidR="0019723A" w:rsidRPr="0019723A" w:rsidRDefault="0019723A" w:rsidP="0019723A">
      <w:pPr>
        <w:ind w:left="720"/>
        <w:rPr>
          <w:sz w:val="24"/>
          <w:szCs w:val="24"/>
        </w:rPr>
      </w:pPr>
    </w:p>
    <w:p w14:paraId="238601FE" w14:textId="77777777" w:rsidR="002F6E32" w:rsidRPr="0019723A" w:rsidRDefault="002F6E32" w:rsidP="0019723A">
      <w:pPr>
        <w:ind w:left="720"/>
        <w:rPr>
          <w:sz w:val="24"/>
          <w:szCs w:val="24"/>
        </w:rPr>
      </w:pPr>
    </w:p>
    <w:p w14:paraId="52937182" w14:textId="0A3B136A" w:rsidR="00AB02DB" w:rsidRPr="0019723A" w:rsidRDefault="00AB02DB" w:rsidP="0019723A">
      <w:pPr>
        <w:ind w:left="360" w:hanging="360"/>
        <w:rPr>
          <w:sz w:val="24"/>
          <w:szCs w:val="24"/>
        </w:rPr>
      </w:pPr>
      <w:del w:id="32" w:author="McNew, Amber" w:date="2020-03-04T10:07:00Z">
        <w:r w:rsidRPr="0019723A" w:rsidDel="001A318D">
          <w:rPr>
            <w:sz w:val="24"/>
            <w:szCs w:val="24"/>
          </w:rPr>
          <w:delText>20</w:delText>
        </w:r>
      </w:del>
      <w:ins w:id="33" w:author="McNew, Amber" w:date="2020-03-04T10:07:00Z">
        <w:r w:rsidR="001A318D">
          <w:rPr>
            <w:sz w:val="24"/>
            <w:szCs w:val="24"/>
          </w:rPr>
          <w:t>4</w:t>
        </w:r>
        <w:r w:rsidR="001A318D" w:rsidRPr="0019723A">
          <w:rPr>
            <w:sz w:val="24"/>
            <w:szCs w:val="24"/>
          </w:rPr>
          <w:t>0</w:t>
        </w:r>
      </w:ins>
      <w:r w:rsidRPr="0019723A">
        <w:rPr>
          <w:sz w:val="24"/>
          <w:szCs w:val="24"/>
        </w:rPr>
        <w:t>.</w:t>
      </w:r>
      <w:r w:rsidR="00FC737D" w:rsidRPr="0019723A">
        <w:rPr>
          <w:sz w:val="24"/>
          <w:szCs w:val="24"/>
        </w:rPr>
        <w:t xml:space="preserve"> Sometimes individuals desire to sell items they own and can work with other persons or businesses to do so. Entrusting a person with the possession of property for the purpose of sale is commonly called ______. </w:t>
      </w:r>
    </w:p>
    <w:p w14:paraId="38D1ED1B" w14:textId="77777777" w:rsidR="00AB02DB" w:rsidRPr="0019723A" w:rsidRDefault="00AB02DB" w:rsidP="0019723A">
      <w:pPr>
        <w:ind w:left="720"/>
        <w:rPr>
          <w:sz w:val="24"/>
          <w:szCs w:val="24"/>
        </w:rPr>
      </w:pPr>
      <w:r w:rsidRPr="0019723A">
        <w:rPr>
          <w:sz w:val="24"/>
          <w:szCs w:val="24"/>
        </w:rPr>
        <w:t>A.</w:t>
      </w:r>
      <w:r w:rsidR="00FC737D" w:rsidRPr="0019723A">
        <w:rPr>
          <w:sz w:val="24"/>
          <w:szCs w:val="24"/>
        </w:rPr>
        <w:t xml:space="preserve"> collateral promise</w:t>
      </w:r>
    </w:p>
    <w:p w14:paraId="1474BAAD" w14:textId="77777777" w:rsidR="00AB02DB" w:rsidRPr="0019723A" w:rsidRDefault="00AB02DB" w:rsidP="0019723A">
      <w:pPr>
        <w:ind w:left="720"/>
        <w:rPr>
          <w:sz w:val="24"/>
          <w:szCs w:val="24"/>
        </w:rPr>
      </w:pPr>
      <w:r w:rsidRPr="0019723A">
        <w:rPr>
          <w:sz w:val="24"/>
          <w:szCs w:val="24"/>
        </w:rPr>
        <w:t>B.</w:t>
      </w:r>
      <w:r w:rsidR="00FC737D" w:rsidRPr="0019723A">
        <w:rPr>
          <w:sz w:val="24"/>
          <w:szCs w:val="24"/>
        </w:rPr>
        <w:t xml:space="preserve"> selling on consignment</w:t>
      </w:r>
    </w:p>
    <w:p w14:paraId="7E1837A7" w14:textId="77777777" w:rsidR="00AB02DB" w:rsidRPr="0019723A" w:rsidRDefault="00AB02DB" w:rsidP="0019723A">
      <w:pPr>
        <w:ind w:left="720"/>
        <w:rPr>
          <w:sz w:val="24"/>
          <w:szCs w:val="24"/>
        </w:rPr>
      </w:pPr>
      <w:r w:rsidRPr="0019723A">
        <w:rPr>
          <w:sz w:val="24"/>
          <w:szCs w:val="24"/>
        </w:rPr>
        <w:t>C.</w:t>
      </w:r>
      <w:r w:rsidR="00FC737D" w:rsidRPr="0019723A">
        <w:rPr>
          <w:sz w:val="24"/>
          <w:szCs w:val="24"/>
        </w:rPr>
        <w:t xml:space="preserve"> donation of goods</w:t>
      </w:r>
    </w:p>
    <w:p w14:paraId="509DAC4F" w14:textId="77777777" w:rsidR="00AB02DB" w:rsidRPr="0019723A" w:rsidRDefault="00AB02DB" w:rsidP="0019723A">
      <w:pPr>
        <w:ind w:left="720"/>
        <w:rPr>
          <w:sz w:val="24"/>
          <w:szCs w:val="24"/>
        </w:rPr>
      </w:pPr>
      <w:r w:rsidRPr="0019723A">
        <w:rPr>
          <w:sz w:val="24"/>
          <w:szCs w:val="24"/>
        </w:rPr>
        <w:t>D.</w:t>
      </w:r>
      <w:r w:rsidR="00FC737D" w:rsidRPr="0019723A">
        <w:rPr>
          <w:sz w:val="24"/>
          <w:szCs w:val="24"/>
        </w:rPr>
        <w:t xml:space="preserve"> direct sales</w:t>
      </w:r>
    </w:p>
    <w:p w14:paraId="0F3CABC7" w14:textId="77777777" w:rsidR="002F6E32" w:rsidRPr="0019723A" w:rsidRDefault="002F6E32" w:rsidP="0019723A">
      <w:pPr>
        <w:ind w:left="720"/>
        <w:rPr>
          <w:sz w:val="24"/>
          <w:szCs w:val="24"/>
        </w:rPr>
      </w:pPr>
    </w:p>
    <w:p w14:paraId="51F1C403" w14:textId="485A467E" w:rsidR="0019723A" w:rsidRPr="0019723A" w:rsidRDefault="00AB02DB" w:rsidP="00CA68C0">
      <w:pPr>
        <w:ind w:left="360" w:hanging="360"/>
        <w:rPr>
          <w:sz w:val="24"/>
          <w:szCs w:val="24"/>
        </w:rPr>
      </w:pPr>
      <w:del w:id="34" w:author="McNew, Amber" w:date="2020-03-04T10:07:00Z">
        <w:r w:rsidRPr="0019723A" w:rsidDel="001A318D">
          <w:rPr>
            <w:sz w:val="24"/>
            <w:szCs w:val="24"/>
          </w:rPr>
          <w:delText>21</w:delText>
        </w:r>
      </w:del>
      <w:ins w:id="35" w:author="McNew, Amber" w:date="2020-03-04T10:07:00Z">
        <w:r w:rsidR="001A318D">
          <w:rPr>
            <w:sz w:val="24"/>
            <w:szCs w:val="24"/>
          </w:rPr>
          <w:t>4</w:t>
        </w:r>
        <w:r w:rsidR="001A318D" w:rsidRPr="0019723A">
          <w:rPr>
            <w:sz w:val="24"/>
            <w:szCs w:val="24"/>
          </w:rPr>
          <w:t>1</w:t>
        </w:r>
      </w:ins>
      <w:r w:rsidRPr="0019723A">
        <w:rPr>
          <w:sz w:val="24"/>
          <w:szCs w:val="24"/>
        </w:rPr>
        <w:t>.</w:t>
      </w:r>
      <w:r w:rsidR="002E341A" w:rsidRPr="0019723A">
        <w:rPr>
          <w:sz w:val="24"/>
          <w:szCs w:val="24"/>
        </w:rPr>
        <w:t xml:space="preserve"> </w:t>
      </w:r>
      <w:r w:rsidR="0019723A" w:rsidRPr="0019723A">
        <w:rPr>
          <w:sz w:val="24"/>
          <w:szCs w:val="24"/>
        </w:rPr>
        <w:t>The ______ prohibits employers from paying employees of one gender a lower wage rate than the rate paid employees of the other gender for equal work, or substantially equal work, in the same establishment for jobs that require substantially equal skill, effort, and responsibility and that are performed under similar working conditions. This does not prohibit all variations in wage rates paid men and women but only those variations based solely on gender. </w:t>
      </w:r>
    </w:p>
    <w:p w14:paraId="2EEED26A" w14:textId="77777777" w:rsidR="0019723A" w:rsidRPr="0019723A" w:rsidRDefault="0019723A" w:rsidP="0019723A">
      <w:pPr>
        <w:ind w:left="720"/>
        <w:rPr>
          <w:sz w:val="24"/>
          <w:szCs w:val="24"/>
        </w:rPr>
      </w:pPr>
      <w:r w:rsidRPr="0019723A">
        <w:rPr>
          <w:sz w:val="24"/>
          <w:szCs w:val="24"/>
        </w:rPr>
        <w:t>A. Right to Work Policy</w:t>
      </w:r>
    </w:p>
    <w:p w14:paraId="72291CA4" w14:textId="77777777" w:rsidR="00AB02DB" w:rsidRPr="0019723A" w:rsidRDefault="00AB02DB" w:rsidP="0019723A">
      <w:pPr>
        <w:ind w:left="720"/>
        <w:rPr>
          <w:sz w:val="24"/>
          <w:szCs w:val="24"/>
        </w:rPr>
      </w:pPr>
      <w:r w:rsidRPr="0019723A">
        <w:rPr>
          <w:sz w:val="24"/>
          <w:szCs w:val="24"/>
        </w:rPr>
        <w:t>B.</w:t>
      </w:r>
      <w:r w:rsidR="0019723A" w:rsidRPr="0019723A">
        <w:rPr>
          <w:sz w:val="24"/>
          <w:szCs w:val="24"/>
        </w:rPr>
        <w:t xml:space="preserve"> HIPPA</w:t>
      </w:r>
    </w:p>
    <w:p w14:paraId="3A250886" w14:textId="77777777" w:rsidR="00AB02DB" w:rsidRPr="0019723A" w:rsidRDefault="00AB02DB" w:rsidP="0019723A">
      <w:pPr>
        <w:ind w:left="720"/>
        <w:rPr>
          <w:sz w:val="24"/>
          <w:szCs w:val="24"/>
        </w:rPr>
      </w:pPr>
      <w:r w:rsidRPr="0019723A">
        <w:rPr>
          <w:sz w:val="24"/>
          <w:szCs w:val="24"/>
        </w:rPr>
        <w:t>C.</w:t>
      </w:r>
      <w:r w:rsidR="0019723A" w:rsidRPr="0019723A">
        <w:rPr>
          <w:sz w:val="24"/>
          <w:szCs w:val="24"/>
        </w:rPr>
        <w:t xml:space="preserve"> Equal Pay Act</w:t>
      </w:r>
    </w:p>
    <w:p w14:paraId="3A36A517" w14:textId="77777777" w:rsidR="00AB02DB" w:rsidRPr="0019723A" w:rsidRDefault="00AB02DB" w:rsidP="0019723A">
      <w:pPr>
        <w:ind w:left="720"/>
        <w:rPr>
          <w:sz w:val="24"/>
          <w:szCs w:val="24"/>
        </w:rPr>
      </w:pPr>
      <w:r w:rsidRPr="0019723A">
        <w:rPr>
          <w:sz w:val="24"/>
          <w:szCs w:val="24"/>
        </w:rPr>
        <w:t>D.</w:t>
      </w:r>
      <w:r w:rsidR="0019723A" w:rsidRPr="0019723A">
        <w:rPr>
          <w:sz w:val="24"/>
          <w:szCs w:val="24"/>
        </w:rPr>
        <w:t xml:space="preserve"> FERPA</w:t>
      </w:r>
    </w:p>
    <w:p w14:paraId="5B08B5D1" w14:textId="77777777" w:rsidR="002F6E32" w:rsidRPr="0019723A" w:rsidRDefault="002F6E32" w:rsidP="0019723A">
      <w:pPr>
        <w:ind w:left="720"/>
        <w:rPr>
          <w:sz w:val="24"/>
          <w:szCs w:val="24"/>
        </w:rPr>
      </w:pPr>
    </w:p>
    <w:p w14:paraId="25457076" w14:textId="33A69678" w:rsidR="00AB02DB" w:rsidRPr="0019723A" w:rsidRDefault="00AB02DB" w:rsidP="0019723A">
      <w:pPr>
        <w:ind w:left="360" w:hanging="360"/>
        <w:rPr>
          <w:sz w:val="24"/>
          <w:szCs w:val="24"/>
        </w:rPr>
      </w:pPr>
      <w:del w:id="36" w:author="McNew, Amber" w:date="2020-03-04T10:07:00Z">
        <w:r w:rsidRPr="0019723A" w:rsidDel="001A318D">
          <w:rPr>
            <w:sz w:val="24"/>
            <w:szCs w:val="24"/>
          </w:rPr>
          <w:delText>22</w:delText>
        </w:r>
      </w:del>
      <w:ins w:id="37" w:author="McNew, Amber" w:date="2020-03-04T10:07:00Z">
        <w:r w:rsidR="001A318D">
          <w:rPr>
            <w:sz w:val="24"/>
            <w:szCs w:val="24"/>
          </w:rPr>
          <w:t>4</w:t>
        </w:r>
        <w:r w:rsidR="001A318D" w:rsidRPr="0019723A">
          <w:rPr>
            <w:sz w:val="24"/>
            <w:szCs w:val="24"/>
          </w:rPr>
          <w:t>2</w:t>
        </w:r>
      </w:ins>
      <w:r w:rsidRPr="0019723A">
        <w:rPr>
          <w:sz w:val="24"/>
          <w:szCs w:val="24"/>
        </w:rPr>
        <w:t>.</w:t>
      </w:r>
      <w:r w:rsidR="0019723A" w:rsidRPr="0019723A">
        <w:rPr>
          <w:sz w:val="24"/>
          <w:szCs w:val="24"/>
        </w:rPr>
        <w:t xml:space="preserve"> A ______ is a business that has been granted tax-exempt status by the Internal Revenue Service (IRS) because it furthers a social cause and provides a public benefit. </w:t>
      </w:r>
    </w:p>
    <w:p w14:paraId="726B2E19" w14:textId="77777777" w:rsidR="0019723A" w:rsidRPr="0019723A" w:rsidRDefault="0019723A" w:rsidP="0019723A">
      <w:pPr>
        <w:ind w:left="720"/>
        <w:rPr>
          <w:sz w:val="24"/>
          <w:szCs w:val="24"/>
        </w:rPr>
      </w:pPr>
      <w:r w:rsidRPr="0019723A">
        <w:rPr>
          <w:sz w:val="24"/>
          <w:szCs w:val="24"/>
        </w:rPr>
        <w:t>A. sole proprietorship</w:t>
      </w:r>
    </w:p>
    <w:p w14:paraId="3218CB38" w14:textId="77777777" w:rsidR="00AB02DB" w:rsidRPr="0019723A" w:rsidRDefault="00AB02DB" w:rsidP="0019723A">
      <w:pPr>
        <w:ind w:left="720"/>
        <w:rPr>
          <w:sz w:val="24"/>
          <w:szCs w:val="24"/>
        </w:rPr>
      </w:pPr>
      <w:r w:rsidRPr="0019723A">
        <w:rPr>
          <w:sz w:val="24"/>
          <w:szCs w:val="24"/>
        </w:rPr>
        <w:t>B.</w:t>
      </w:r>
      <w:r w:rsidR="0019723A" w:rsidRPr="0019723A">
        <w:rPr>
          <w:sz w:val="24"/>
          <w:szCs w:val="24"/>
        </w:rPr>
        <w:t xml:space="preserve"> 170C organization</w:t>
      </w:r>
    </w:p>
    <w:p w14:paraId="04F3947F" w14:textId="77777777" w:rsidR="00AB02DB" w:rsidRPr="0019723A" w:rsidRDefault="00AB02DB" w:rsidP="0019723A">
      <w:pPr>
        <w:ind w:left="720"/>
        <w:rPr>
          <w:sz w:val="24"/>
          <w:szCs w:val="24"/>
        </w:rPr>
      </w:pPr>
      <w:r w:rsidRPr="0019723A">
        <w:rPr>
          <w:sz w:val="24"/>
          <w:szCs w:val="24"/>
        </w:rPr>
        <w:t>C.</w:t>
      </w:r>
      <w:r w:rsidR="0019723A" w:rsidRPr="0019723A">
        <w:rPr>
          <w:sz w:val="24"/>
          <w:szCs w:val="24"/>
        </w:rPr>
        <w:t xml:space="preserve"> nonprofit organization</w:t>
      </w:r>
    </w:p>
    <w:p w14:paraId="4298E037" w14:textId="77777777" w:rsidR="00AB02DB" w:rsidRPr="0019723A" w:rsidRDefault="00AB02DB" w:rsidP="0019723A">
      <w:pPr>
        <w:ind w:left="720"/>
        <w:rPr>
          <w:sz w:val="24"/>
          <w:szCs w:val="24"/>
        </w:rPr>
      </w:pPr>
      <w:r w:rsidRPr="0019723A">
        <w:rPr>
          <w:sz w:val="24"/>
          <w:szCs w:val="24"/>
        </w:rPr>
        <w:t>D.</w:t>
      </w:r>
      <w:r w:rsidR="0019723A" w:rsidRPr="0019723A">
        <w:rPr>
          <w:sz w:val="24"/>
          <w:szCs w:val="24"/>
        </w:rPr>
        <w:t xml:space="preserve"> franchise</w:t>
      </w:r>
    </w:p>
    <w:p w14:paraId="16DEB4AB" w14:textId="77777777" w:rsidR="00094DD4" w:rsidRPr="0019723A" w:rsidRDefault="00094DD4" w:rsidP="0019723A">
      <w:pPr>
        <w:ind w:left="720"/>
        <w:rPr>
          <w:sz w:val="24"/>
          <w:szCs w:val="24"/>
        </w:rPr>
      </w:pPr>
    </w:p>
    <w:p w14:paraId="3F8AD065" w14:textId="363E484C" w:rsidR="00AB02DB" w:rsidRPr="0019723A" w:rsidRDefault="00AB02DB" w:rsidP="0019723A">
      <w:pPr>
        <w:ind w:left="360" w:hanging="360"/>
        <w:rPr>
          <w:sz w:val="24"/>
          <w:szCs w:val="24"/>
        </w:rPr>
      </w:pPr>
      <w:del w:id="38" w:author="McNew, Amber" w:date="2020-03-04T10:07:00Z">
        <w:r w:rsidRPr="0019723A" w:rsidDel="001A318D">
          <w:rPr>
            <w:sz w:val="24"/>
            <w:szCs w:val="24"/>
          </w:rPr>
          <w:delText>23</w:delText>
        </w:r>
      </w:del>
      <w:ins w:id="39" w:author="McNew, Amber" w:date="2020-03-04T10:07:00Z">
        <w:r w:rsidR="001A318D">
          <w:rPr>
            <w:sz w:val="24"/>
            <w:szCs w:val="24"/>
          </w:rPr>
          <w:t>4</w:t>
        </w:r>
        <w:r w:rsidR="001A318D" w:rsidRPr="0019723A">
          <w:rPr>
            <w:sz w:val="24"/>
            <w:szCs w:val="24"/>
          </w:rPr>
          <w:t>3</w:t>
        </w:r>
      </w:ins>
      <w:r w:rsidRPr="0019723A">
        <w:rPr>
          <w:sz w:val="24"/>
          <w:szCs w:val="24"/>
        </w:rPr>
        <w:t>.</w:t>
      </w:r>
      <w:r w:rsidR="00094DD4" w:rsidRPr="0019723A">
        <w:rPr>
          <w:sz w:val="24"/>
          <w:szCs w:val="24"/>
        </w:rPr>
        <w:t xml:space="preserve"> In a ______, the owner of a trademark, trade name, or copyright licenses others to use the mark or copyright to sell goods or services. </w:t>
      </w:r>
    </w:p>
    <w:p w14:paraId="42D888D2" w14:textId="77777777" w:rsidR="00AB02DB" w:rsidRPr="0019723A" w:rsidRDefault="00AB02DB" w:rsidP="0019723A">
      <w:pPr>
        <w:ind w:left="720"/>
        <w:rPr>
          <w:sz w:val="24"/>
          <w:szCs w:val="24"/>
        </w:rPr>
      </w:pPr>
      <w:r w:rsidRPr="0019723A">
        <w:rPr>
          <w:sz w:val="24"/>
          <w:szCs w:val="24"/>
        </w:rPr>
        <w:t>A.</w:t>
      </w:r>
      <w:r w:rsidR="00094DD4" w:rsidRPr="0019723A">
        <w:rPr>
          <w:sz w:val="24"/>
          <w:szCs w:val="24"/>
        </w:rPr>
        <w:t xml:space="preserve"> entrepreneurial agreement</w:t>
      </w:r>
    </w:p>
    <w:p w14:paraId="2577BD90" w14:textId="77777777" w:rsidR="00AB02DB" w:rsidRPr="0019723A" w:rsidRDefault="00AB02DB" w:rsidP="0019723A">
      <w:pPr>
        <w:ind w:left="720"/>
        <w:rPr>
          <w:sz w:val="24"/>
          <w:szCs w:val="24"/>
        </w:rPr>
      </w:pPr>
      <w:r w:rsidRPr="0019723A">
        <w:rPr>
          <w:sz w:val="24"/>
          <w:szCs w:val="24"/>
        </w:rPr>
        <w:t>B.</w:t>
      </w:r>
      <w:r w:rsidR="00094DD4" w:rsidRPr="0019723A">
        <w:rPr>
          <w:sz w:val="24"/>
          <w:szCs w:val="24"/>
        </w:rPr>
        <w:t xml:space="preserve"> sole proprietorship</w:t>
      </w:r>
      <w:r w:rsidR="00A978BA" w:rsidRPr="0019723A">
        <w:rPr>
          <w:sz w:val="24"/>
          <w:szCs w:val="24"/>
        </w:rPr>
        <w:t xml:space="preserve"> agreement</w:t>
      </w:r>
    </w:p>
    <w:p w14:paraId="7EE4313D" w14:textId="77777777" w:rsidR="00AB02DB" w:rsidRPr="0019723A" w:rsidRDefault="00AB02DB" w:rsidP="0019723A">
      <w:pPr>
        <w:ind w:left="720"/>
        <w:rPr>
          <w:sz w:val="24"/>
          <w:szCs w:val="24"/>
        </w:rPr>
      </w:pPr>
      <w:r w:rsidRPr="0019723A">
        <w:rPr>
          <w:sz w:val="24"/>
          <w:szCs w:val="24"/>
        </w:rPr>
        <w:t>C.</w:t>
      </w:r>
      <w:r w:rsidR="00094DD4" w:rsidRPr="0019723A">
        <w:rPr>
          <w:sz w:val="24"/>
          <w:szCs w:val="24"/>
        </w:rPr>
        <w:t xml:space="preserve"> LLC</w:t>
      </w:r>
      <w:r w:rsidR="00A978BA" w:rsidRPr="0019723A">
        <w:rPr>
          <w:sz w:val="24"/>
          <w:szCs w:val="24"/>
        </w:rPr>
        <w:t xml:space="preserve"> partnership</w:t>
      </w:r>
    </w:p>
    <w:p w14:paraId="69678E3D" w14:textId="77777777" w:rsidR="00AB02DB" w:rsidRPr="0019723A" w:rsidRDefault="00AB02DB" w:rsidP="0019723A">
      <w:pPr>
        <w:ind w:left="720"/>
        <w:rPr>
          <w:sz w:val="24"/>
          <w:szCs w:val="24"/>
        </w:rPr>
      </w:pPr>
      <w:r w:rsidRPr="0019723A">
        <w:rPr>
          <w:sz w:val="24"/>
          <w:szCs w:val="24"/>
        </w:rPr>
        <w:t>D.</w:t>
      </w:r>
      <w:r w:rsidR="00094DD4" w:rsidRPr="0019723A">
        <w:rPr>
          <w:sz w:val="24"/>
          <w:szCs w:val="24"/>
        </w:rPr>
        <w:t xml:space="preserve"> franchise</w:t>
      </w:r>
      <w:r w:rsidR="00A978BA" w:rsidRPr="0019723A">
        <w:rPr>
          <w:sz w:val="24"/>
          <w:szCs w:val="24"/>
        </w:rPr>
        <w:t xml:space="preserve"> agreement</w:t>
      </w:r>
    </w:p>
    <w:p w14:paraId="0AD9C6F4" w14:textId="77777777" w:rsidR="002F6E32" w:rsidRPr="0019723A" w:rsidRDefault="002F6E32" w:rsidP="0019723A">
      <w:pPr>
        <w:ind w:left="720"/>
        <w:rPr>
          <w:sz w:val="24"/>
          <w:szCs w:val="24"/>
        </w:rPr>
      </w:pPr>
    </w:p>
    <w:p w14:paraId="1923FB78" w14:textId="0E710EB0" w:rsidR="00F456E1" w:rsidRPr="0019723A" w:rsidRDefault="00AB02DB" w:rsidP="0019723A">
      <w:pPr>
        <w:tabs>
          <w:tab w:val="left" w:pos="-1253"/>
          <w:tab w:val="left" w:pos="-533"/>
          <w:tab w:val="left" w:pos="1440"/>
          <w:tab w:val="left" w:pos="2160"/>
          <w:tab w:val="left" w:pos="2880"/>
          <w:tab w:val="left" w:pos="4140"/>
          <w:tab w:val="left" w:pos="5220"/>
          <w:tab w:val="left" w:pos="5760"/>
          <w:tab w:val="left" w:pos="7200"/>
          <w:tab w:val="left" w:pos="8280"/>
        </w:tabs>
        <w:ind w:left="360" w:right="6" w:hanging="360"/>
        <w:rPr>
          <w:sz w:val="24"/>
          <w:szCs w:val="24"/>
        </w:rPr>
      </w:pPr>
      <w:del w:id="40" w:author="McNew, Amber" w:date="2020-03-04T10:07:00Z">
        <w:r w:rsidRPr="0019723A" w:rsidDel="001A318D">
          <w:rPr>
            <w:sz w:val="24"/>
            <w:szCs w:val="24"/>
          </w:rPr>
          <w:delText>24</w:delText>
        </w:r>
      </w:del>
      <w:ins w:id="41" w:author="McNew, Amber" w:date="2020-03-04T10:07:00Z">
        <w:r w:rsidR="001A318D">
          <w:rPr>
            <w:sz w:val="24"/>
            <w:szCs w:val="24"/>
          </w:rPr>
          <w:t>4</w:t>
        </w:r>
        <w:r w:rsidR="001A318D" w:rsidRPr="0019723A">
          <w:rPr>
            <w:sz w:val="24"/>
            <w:szCs w:val="24"/>
          </w:rPr>
          <w:t>4</w:t>
        </w:r>
      </w:ins>
      <w:r w:rsidRPr="0019723A">
        <w:rPr>
          <w:sz w:val="24"/>
          <w:szCs w:val="24"/>
        </w:rPr>
        <w:t>.</w:t>
      </w:r>
      <w:r w:rsidR="00F456E1" w:rsidRPr="0019723A">
        <w:rPr>
          <w:sz w:val="24"/>
          <w:szCs w:val="24"/>
        </w:rPr>
        <w:t xml:space="preserve"> </w:t>
      </w:r>
      <w:r w:rsidR="00352C6B" w:rsidRPr="0019723A">
        <w:rPr>
          <w:sz w:val="24"/>
          <w:szCs w:val="24"/>
        </w:rPr>
        <w:t>The Timberwolf</w:t>
      </w:r>
      <w:r w:rsidR="00F456E1" w:rsidRPr="0019723A">
        <w:rPr>
          <w:sz w:val="24"/>
          <w:szCs w:val="24"/>
        </w:rPr>
        <w:t xml:space="preserve"> Corporation is a public company whose shares are traded in the public securities markets. The Securities Act of 1933 requires </w:t>
      </w:r>
      <w:r w:rsidR="00352C6B" w:rsidRPr="0019723A">
        <w:rPr>
          <w:sz w:val="24"/>
          <w:szCs w:val="24"/>
        </w:rPr>
        <w:t>The Timberwolf Corporation</w:t>
      </w:r>
      <w:r w:rsidR="00F456E1" w:rsidRPr="0019723A">
        <w:rPr>
          <w:sz w:val="24"/>
          <w:szCs w:val="24"/>
        </w:rPr>
        <w:t xml:space="preserve"> to disclose financial and other significant information concerning its securities in order to ______.</w:t>
      </w:r>
    </w:p>
    <w:p w14:paraId="15950CF9" w14:textId="77777777" w:rsidR="00AB02DB" w:rsidRPr="0019723A" w:rsidRDefault="00AB02DB" w:rsidP="0019723A">
      <w:pPr>
        <w:ind w:left="720"/>
        <w:rPr>
          <w:sz w:val="24"/>
          <w:szCs w:val="24"/>
        </w:rPr>
      </w:pPr>
      <w:r w:rsidRPr="0019723A">
        <w:rPr>
          <w:sz w:val="24"/>
          <w:szCs w:val="24"/>
        </w:rPr>
        <w:t>A.</w:t>
      </w:r>
      <w:r w:rsidR="00F456E1" w:rsidRPr="0019723A">
        <w:rPr>
          <w:sz w:val="24"/>
          <w:szCs w:val="24"/>
        </w:rPr>
        <w:t xml:space="preserve"> improve their customer base</w:t>
      </w:r>
    </w:p>
    <w:p w14:paraId="376CE979" w14:textId="77777777" w:rsidR="00AB02DB" w:rsidRPr="0019723A" w:rsidRDefault="00AB02DB" w:rsidP="0019723A">
      <w:pPr>
        <w:ind w:left="720"/>
        <w:rPr>
          <w:sz w:val="24"/>
          <w:szCs w:val="24"/>
        </w:rPr>
      </w:pPr>
      <w:r w:rsidRPr="0019723A">
        <w:rPr>
          <w:sz w:val="24"/>
          <w:szCs w:val="24"/>
        </w:rPr>
        <w:t>B.</w:t>
      </w:r>
      <w:r w:rsidR="00F456E1" w:rsidRPr="0019723A">
        <w:rPr>
          <w:sz w:val="24"/>
          <w:szCs w:val="24"/>
        </w:rPr>
        <w:t xml:space="preserve"> be competitive</w:t>
      </w:r>
    </w:p>
    <w:p w14:paraId="4ACD724B" w14:textId="77777777" w:rsidR="00AB02DB" w:rsidRPr="0019723A" w:rsidRDefault="00AB02DB" w:rsidP="0019723A">
      <w:pPr>
        <w:ind w:left="720"/>
        <w:rPr>
          <w:sz w:val="24"/>
          <w:szCs w:val="24"/>
        </w:rPr>
      </w:pPr>
      <w:r w:rsidRPr="0019723A">
        <w:rPr>
          <w:sz w:val="24"/>
          <w:szCs w:val="24"/>
        </w:rPr>
        <w:t>C.</w:t>
      </w:r>
      <w:r w:rsidR="00F456E1" w:rsidRPr="0019723A">
        <w:rPr>
          <w:sz w:val="24"/>
          <w:szCs w:val="24"/>
        </w:rPr>
        <w:t xml:space="preserve"> protect investors</w:t>
      </w:r>
    </w:p>
    <w:p w14:paraId="4BEFC0D0" w14:textId="77777777" w:rsidR="00AB02DB" w:rsidRPr="0019723A" w:rsidRDefault="00AB02DB" w:rsidP="0019723A">
      <w:pPr>
        <w:ind w:left="720"/>
        <w:rPr>
          <w:sz w:val="24"/>
          <w:szCs w:val="24"/>
        </w:rPr>
      </w:pPr>
      <w:r w:rsidRPr="0019723A">
        <w:rPr>
          <w:sz w:val="24"/>
          <w:szCs w:val="24"/>
        </w:rPr>
        <w:t>D.</w:t>
      </w:r>
      <w:r w:rsidR="00F456E1" w:rsidRPr="0019723A">
        <w:rPr>
          <w:sz w:val="24"/>
          <w:szCs w:val="24"/>
        </w:rPr>
        <w:t xml:space="preserve"> prevent insiders from trading among themselves</w:t>
      </w:r>
    </w:p>
    <w:p w14:paraId="4B1F511A" w14:textId="77777777" w:rsidR="005C73BC" w:rsidRPr="0019723A" w:rsidRDefault="005C73BC" w:rsidP="0019723A">
      <w:pPr>
        <w:ind w:left="720"/>
        <w:rPr>
          <w:sz w:val="24"/>
          <w:szCs w:val="24"/>
        </w:rPr>
      </w:pPr>
    </w:p>
    <w:p w14:paraId="78F65BFD" w14:textId="1262F0D7" w:rsidR="00AB02DB" w:rsidRPr="0019723A" w:rsidRDefault="00AB02DB" w:rsidP="0019723A">
      <w:pPr>
        <w:ind w:left="360" w:hanging="360"/>
        <w:rPr>
          <w:sz w:val="24"/>
          <w:szCs w:val="24"/>
        </w:rPr>
      </w:pPr>
      <w:del w:id="42" w:author="McNew, Amber" w:date="2020-03-04T10:07:00Z">
        <w:r w:rsidRPr="0019723A" w:rsidDel="001A318D">
          <w:rPr>
            <w:sz w:val="24"/>
            <w:szCs w:val="24"/>
          </w:rPr>
          <w:delText>25</w:delText>
        </w:r>
      </w:del>
      <w:ins w:id="43" w:author="McNew, Amber" w:date="2020-03-04T10:07:00Z">
        <w:r w:rsidR="001A318D">
          <w:rPr>
            <w:sz w:val="24"/>
            <w:szCs w:val="24"/>
          </w:rPr>
          <w:t>4</w:t>
        </w:r>
        <w:r w:rsidR="001A318D" w:rsidRPr="0019723A">
          <w:rPr>
            <w:sz w:val="24"/>
            <w:szCs w:val="24"/>
          </w:rPr>
          <w:t>5</w:t>
        </w:r>
      </w:ins>
      <w:r w:rsidRPr="0019723A">
        <w:rPr>
          <w:sz w:val="24"/>
          <w:szCs w:val="24"/>
        </w:rPr>
        <w:t>.</w:t>
      </w:r>
      <w:r w:rsidR="005C73BC" w:rsidRPr="0019723A">
        <w:rPr>
          <w:sz w:val="24"/>
          <w:szCs w:val="24"/>
        </w:rPr>
        <w:t xml:space="preserve"> ______ is the tactic of forcing a party to enter into a contract under the fear of threat. Agreement to the term of the contract would not be considered voluntary if one of the parties is forced into to agreement.</w:t>
      </w:r>
    </w:p>
    <w:p w14:paraId="3D535A6E" w14:textId="77777777" w:rsidR="00AB02DB" w:rsidRPr="0019723A" w:rsidRDefault="00AB02DB" w:rsidP="0019723A">
      <w:pPr>
        <w:ind w:left="720"/>
        <w:rPr>
          <w:sz w:val="24"/>
          <w:szCs w:val="24"/>
        </w:rPr>
      </w:pPr>
      <w:r w:rsidRPr="0019723A">
        <w:rPr>
          <w:sz w:val="24"/>
          <w:szCs w:val="24"/>
        </w:rPr>
        <w:t>A.</w:t>
      </w:r>
      <w:r w:rsidR="005C73BC" w:rsidRPr="0019723A">
        <w:rPr>
          <w:sz w:val="24"/>
          <w:szCs w:val="24"/>
        </w:rPr>
        <w:t xml:space="preserve"> Bullying</w:t>
      </w:r>
    </w:p>
    <w:p w14:paraId="334826DD" w14:textId="77777777" w:rsidR="00AB02DB" w:rsidRPr="0019723A" w:rsidRDefault="00AB02DB" w:rsidP="0019723A">
      <w:pPr>
        <w:ind w:left="720"/>
        <w:rPr>
          <w:sz w:val="24"/>
          <w:szCs w:val="24"/>
        </w:rPr>
      </w:pPr>
      <w:r w:rsidRPr="0019723A">
        <w:rPr>
          <w:sz w:val="24"/>
          <w:szCs w:val="24"/>
        </w:rPr>
        <w:t>B.</w:t>
      </w:r>
      <w:r w:rsidR="005C73BC" w:rsidRPr="0019723A">
        <w:rPr>
          <w:sz w:val="24"/>
          <w:szCs w:val="24"/>
        </w:rPr>
        <w:t xml:space="preserve"> Collateral promise</w:t>
      </w:r>
    </w:p>
    <w:p w14:paraId="47A58EB5" w14:textId="77777777" w:rsidR="00AB02DB" w:rsidRPr="0019723A" w:rsidRDefault="00AB02DB" w:rsidP="0019723A">
      <w:pPr>
        <w:ind w:left="720"/>
        <w:rPr>
          <w:sz w:val="24"/>
          <w:szCs w:val="24"/>
        </w:rPr>
      </w:pPr>
      <w:r w:rsidRPr="0019723A">
        <w:rPr>
          <w:sz w:val="24"/>
          <w:szCs w:val="24"/>
        </w:rPr>
        <w:t>C.</w:t>
      </w:r>
      <w:r w:rsidR="005C73BC" w:rsidRPr="0019723A">
        <w:rPr>
          <w:sz w:val="24"/>
          <w:szCs w:val="24"/>
        </w:rPr>
        <w:t xml:space="preserve"> Quid Pro Quo</w:t>
      </w:r>
    </w:p>
    <w:p w14:paraId="3EFFD68A" w14:textId="77777777" w:rsidR="00AB02DB" w:rsidRPr="0019723A" w:rsidRDefault="00AB02DB" w:rsidP="0019723A">
      <w:pPr>
        <w:ind w:left="720"/>
        <w:rPr>
          <w:sz w:val="24"/>
          <w:szCs w:val="24"/>
        </w:rPr>
      </w:pPr>
      <w:r w:rsidRPr="0019723A">
        <w:rPr>
          <w:sz w:val="24"/>
          <w:szCs w:val="24"/>
        </w:rPr>
        <w:t>D.</w:t>
      </w:r>
      <w:r w:rsidR="005C73BC" w:rsidRPr="0019723A">
        <w:rPr>
          <w:sz w:val="24"/>
          <w:szCs w:val="24"/>
        </w:rPr>
        <w:t xml:space="preserve"> Duress</w:t>
      </w:r>
    </w:p>
    <w:p w14:paraId="65F9C3DC" w14:textId="77777777" w:rsidR="00B95294" w:rsidRDefault="00B95294" w:rsidP="0019723A">
      <w:pPr>
        <w:ind w:left="720"/>
        <w:rPr>
          <w:sz w:val="24"/>
          <w:szCs w:val="24"/>
        </w:rPr>
      </w:pPr>
    </w:p>
    <w:p w14:paraId="5023141B" w14:textId="77777777" w:rsidR="0019723A" w:rsidRPr="0019723A" w:rsidRDefault="0019723A" w:rsidP="0019723A">
      <w:pPr>
        <w:ind w:left="720"/>
        <w:rPr>
          <w:sz w:val="24"/>
          <w:szCs w:val="24"/>
        </w:rPr>
      </w:pPr>
    </w:p>
    <w:p w14:paraId="1F540B05" w14:textId="582F88D8" w:rsidR="00AB02DB" w:rsidRPr="0019723A" w:rsidRDefault="00AB02DB" w:rsidP="0019723A">
      <w:pPr>
        <w:ind w:left="360" w:hanging="360"/>
        <w:rPr>
          <w:sz w:val="24"/>
          <w:szCs w:val="24"/>
        </w:rPr>
      </w:pPr>
      <w:del w:id="44" w:author="McNew, Amber" w:date="2020-03-04T10:07:00Z">
        <w:r w:rsidRPr="0019723A" w:rsidDel="001A318D">
          <w:rPr>
            <w:sz w:val="24"/>
            <w:szCs w:val="24"/>
          </w:rPr>
          <w:delText>26</w:delText>
        </w:r>
      </w:del>
      <w:ins w:id="45" w:author="McNew, Amber" w:date="2020-03-04T10:07:00Z">
        <w:r w:rsidR="001A318D">
          <w:rPr>
            <w:sz w:val="24"/>
            <w:szCs w:val="24"/>
          </w:rPr>
          <w:t>4</w:t>
        </w:r>
        <w:r w:rsidR="001A318D" w:rsidRPr="0019723A">
          <w:rPr>
            <w:sz w:val="24"/>
            <w:szCs w:val="24"/>
          </w:rPr>
          <w:t>6</w:t>
        </w:r>
      </w:ins>
      <w:r w:rsidRPr="0019723A">
        <w:rPr>
          <w:sz w:val="24"/>
          <w:szCs w:val="24"/>
        </w:rPr>
        <w:t>.</w:t>
      </w:r>
      <w:r w:rsidR="00B95294" w:rsidRPr="0019723A">
        <w:rPr>
          <w:sz w:val="24"/>
          <w:szCs w:val="24"/>
        </w:rPr>
        <w:t xml:space="preserve"> The ______ is a provision in a contract stipulating that certain unforeseen events, such as war, political upheavals or acts of God will excuse a party from liability for nonperformance of contractual obligations.</w:t>
      </w:r>
    </w:p>
    <w:p w14:paraId="143DCA46" w14:textId="77777777" w:rsidR="00AB02DB" w:rsidRPr="0019723A" w:rsidRDefault="00AB02DB" w:rsidP="0019723A">
      <w:pPr>
        <w:ind w:left="720"/>
        <w:rPr>
          <w:sz w:val="24"/>
          <w:szCs w:val="24"/>
        </w:rPr>
      </w:pPr>
      <w:r w:rsidRPr="0019723A">
        <w:rPr>
          <w:sz w:val="24"/>
          <w:szCs w:val="24"/>
        </w:rPr>
        <w:t>A.</w:t>
      </w:r>
      <w:r w:rsidR="00B95294" w:rsidRPr="0019723A">
        <w:rPr>
          <w:sz w:val="24"/>
          <w:szCs w:val="24"/>
        </w:rPr>
        <w:t xml:space="preserve"> World Issue Clause</w:t>
      </w:r>
    </w:p>
    <w:p w14:paraId="00ED6BBA" w14:textId="77777777" w:rsidR="00AB02DB" w:rsidRPr="0019723A" w:rsidRDefault="00AB02DB" w:rsidP="0019723A">
      <w:pPr>
        <w:ind w:left="720"/>
        <w:rPr>
          <w:sz w:val="24"/>
          <w:szCs w:val="24"/>
        </w:rPr>
      </w:pPr>
      <w:r w:rsidRPr="0019723A">
        <w:rPr>
          <w:sz w:val="24"/>
          <w:szCs w:val="24"/>
        </w:rPr>
        <w:t>B.</w:t>
      </w:r>
      <w:r w:rsidR="00B95294" w:rsidRPr="0019723A">
        <w:rPr>
          <w:sz w:val="24"/>
          <w:szCs w:val="24"/>
        </w:rPr>
        <w:t xml:space="preserve"> Forum Selection Clause</w:t>
      </w:r>
    </w:p>
    <w:p w14:paraId="59504486" w14:textId="77777777" w:rsidR="00AB02DB" w:rsidRPr="0019723A" w:rsidRDefault="00AB02DB" w:rsidP="0019723A">
      <w:pPr>
        <w:ind w:left="720"/>
        <w:rPr>
          <w:sz w:val="24"/>
          <w:szCs w:val="24"/>
        </w:rPr>
      </w:pPr>
      <w:r w:rsidRPr="0019723A">
        <w:rPr>
          <w:sz w:val="24"/>
          <w:szCs w:val="24"/>
        </w:rPr>
        <w:t>C.</w:t>
      </w:r>
      <w:r w:rsidR="00B95294" w:rsidRPr="0019723A">
        <w:rPr>
          <w:sz w:val="24"/>
          <w:szCs w:val="24"/>
        </w:rPr>
        <w:t xml:space="preserve"> Choice of Language Clause</w:t>
      </w:r>
    </w:p>
    <w:p w14:paraId="09CC0819" w14:textId="77777777" w:rsidR="00AB02DB" w:rsidRPr="0019723A" w:rsidRDefault="00AB02DB" w:rsidP="0019723A">
      <w:pPr>
        <w:ind w:left="720"/>
        <w:rPr>
          <w:sz w:val="24"/>
          <w:szCs w:val="24"/>
        </w:rPr>
      </w:pPr>
      <w:r w:rsidRPr="0019723A">
        <w:rPr>
          <w:sz w:val="24"/>
          <w:szCs w:val="24"/>
        </w:rPr>
        <w:t>D.</w:t>
      </w:r>
      <w:r w:rsidR="00B95294" w:rsidRPr="0019723A">
        <w:rPr>
          <w:sz w:val="24"/>
          <w:szCs w:val="24"/>
        </w:rPr>
        <w:t xml:space="preserve"> Force Majeure Clause</w:t>
      </w:r>
    </w:p>
    <w:p w14:paraId="1F3B1409" w14:textId="77777777" w:rsidR="00394152" w:rsidRPr="0019723A" w:rsidRDefault="00394152" w:rsidP="0019723A">
      <w:pPr>
        <w:ind w:left="720"/>
        <w:rPr>
          <w:sz w:val="24"/>
          <w:szCs w:val="24"/>
        </w:rPr>
      </w:pPr>
    </w:p>
    <w:p w14:paraId="7C026249" w14:textId="6872ED6A" w:rsidR="00AB02DB" w:rsidRPr="0019723A" w:rsidRDefault="00AB02DB" w:rsidP="0019723A">
      <w:pPr>
        <w:ind w:left="360" w:hanging="360"/>
        <w:rPr>
          <w:sz w:val="24"/>
          <w:szCs w:val="24"/>
        </w:rPr>
      </w:pPr>
      <w:del w:id="46" w:author="McNew, Amber" w:date="2020-03-04T10:07:00Z">
        <w:r w:rsidRPr="0019723A" w:rsidDel="001A318D">
          <w:rPr>
            <w:sz w:val="24"/>
            <w:szCs w:val="24"/>
          </w:rPr>
          <w:delText>27</w:delText>
        </w:r>
      </w:del>
      <w:ins w:id="47" w:author="McNew, Amber" w:date="2020-03-04T10:07:00Z">
        <w:r w:rsidR="001A318D">
          <w:rPr>
            <w:sz w:val="24"/>
            <w:szCs w:val="24"/>
          </w:rPr>
          <w:t>4</w:t>
        </w:r>
        <w:r w:rsidR="001A318D" w:rsidRPr="0019723A">
          <w:rPr>
            <w:sz w:val="24"/>
            <w:szCs w:val="24"/>
          </w:rPr>
          <w:t>7</w:t>
        </w:r>
      </w:ins>
      <w:r w:rsidRPr="0019723A">
        <w:rPr>
          <w:sz w:val="24"/>
          <w:szCs w:val="24"/>
        </w:rPr>
        <w:t>.</w:t>
      </w:r>
      <w:r w:rsidR="00394152" w:rsidRPr="0019723A">
        <w:rPr>
          <w:sz w:val="24"/>
          <w:szCs w:val="24"/>
        </w:rPr>
        <w:t xml:space="preserve"> According to ______, section 1, paragraph 1 “The executive Power shall be vested in a President of the United States of America. He shall hold his Office during the Term of four Years.”</w:t>
      </w:r>
    </w:p>
    <w:p w14:paraId="101C1F15" w14:textId="77777777" w:rsidR="00AB02DB" w:rsidRPr="0019723A" w:rsidRDefault="00AB02DB" w:rsidP="0019723A">
      <w:pPr>
        <w:ind w:left="720"/>
        <w:rPr>
          <w:sz w:val="24"/>
          <w:szCs w:val="24"/>
        </w:rPr>
      </w:pPr>
      <w:r w:rsidRPr="0019723A">
        <w:rPr>
          <w:sz w:val="24"/>
          <w:szCs w:val="24"/>
        </w:rPr>
        <w:t>A.</w:t>
      </w:r>
      <w:r w:rsidR="00394152" w:rsidRPr="0019723A">
        <w:rPr>
          <w:sz w:val="24"/>
          <w:szCs w:val="24"/>
        </w:rPr>
        <w:t xml:space="preserve"> Article II</w:t>
      </w:r>
    </w:p>
    <w:p w14:paraId="5F6A4D4D" w14:textId="77777777" w:rsidR="00AB02DB" w:rsidRPr="0019723A" w:rsidRDefault="00AB02DB" w:rsidP="0019723A">
      <w:pPr>
        <w:ind w:left="720"/>
        <w:rPr>
          <w:sz w:val="24"/>
          <w:szCs w:val="24"/>
        </w:rPr>
      </w:pPr>
      <w:r w:rsidRPr="0019723A">
        <w:rPr>
          <w:sz w:val="24"/>
          <w:szCs w:val="24"/>
        </w:rPr>
        <w:t>B.</w:t>
      </w:r>
      <w:r w:rsidR="00394152" w:rsidRPr="0019723A">
        <w:rPr>
          <w:sz w:val="24"/>
          <w:szCs w:val="24"/>
        </w:rPr>
        <w:t xml:space="preserve">  Article IV</w:t>
      </w:r>
    </w:p>
    <w:p w14:paraId="44B0ED1C" w14:textId="77777777" w:rsidR="00AB02DB" w:rsidRPr="0019723A" w:rsidRDefault="00AB02DB" w:rsidP="0019723A">
      <w:pPr>
        <w:ind w:left="720"/>
        <w:rPr>
          <w:sz w:val="24"/>
          <w:szCs w:val="24"/>
        </w:rPr>
      </w:pPr>
      <w:r w:rsidRPr="0019723A">
        <w:rPr>
          <w:sz w:val="24"/>
          <w:szCs w:val="24"/>
        </w:rPr>
        <w:t>C.</w:t>
      </w:r>
      <w:r w:rsidR="00394152" w:rsidRPr="0019723A">
        <w:rPr>
          <w:sz w:val="24"/>
          <w:szCs w:val="24"/>
        </w:rPr>
        <w:t xml:space="preserve"> Article VI</w:t>
      </w:r>
    </w:p>
    <w:p w14:paraId="339E6BFD" w14:textId="77777777" w:rsidR="00AB02DB" w:rsidRPr="0019723A" w:rsidRDefault="00AB02DB" w:rsidP="0019723A">
      <w:pPr>
        <w:ind w:left="720"/>
        <w:rPr>
          <w:sz w:val="24"/>
          <w:szCs w:val="24"/>
        </w:rPr>
      </w:pPr>
      <w:r w:rsidRPr="0019723A">
        <w:rPr>
          <w:sz w:val="24"/>
          <w:szCs w:val="24"/>
        </w:rPr>
        <w:t>D.</w:t>
      </w:r>
      <w:r w:rsidR="00394152" w:rsidRPr="0019723A">
        <w:rPr>
          <w:sz w:val="24"/>
          <w:szCs w:val="24"/>
        </w:rPr>
        <w:t xml:space="preserve"> Article I</w:t>
      </w:r>
    </w:p>
    <w:p w14:paraId="562C75D1" w14:textId="77777777" w:rsidR="00BB76E8" w:rsidRPr="0019723A" w:rsidRDefault="00BB76E8" w:rsidP="0019723A">
      <w:pPr>
        <w:ind w:left="720"/>
        <w:rPr>
          <w:sz w:val="24"/>
          <w:szCs w:val="24"/>
        </w:rPr>
      </w:pPr>
    </w:p>
    <w:p w14:paraId="6E74DA85" w14:textId="63F4FD65" w:rsidR="00BB76E8" w:rsidRPr="0019723A" w:rsidRDefault="00BB76E8" w:rsidP="0019723A">
      <w:pPr>
        <w:ind w:left="432" w:hanging="432"/>
        <w:rPr>
          <w:sz w:val="24"/>
          <w:szCs w:val="24"/>
        </w:rPr>
      </w:pPr>
      <w:del w:id="48" w:author="McNew, Amber" w:date="2020-03-04T10:07:00Z">
        <w:r w:rsidRPr="0019723A" w:rsidDel="001A318D">
          <w:rPr>
            <w:sz w:val="24"/>
            <w:szCs w:val="24"/>
          </w:rPr>
          <w:delText>28</w:delText>
        </w:r>
      </w:del>
      <w:ins w:id="49" w:author="McNew, Amber" w:date="2020-03-04T10:07:00Z">
        <w:r w:rsidR="001A318D">
          <w:rPr>
            <w:sz w:val="24"/>
            <w:szCs w:val="24"/>
          </w:rPr>
          <w:t>4</w:t>
        </w:r>
        <w:r w:rsidR="001A318D" w:rsidRPr="0019723A">
          <w:rPr>
            <w:sz w:val="24"/>
            <w:szCs w:val="24"/>
          </w:rPr>
          <w:t>8</w:t>
        </w:r>
      </w:ins>
      <w:r w:rsidRPr="0019723A">
        <w:rPr>
          <w:sz w:val="24"/>
          <w:szCs w:val="24"/>
        </w:rPr>
        <w:t>. When a single firm carries out two or more of the separate functional phrases, it is considered to be a ______.</w:t>
      </w:r>
    </w:p>
    <w:p w14:paraId="7656A40B" w14:textId="77777777" w:rsidR="00BB76E8" w:rsidRPr="0019723A" w:rsidRDefault="00BB76E8" w:rsidP="0019723A">
      <w:pPr>
        <w:ind w:left="720"/>
        <w:rPr>
          <w:sz w:val="24"/>
          <w:szCs w:val="24"/>
        </w:rPr>
      </w:pPr>
      <w:r w:rsidRPr="0019723A">
        <w:rPr>
          <w:sz w:val="24"/>
          <w:szCs w:val="24"/>
        </w:rPr>
        <w:t>A. concentrated industry</w:t>
      </w:r>
    </w:p>
    <w:p w14:paraId="7705E816" w14:textId="77777777" w:rsidR="00BB76E8" w:rsidRPr="0019723A" w:rsidRDefault="00BB76E8" w:rsidP="0019723A">
      <w:pPr>
        <w:ind w:left="720"/>
        <w:rPr>
          <w:sz w:val="24"/>
          <w:szCs w:val="24"/>
        </w:rPr>
      </w:pPr>
      <w:r w:rsidRPr="0019723A">
        <w:rPr>
          <w:sz w:val="24"/>
          <w:szCs w:val="24"/>
        </w:rPr>
        <w:t>B. vertically integrated firm</w:t>
      </w:r>
    </w:p>
    <w:p w14:paraId="40348BBB" w14:textId="77777777" w:rsidR="00BB76E8" w:rsidRPr="0019723A" w:rsidRDefault="00BB76E8" w:rsidP="0019723A">
      <w:pPr>
        <w:ind w:left="720"/>
        <w:rPr>
          <w:sz w:val="24"/>
          <w:szCs w:val="24"/>
        </w:rPr>
      </w:pPr>
      <w:r w:rsidRPr="0019723A">
        <w:rPr>
          <w:sz w:val="24"/>
          <w:szCs w:val="24"/>
        </w:rPr>
        <w:t>C. single firm</w:t>
      </w:r>
    </w:p>
    <w:p w14:paraId="47CCCB6F" w14:textId="77777777" w:rsidR="00BB76E8" w:rsidRPr="0019723A" w:rsidRDefault="00BB76E8" w:rsidP="0019723A">
      <w:pPr>
        <w:ind w:left="720"/>
        <w:rPr>
          <w:sz w:val="24"/>
          <w:szCs w:val="24"/>
        </w:rPr>
      </w:pPr>
      <w:r w:rsidRPr="0019723A">
        <w:rPr>
          <w:sz w:val="24"/>
          <w:szCs w:val="24"/>
        </w:rPr>
        <w:t>D. horizontal firm</w:t>
      </w:r>
    </w:p>
    <w:p w14:paraId="664355AD" w14:textId="77777777" w:rsidR="00083984" w:rsidRPr="0019723A" w:rsidRDefault="00083984" w:rsidP="0019723A">
      <w:pPr>
        <w:ind w:left="720"/>
        <w:rPr>
          <w:sz w:val="24"/>
          <w:szCs w:val="24"/>
        </w:rPr>
      </w:pPr>
    </w:p>
    <w:p w14:paraId="3EE3A4FF" w14:textId="76577750" w:rsidR="00AB02DB" w:rsidRPr="0019723A" w:rsidRDefault="00AB02DB" w:rsidP="0019723A">
      <w:pPr>
        <w:ind w:left="360" w:hanging="360"/>
        <w:rPr>
          <w:sz w:val="24"/>
          <w:szCs w:val="24"/>
        </w:rPr>
      </w:pPr>
      <w:del w:id="50" w:author="McNew, Amber" w:date="2020-03-04T10:07:00Z">
        <w:r w:rsidRPr="0019723A" w:rsidDel="001A318D">
          <w:rPr>
            <w:sz w:val="24"/>
            <w:szCs w:val="24"/>
          </w:rPr>
          <w:delText>29</w:delText>
        </w:r>
      </w:del>
      <w:ins w:id="51" w:author="McNew, Amber" w:date="2020-03-04T10:07:00Z">
        <w:r w:rsidR="001A318D">
          <w:rPr>
            <w:sz w:val="24"/>
            <w:szCs w:val="24"/>
          </w:rPr>
          <w:t>4</w:t>
        </w:r>
        <w:r w:rsidR="001A318D" w:rsidRPr="0019723A">
          <w:rPr>
            <w:sz w:val="24"/>
            <w:szCs w:val="24"/>
          </w:rPr>
          <w:t>9</w:t>
        </w:r>
      </w:ins>
      <w:r w:rsidRPr="0019723A">
        <w:rPr>
          <w:sz w:val="24"/>
          <w:szCs w:val="24"/>
        </w:rPr>
        <w:t>.</w:t>
      </w:r>
      <w:r w:rsidR="0080043D" w:rsidRPr="0019723A">
        <w:rPr>
          <w:sz w:val="24"/>
          <w:szCs w:val="24"/>
        </w:rPr>
        <w:t xml:space="preserve"> A(n) ______ is an untrue statement made by one person or business about the products, services, property, or reputation of another business.</w:t>
      </w:r>
    </w:p>
    <w:p w14:paraId="6626EB45" w14:textId="77777777" w:rsidR="0080043D" w:rsidRPr="0019723A" w:rsidRDefault="0080043D" w:rsidP="0019723A">
      <w:pPr>
        <w:ind w:left="720"/>
        <w:rPr>
          <w:sz w:val="24"/>
          <w:szCs w:val="24"/>
        </w:rPr>
      </w:pPr>
      <w:r w:rsidRPr="0019723A">
        <w:rPr>
          <w:sz w:val="24"/>
          <w:szCs w:val="24"/>
        </w:rPr>
        <w:t>A. disparagement</w:t>
      </w:r>
    </w:p>
    <w:p w14:paraId="176FC109" w14:textId="77777777" w:rsidR="0080043D" w:rsidRPr="0019723A" w:rsidRDefault="0080043D" w:rsidP="0019723A">
      <w:pPr>
        <w:ind w:left="720"/>
        <w:rPr>
          <w:sz w:val="24"/>
          <w:szCs w:val="24"/>
        </w:rPr>
      </w:pPr>
      <w:r w:rsidRPr="0019723A">
        <w:rPr>
          <w:sz w:val="24"/>
          <w:szCs w:val="24"/>
        </w:rPr>
        <w:t>B. wrongful assumption</w:t>
      </w:r>
    </w:p>
    <w:p w14:paraId="7336AF4B" w14:textId="77777777" w:rsidR="0080043D" w:rsidRPr="0019723A" w:rsidRDefault="0080043D" w:rsidP="0019723A">
      <w:pPr>
        <w:ind w:left="720"/>
        <w:rPr>
          <w:sz w:val="24"/>
          <w:szCs w:val="24"/>
        </w:rPr>
      </w:pPr>
      <w:r w:rsidRPr="0019723A">
        <w:rPr>
          <w:sz w:val="24"/>
          <w:szCs w:val="24"/>
        </w:rPr>
        <w:t>C. negligent comment</w:t>
      </w:r>
    </w:p>
    <w:p w14:paraId="54591DB1" w14:textId="77777777" w:rsidR="0080043D" w:rsidRPr="0019723A" w:rsidRDefault="0080043D" w:rsidP="0019723A">
      <w:pPr>
        <w:ind w:left="720"/>
        <w:rPr>
          <w:sz w:val="24"/>
          <w:szCs w:val="24"/>
        </w:rPr>
      </w:pPr>
      <w:r w:rsidRPr="0019723A">
        <w:rPr>
          <w:sz w:val="24"/>
          <w:szCs w:val="24"/>
        </w:rPr>
        <w:t xml:space="preserve">D. </w:t>
      </w:r>
      <w:r w:rsidR="0019723A" w:rsidRPr="0019723A">
        <w:rPr>
          <w:sz w:val="24"/>
          <w:szCs w:val="24"/>
        </w:rPr>
        <w:t>falsifications</w:t>
      </w:r>
      <w:r w:rsidRPr="0019723A">
        <w:rPr>
          <w:sz w:val="24"/>
          <w:szCs w:val="24"/>
        </w:rPr>
        <w:t xml:space="preserve"> statement </w:t>
      </w:r>
    </w:p>
    <w:p w14:paraId="1A965116" w14:textId="77777777" w:rsidR="0080043D" w:rsidRPr="0019723A" w:rsidRDefault="0080043D" w:rsidP="0019723A">
      <w:pPr>
        <w:ind w:hanging="432"/>
        <w:rPr>
          <w:sz w:val="24"/>
          <w:szCs w:val="24"/>
        </w:rPr>
      </w:pPr>
    </w:p>
    <w:p w14:paraId="532B085C" w14:textId="0550791A" w:rsidR="0080043D" w:rsidRPr="0019723A" w:rsidRDefault="00AB02DB" w:rsidP="0019723A">
      <w:pPr>
        <w:ind w:left="360" w:hanging="360"/>
        <w:rPr>
          <w:sz w:val="24"/>
          <w:szCs w:val="24"/>
        </w:rPr>
      </w:pPr>
      <w:del w:id="52" w:author="McNew, Amber" w:date="2020-03-04T10:07:00Z">
        <w:r w:rsidRPr="0019723A" w:rsidDel="001A318D">
          <w:rPr>
            <w:sz w:val="24"/>
            <w:szCs w:val="24"/>
          </w:rPr>
          <w:delText>30</w:delText>
        </w:r>
      </w:del>
      <w:ins w:id="53" w:author="McNew, Amber" w:date="2020-03-04T10:07:00Z">
        <w:r w:rsidR="001A318D">
          <w:rPr>
            <w:sz w:val="24"/>
            <w:szCs w:val="24"/>
          </w:rPr>
          <w:t>5</w:t>
        </w:r>
        <w:bookmarkStart w:id="54" w:name="_GoBack"/>
        <w:bookmarkEnd w:id="54"/>
        <w:r w:rsidR="001A318D" w:rsidRPr="0019723A">
          <w:rPr>
            <w:sz w:val="24"/>
            <w:szCs w:val="24"/>
          </w:rPr>
          <w:t>0</w:t>
        </w:r>
      </w:ins>
      <w:r w:rsidRPr="0019723A">
        <w:rPr>
          <w:sz w:val="24"/>
          <w:szCs w:val="24"/>
        </w:rPr>
        <w:t>.</w:t>
      </w:r>
      <w:r w:rsidR="0080043D" w:rsidRPr="0019723A">
        <w:rPr>
          <w:snapToGrid w:val="0"/>
          <w:color w:val="000000"/>
          <w:sz w:val="24"/>
          <w:szCs w:val="24"/>
        </w:rPr>
        <w:t xml:space="preserve"> Carrie creates a hat design to express her support for a presidential candidate and distributes hats to all her friends. The hats are an example of ______.</w:t>
      </w:r>
    </w:p>
    <w:p w14:paraId="147BF037" w14:textId="77777777" w:rsidR="004F246D" w:rsidRPr="0019723A" w:rsidRDefault="004F246D" w:rsidP="0019723A">
      <w:pPr>
        <w:ind w:left="720"/>
        <w:rPr>
          <w:sz w:val="24"/>
          <w:szCs w:val="24"/>
        </w:rPr>
      </w:pPr>
      <w:r w:rsidRPr="0019723A">
        <w:rPr>
          <w:sz w:val="24"/>
          <w:szCs w:val="24"/>
        </w:rPr>
        <w:t>A. controlled speech</w:t>
      </w:r>
    </w:p>
    <w:p w14:paraId="7D62FF05" w14:textId="77777777" w:rsidR="004F246D" w:rsidRPr="0019723A" w:rsidRDefault="004F246D" w:rsidP="0019723A">
      <w:pPr>
        <w:ind w:left="720"/>
        <w:rPr>
          <w:sz w:val="24"/>
          <w:szCs w:val="24"/>
        </w:rPr>
      </w:pPr>
      <w:r w:rsidRPr="0019723A">
        <w:rPr>
          <w:sz w:val="24"/>
          <w:szCs w:val="24"/>
        </w:rPr>
        <w:t>B. symbolic speech</w:t>
      </w:r>
    </w:p>
    <w:p w14:paraId="3DA148CB" w14:textId="77777777" w:rsidR="004F246D" w:rsidRPr="0019723A" w:rsidRDefault="004F246D" w:rsidP="0019723A">
      <w:pPr>
        <w:ind w:left="720"/>
        <w:rPr>
          <w:sz w:val="24"/>
          <w:szCs w:val="24"/>
        </w:rPr>
      </w:pPr>
      <w:r w:rsidRPr="0019723A">
        <w:rPr>
          <w:sz w:val="24"/>
          <w:szCs w:val="24"/>
        </w:rPr>
        <w:t>C. illegal speech</w:t>
      </w:r>
    </w:p>
    <w:p w14:paraId="7A31C075" w14:textId="77777777" w:rsidR="004F246D" w:rsidRPr="0019723A" w:rsidRDefault="004F246D" w:rsidP="0019723A">
      <w:pPr>
        <w:ind w:left="720"/>
        <w:rPr>
          <w:sz w:val="24"/>
          <w:szCs w:val="24"/>
        </w:rPr>
      </w:pPr>
      <w:r w:rsidRPr="0019723A">
        <w:rPr>
          <w:sz w:val="24"/>
          <w:szCs w:val="24"/>
        </w:rPr>
        <w:t>D. spontaneous speech</w:t>
      </w:r>
    </w:p>
    <w:sectPr w:rsidR="004F246D" w:rsidRPr="0019723A" w:rsidSect="00C44F4C">
      <w:headerReference w:type="default" r:id="rId9"/>
      <w:pgSz w:w="12240" w:h="15840"/>
      <w:pgMar w:top="1170" w:right="1296" w:bottom="1080" w:left="129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193820" w14:textId="77777777" w:rsidR="006457E2" w:rsidRDefault="006457E2" w:rsidP="00F1245D">
      <w:r>
        <w:separator/>
      </w:r>
    </w:p>
  </w:endnote>
  <w:endnote w:type="continuationSeparator" w:id="0">
    <w:p w14:paraId="72A0ED21" w14:textId="77777777" w:rsidR="006457E2" w:rsidRDefault="006457E2" w:rsidP="00F124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Chaucer">
    <w:altName w:val="Times New Roman"/>
    <w:charset w:val="00"/>
    <w:family w:val="auto"/>
    <w:pitch w:val="variable"/>
    <w:sig w:usb0="00000083" w:usb1="00000000" w:usb2="00000000" w:usb3="00000000" w:csb0="00000009" w:csb1="00000000"/>
  </w:font>
  <w:font w:name="Palatino Linotype">
    <w:panose1 w:val="02040502050505030304"/>
    <w:charset w:val="00"/>
    <w:family w:val="roman"/>
    <w:pitch w:val="variable"/>
    <w:sig w:usb0="E0000287" w:usb1="40000013" w:usb2="00000000" w:usb3="00000000" w:csb0="0000019F" w:csb1="00000000"/>
  </w:font>
  <w:font w:name="New Century Schlbk">
    <w:altName w:val="Century Schoolbook"/>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3E66DD" w14:textId="77777777" w:rsidR="006457E2" w:rsidRDefault="006457E2" w:rsidP="00F1245D">
      <w:r>
        <w:separator/>
      </w:r>
    </w:p>
  </w:footnote>
  <w:footnote w:type="continuationSeparator" w:id="0">
    <w:p w14:paraId="5537B575" w14:textId="77777777" w:rsidR="006457E2" w:rsidRDefault="006457E2" w:rsidP="00F124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C77B73" w14:textId="77777777" w:rsidR="00D30854" w:rsidRPr="00AB4841" w:rsidRDefault="0073340E" w:rsidP="00F1245D">
    <w:pPr>
      <w:pStyle w:val="Header"/>
      <w:rPr>
        <w:b/>
        <w:bCs/>
      </w:rPr>
    </w:pPr>
    <w:r>
      <w:rPr>
        <w:b/>
        <w:noProof/>
      </w:rPr>
      <w:t>BUSINESS LAW &amp; ETHICS</w:t>
    </w:r>
    <w:r w:rsidR="00682B04" w:rsidRPr="00AB4841">
      <w:rPr>
        <w:b/>
        <w:bCs/>
      </w:rPr>
      <w:t xml:space="preserve"> - </w:t>
    </w:r>
    <w:r w:rsidR="00FA4BC3">
      <w:rPr>
        <w:b/>
        <w:bCs/>
      </w:rPr>
      <w:t>NATIONAL</w:t>
    </w:r>
    <w:r w:rsidR="00D30854" w:rsidRPr="00AB4841">
      <w:rPr>
        <w:b/>
        <w:bCs/>
      </w:rPr>
      <w:t xml:space="preserve"> 20</w:t>
    </w:r>
    <w:r w:rsidR="00301619">
      <w:rPr>
        <w:b/>
        <w:bCs/>
      </w:rPr>
      <w:t>20</w:t>
    </w:r>
    <w:r w:rsidR="00D30854" w:rsidRPr="00AB4841">
      <w:rPr>
        <w:b/>
        <w:bCs/>
      </w:rPr>
      <w:tab/>
    </w:r>
  </w:p>
  <w:p w14:paraId="53481FDF" w14:textId="663280C1" w:rsidR="00D30854" w:rsidRPr="001962B9" w:rsidRDefault="001962B9" w:rsidP="009507EC">
    <w:pPr>
      <w:rPr>
        <w:b/>
      </w:rPr>
    </w:pPr>
    <w:r w:rsidRPr="001962B9">
      <w:rPr>
        <w:b/>
        <w:bCs/>
      </w:rPr>
      <w:t>Page</w:t>
    </w:r>
    <w:r w:rsidR="00D30854" w:rsidRPr="001962B9">
      <w:rPr>
        <w:b/>
        <w:bCs/>
      </w:rPr>
      <w:t xml:space="preserve"> </w:t>
    </w:r>
    <w:r w:rsidR="00D30854" w:rsidRPr="001962B9">
      <w:rPr>
        <w:b/>
        <w:bCs/>
      </w:rPr>
      <w:fldChar w:fldCharType="begin"/>
    </w:r>
    <w:r w:rsidR="00D30854" w:rsidRPr="001962B9">
      <w:rPr>
        <w:b/>
        <w:bCs/>
      </w:rPr>
      <w:instrText xml:space="preserve"> PAGE   \* MERGEFORMAT </w:instrText>
    </w:r>
    <w:r w:rsidR="00D30854" w:rsidRPr="001962B9">
      <w:rPr>
        <w:b/>
        <w:bCs/>
      </w:rPr>
      <w:fldChar w:fldCharType="separate"/>
    </w:r>
    <w:r w:rsidR="001A318D">
      <w:rPr>
        <w:b/>
        <w:bCs/>
        <w:noProof/>
      </w:rPr>
      <w:t>9</w:t>
    </w:r>
    <w:r w:rsidR="00D30854" w:rsidRPr="001962B9">
      <w:rPr>
        <w:b/>
        <w:bCs/>
      </w:rPr>
      <w:fldChar w:fldCharType="end"/>
    </w:r>
    <w:r w:rsidR="00D30854" w:rsidRPr="001962B9">
      <w:rPr>
        <w:b/>
        <w:bCs/>
      </w:rPr>
      <w:t xml:space="preserve"> of </w:t>
    </w:r>
    <w:r w:rsidR="00D30854" w:rsidRPr="001962B9">
      <w:rPr>
        <w:b/>
      </w:rPr>
      <w:fldChar w:fldCharType="begin"/>
    </w:r>
    <w:r w:rsidR="00D30854" w:rsidRPr="001962B9">
      <w:rPr>
        <w:b/>
      </w:rPr>
      <w:instrText xml:space="preserve"> NUMPAGES  </w:instrText>
    </w:r>
    <w:r w:rsidR="00D30854" w:rsidRPr="001962B9">
      <w:rPr>
        <w:b/>
      </w:rPr>
      <w:fldChar w:fldCharType="separate"/>
    </w:r>
    <w:r w:rsidR="001A318D">
      <w:rPr>
        <w:b/>
        <w:noProof/>
      </w:rPr>
      <w:t>9</w:t>
    </w:r>
    <w:r w:rsidR="00D30854" w:rsidRPr="001962B9">
      <w:rPr>
        <w:b/>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F38A6"/>
    <w:multiLevelType w:val="hybridMultilevel"/>
    <w:tmpl w:val="C2BAEF48"/>
    <w:lvl w:ilvl="0" w:tplc="0409000F">
      <w:start w:val="9"/>
      <w:numFmt w:val="decimal"/>
      <w:lvlText w:val="%1."/>
      <w:lvlJc w:val="left"/>
      <w:pPr>
        <w:tabs>
          <w:tab w:val="num" w:pos="900"/>
        </w:tabs>
        <w:ind w:left="900" w:hanging="3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 w15:restartNumberingAfterBreak="0">
    <w:nsid w:val="08863877"/>
    <w:multiLevelType w:val="hybridMultilevel"/>
    <w:tmpl w:val="2FD0B3F8"/>
    <w:lvl w:ilvl="0" w:tplc="3AB46AEA">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F073143"/>
    <w:multiLevelType w:val="hybridMultilevel"/>
    <w:tmpl w:val="1364654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4A532CF"/>
    <w:multiLevelType w:val="hybridMultilevel"/>
    <w:tmpl w:val="F7B4562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6450E3B"/>
    <w:multiLevelType w:val="hybridMultilevel"/>
    <w:tmpl w:val="3FF0443C"/>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F5B7522"/>
    <w:multiLevelType w:val="hybridMultilevel"/>
    <w:tmpl w:val="E5C09A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BC32B8"/>
    <w:multiLevelType w:val="hybridMultilevel"/>
    <w:tmpl w:val="57CEE738"/>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67F30D9"/>
    <w:multiLevelType w:val="hybridMultilevel"/>
    <w:tmpl w:val="ADE8527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4FC17E6"/>
    <w:multiLevelType w:val="hybridMultilevel"/>
    <w:tmpl w:val="997E13B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65119F7"/>
    <w:multiLevelType w:val="hybridMultilevel"/>
    <w:tmpl w:val="78A6E0A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402AEE04">
      <w:start w:val="1"/>
      <w:numFmt w:val="upperLetter"/>
      <w:lvlText w:val="%4."/>
      <w:lvlJc w:val="left"/>
      <w:pPr>
        <w:tabs>
          <w:tab w:val="num" w:pos="3240"/>
        </w:tabs>
        <w:ind w:left="324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F6B4E1B"/>
    <w:multiLevelType w:val="hybridMultilevel"/>
    <w:tmpl w:val="526EA1B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64933273"/>
    <w:multiLevelType w:val="hybridMultilevel"/>
    <w:tmpl w:val="3DECF86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6790547D"/>
    <w:multiLevelType w:val="hybridMultilevel"/>
    <w:tmpl w:val="41466AE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83C0E68"/>
    <w:multiLevelType w:val="hybridMultilevel"/>
    <w:tmpl w:val="A79485B2"/>
    <w:lvl w:ilvl="0" w:tplc="8BB66568">
      <w:start w:val="4"/>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69053EFF"/>
    <w:multiLevelType w:val="hybridMultilevel"/>
    <w:tmpl w:val="1E785ECA"/>
    <w:lvl w:ilvl="0" w:tplc="A3B839A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E5041F5"/>
    <w:multiLevelType w:val="hybridMultilevel"/>
    <w:tmpl w:val="2F9E42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39F73A1"/>
    <w:multiLevelType w:val="multilevel"/>
    <w:tmpl w:val="EA0431EA"/>
    <w:lvl w:ilvl="0">
      <w:start w:val="1"/>
      <w:numFmt w:val="decimal"/>
      <w:lvlText w:val="%1."/>
      <w:lvlJc w:val="left"/>
      <w:pPr>
        <w:tabs>
          <w:tab w:val="num" w:pos="5760"/>
        </w:tabs>
        <w:ind w:left="5760" w:hanging="720"/>
      </w:pPr>
      <w:rPr>
        <w:rFonts w:hint="default"/>
      </w:rPr>
    </w:lvl>
    <w:lvl w:ilvl="1" w:tentative="1">
      <w:start w:val="1"/>
      <w:numFmt w:val="lowerLetter"/>
      <w:lvlText w:val="%2."/>
      <w:lvlJc w:val="left"/>
      <w:pPr>
        <w:tabs>
          <w:tab w:val="num" w:pos="6120"/>
        </w:tabs>
        <w:ind w:left="6120" w:hanging="360"/>
      </w:pPr>
    </w:lvl>
    <w:lvl w:ilvl="2" w:tentative="1">
      <w:start w:val="1"/>
      <w:numFmt w:val="lowerRoman"/>
      <w:lvlText w:val="%3."/>
      <w:lvlJc w:val="right"/>
      <w:pPr>
        <w:tabs>
          <w:tab w:val="num" w:pos="6840"/>
        </w:tabs>
        <w:ind w:left="6840" w:hanging="180"/>
      </w:pPr>
    </w:lvl>
    <w:lvl w:ilvl="3" w:tentative="1">
      <w:start w:val="1"/>
      <w:numFmt w:val="decimal"/>
      <w:lvlText w:val="%4."/>
      <w:lvlJc w:val="left"/>
      <w:pPr>
        <w:tabs>
          <w:tab w:val="num" w:pos="7560"/>
        </w:tabs>
        <w:ind w:left="7560" w:hanging="360"/>
      </w:pPr>
    </w:lvl>
    <w:lvl w:ilvl="4" w:tentative="1">
      <w:start w:val="1"/>
      <w:numFmt w:val="lowerLetter"/>
      <w:lvlText w:val="%5."/>
      <w:lvlJc w:val="left"/>
      <w:pPr>
        <w:tabs>
          <w:tab w:val="num" w:pos="8280"/>
        </w:tabs>
        <w:ind w:left="8280" w:hanging="360"/>
      </w:pPr>
    </w:lvl>
    <w:lvl w:ilvl="5" w:tentative="1">
      <w:start w:val="1"/>
      <w:numFmt w:val="lowerRoman"/>
      <w:lvlText w:val="%6."/>
      <w:lvlJc w:val="right"/>
      <w:pPr>
        <w:tabs>
          <w:tab w:val="num" w:pos="9000"/>
        </w:tabs>
        <w:ind w:left="9000" w:hanging="180"/>
      </w:pPr>
    </w:lvl>
    <w:lvl w:ilvl="6" w:tentative="1">
      <w:start w:val="1"/>
      <w:numFmt w:val="decimal"/>
      <w:lvlText w:val="%7."/>
      <w:lvlJc w:val="left"/>
      <w:pPr>
        <w:tabs>
          <w:tab w:val="num" w:pos="9720"/>
        </w:tabs>
        <w:ind w:left="9720" w:hanging="360"/>
      </w:pPr>
    </w:lvl>
    <w:lvl w:ilvl="7" w:tentative="1">
      <w:start w:val="1"/>
      <w:numFmt w:val="lowerLetter"/>
      <w:lvlText w:val="%8."/>
      <w:lvlJc w:val="left"/>
      <w:pPr>
        <w:tabs>
          <w:tab w:val="num" w:pos="10440"/>
        </w:tabs>
        <w:ind w:left="10440" w:hanging="360"/>
      </w:pPr>
    </w:lvl>
    <w:lvl w:ilvl="8" w:tentative="1">
      <w:start w:val="1"/>
      <w:numFmt w:val="lowerRoman"/>
      <w:lvlText w:val="%9."/>
      <w:lvlJc w:val="right"/>
      <w:pPr>
        <w:tabs>
          <w:tab w:val="num" w:pos="11160"/>
        </w:tabs>
        <w:ind w:left="11160" w:hanging="180"/>
      </w:pPr>
    </w:lvl>
  </w:abstractNum>
  <w:num w:numId="1">
    <w:abstractNumId w:val="16"/>
  </w:num>
  <w:num w:numId="2">
    <w:abstractNumId w:val="9"/>
  </w:num>
  <w:num w:numId="3">
    <w:abstractNumId w:val="8"/>
  </w:num>
  <w:num w:numId="4">
    <w:abstractNumId w:val="12"/>
  </w:num>
  <w:num w:numId="5">
    <w:abstractNumId w:val="3"/>
  </w:num>
  <w:num w:numId="6">
    <w:abstractNumId w:val="1"/>
  </w:num>
  <w:num w:numId="7">
    <w:abstractNumId w:val="4"/>
  </w:num>
  <w:num w:numId="8">
    <w:abstractNumId w:val="0"/>
  </w:num>
  <w:num w:numId="9">
    <w:abstractNumId w:val="7"/>
  </w:num>
  <w:num w:numId="10">
    <w:abstractNumId w:val="13"/>
  </w:num>
  <w:num w:numId="11">
    <w:abstractNumId w:val="14"/>
  </w:num>
  <w:num w:numId="12">
    <w:abstractNumId w:val="2"/>
  </w:num>
  <w:num w:numId="13">
    <w:abstractNumId w:val="15"/>
  </w:num>
  <w:num w:numId="14">
    <w:abstractNumId w:val="11"/>
  </w:num>
  <w:num w:numId="15">
    <w:abstractNumId w:val="10"/>
  </w:num>
  <w:num w:numId="16">
    <w:abstractNumId w:val="5"/>
  </w:num>
  <w:num w:numId="17">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cNew, Amber">
    <w15:presenceInfo w15:providerId="None" w15:userId="McNew, Amber"/>
  </w15:person>
  <w15:person w15:author="Hewes Angie">
    <w15:presenceInfo w15:providerId="AD" w15:userId="S-1-5-21-739180723-1232289346-1601665820-16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visionView w:markup="0"/>
  <w:trackRevisions/>
  <w:defaultTabStop w:val="720"/>
  <w:drawingGridHorizontalSpacing w:val="10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45D"/>
    <w:rsid w:val="00002485"/>
    <w:rsid w:val="0000531A"/>
    <w:rsid w:val="0001536A"/>
    <w:rsid w:val="00021B3B"/>
    <w:rsid w:val="00025D29"/>
    <w:rsid w:val="000276D1"/>
    <w:rsid w:val="0004087C"/>
    <w:rsid w:val="0005099D"/>
    <w:rsid w:val="00083984"/>
    <w:rsid w:val="00091841"/>
    <w:rsid w:val="00094DD4"/>
    <w:rsid w:val="0009681C"/>
    <w:rsid w:val="00096C05"/>
    <w:rsid w:val="000A7E72"/>
    <w:rsid w:val="000D56FC"/>
    <w:rsid w:val="000E1BD5"/>
    <w:rsid w:val="000E5959"/>
    <w:rsid w:val="00100E4A"/>
    <w:rsid w:val="00103DB8"/>
    <w:rsid w:val="0010665F"/>
    <w:rsid w:val="0011738B"/>
    <w:rsid w:val="001233AE"/>
    <w:rsid w:val="00124B64"/>
    <w:rsid w:val="00125A30"/>
    <w:rsid w:val="001318FE"/>
    <w:rsid w:val="00135207"/>
    <w:rsid w:val="00143A1C"/>
    <w:rsid w:val="00146D32"/>
    <w:rsid w:val="00155172"/>
    <w:rsid w:val="001636A5"/>
    <w:rsid w:val="0017475D"/>
    <w:rsid w:val="0018488C"/>
    <w:rsid w:val="00185C25"/>
    <w:rsid w:val="00195022"/>
    <w:rsid w:val="001962B9"/>
    <w:rsid w:val="0019723A"/>
    <w:rsid w:val="001A318D"/>
    <w:rsid w:val="001A6172"/>
    <w:rsid w:val="001B3D7F"/>
    <w:rsid w:val="001B3F8A"/>
    <w:rsid w:val="001B5FD2"/>
    <w:rsid w:val="001C01BD"/>
    <w:rsid w:val="001C3C83"/>
    <w:rsid w:val="001C4797"/>
    <w:rsid w:val="001C78AB"/>
    <w:rsid w:val="001D559E"/>
    <w:rsid w:val="001E1578"/>
    <w:rsid w:val="001E2219"/>
    <w:rsid w:val="001E3745"/>
    <w:rsid w:val="001E746C"/>
    <w:rsid w:val="001E7B05"/>
    <w:rsid w:val="001F4F95"/>
    <w:rsid w:val="001F5122"/>
    <w:rsid w:val="00202415"/>
    <w:rsid w:val="00203734"/>
    <w:rsid w:val="00215815"/>
    <w:rsid w:val="00226839"/>
    <w:rsid w:val="00244804"/>
    <w:rsid w:val="00246A9F"/>
    <w:rsid w:val="00251877"/>
    <w:rsid w:val="00255AD1"/>
    <w:rsid w:val="00263A8D"/>
    <w:rsid w:val="002658BD"/>
    <w:rsid w:val="00270C01"/>
    <w:rsid w:val="00271D98"/>
    <w:rsid w:val="0028121C"/>
    <w:rsid w:val="00284D39"/>
    <w:rsid w:val="0028701E"/>
    <w:rsid w:val="002A0D6A"/>
    <w:rsid w:val="002A6DE1"/>
    <w:rsid w:val="002B0596"/>
    <w:rsid w:val="002C0006"/>
    <w:rsid w:val="002C4BF3"/>
    <w:rsid w:val="002C6CEC"/>
    <w:rsid w:val="002E341A"/>
    <w:rsid w:val="002F46CB"/>
    <w:rsid w:val="002F6E32"/>
    <w:rsid w:val="003003AB"/>
    <w:rsid w:val="003012E1"/>
    <w:rsid w:val="00301619"/>
    <w:rsid w:val="00310050"/>
    <w:rsid w:val="00322433"/>
    <w:rsid w:val="00330557"/>
    <w:rsid w:val="00352A11"/>
    <w:rsid w:val="00352C6B"/>
    <w:rsid w:val="00367B08"/>
    <w:rsid w:val="00376011"/>
    <w:rsid w:val="00376B09"/>
    <w:rsid w:val="003834D4"/>
    <w:rsid w:val="00392D1F"/>
    <w:rsid w:val="00394152"/>
    <w:rsid w:val="003A76A3"/>
    <w:rsid w:val="003B26F2"/>
    <w:rsid w:val="003B631C"/>
    <w:rsid w:val="003C378A"/>
    <w:rsid w:val="003C4AEF"/>
    <w:rsid w:val="003C62B5"/>
    <w:rsid w:val="003D7541"/>
    <w:rsid w:val="003F1DCE"/>
    <w:rsid w:val="00402E88"/>
    <w:rsid w:val="00420CB8"/>
    <w:rsid w:val="00431F3D"/>
    <w:rsid w:val="0043409A"/>
    <w:rsid w:val="004341A5"/>
    <w:rsid w:val="00436929"/>
    <w:rsid w:val="00450503"/>
    <w:rsid w:val="00451020"/>
    <w:rsid w:val="004510FE"/>
    <w:rsid w:val="00453986"/>
    <w:rsid w:val="00477AC3"/>
    <w:rsid w:val="00480FF2"/>
    <w:rsid w:val="00481371"/>
    <w:rsid w:val="00494DD1"/>
    <w:rsid w:val="004959FB"/>
    <w:rsid w:val="00495A40"/>
    <w:rsid w:val="00495E3D"/>
    <w:rsid w:val="004B0E9D"/>
    <w:rsid w:val="004B1D44"/>
    <w:rsid w:val="004B62C6"/>
    <w:rsid w:val="004C2D20"/>
    <w:rsid w:val="004C65BC"/>
    <w:rsid w:val="004C6A24"/>
    <w:rsid w:val="004D22C7"/>
    <w:rsid w:val="004E5846"/>
    <w:rsid w:val="004F246D"/>
    <w:rsid w:val="0051264C"/>
    <w:rsid w:val="00515CE6"/>
    <w:rsid w:val="00516AC4"/>
    <w:rsid w:val="00520B21"/>
    <w:rsid w:val="0052244F"/>
    <w:rsid w:val="00536671"/>
    <w:rsid w:val="00536F84"/>
    <w:rsid w:val="005816EA"/>
    <w:rsid w:val="00582255"/>
    <w:rsid w:val="00596E45"/>
    <w:rsid w:val="005A0EA4"/>
    <w:rsid w:val="005A39FB"/>
    <w:rsid w:val="005B368D"/>
    <w:rsid w:val="005C73BC"/>
    <w:rsid w:val="005D5DD9"/>
    <w:rsid w:val="005E1E5E"/>
    <w:rsid w:val="00611968"/>
    <w:rsid w:val="00613D4B"/>
    <w:rsid w:val="00615146"/>
    <w:rsid w:val="00631C68"/>
    <w:rsid w:val="00633E82"/>
    <w:rsid w:val="00640208"/>
    <w:rsid w:val="006457E2"/>
    <w:rsid w:val="006459CE"/>
    <w:rsid w:val="0065546A"/>
    <w:rsid w:val="00656AE0"/>
    <w:rsid w:val="006579E7"/>
    <w:rsid w:val="00657EBA"/>
    <w:rsid w:val="0066323A"/>
    <w:rsid w:val="0067063A"/>
    <w:rsid w:val="00670E74"/>
    <w:rsid w:val="00682B04"/>
    <w:rsid w:val="00683334"/>
    <w:rsid w:val="006838D7"/>
    <w:rsid w:val="0068463D"/>
    <w:rsid w:val="0069040D"/>
    <w:rsid w:val="00690AA5"/>
    <w:rsid w:val="00697645"/>
    <w:rsid w:val="006B046F"/>
    <w:rsid w:val="006B3C67"/>
    <w:rsid w:val="006D53F5"/>
    <w:rsid w:val="006D6443"/>
    <w:rsid w:val="006E3FA0"/>
    <w:rsid w:val="00703704"/>
    <w:rsid w:val="00703BB5"/>
    <w:rsid w:val="007129BF"/>
    <w:rsid w:val="0072015B"/>
    <w:rsid w:val="00724536"/>
    <w:rsid w:val="00725674"/>
    <w:rsid w:val="0073340E"/>
    <w:rsid w:val="007405F1"/>
    <w:rsid w:val="00747666"/>
    <w:rsid w:val="007541F5"/>
    <w:rsid w:val="007557D5"/>
    <w:rsid w:val="0076620B"/>
    <w:rsid w:val="00772077"/>
    <w:rsid w:val="00773C66"/>
    <w:rsid w:val="0077466C"/>
    <w:rsid w:val="00781F13"/>
    <w:rsid w:val="00787588"/>
    <w:rsid w:val="00791AC0"/>
    <w:rsid w:val="00793C58"/>
    <w:rsid w:val="007B6742"/>
    <w:rsid w:val="007F240A"/>
    <w:rsid w:val="0080043D"/>
    <w:rsid w:val="0080645B"/>
    <w:rsid w:val="00811A93"/>
    <w:rsid w:val="00812715"/>
    <w:rsid w:val="0081454A"/>
    <w:rsid w:val="00815C7E"/>
    <w:rsid w:val="00835DBA"/>
    <w:rsid w:val="008404A3"/>
    <w:rsid w:val="0085188B"/>
    <w:rsid w:val="008662B2"/>
    <w:rsid w:val="00873E0C"/>
    <w:rsid w:val="00877D2D"/>
    <w:rsid w:val="00884A3C"/>
    <w:rsid w:val="008A1FCB"/>
    <w:rsid w:val="008A568A"/>
    <w:rsid w:val="008B0BC3"/>
    <w:rsid w:val="008C013C"/>
    <w:rsid w:val="008C3EFC"/>
    <w:rsid w:val="008C7E00"/>
    <w:rsid w:val="008D4E1C"/>
    <w:rsid w:val="008F0383"/>
    <w:rsid w:val="008F07A0"/>
    <w:rsid w:val="00903B27"/>
    <w:rsid w:val="00911900"/>
    <w:rsid w:val="0092206F"/>
    <w:rsid w:val="0092543B"/>
    <w:rsid w:val="00940BED"/>
    <w:rsid w:val="009507EC"/>
    <w:rsid w:val="00966451"/>
    <w:rsid w:val="00987340"/>
    <w:rsid w:val="009A3303"/>
    <w:rsid w:val="009A62D3"/>
    <w:rsid w:val="009B17FB"/>
    <w:rsid w:val="009B3A4F"/>
    <w:rsid w:val="009C030D"/>
    <w:rsid w:val="009D45B7"/>
    <w:rsid w:val="009E7B85"/>
    <w:rsid w:val="009F3B30"/>
    <w:rsid w:val="009F6AB1"/>
    <w:rsid w:val="00A0059C"/>
    <w:rsid w:val="00A03819"/>
    <w:rsid w:val="00A2222D"/>
    <w:rsid w:val="00A253BE"/>
    <w:rsid w:val="00A31992"/>
    <w:rsid w:val="00A47A70"/>
    <w:rsid w:val="00A51EF1"/>
    <w:rsid w:val="00A73223"/>
    <w:rsid w:val="00A8124E"/>
    <w:rsid w:val="00A978BA"/>
    <w:rsid w:val="00AB02DB"/>
    <w:rsid w:val="00AB2DF4"/>
    <w:rsid w:val="00AB4113"/>
    <w:rsid w:val="00AB4841"/>
    <w:rsid w:val="00AE5DD4"/>
    <w:rsid w:val="00AF148C"/>
    <w:rsid w:val="00AF1788"/>
    <w:rsid w:val="00B0460B"/>
    <w:rsid w:val="00B07639"/>
    <w:rsid w:val="00B12A84"/>
    <w:rsid w:val="00B17773"/>
    <w:rsid w:val="00B21752"/>
    <w:rsid w:val="00B21B79"/>
    <w:rsid w:val="00B2455E"/>
    <w:rsid w:val="00B24B81"/>
    <w:rsid w:val="00B431FC"/>
    <w:rsid w:val="00B6046D"/>
    <w:rsid w:val="00B75EE5"/>
    <w:rsid w:val="00B92895"/>
    <w:rsid w:val="00B95294"/>
    <w:rsid w:val="00B96AB4"/>
    <w:rsid w:val="00BB76E8"/>
    <w:rsid w:val="00BE0424"/>
    <w:rsid w:val="00BE79F6"/>
    <w:rsid w:val="00BF612A"/>
    <w:rsid w:val="00C06B40"/>
    <w:rsid w:val="00C10884"/>
    <w:rsid w:val="00C12A28"/>
    <w:rsid w:val="00C259B6"/>
    <w:rsid w:val="00C25F93"/>
    <w:rsid w:val="00C32E00"/>
    <w:rsid w:val="00C4037B"/>
    <w:rsid w:val="00C44F4C"/>
    <w:rsid w:val="00C466EA"/>
    <w:rsid w:val="00C5029D"/>
    <w:rsid w:val="00C52BF8"/>
    <w:rsid w:val="00C55CAE"/>
    <w:rsid w:val="00C5746D"/>
    <w:rsid w:val="00C61B47"/>
    <w:rsid w:val="00C74B48"/>
    <w:rsid w:val="00C872C2"/>
    <w:rsid w:val="00C90550"/>
    <w:rsid w:val="00C91102"/>
    <w:rsid w:val="00C92A93"/>
    <w:rsid w:val="00C977DF"/>
    <w:rsid w:val="00CA4673"/>
    <w:rsid w:val="00CA68C0"/>
    <w:rsid w:val="00CA6A94"/>
    <w:rsid w:val="00CB12A5"/>
    <w:rsid w:val="00CB1F25"/>
    <w:rsid w:val="00CC0E64"/>
    <w:rsid w:val="00CC279C"/>
    <w:rsid w:val="00CC2C7D"/>
    <w:rsid w:val="00CC68B4"/>
    <w:rsid w:val="00CD6C67"/>
    <w:rsid w:val="00CF32F4"/>
    <w:rsid w:val="00D119B6"/>
    <w:rsid w:val="00D12C48"/>
    <w:rsid w:val="00D15A39"/>
    <w:rsid w:val="00D17C28"/>
    <w:rsid w:val="00D26648"/>
    <w:rsid w:val="00D269FD"/>
    <w:rsid w:val="00D30854"/>
    <w:rsid w:val="00D371AC"/>
    <w:rsid w:val="00D42328"/>
    <w:rsid w:val="00D50A9C"/>
    <w:rsid w:val="00D50AAC"/>
    <w:rsid w:val="00D55A03"/>
    <w:rsid w:val="00D56E9F"/>
    <w:rsid w:val="00D61261"/>
    <w:rsid w:val="00D65CE5"/>
    <w:rsid w:val="00D74CCC"/>
    <w:rsid w:val="00D75666"/>
    <w:rsid w:val="00D81C07"/>
    <w:rsid w:val="00D86359"/>
    <w:rsid w:val="00D934EC"/>
    <w:rsid w:val="00DB1BBE"/>
    <w:rsid w:val="00DC01DA"/>
    <w:rsid w:val="00DC3815"/>
    <w:rsid w:val="00DC6170"/>
    <w:rsid w:val="00DE0B2B"/>
    <w:rsid w:val="00DE2D7E"/>
    <w:rsid w:val="00DE5ECB"/>
    <w:rsid w:val="00DE703F"/>
    <w:rsid w:val="00DF1D50"/>
    <w:rsid w:val="00E00318"/>
    <w:rsid w:val="00E00EEE"/>
    <w:rsid w:val="00E22A00"/>
    <w:rsid w:val="00E27CC7"/>
    <w:rsid w:val="00E30630"/>
    <w:rsid w:val="00E33EA8"/>
    <w:rsid w:val="00E41CA4"/>
    <w:rsid w:val="00E5567F"/>
    <w:rsid w:val="00E65046"/>
    <w:rsid w:val="00E72025"/>
    <w:rsid w:val="00E817AF"/>
    <w:rsid w:val="00EA03F2"/>
    <w:rsid w:val="00EA5D62"/>
    <w:rsid w:val="00EC7ED2"/>
    <w:rsid w:val="00ED0161"/>
    <w:rsid w:val="00ED1AB6"/>
    <w:rsid w:val="00EF543D"/>
    <w:rsid w:val="00F01020"/>
    <w:rsid w:val="00F011CE"/>
    <w:rsid w:val="00F06BE5"/>
    <w:rsid w:val="00F1245D"/>
    <w:rsid w:val="00F2101F"/>
    <w:rsid w:val="00F249C9"/>
    <w:rsid w:val="00F3666E"/>
    <w:rsid w:val="00F40947"/>
    <w:rsid w:val="00F42C43"/>
    <w:rsid w:val="00F456E1"/>
    <w:rsid w:val="00F52F9B"/>
    <w:rsid w:val="00F5534A"/>
    <w:rsid w:val="00F55ED1"/>
    <w:rsid w:val="00F635A7"/>
    <w:rsid w:val="00F71962"/>
    <w:rsid w:val="00F74F30"/>
    <w:rsid w:val="00F93AB9"/>
    <w:rsid w:val="00F95D51"/>
    <w:rsid w:val="00FA1F2C"/>
    <w:rsid w:val="00FA4BC3"/>
    <w:rsid w:val="00FC737D"/>
    <w:rsid w:val="00FC7C51"/>
    <w:rsid w:val="00FE59CB"/>
    <w:rsid w:val="4DCA3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C92780"/>
  <w15:chartTrackingRefBased/>
  <w15:docId w15:val="{7908BA20-4074-3A48-97B2-243497BC3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245D"/>
    <w:rPr>
      <w:rFonts w:ascii="Times New Roman" w:eastAsia="Times New Roman" w:hAnsi="Times New Roman"/>
    </w:rPr>
  </w:style>
  <w:style w:type="paragraph" w:styleId="Heading1">
    <w:name w:val="heading 1"/>
    <w:basedOn w:val="Normal"/>
    <w:next w:val="Normal"/>
    <w:link w:val="Heading1Char"/>
    <w:uiPriority w:val="9"/>
    <w:qFormat/>
    <w:rsid w:val="00F1245D"/>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
    <w:qFormat/>
    <w:rsid w:val="00F1245D"/>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
    <w:qFormat/>
    <w:rsid w:val="00F1245D"/>
    <w:pPr>
      <w:keepNext/>
      <w:keepLines/>
      <w:spacing w:before="200"/>
      <w:outlineLvl w:val="2"/>
    </w:pPr>
    <w:rPr>
      <w:rFonts w:ascii="Cambria" w:hAnsi="Cambria"/>
      <w:b/>
      <w:bCs/>
      <w:color w:val="4F81BD"/>
    </w:rPr>
  </w:style>
  <w:style w:type="paragraph" w:styleId="Heading4">
    <w:name w:val="heading 4"/>
    <w:basedOn w:val="Normal"/>
    <w:next w:val="Normal"/>
    <w:link w:val="Heading4Char"/>
    <w:uiPriority w:val="9"/>
    <w:qFormat/>
    <w:rsid w:val="00877D2D"/>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F1245D"/>
    <w:pPr>
      <w:keepNext/>
      <w:tabs>
        <w:tab w:val="right" w:pos="9450"/>
      </w:tabs>
      <w:spacing w:before="120" w:after="120"/>
      <w:outlineLvl w:val="4"/>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F1245D"/>
    <w:pPr>
      <w:widowControl w:val="0"/>
      <w:tabs>
        <w:tab w:val="center" w:pos="4725"/>
      </w:tabs>
      <w:jc w:val="center"/>
    </w:pPr>
    <w:rPr>
      <w:b/>
      <w:snapToGrid w:val="0"/>
      <w:sz w:val="56"/>
    </w:rPr>
  </w:style>
  <w:style w:type="character" w:customStyle="1" w:styleId="BodyText2Char">
    <w:name w:val="Body Text 2 Char"/>
    <w:link w:val="BodyText2"/>
    <w:rsid w:val="00F1245D"/>
    <w:rPr>
      <w:rFonts w:ascii="Times New Roman" w:eastAsia="Times New Roman" w:hAnsi="Times New Roman" w:cs="Times New Roman"/>
      <w:b/>
      <w:snapToGrid w:val="0"/>
      <w:sz w:val="56"/>
      <w:szCs w:val="20"/>
    </w:rPr>
  </w:style>
  <w:style w:type="paragraph" w:styleId="Header">
    <w:name w:val="header"/>
    <w:basedOn w:val="Normal"/>
    <w:link w:val="HeaderChar"/>
    <w:uiPriority w:val="99"/>
    <w:rsid w:val="00F1245D"/>
    <w:pPr>
      <w:tabs>
        <w:tab w:val="center" w:pos="4320"/>
        <w:tab w:val="right" w:pos="8640"/>
      </w:tabs>
    </w:pPr>
  </w:style>
  <w:style w:type="character" w:customStyle="1" w:styleId="HeaderChar">
    <w:name w:val="Header Char"/>
    <w:link w:val="Header"/>
    <w:uiPriority w:val="99"/>
    <w:rsid w:val="00F1245D"/>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F1245D"/>
    <w:pPr>
      <w:tabs>
        <w:tab w:val="center" w:pos="4680"/>
        <w:tab w:val="right" w:pos="9360"/>
      </w:tabs>
    </w:pPr>
  </w:style>
  <w:style w:type="character" w:customStyle="1" w:styleId="FooterChar">
    <w:name w:val="Footer Char"/>
    <w:link w:val="Footer"/>
    <w:uiPriority w:val="99"/>
    <w:rsid w:val="00F1245D"/>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F1245D"/>
    <w:rPr>
      <w:rFonts w:ascii="Tahoma" w:hAnsi="Tahoma" w:cs="Tahoma"/>
      <w:sz w:val="16"/>
      <w:szCs w:val="16"/>
    </w:rPr>
  </w:style>
  <w:style w:type="character" w:customStyle="1" w:styleId="BalloonTextChar">
    <w:name w:val="Balloon Text Char"/>
    <w:link w:val="BalloonText"/>
    <w:uiPriority w:val="99"/>
    <w:semiHidden/>
    <w:rsid w:val="00F1245D"/>
    <w:rPr>
      <w:rFonts w:ascii="Tahoma" w:eastAsia="Times New Roman" w:hAnsi="Tahoma" w:cs="Tahoma"/>
      <w:sz w:val="16"/>
      <w:szCs w:val="16"/>
    </w:rPr>
  </w:style>
  <w:style w:type="character" w:customStyle="1" w:styleId="Heading5Char">
    <w:name w:val="Heading 5 Char"/>
    <w:link w:val="Heading5"/>
    <w:rsid w:val="00F1245D"/>
    <w:rPr>
      <w:rFonts w:ascii="Times New Roman" w:eastAsia="Times New Roman" w:hAnsi="Times New Roman" w:cs="Times New Roman"/>
      <w:sz w:val="24"/>
      <w:szCs w:val="20"/>
    </w:rPr>
  </w:style>
  <w:style w:type="character" w:customStyle="1" w:styleId="Heading1Char">
    <w:name w:val="Heading 1 Char"/>
    <w:link w:val="Heading1"/>
    <w:uiPriority w:val="9"/>
    <w:rsid w:val="00F1245D"/>
    <w:rPr>
      <w:rFonts w:ascii="Cambria" w:eastAsia="Times New Roman" w:hAnsi="Cambria" w:cs="Times New Roman"/>
      <w:b/>
      <w:bCs/>
      <w:color w:val="365F91"/>
      <w:sz w:val="28"/>
      <w:szCs w:val="28"/>
    </w:rPr>
  </w:style>
  <w:style w:type="character" w:customStyle="1" w:styleId="Heading2Char">
    <w:name w:val="Heading 2 Char"/>
    <w:link w:val="Heading2"/>
    <w:uiPriority w:val="9"/>
    <w:semiHidden/>
    <w:rsid w:val="00F1245D"/>
    <w:rPr>
      <w:rFonts w:ascii="Cambria" w:eastAsia="Times New Roman" w:hAnsi="Cambria" w:cs="Times New Roman"/>
      <w:b/>
      <w:bCs/>
      <w:color w:val="4F81BD"/>
      <w:sz w:val="26"/>
      <w:szCs w:val="26"/>
    </w:rPr>
  </w:style>
  <w:style w:type="character" w:customStyle="1" w:styleId="Heading3Char">
    <w:name w:val="Heading 3 Char"/>
    <w:link w:val="Heading3"/>
    <w:uiPriority w:val="9"/>
    <w:semiHidden/>
    <w:rsid w:val="00F1245D"/>
    <w:rPr>
      <w:rFonts w:ascii="Cambria" w:eastAsia="Times New Roman" w:hAnsi="Cambria" w:cs="Times New Roman"/>
      <w:b/>
      <w:bCs/>
      <w:color w:val="4F81BD"/>
      <w:sz w:val="20"/>
      <w:szCs w:val="20"/>
    </w:rPr>
  </w:style>
  <w:style w:type="table" w:styleId="TableGrid">
    <w:name w:val="Table Grid"/>
    <w:basedOn w:val="TableNormal"/>
    <w:rsid w:val="00F1245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link w:val="Heading4"/>
    <w:uiPriority w:val="9"/>
    <w:semiHidden/>
    <w:rsid w:val="00877D2D"/>
    <w:rPr>
      <w:rFonts w:ascii="Calibri" w:eastAsia="Times New Roman" w:hAnsi="Calibri" w:cs="Times New Roman"/>
      <w:b/>
      <w:bCs/>
      <w:sz w:val="28"/>
      <w:szCs w:val="28"/>
    </w:rPr>
  </w:style>
  <w:style w:type="paragraph" w:customStyle="1" w:styleId="CompanyAddress">
    <w:name w:val="Company &amp; Address"/>
    <w:basedOn w:val="Normal"/>
    <w:rsid w:val="00EA03F2"/>
    <w:pPr>
      <w:jc w:val="both"/>
    </w:pPr>
    <w:rPr>
      <w:rFonts w:ascii="Courier New" w:hAnsi="Courier New"/>
      <w:b/>
      <w:i/>
      <w:sz w:val="24"/>
    </w:rPr>
  </w:style>
  <w:style w:type="paragraph" w:customStyle="1" w:styleId="Text9">
    <w:name w:val="Text 9"/>
    <w:basedOn w:val="Normal"/>
    <w:link w:val="Text9Char"/>
    <w:rsid w:val="00EA03F2"/>
    <w:pPr>
      <w:tabs>
        <w:tab w:val="right" w:leader="dot" w:pos="6822"/>
        <w:tab w:val="left" w:pos="9072"/>
      </w:tabs>
    </w:pPr>
    <w:rPr>
      <w:rFonts w:ascii="Arial Narrow" w:hAnsi="Arial Narrow"/>
      <w:sz w:val="18"/>
    </w:rPr>
  </w:style>
  <w:style w:type="paragraph" w:customStyle="1" w:styleId="Text10">
    <w:name w:val="Text 10"/>
    <w:basedOn w:val="Normal"/>
    <w:rsid w:val="00EA03F2"/>
    <w:rPr>
      <w:rFonts w:ascii="Arial" w:hAnsi="Arial"/>
    </w:rPr>
  </w:style>
  <w:style w:type="paragraph" w:customStyle="1" w:styleId="Text28REG">
    <w:name w:val="Text 28 REG"/>
    <w:basedOn w:val="Normal"/>
    <w:rsid w:val="00EA03F2"/>
    <w:rPr>
      <w:rFonts w:ascii="Arial" w:hAnsi="Arial"/>
      <w:b/>
      <w:sz w:val="56"/>
    </w:rPr>
  </w:style>
  <w:style w:type="paragraph" w:customStyle="1" w:styleId="Text8">
    <w:name w:val="Text 8"/>
    <w:basedOn w:val="Normal"/>
    <w:rsid w:val="00EA03F2"/>
    <w:rPr>
      <w:rFonts w:ascii="Arial Narrow" w:hAnsi="Arial Narrow"/>
      <w:sz w:val="16"/>
    </w:rPr>
  </w:style>
  <w:style w:type="paragraph" w:customStyle="1" w:styleId="Text9NAR">
    <w:name w:val="Text 9 NAR"/>
    <w:basedOn w:val="Normal"/>
    <w:rsid w:val="00EA03F2"/>
    <w:pPr>
      <w:tabs>
        <w:tab w:val="right" w:leader="dot" w:pos="6822"/>
        <w:tab w:val="left" w:pos="9072"/>
      </w:tabs>
    </w:pPr>
    <w:rPr>
      <w:rFonts w:ascii="Arial Narrow" w:hAnsi="Arial Narrow"/>
      <w:sz w:val="18"/>
    </w:rPr>
  </w:style>
  <w:style w:type="paragraph" w:customStyle="1" w:styleId="Text8REG">
    <w:name w:val="Text 8 REG"/>
    <w:basedOn w:val="Text8"/>
    <w:rsid w:val="00EA03F2"/>
    <w:rPr>
      <w:rFonts w:ascii="Arial" w:hAnsi="Arial"/>
    </w:rPr>
  </w:style>
  <w:style w:type="paragraph" w:customStyle="1" w:styleId="Text9REG">
    <w:name w:val="Text 9 REG"/>
    <w:basedOn w:val="Text9"/>
    <w:rsid w:val="00EA03F2"/>
    <w:rPr>
      <w:rFonts w:ascii="Arial" w:hAnsi="Arial"/>
    </w:rPr>
  </w:style>
  <w:style w:type="paragraph" w:customStyle="1" w:styleId="FillInBlank10">
    <w:name w:val="Fill In Blank 10"/>
    <w:basedOn w:val="Normal"/>
    <w:rsid w:val="00EA03F2"/>
    <w:pPr>
      <w:tabs>
        <w:tab w:val="left" w:pos="396"/>
        <w:tab w:val="left" w:pos="3276"/>
      </w:tabs>
    </w:pPr>
    <w:rPr>
      <w:b/>
      <w:bCs/>
      <w:caps/>
    </w:rPr>
  </w:style>
  <w:style w:type="paragraph" w:customStyle="1" w:styleId="6pt">
    <w:name w:val="6 pt"/>
    <w:basedOn w:val="Normal"/>
    <w:rsid w:val="00EA03F2"/>
    <w:pPr>
      <w:spacing w:line="120" w:lineRule="exact"/>
    </w:pPr>
    <w:rPr>
      <w:rFonts w:ascii="Arial" w:hAnsi="Arial"/>
      <w:sz w:val="12"/>
    </w:rPr>
  </w:style>
  <w:style w:type="paragraph" w:customStyle="1" w:styleId="Text16">
    <w:name w:val="Text 16"/>
    <w:basedOn w:val="Normal"/>
    <w:rsid w:val="00EA03F2"/>
    <w:pPr>
      <w:tabs>
        <w:tab w:val="left" w:pos="2880"/>
        <w:tab w:val="left" w:pos="9072"/>
      </w:tabs>
    </w:pPr>
    <w:rPr>
      <w:rFonts w:ascii="Arial Narrow" w:hAnsi="Arial Narrow"/>
      <w:b/>
      <w:sz w:val="32"/>
    </w:rPr>
  </w:style>
  <w:style w:type="paragraph" w:customStyle="1" w:styleId="FillInBlank-ArialBlack8">
    <w:name w:val="Fill In Blank-Arial Black 8"/>
    <w:basedOn w:val="Normal"/>
    <w:rsid w:val="00EA03F2"/>
    <w:pPr>
      <w:jc w:val="center"/>
    </w:pPr>
    <w:rPr>
      <w:rFonts w:ascii="Arial Black" w:hAnsi="Arial Black"/>
      <w:sz w:val="16"/>
    </w:rPr>
  </w:style>
  <w:style w:type="paragraph" w:customStyle="1" w:styleId="CompanyAddress10">
    <w:name w:val="Company &amp; Address 10"/>
    <w:basedOn w:val="CompanyAddress"/>
    <w:rsid w:val="00EA03F2"/>
    <w:rPr>
      <w:caps/>
      <w:sz w:val="20"/>
    </w:rPr>
  </w:style>
  <w:style w:type="paragraph" w:customStyle="1" w:styleId="Signature7">
    <w:name w:val="Signature 7"/>
    <w:basedOn w:val="Normal"/>
    <w:rsid w:val="00EA03F2"/>
    <w:rPr>
      <w:rFonts w:ascii="Chaucer" w:hAnsi="Chaucer"/>
      <w:b/>
      <w:sz w:val="14"/>
    </w:rPr>
  </w:style>
  <w:style w:type="paragraph" w:customStyle="1" w:styleId="Text16REG">
    <w:name w:val="Text 16 REG"/>
    <w:basedOn w:val="Text16"/>
    <w:rsid w:val="00EA03F2"/>
    <w:pPr>
      <w:jc w:val="center"/>
    </w:pPr>
    <w:rPr>
      <w:rFonts w:ascii="Arial" w:hAnsi="Arial"/>
    </w:rPr>
  </w:style>
  <w:style w:type="character" w:styleId="Hyperlink">
    <w:name w:val="Hyperlink"/>
    <w:uiPriority w:val="99"/>
    <w:unhideWhenUsed/>
    <w:rsid w:val="00ED0161"/>
    <w:rPr>
      <w:color w:val="0000FF"/>
      <w:u w:val="single"/>
    </w:rPr>
  </w:style>
  <w:style w:type="paragraph" w:customStyle="1" w:styleId="2pt">
    <w:name w:val="2 pt"/>
    <w:basedOn w:val="Normal"/>
    <w:rsid w:val="00D74CCC"/>
    <w:pPr>
      <w:spacing w:line="40" w:lineRule="exact"/>
    </w:pPr>
    <w:rPr>
      <w:rFonts w:ascii="Arial" w:hAnsi="Arial"/>
      <w:sz w:val="4"/>
    </w:rPr>
  </w:style>
  <w:style w:type="paragraph" w:customStyle="1" w:styleId="Numbers">
    <w:name w:val="Numbers"/>
    <w:basedOn w:val="Normal"/>
    <w:rsid w:val="00D74CCC"/>
    <w:pPr>
      <w:tabs>
        <w:tab w:val="right" w:pos="202"/>
      </w:tabs>
    </w:pPr>
    <w:rPr>
      <w:rFonts w:ascii="Arial Narrow" w:hAnsi="Arial Narrow"/>
      <w:b/>
      <w:sz w:val="18"/>
    </w:rPr>
  </w:style>
  <w:style w:type="paragraph" w:customStyle="1" w:styleId="Text115">
    <w:name w:val="Text 11.5"/>
    <w:basedOn w:val="Normal"/>
    <w:rsid w:val="00D74CCC"/>
    <w:rPr>
      <w:rFonts w:ascii="Arial" w:hAnsi="Arial"/>
      <w:sz w:val="23"/>
    </w:rPr>
  </w:style>
  <w:style w:type="paragraph" w:customStyle="1" w:styleId="Text12">
    <w:name w:val="Text 12"/>
    <w:basedOn w:val="Normal"/>
    <w:rsid w:val="00D74CCC"/>
    <w:pPr>
      <w:spacing w:line="240" w:lineRule="exact"/>
      <w:jc w:val="right"/>
    </w:pPr>
    <w:rPr>
      <w:rFonts w:ascii="Arial Narrow" w:hAnsi="Arial Narrow"/>
      <w:sz w:val="24"/>
    </w:rPr>
  </w:style>
  <w:style w:type="paragraph" w:customStyle="1" w:styleId="Text15">
    <w:name w:val="Text 15"/>
    <w:basedOn w:val="Normal"/>
    <w:rsid w:val="00D74CCC"/>
    <w:pPr>
      <w:spacing w:before="120"/>
    </w:pPr>
    <w:rPr>
      <w:rFonts w:ascii="Arial" w:hAnsi="Arial"/>
      <w:b/>
      <w:sz w:val="30"/>
    </w:rPr>
  </w:style>
  <w:style w:type="paragraph" w:customStyle="1" w:styleId="Text6">
    <w:name w:val="Text 6"/>
    <w:basedOn w:val="Normal"/>
    <w:rsid w:val="00D74CCC"/>
    <w:pPr>
      <w:tabs>
        <w:tab w:val="left" w:pos="2830"/>
      </w:tabs>
    </w:pPr>
    <w:rPr>
      <w:rFonts w:ascii="Arial" w:hAnsi="Arial"/>
      <w:sz w:val="12"/>
    </w:rPr>
  </w:style>
  <w:style w:type="paragraph" w:customStyle="1" w:styleId="Text65">
    <w:name w:val="Text 6.5"/>
    <w:basedOn w:val="Normal"/>
    <w:rsid w:val="00D74CCC"/>
    <w:pPr>
      <w:tabs>
        <w:tab w:val="left" w:pos="480"/>
        <w:tab w:val="left" w:pos="1440"/>
        <w:tab w:val="right" w:pos="6480"/>
      </w:tabs>
      <w:ind w:left="475" w:hanging="475"/>
      <w:jc w:val="both"/>
    </w:pPr>
    <w:rPr>
      <w:rFonts w:ascii="Arial" w:hAnsi="Arial"/>
      <w:noProof/>
      <w:sz w:val="13"/>
    </w:rPr>
  </w:style>
  <w:style w:type="paragraph" w:customStyle="1" w:styleId="Text7">
    <w:name w:val="Text 7"/>
    <w:basedOn w:val="Normal"/>
    <w:rsid w:val="00D74CCC"/>
    <w:pPr>
      <w:tabs>
        <w:tab w:val="left" w:pos="2880"/>
        <w:tab w:val="left" w:pos="9072"/>
      </w:tabs>
    </w:pPr>
    <w:rPr>
      <w:rFonts w:ascii="Arial" w:hAnsi="Arial"/>
      <w:sz w:val="14"/>
    </w:rPr>
  </w:style>
  <w:style w:type="paragraph" w:customStyle="1" w:styleId="Text6Arial">
    <w:name w:val="Text 6 Arial"/>
    <w:basedOn w:val="Text6"/>
    <w:rsid w:val="00D74CCC"/>
  </w:style>
  <w:style w:type="paragraph" w:customStyle="1" w:styleId="3pt">
    <w:name w:val="3 pt"/>
    <w:basedOn w:val="6pt"/>
    <w:rsid w:val="00D74CCC"/>
    <w:pPr>
      <w:spacing w:line="60" w:lineRule="exact"/>
    </w:pPr>
    <w:rPr>
      <w:sz w:val="6"/>
      <w:szCs w:val="6"/>
    </w:rPr>
  </w:style>
  <w:style w:type="paragraph" w:customStyle="1" w:styleId="Answersnumeric">
    <w:name w:val="Answers numeric"/>
    <w:basedOn w:val="Text10"/>
    <w:rsid w:val="00D74CCC"/>
    <w:pPr>
      <w:spacing w:before="60"/>
      <w:jc w:val="center"/>
    </w:pPr>
    <w:rPr>
      <w:spacing w:val="30"/>
    </w:rPr>
  </w:style>
  <w:style w:type="paragraph" w:customStyle="1" w:styleId="Decimalpoint">
    <w:name w:val="Decimal point"/>
    <w:basedOn w:val="Text6"/>
    <w:rsid w:val="00D74CCC"/>
    <w:pPr>
      <w:spacing w:before="120"/>
      <w:jc w:val="center"/>
    </w:pPr>
    <w:rPr>
      <w:rFonts w:ascii="Arial Narrow" w:hAnsi="Arial Narrow"/>
    </w:rPr>
  </w:style>
  <w:style w:type="paragraph" w:customStyle="1" w:styleId="StyleNumbersArial85pt">
    <w:name w:val="Style Numbers + Arial 8.5 pt"/>
    <w:basedOn w:val="Numbers"/>
    <w:rsid w:val="00D74CCC"/>
    <w:rPr>
      <w:rFonts w:ascii="Arial" w:hAnsi="Arial"/>
      <w:bCs/>
      <w:sz w:val="16"/>
      <w:szCs w:val="16"/>
    </w:rPr>
  </w:style>
  <w:style w:type="character" w:customStyle="1" w:styleId="Text9Char">
    <w:name w:val="Text 9 Char"/>
    <w:link w:val="Text9"/>
    <w:rsid w:val="00D74CCC"/>
    <w:rPr>
      <w:rFonts w:ascii="Arial Narrow" w:eastAsia="Times New Roman" w:hAnsi="Arial Narrow"/>
      <w:sz w:val="18"/>
    </w:rPr>
  </w:style>
  <w:style w:type="paragraph" w:styleId="NormalWeb">
    <w:name w:val="Normal (Web)"/>
    <w:basedOn w:val="Normal"/>
    <w:uiPriority w:val="99"/>
    <w:semiHidden/>
    <w:unhideWhenUsed/>
    <w:rsid w:val="002A6DE1"/>
    <w:pPr>
      <w:spacing w:before="100" w:beforeAutospacing="1" w:after="100" w:afterAutospacing="1"/>
    </w:pPr>
    <w:rPr>
      <w:sz w:val="24"/>
      <w:szCs w:val="24"/>
    </w:rPr>
  </w:style>
  <w:style w:type="paragraph" w:customStyle="1" w:styleId="NormalText">
    <w:name w:val="Normal Text"/>
    <w:rsid w:val="00C74B48"/>
    <w:pPr>
      <w:widowControl w:val="0"/>
      <w:autoSpaceDE w:val="0"/>
      <w:autoSpaceDN w:val="0"/>
      <w:adjustRightInd w:val="0"/>
    </w:pPr>
    <w:rPr>
      <w:rFonts w:ascii="Palatino Linotype" w:eastAsia="Times New Roman" w:hAnsi="Palatino Linotype" w:cs="Palatino Linotype"/>
      <w:color w:val="000000"/>
    </w:rPr>
  </w:style>
  <w:style w:type="character" w:styleId="Emphasis">
    <w:name w:val="Emphasis"/>
    <w:basedOn w:val="DefaultParagraphFont"/>
    <w:uiPriority w:val="20"/>
    <w:qFormat/>
    <w:rsid w:val="00C259B6"/>
    <w:rPr>
      <w:i/>
      <w:iCs/>
    </w:rPr>
  </w:style>
  <w:style w:type="paragraph" w:customStyle="1" w:styleId="WBL5eTestbank">
    <w:name w:val="WBL5e Testbank"/>
    <w:basedOn w:val="Normal"/>
    <w:rsid w:val="00703704"/>
    <w:pPr>
      <w:tabs>
        <w:tab w:val="left" w:pos="2520"/>
        <w:tab w:val="left" w:pos="4400"/>
        <w:tab w:val="left" w:pos="5660"/>
      </w:tabs>
      <w:ind w:left="720" w:hanging="720"/>
    </w:pPr>
    <w:rPr>
      <w:rFonts w:ascii="New Century Schlbk" w:hAnsi="New Century Schlbk"/>
      <w:sz w:val="24"/>
    </w:rPr>
  </w:style>
  <w:style w:type="paragraph" w:styleId="BodyTextIndent">
    <w:name w:val="Body Text Indent"/>
    <w:basedOn w:val="Normal"/>
    <w:link w:val="BodyTextIndentChar"/>
    <w:uiPriority w:val="99"/>
    <w:semiHidden/>
    <w:unhideWhenUsed/>
    <w:rsid w:val="00C91102"/>
    <w:pPr>
      <w:spacing w:after="120"/>
      <w:ind w:left="360"/>
    </w:pPr>
  </w:style>
  <w:style w:type="character" w:customStyle="1" w:styleId="BodyTextIndentChar">
    <w:name w:val="Body Text Indent Char"/>
    <w:basedOn w:val="DefaultParagraphFont"/>
    <w:link w:val="BodyTextIndent"/>
    <w:uiPriority w:val="99"/>
    <w:semiHidden/>
    <w:rsid w:val="00C91102"/>
    <w:rPr>
      <w:rFonts w:ascii="Times New Roman" w:eastAsia="Times New Roman" w:hAnsi="Times New Roman"/>
    </w:rPr>
  </w:style>
  <w:style w:type="character" w:customStyle="1" w:styleId="primaryterm">
    <w:name w:val="primaryterm"/>
    <w:basedOn w:val="DefaultParagraphFont"/>
    <w:rsid w:val="007129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465681">
      <w:bodyDiv w:val="1"/>
      <w:marLeft w:val="0"/>
      <w:marRight w:val="0"/>
      <w:marTop w:val="0"/>
      <w:marBottom w:val="0"/>
      <w:divBdr>
        <w:top w:val="none" w:sz="0" w:space="0" w:color="auto"/>
        <w:left w:val="none" w:sz="0" w:space="0" w:color="auto"/>
        <w:bottom w:val="none" w:sz="0" w:space="0" w:color="auto"/>
        <w:right w:val="none" w:sz="0" w:space="0" w:color="auto"/>
      </w:divBdr>
    </w:div>
    <w:div w:id="304359640">
      <w:bodyDiv w:val="1"/>
      <w:marLeft w:val="0"/>
      <w:marRight w:val="0"/>
      <w:marTop w:val="0"/>
      <w:marBottom w:val="0"/>
      <w:divBdr>
        <w:top w:val="none" w:sz="0" w:space="0" w:color="auto"/>
        <w:left w:val="none" w:sz="0" w:space="0" w:color="auto"/>
        <w:bottom w:val="none" w:sz="0" w:space="0" w:color="auto"/>
        <w:right w:val="none" w:sz="0" w:space="0" w:color="auto"/>
      </w:divBdr>
    </w:div>
    <w:div w:id="918293948">
      <w:bodyDiv w:val="1"/>
      <w:marLeft w:val="0"/>
      <w:marRight w:val="0"/>
      <w:marTop w:val="0"/>
      <w:marBottom w:val="0"/>
      <w:divBdr>
        <w:top w:val="none" w:sz="0" w:space="0" w:color="auto"/>
        <w:left w:val="none" w:sz="0" w:space="0" w:color="auto"/>
        <w:bottom w:val="none" w:sz="0" w:space="0" w:color="auto"/>
        <w:right w:val="none" w:sz="0" w:space="0" w:color="auto"/>
      </w:divBdr>
    </w:div>
    <w:div w:id="1158497432">
      <w:bodyDiv w:val="1"/>
      <w:marLeft w:val="0"/>
      <w:marRight w:val="0"/>
      <w:marTop w:val="0"/>
      <w:marBottom w:val="0"/>
      <w:divBdr>
        <w:top w:val="none" w:sz="0" w:space="0" w:color="auto"/>
        <w:left w:val="none" w:sz="0" w:space="0" w:color="auto"/>
        <w:bottom w:val="none" w:sz="0" w:space="0" w:color="auto"/>
        <w:right w:val="none" w:sz="0" w:space="0" w:color="auto"/>
      </w:divBdr>
    </w:div>
    <w:div w:id="1420829236">
      <w:bodyDiv w:val="1"/>
      <w:marLeft w:val="0"/>
      <w:marRight w:val="0"/>
      <w:marTop w:val="0"/>
      <w:marBottom w:val="0"/>
      <w:divBdr>
        <w:top w:val="none" w:sz="0" w:space="0" w:color="auto"/>
        <w:left w:val="none" w:sz="0" w:space="0" w:color="auto"/>
        <w:bottom w:val="none" w:sz="0" w:space="0" w:color="auto"/>
        <w:right w:val="none" w:sz="0" w:space="0" w:color="auto"/>
      </w:divBdr>
    </w:div>
    <w:div w:id="1444155851">
      <w:bodyDiv w:val="1"/>
      <w:marLeft w:val="0"/>
      <w:marRight w:val="0"/>
      <w:marTop w:val="0"/>
      <w:marBottom w:val="0"/>
      <w:divBdr>
        <w:top w:val="none" w:sz="0" w:space="0" w:color="auto"/>
        <w:left w:val="none" w:sz="0" w:space="0" w:color="auto"/>
        <w:bottom w:val="none" w:sz="0" w:space="0" w:color="auto"/>
        <w:right w:val="none" w:sz="0" w:space="0" w:color="auto"/>
      </w:divBdr>
    </w:div>
    <w:div w:id="1446578214">
      <w:bodyDiv w:val="1"/>
      <w:marLeft w:val="0"/>
      <w:marRight w:val="0"/>
      <w:marTop w:val="0"/>
      <w:marBottom w:val="0"/>
      <w:divBdr>
        <w:top w:val="none" w:sz="0" w:space="0" w:color="auto"/>
        <w:left w:val="none" w:sz="0" w:space="0" w:color="auto"/>
        <w:bottom w:val="none" w:sz="0" w:space="0" w:color="auto"/>
        <w:right w:val="none" w:sz="0" w:space="0" w:color="auto"/>
      </w:divBdr>
    </w:div>
    <w:div w:id="1545363868">
      <w:bodyDiv w:val="1"/>
      <w:marLeft w:val="0"/>
      <w:marRight w:val="0"/>
      <w:marTop w:val="0"/>
      <w:marBottom w:val="0"/>
      <w:divBdr>
        <w:top w:val="none" w:sz="0" w:space="0" w:color="auto"/>
        <w:left w:val="none" w:sz="0" w:space="0" w:color="auto"/>
        <w:bottom w:val="none" w:sz="0" w:space="0" w:color="auto"/>
        <w:right w:val="none" w:sz="0" w:space="0" w:color="auto"/>
      </w:divBdr>
    </w:div>
    <w:div w:id="1609963908">
      <w:bodyDiv w:val="1"/>
      <w:marLeft w:val="0"/>
      <w:marRight w:val="0"/>
      <w:marTop w:val="0"/>
      <w:marBottom w:val="0"/>
      <w:divBdr>
        <w:top w:val="none" w:sz="0" w:space="0" w:color="auto"/>
        <w:left w:val="none" w:sz="0" w:space="0" w:color="auto"/>
        <w:bottom w:val="none" w:sz="0" w:space="0" w:color="auto"/>
        <w:right w:val="none" w:sz="0" w:space="0" w:color="auto"/>
      </w:divBdr>
    </w:div>
    <w:div w:id="1704208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1FB8D8-908B-4038-B151-B28C8D0E24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1733</Words>
  <Characters>9882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265-Business Law &amp; Ethics - NATIONAL 2020</vt:lpstr>
    </vt:vector>
  </TitlesOfParts>
  <Company>WITC Rice Lake</Company>
  <LinksUpToDate>false</LinksUpToDate>
  <CharactersWithSpaces>11592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265-Business Law &amp; Ethics - NATIONAL 2020</dc:title>
  <dc:subject/>
  <dc:creator>Dianne Carroll</dc:creator>
  <cp:keywords/>
  <cp:lastModifiedBy>McNew, Amber</cp:lastModifiedBy>
  <cp:revision>2</cp:revision>
  <cp:lastPrinted>2010-01-05T18:21:00Z</cp:lastPrinted>
  <dcterms:created xsi:type="dcterms:W3CDTF">2020-03-04T16:08:00Z</dcterms:created>
  <dcterms:modified xsi:type="dcterms:W3CDTF">2020-03-04T16:08:00Z</dcterms:modified>
</cp:coreProperties>
</file>