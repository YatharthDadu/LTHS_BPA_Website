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C88671" w14:textId="42BA7476" w:rsidR="004850CB" w:rsidRDefault="00A06811" w:rsidP="00075B44">
      <w:pPr>
        <w:jc w:val="center"/>
        <w:rPr>
          <w:rFonts w:ascii="Arial" w:hAnsi="Arial" w:cs="Arial"/>
        </w:rPr>
      </w:pPr>
      <w:r>
        <w:rPr>
          <w:rFonts w:ascii="Times" w:hAnsi="Times"/>
          <w:b/>
          <w:noProof/>
          <w:sz w:val="60"/>
          <w:szCs w:val="60"/>
        </w:rPr>
        <w:drawing>
          <wp:anchor distT="0" distB="0" distL="114300" distR="114300" simplePos="0" relativeHeight="251723776" behindDoc="1" locked="0" layoutInCell="1" allowOverlap="1" wp14:anchorId="540BE8A4" wp14:editId="6FC6ECBC">
            <wp:simplePos x="0" y="0"/>
            <wp:positionH relativeFrom="column">
              <wp:posOffset>5210176</wp:posOffset>
            </wp:positionH>
            <wp:positionV relativeFrom="paragraph">
              <wp:posOffset>-829310</wp:posOffset>
            </wp:positionV>
            <wp:extent cx="1438910" cy="1376097"/>
            <wp:effectExtent l="0" t="0" r="889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440995" cy="1378091"/>
                    </a:xfrm>
                    <a:prstGeom prst="rect">
                      <a:avLst/>
                    </a:prstGeom>
                  </pic:spPr>
                </pic:pic>
              </a:graphicData>
            </a:graphic>
            <wp14:sizeRelH relativeFrom="margin">
              <wp14:pctWidth>0</wp14:pctWidth>
            </wp14:sizeRelH>
            <wp14:sizeRelV relativeFrom="margin">
              <wp14:pctHeight>0</wp14:pctHeight>
            </wp14:sizeRelV>
          </wp:anchor>
        </w:drawing>
      </w:r>
    </w:p>
    <w:p w14:paraId="541EB553" w14:textId="650420EF" w:rsidR="00075B44" w:rsidRDefault="00A06811" w:rsidP="00C0217D">
      <w:pPr>
        <w:pStyle w:val="BodyText2"/>
      </w:pPr>
      <w:r w:rsidRPr="000B1B6A">
        <w:rPr>
          <w:noProof/>
          <w:lang w:val="en-US" w:eastAsia="en-US"/>
        </w:rPr>
        <w:drawing>
          <wp:inline distT="0" distB="0" distL="0" distR="0" wp14:anchorId="6A7067E2" wp14:editId="754E3AFD">
            <wp:extent cx="2839930" cy="8547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2159A3E" w14:textId="7D3843E6" w:rsidR="00850FC4" w:rsidRPr="00A06811" w:rsidRDefault="00B264D3" w:rsidP="00C0217D">
      <w:pPr>
        <w:pStyle w:val="BodyText2"/>
        <w:rPr>
          <w:sz w:val="72"/>
          <w:lang w:val="en-US"/>
        </w:rPr>
      </w:pPr>
      <w:r w:rsidRPr="00A06811">
        <w:rPr>
          <w:sz w:val="72"/>
          <w:lang w:val="en-US"/>
        </w:rPr>
        <w:t>FUNDAMENTAL WORD</w:t>
      </w:r>
    </w:p>
    <w:p w14:paraId="6F647DBA" w14:textId="5E9EBB42" w:rsidR="00B264D3" w:rsidRPr="00A06811" w:rsidRDefault="00B264D3" w:rsidP="00C0217D">
      <w:pPr>
        <w:pStyle w:val="BodyText2"/>
        <w:rPr>
          <w:sz w:val="72"/>
          <w:lang w:val="en-US"/>
        </w:rPr>
      </w:pPr>
      <w:r w:rsidRPr="00A06811">
        <w:rPr>
          <w:sz w:val="72"/>
          <w:lang w:val="en-US"/>
        </w:rPr>
        <w:t>PROCESSING</w:t>
      </w:r>
    </w:p>
    <w:p w14:paraId="01CB0DAD" w14:textId="77777777" w:rsidR="00C0217D" w:rsidRPr="00A06811" w:rsidRDefault="00C0217D" w:rsidP="00C0217D">
      <w:pPr>
        <w:pStyle w:val="BodyText2"/>
        <w:rPr>
          <w:sz w:val="72"/>
        </w:rPr>
      </w:pPr>
      <w:r w:rsidRPr="00A06811">
        <w:rPr>
          <w:sz w:val="72"/>
        </w:rPr>
        <w:t>(20</w:t>
      </w:r>
      <w:r w:rsidR="00850FC4" w:rsidRPr="00A06811">
        <w:rPr>
          <w:sz w:val="72"/>
          <w:lang w:val="en-US"/>
        </w:rPr>
        <w:t>0</w:t>
      </w:r>
      <w:r w:rsidRPr="00A06811">
        <w:rPr>
          <w:sz w:val="72"/>
        </w:rPr>
        <w:t>)</w:t>
      </w:r>
    </w:p>
    <w:p w14:paraId="65D84E75" w14:textId="77777777" w:rsidR="00850FC4" w:rsidRPr="00A06811" w:rsidRDefault="00850FC4" w:rsidP="00C0217D">
      <w:pPr>
        <w:pStyle w:val="BodyText2"/>
        <w:rPr>
          <w:sz w:val="40"/>
        </w:rPr>
      </w:pPr>
    </w:p>
    <w:p w14:paraId="3646C994" w14:textId="05B5D9AB" w:rsidR="00C0217D" w:rsidRPr="00A06811" w:rsidRDefault="00001AF2" w:rsidP="00C0217D">
      <w:pPr>
        <w:pStyle w:val="BodyText2"/>
        <w:rPr>
          <w:color w:val="C00000"/>
          <w:sz w:val="52"/>
          <w:lang w:val="en-US"/>
        </w:rPr>
      </w:pPr>
      <w:r w:rsidRPr="00A06811">
        <w:rPr>
          <w:caps/>
          <w:color w:val="C00000"/>
          <w:sz w:val="52"/>
          <w:lang w:val="en-US"/>
        </w:rPr>
        <w:t>NATIONALS 2020</w:t>
      </w:r>
    </w:p>
    <w:p w14:paraId="54B012E6" w14:textId="77777777" w:rsidR="00A25C87" w:rsidRPr="003F3078" w:rsidRDefault="00A25C87" w:rsidP="00A25C87">
      <w:pPr>
        <w:jc w:val="center"/>
      </w:pPr>
      <w:r w:rsidRPr="003F3078">
        <w:tab/>
      </w:r>
    </w:p>
    <w:p w14:paraId="01D1DD1F" w14:textId="77777777" w:rsidR="00A25C87" w:rsidRPr="00A06811" w:rsidRDefault="00A25C87" w:rsidP="00A25C87">
      <w:pPr>
        <w:jc w:val="both"/>
        <w:rPr>
          <w:sz w:val="18"/>
        </w:rPr>
      </w:pPr>
    </w:p>
    <w:p w14:paraId="6B1CA063" w14:textId="77777777" w:rsidR="00CB1E81" w:rsidRPr="00CB1E81" w:rsidRDefault="00CB1E81" w:rsidP="00CB1E81">
      <w:pPr>
        <w:tabs>
          <w:tab w:val="left" w:pos="5580"/>
          <w:tab w:val="left" w:leader="underscore" w:pos="7380"/>
          <w:tab w:val="left" w:leader="underscore" w:pos="8010"/>
        </w:tabs>
        <w:ind w:left="900" w:right="900"/>
        <w:rPr>
          <w:b/>
          <w:sz w:val="24"/>
          <w:szCs w:val="24"/>
        </w:rPr>
      </w:pPr>
      <w:r w:rsidRPr="00CB1E81">
        <w:rPr>
          <w:b/>
          <w:sz w:val="24"/>
          <w:szCs w:val="24"/>
        </w:rPr>
        <w:t>Production Portion:</w:t>
      </w:r>
    </w:p>
    <w:p w14:paraId="4441E3AA" w14:textId="77777777" w:rsidR="00CB1E81" w:rsidRDefault="00CB1E81" w:rsidP="00CB1E81">
      <w:pPr>
        <w:tabs>
          <w:tab w:val="left" w:pos="5580"/>
          <w:tab w:val="left" w:leader="underscore" w:pos="7380"/>
          <w:tab w:val="left" w:leader="underscore" w:pos="8010"/>
        </w:tabs>
        <w:ind w:left="900" w:right="900"/>
        <w:rPr>
          <w:b/>
          <w:szCs w:val="22"/>
        </w:rPr>
      </w:pPr>
    </w:p>
    <w:p w14:paraId="1CBBA81D" w14:textId="0D22000A" w:rsidR="002C2D58" w:rsidRDefault="002C2D58" w:rsidP="002C2D58">
      <w:pPr>
        <w:tabs>
          <w:tab w:val="left" w:pos="6300"/>
          <w:tab w:val="left" w:leader="underscore" w:pos="8010"/>
        </w:tabs>
        <w:spacing w:after="240"/>
        <w:ind w:left="1440" w:right="-72"/>
        <w:rPr>
          <w:sz w:val="22"/>
          <w:szCs w:val="22"/>
        </w:rPr>
      </w:pPr>
      <w:r>
        <w:rPr>
          <w:sz w:val="22"/>
          <w:szCs w:val="22"/>
        </w:rPr>
        <w:t xml:space="preserve">Job 1:  </w:t>
      </w:r>
      <w:r w:rsidR="00001AF2">
        <w:rPr>
          <w:sz w:val="22"/>
          <w:szCs w:val="22"/>
        </w:rPr>
        <w:t>News Release</w:t>
      </w:r>
      <w:r>
        <w:rPr>
          <w:sz w:val="22"/>
          <w:szCs w:val="22"/>
        </w:rPr>
        <w:tab/>
      </w:r>
      <w:r>
        <w:rPr>
          <w:sz w:val="22"/>
          <w:szCs w:val="22"/>
        </w:rPr>
        <w:tab/>
        <w:t xml:space="preserve"> (100 points)</w:t>
      </w:r>
    </w:p>
    <w:p w14:paraId="662D27F1" w14:textId="5D2D06E0" w:rsidR="002C2D58" w:rsidRDefault="002C2D58" w:rsidP="002C2D58">
      <w:pPr>
        <w:tabs>
          <w:tab w:val="left" w:pos="6300"/>
          <w:tab w:val="left" w:leader="underscore" w:pos="8010"/>
        </w:tabs>
        <w:spacing w:after="240"/>
        <w:ind w:left="1440" w:right="-72"/>
        <w:rPr>
          <w:sz w:val="22"/>
          <w:szCs w:val="22"/>
        </w:rPr>
      </w:pPr>
      <w:r>
        <w:rPr>
          <w:sz w:val="22"/>
          <w:szCs w:val="22"/>
        </w:rPr>
        <w:t xml:space="preserve">Job 2:  </w:t>
      </w:r>
      <w:r w:rsidR="00001AF2">
        <w:rPr>
          <w:sz w:val="22"/>
          <w:szCs w:val="22"/>
        </w:rPr>
        <w:t>Memorandum</w:t>
      </w:r>
      <w:r>
        <w:rPr>
          <w:sz w:val="22"/>
          <w:szCs w:val="22"/>
        </w:rPr>
        <w:tab/>
      </w:r>
      <w:r>
        <w:rPr>
          <w:sz w:val="22"/>
          <w:szCs w:val="22"/>
        </w:rPr>
        <w:tab/>
        <w:t xml:space="preserve"> (100 points</w:t>
      </w:r>
      <w:del w:id="0" w:author="Hewes Angie" w:date="2020-02-10T08:50:00Z">
        <w:r w:rsidDel="00DB17AB">
          <w:rPr>
            <w:sz w:val="22"/>
            <w:szCs w:val="22"/>
          </w:rPr>
          <w:delText>)</w:delText>
        </w:r>
      </w:del>
      <w:ins w:id="1" w:author="Hewes Angie" w:date="2020-02-10T08:50:00Z">
        <w:r w:rsidR="00DB17AB">
          <w:rPr>
            <w:sz w:val="22"/>
            <w:szCs w:val="22"/>
          </w:rPr>
          <w:t xml:space="preserve">) </w:t>
        </w:r>
      </w:ins>
      <w:r w:rsidR="00001AF2">
        <w:rPr>
          <w:sz w:val="22"/>
          <w:szCs w:val="22"/>
        </w:rPr>
        <w:br/>
      </w:r>
      <w:r w:rsidR="00001AF2">
        <w:rPr>
          <w:sz w:val="22"/>
          <w:szCs w:val="22"/>
        </w:rPr>
        <w:br/>
        <w:t>J</w:t>
      </w:r>
      <w:r w:rsidR="00001AF2" w:rsidRPr="00001AF2">
        <w:rPr>
          <w:sz w:val="22"/>
          <w:szCs w:val="22"/>
        </w:rPr>
        <w:t xml:space="preserve">ob </w:t>
      </w:r>
      <w:r w:rsidR="00001AF2">
        <w:rPr>
          <w:sz w:val="22"/>
          <w:szCs w:val="22"/>
        </w:rPr>
        <w:t>3</w:t>
      </w:r>
      <w:r w:rsidR="00001AF2" w:rsidRPr="00001AF2">
        <w:rPr>
          <w:sz w:val="22"/>
          <w:szCs w:val="22"/>
        </w:rPr>
        <w:t xml:space="preserve">:  </w:t>
      </w:r>
      <w:r w:rsidR="00001AF2">
        <w:rPr>
          <w:sz w:val="22"/>
          <w:szCs w:val="22"/>
        </w:rPr>
        <w:t>Letter</w:t>
      </w:r>
      <w:r w:rsidR="00001AF2" w:rsidRPr="00001AF2">
        <w:rPr>
          <w:sz w:val="22"/>
          <w:szCs w:val="22"/>
        </w:rPr>
        <w:tab/>
      </w:r>
      <w:r w:rsidR="00001AF2" w:rsidRPr="00001AF2">
        <w:rPr>
          <w:sz w:val="22"/>
          <w:szCs w:val="22"/>
        </w:rPr>
        <w:tab/>
        <w:t xml:space="preserve"> (100 points)</w:t>
      </w:r>
    </w:p>
    <w:p w14:paraId="6D62265C" w14:textId="166FB0CD" w:rsidR="002C2D58" w:rsidRDefault="002C2D58" w:rsidP="002C2D58">
      <w:pPr>
        <w:tabs>
          <w:tab w:val="left" w:pos="6300"/>
          <w:tab w:val="left" w:leader="underscore" w:pos="8010"/>
        </w:tabs>
        <w:spacing w:after="240"/>
        <w:ind w:left="1440" w:right="-72"/>
        <w:rPr>
          <w:sz w:val="22"/>
          <w:szCs w:val="22"/>
        </w:rPr>
      </w:pPr>
      <w:r>
        <w:rPr>
          <w:sz w:val="22"/>
          <w:szCs w:val="22"/>
        </w:rPr>
        <w:t xml:space="preserve">Job </w:t>
      </w:r>
      <w:r w:rsidR="00001AF2">
        <w:rPr>
          <w:sz w:val="22"/>
          <w:szCs w:val="22"/>
        </w:rPr>
        <w:t>4</w:t>
      </w:r>
      <w:r>
        <w:rPr>
          <w:sz w:val="22"/>
          <w:szCs w:val="22"/>
        </w:rPr>
        <w:t xml:space="preserve">:  </w:t>
      </w:r>
      <w:r w:rsidR="0037439E">
        <w:rPr>
          <w:sz w:val="22"/>
          <w:szCs w:val="22"/>
        </w:rPr>
        <w:t>Table</w:t>
      </w:r>
      <w:r>
        <w:rPr>
          <w:sz w:val="22"/>
          <w:szCs w:val="22"/>
        </w:rPr>
        <w:t xml:space="preserve"> </w:t>
      </w:r>
      <w:r>
        <w:rPr>
          <w:sz w:val="22"/>
          <w:szCs w:val="22"/>
        </w:rPr>
        <w:tab/>
      </w:r>
      <w:r>
        <w:rPr>
          <w:sz w:val="22"/>
          <w:szCs w:val="22"/>
        </w:rPr>
        <w:tab/>
        <w:t xml:space="preserve"> (100 points)</w:t>
      </w:r>
    </w:p>
    <w:p w14:paraId="5A46FE92" w14:textId="77777777" w:rsidR="00CB1E81" w:rsidRDefault="00CB1E81" w:rsidP="00CB1E81">
      <w:pPr>
        <w:rPr>
          <w:b/>
        </w:rPr>
      </w:pPr>
    </w:p>
    <w:p w14:paraId="70A11B7A" w14:textId="22B5ED30" w:rsidR="00CB1E81" w:rsidRDefault="00CB1E81" w:rsidP="00CB1E81">
      <w:pPr>
        <w:tabs>
          <w:tab w:val="left" w:pos="2070"/>
          <w:tab w:val="left" w:pos="6300"/>
          <w:tab w:val="left" w:leader="underscore" w:pos="8010"/>
        </w:tabs>
        <w:rPr>
          <w:b/>
          <w:i/>
          <w:sz w:val="24"/>
          <w:szCs w:val="24"/>
        </w:rPr>
      </w:pPr>
      <w:r w:rsidRPr="00CB1E81">
        <w:rPr>
          <w:b/>
          <w:i/>
          <w:sz w:val="24"/>
          <w:szCs w:val="24"/>
        </w:rPr>
        <w:tab/>
        <w:t>TOTAL POINTS</w:t>
      </w:r>
      <w:r w:rsidRPr="00CB1E81">
        <w:rPr>
          <w:b/>
          <w:i/>
          <w:sz w:val="24"/>
          <w:szCs w:val="24"/>
        </w:rPr>
        <w:tab/>
      </w:r>
      <w:r w:rsidRPr="00CB1E81">
        <w:rPr>
          <w:b/>
          <w:i/>
          <w:sz w:val="24"/>
          <w:szCs w:val="24"/>
        </w:rPr>
        <w:tab/>
        <w:t xml:space="preserve"> (</w:t>
      </w:r>
      <w:r w:rsidR="00001AF2">
        <w:rPr>
          <w:b/>
          <w:i/>
          <w:sz w:val="24"/>
          <w:szCs w:val="24"/>
        </w:rPr>
        <w:t>4</w:t>
      </w:r>
      <w:r w:rsidRPr="00CB1E81">
        <w:rPr>
          <w:b/>
          <w:i/>
          <w:sz w:val="24"/>
          <w:szCs w:val="24"/>
        </w:rPr>
        <w:t>00 points)</w:t>
      </w:r>
    </w:p>
    <w:p w14:paraId="2CE0F11C" w14:textId="77777777" w:rsidR="00F34DCF" w:rsidRDefault="00F34DCF" w:rsidP="00CB1E81">
      <w:pPr>
        <w:tabs>
          <w:tab w:val="left" w:pos="2070"/>
          <w:tab w:val="left" w:pos="6300"/>
          <w:tab w:val="left" w:leader="underscore" w:pos="8010"/>
        </w:tabs>
        <w:rPr>
          <w:b/>
          <w:i/>
          <w:sz w:val="24"/>
          <w:szCs w:val="24"/>
        </w:rPr>
      </w:pPr>
    </w:p>
    <w:p w14:paraId="4C8E8BC0" w14:textId="77777777" w:rsidR="00F34DCF" w:rsidRPr="00CB1E81" w:rsidRDefault="00F34DCF" w:rsidP="00CB1E81">
      <w:pPr>
        <w:tabs>
          <w:tab w:val="left" w:pos="2070"/>
          <w:tab w:val="left" w:pos="6300"/>
          <w:tab w:val="left" w:leader="underscore" w:pos="8010"/>
        </w:tabs>
        <w:rPr>
          <w:b/>
          <w:sz w:val="24"/>
          <w:szCs w:val="24"/>
        </w:rPr>
      </w:pPr>
    </w:p>
    <w:p w14:paraId="6FA7FB7F" w14:textId="43B1515B" w:rsidR="00CB1E81" w:rsidRDefault="00F34DCF" w:rsidP="00CB1E81">
      <w:pPr>
        <w:rPr>
          <w:b/>
          <w:i/>
        </w:rPr>
      </w:pPr>
      <w:r w:rsidRPr="00CA29AA">
        <w:rPr>
          <w:b/>
          <w:iCs/>
          <w:noProof/>
          <w:sz w:val="24"/>
        </w:rPr>
        <mc:AlternateContent>
          <mc:Choice Requires="wps">
            <w:drawing>
              <wp:anchor distT="0" distB="0" distL="114300" distR="114300" simplePos="0" relativeHeight="251704320" behindDoc="1" locked="0" layoutInCell="1" allowOverlap="1" wp14:anchorId="08FE4A80" wp14:editId="3C1D4AD4">
                <wp:simplePos x="0" y="0"/>
                <wp:positionH relativeFrom="column">
                  <wp:posOffset>-95250</wp:posOffset>
                </wp:positionH>
                <wp:positionV relativeFrom="paragraph">
                  <wp:posOffset>88265</wp:posOffset>
                </wp:positionV>
                <wp:extent cx="6162675" cy="894080"/>
                <wp:effectExtent l="0" t="0" r="28575" b="2032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894080"/>
                        </a:xfrm>
                        <a:prstGeom prst="rect">
                          <a:avLst/>
                        </a:prstGeom>
                        <a:solidFill>
                          <a:srgbClr val="D8D8D8"/>
                        </a:solidFill>
                        <a:ln w="9525">
                          <a:solidFill>
                            <a:srgbClr val="000000"/>
                          </a:solidFill>
                          <a:miter lim="800000"/>
                          <a:headEnd/>
                          <a:tailEnd/>
                        </a:ln>
                      </wps:spPr>
                      <wps:txbx>
                        <w:txbxContent>
                          <w:p w14:paraId="5562F2A6" w14:textId="77777777" w:rsidR="00E7061D" w:rsidRDefault="00E7061D" w:rsidP="00F34DC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FE4A80" id="_x0000_t202" coordsize="21600,21600" o:spt="202" path="m,l,21600r21600,l21600,xe">
                <v:stroke joinstyle="miter"/>
                <v:path gradientshapeok="t" o:connecttype="rect"/>
              </v:shapetype>
              <v:shape id="Text Box 4" o:spid="_x0000_s1026" type="#_x0000_t202" style="position:absolute;margin-left:-7.5pt;margin-top:6.95pt;width:485.25pt;height:70.4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" fillcolor="#d8d8d8">
                <v:textbox>
                  <w:txbxContent>
                    <w:p w14:paraId="5562F2A6" w14:textId="77777777" w:rsidR="00E7061D" w:rsidRDefault="00E7061D" w:rsidP="00F34DCF"/>
                  </w:txbxContent>
                </v:textbox>
              </v:shape>
            </w:pict>
          </mc:Fallback>
        </mc:AlternateContent>
      </w:r>
    </w:p>
    <w:p w14:paraId="1A6831CC" w14:textId="7DBC8117" w:rsidR="00A25C87" w:rsidRDefault="00A25C87" w:rsidP="00A25C87">
      <w:pPr>
        <w:jc w:val="both"/>
      </w:pPr>
    </w:p>
    <w:p w14:paraId="69E6C316" w14:textId="4710E25C" w:rsidR="00F34DCF" w:rsidRPr="00CA29AA" w:rsidRDefault="00F34DCF" w:rsidP="00F34DCF">
      <w:pPr>
        <w:ind w:right="90"/>
        <w:jc w:val="center"/>
        <w:rPr>
          <w:b/>
          <w:sz w:val="40"/>
        </w:rPr>
      </w:pPr>
      <w:r w:rsidRPr="00CA29AA">
        <w:rPr>
          <w:b/>
          <w:sz w:val="40"/>
        </w:rPr>
        <w:t>Judge/Graders: Please double check and verify all scores and answer keys!</w:t>
      </w:r>
    </w:p>
    <w:p w14:paraId="54D722AB" w14:textId="5F4F3255" w:rsidR="00F34DCF" w:rsidRPr="00CA29AA" w:rsidRDefault="00F34DCF" w:rsidP="00F34DCF">
      <w:pPr>
        <w:pStyle w:val="Header"/>
        <w:tabs>
          <w:tab w:val="left" w:pos="-1440"/>
        </w:tabs>
        <w:jc w:val="center"/>
      </w:pPr>
    </w:p>
    <w:p w14:paraId="5C59E7BD" w14:textId="4A25226B" w:rsidR="00F34DCF" w:rsidRPr="00CA29AA" w:rsidRDefault="00F34DCF" w:rsidP="00F34DCF">
      <w:pPr>
        <w:pStyle w:val="Header"/>
        <w:tabs>
          <w:tab w:val="left" w:pos="-1440"/>
        </w:tabs>
        <w:jc w:val="center"/>
      </w:pPr>
    </w:p>
    <w:p w14:paraId="29AF3C6F" w14:textId="4BAF9230" w:rsidR="00A25C87" w:rsidRPr="003F3078" w:rsidRDefault="00A25C87" w:rsidP="00A25C87">
      <w:pPr>
        <w:tabs>
          <w:tab w:val="left" w:pos="-1440"/>
        </w:tabs>
        <w:jc w:val="center"/>
        <w:rPr>
          <w:sz w:val="22"/>
          <w:szCs w:val="22"/>
        </w:rPr>
      </w:pPr>
    </w:p>
    <w:p w14:paraId="42AE31F7" w14:textId="261A237B" w:rsidR="00A25C87" w:rsidRPr="003F3078" w:rsidRDefault="00A25C87" w:rsidP="00A25C8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3F3078">
        <w:rPr>
          <w:sz w:val="22"/>
          <w:szCs w:val="22"/>
        </w:rPr>
        <w:br/>
        <w:t>Property of Business Professionals of America</w:t>
      </w:r>
      <w:r w:rsidR="004818B3">
        <w:rPr>
          <w:sz w:val="22"/>
          <w:szCs w:val="22"/>
        </w:rPr>
        <w:t>.</w:t>
      </w:r>
    </w:p>
    <w:p w14:paraId="2FBFB343" w14:textId="77777777" w:rsidR="00A25C87" w:rsidRPr="003F3078" w:rsidRDefault="00A25C87" w:rsidP="00A25C8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3F3078">
        <w:rPr>
          <w:sz w:val="22"/>
          <w:szCs w:val="22"/>
        </w:rPr>
        <w:t xml:space="preserve">May be reproduced only for use in the Business Professionals of America </w:t>
      </w:r>
    </w:p>
    <w:p w14:paraId="684CE5B5" w14:textId="77777777" w:rsidR="00A25C87" w:rsidRPr="003F3078" w:rsidRDefault="00A25C87" w:rsidP="00A25C87">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3F3078">
        <w:rPr>
          <w:i/>
          <w:sz w:val="22"/>
          <w:szCs w:val="22"/>
        </w:rPr>
        <w:t>Workplace Skills Assessment Program</w:t>
      </w:r>
      <w:r w:rsidRPr="003F3078">
        <w:rPr>
          <w:sz w:val="22"/>
          <w:szCs w:val="22"/>
        </w:rPr>
        <w:t xml:space="preserve"> competition.</w:t>
      </w:r>
      <w:r w:rsidRPr="003F3078">
        <w:rPr>
          <w:sz w:val="22"/>
          <w:szCs w:val="22"/>
        </w:rPr>
        <w:br/>
      </w:r>
    </w:p>
    <w:p w14:paraId="69153ED2" w14:textId="6D793776" w:rsidR="00CB393A" w:rsidRDefault="00CB393A" w:rsidP="00CB393A">
      <w:pPr>
        <w:jc w:val="center"/>
        <w:rPr>
          <w:b/>
          <w:sz w:val="16"/>
        </w:rPr>
      </w:pPr>
    </w:p>
    <w:p w14:paraId="2391D68F" w14:textId="77777777" w:rsidR="00075B44" w:rsidRDefault="00075B44" w:rsidP="00850A7B">
      <w:pPr>
        <w:jc w:val="center"/>
        <w:rPr>
          <w:b/>
          <w:sz w:val="24"/>
          <w:szCs w:val="24"/>
        </w:rPr>
      </w:pPr>
    </w:p>
    <w:p w14:paraId="22A26765" w14:textId="77777777" w:rsidR="00850A7B" w:rsidRPr="00850A7B" w:rsidRDefault="00850A7B" w:rsidP="00850A7B">
      <w:pPr>
        <w:jc w:val="center"/>
        <w:rPr>
          <w:b/>
          <w:sz w:val="24"/>
          <w:szCs w:val="24"/>
        </w:rPr>
      </w:pPr>
      <w:r w:rsidRPr="00850A7B">
        <w:rPr>
          <w:b/>
          <w:sz w:val="24"/>
          <w:szCs w:val="24"/>
        </w:rPr>
        <w:t>GENERAL INSTRUCTIONS</w:t>
      </w:r>
    </w:p>
    <w:p w14:paraId="4B65424A" w14:textId="77777777" w:rsidR="00850A7B" w:rsidRPr="00850A7B" w:rsidRDefault="00850A7B" w:rsidP="00850A7B">
      <w:pPr>
        <w:jc w:val="center"/>
        <w:rPr>
          <w:sz w:val="24"/>
          <w:szCs w:val="24"/>
        </w:rPr>
      </w:pPr>
    </w:p>
    <w:p w14:paraId="06ACFE5B" w14:textId="77777777" w:rsidR="00850A7B" w:rsidRPr="00850A7B" w:rsidRDefault="00850A7B" w:rsidP="00850A7B">
      <w:pPr>
        <w:jc w:val="center"/>
        <w:rPr>
          <w:sz w:val="24"/>
          <w:szCs w:val="24"/>
        </w:rPr>
      </w:pPr>
    </w:p>
    <w:p w14:paraId="35A6AAFF" w14:textId="77777777" w:rsidR="00850A7B" w:rsidRDefault="00850A7B" w:rsidP="00850A7B">
      <w:pPr>
        <w:numPr>
          <w:ilvl w:val="0"/>
          <w:numId w:val="30"/>
        </w:numPr>
        <w:tabs>
          <w:tab w:val="clear" w:pos="720"/>
          <w:tab w:val="num" w:pos="360"/>
        </w:tabs>
        <w:rPr>
          <w:sz w:val="24"/>
          <w:szCs w:val="24"/>
        </w:rPr>
      </w:pPr>
      <w:r w:rsidRPr="00850A7B">
        <w:rPr>
          <w:sz w:val="24"/>
          <w:szCs w:val="24"/>
        </w:rPr>
        <w:t>Make certain this test booklet contains Jobs 1-4.</w:t>
      </w:r>
    </w:p>
    <w:p w14:paraId="1CCBFD3B" w14:textId="77777777" w:rsidR="00623A8D" w:rsidRDefault="00623A8D" w:rsidP="00623A8D">
      <w:pPr>
        <w:rPr>
          <w:sz w:val="24"/>
          <w:szCs w:val="24"/>
        </w:rPr>
      </w:pPr>
    </w:p>
    <w:p w14:paraId="58BE9507" w14:textId="6EA8682E" w:rsidR="00623A8D" w:rsidRDefault="00623A8D" w:rsidP="00623A8D">
      <w:pPr>
        <w:ind w:left="360" w:hanging="360"/>
        <w:rPr>
          <w:sz w:val="24"/>
          <w:szCs w:val="24"/>
        </w:rPr>
      </w:pPr>
      <w:r>
        <w:rPr>
          <w:sz w:val="24"/>
          <w:szCs w:val="24"/>
        </w:rPr>
        <w:t xml:space="preserve">2. </w:t>
      </w:r>
      <w:r>
        <w:rPr>
          <w:sz w:val="24"/>
          <w:szCs w:val="24"/>
        </w:rPr>
        <w:tab/>
        <w:t xml:space="preserve">Key all </w:t>
      </w:r>
      <w:r w:rsidR="00DE4C45">
        <w:rPr>
          <w:sz w:val="24"/>
          <w:szCs w:val="24"/>
        </w:rPr>
        <w:t>j</w:t>
      </w:r>
      <w:r>
        <w:rPr>
          <w:sz w:val="24"/>
          <w:szCs w:val="24"/>
        </w:rPr>
        <w:t xml:space="preserve">obs according to the instructions given.  </w:t>
      </w:r>
    </w:p>
    <w:p w14:paraId="30534BB3" w14:textId="77777777" w:rsidR="00F9609C" w:rsidRDefault="00F9609C" w:rsidP="00F9609C">
      <w:pPr>
        <w:rPr>
          <w:sz w:val="24"/>
          <w:szCs w:val="24"/>
        </w:rPr>
      </w:pPr>
    </w:p>
    <w:p w14:paraId="1FF0B829" w14:textId="6D6DBF1B" w:rsidR="005A71ED" w:rsidRDefault="00623A8D" w:rsidP="005A71ED">
      <w:pPr>
        <w:ind w:left="360" w:hanging="360"/>
        <w:rPr>
          <w:sz w:val="24"/>
          <w:szCs w:val="24"/>
        </w:rPr>
      </w:pPr>
      <w:r>
        <w:rPr>
          <w:sz w:val="24"/>
          <w:szCs w:val="24"/>
        </w:rPr>
        <w:t xml:space="preserve">3. </w:t>
      </w:r>
      <w:r>
        <w:rPr>
          <w:sz w:val="24"/>
          <w:szCs w:val="24"/>
        </w:rPr>
        <w:tab/>
      </w:r>
      <w:r w:rsidR="005A71ED" w:rsidRPr="005A71ED">
        <w:rPr>
          <w:sz w:val="24"/>
          <w:szCs w:val="24"/>
        </w:rPr>
        <w:t xml:space="preserve">Correct any obvious keyboarding errors and incorporate any editing notations.    </w:t>
      </w:r>
    </w:p>
    <w:p w14:paraId="2649511E" w14:textId="77777777" w:rsidR="005A71ED" w:rsidRPr="005A71ED" w:rsidRDefault="005A71ED" w:rsidP="005A71ED">
      <w:pPr>
        <w:ind w:left="360" w:hanging="360"/>
        <w:rPr>
          <w:sz w:val="24"/>
          <w:szCs w:val="24"/>
        </w:rPr>
      </w:pPr>
    </w:p>
    <w:p w14:paraId="70D5CAAB" w14:textId="6CFE0D27" w:rsidR="005A71ED" w:rsidRPr="005A71ED" w:rsidRDefault="005A71ED" w:rsidP="005A71ED">
      <w:pPr>
        <w:ind w:left="360" w:hanging="360"/>
        <w:rPr>
          <w:sz w:val="24"/>
          <w:szCs w:val="24"/>
        </w:rPr>
      </w:pPr>
      <w:r w:rsidRPr="005A71ED">
        <w:rPr>
          <w:sz w:val="24"/>
          <w:szCs w:val="24"/>
        </w:rPr>
        <w:t>4.</w:t>
      </w:r>
      <w:r w:rsidRPr="005A71ED">
        <w:rPr>
          <w:sz w:val="24"/>
          <w:szCs w:val="24"/>
        </w:rPr>
        <w:tab/>
        <w:t xml:space="preserve">Correct any errors in formatting.  Use formatting shown in the </w:t>
      </w:r>
      <w:r w:rsidRPr="005A71ED">
        <w:rPr>
          <w:i/>
          <w:sz w:val="24"/>
          <w:szCs w:val="24"/>
        </w:rPr>
        <w:t>Style &amp; Reference Manual</w:t>
      </w:r>
      <w:r w:rsidRPr="005A71ED">
        <w:rPr>
          <w:sz w:val="24"/>
          <w:szCs w:val="24"/>
        </w:rPr>
        <w:t>.</w:t>
      </w:r>
    </w:p>
    <w:p w14:paraId="488AADBA" w14:textId="3C8D9DEF" w:rsidR="00623A8D" w:rsidRPr="00623A8D" w:rsidRDefault="00623A8D" w:rsidP="00623A8D">
      <w:pPr>
        <w:ind w:left="360" w:hanging="360"/>
        <w:rPr>
          <w:sz w:val="24"/>
          <w:szCs w:val="24"/>
        </w:rPr>
      </w:pPr>
    </w:p>
    <w:p w14:paraId="466390F9" w14:textId="0ED90BF1" w:rsidR="00623A8D" w:rsidRPr="00623A8D" w:rsidRDefault="00706A07" w:rsidP="00706A07">
      <w:pPr>
        <w:ind w:left="360" w:hanging="360"/>
        <w:rPr>
          <w:b/>
          <w:sz w:val="24"/>
          <w:szCs w:val="24"/>
        </w:rPr>
      </w:pPr>
      <w:r>
        <w:rPr>
          <w:sz w:val="24"/>
          <w:szCs w:val="24"/>
        </w:rPr>
        <w:t>4.</w:t>
      </w:r>
      <w:r>
        <w:rPr>
          <w:sz w:val="24"/>
          <w:szCs w:val="24"/>
        </w:rPr>
        <w:tab/>
      </w:r>
      <w:r w:rsidR="00850A7B" w:rsidRPr="00850A7B">
        <w:rPr>
          <w:sz w:val="24"/>
          <w:szCs w:val="24"/>
        </w:rPr>
        <w:t xml:space="preserve">For any problem where you would normally </w:t>
      </w:r>
      <w:r w:rsidR="00623A8D">
        <w:rPr>
          <w:sz w:val="24"/>
          <w:szCs w:val="24"/>
        </w:rPr>
        <w:t>key</w:t>
      </w:r>
      <w:r w:rsidR="00850A7B" w:rsidRPr="00850A7B">
        <w:rPr>
          <w:sz w:val="24"/>
          <w:szCs w:val="24"/>
        </w:rPr>
        <w:t xml:space="preserve"> your reference initials, </w:t>
      </w:r>
      <w:r w:rsidR="00623A8D">
        <w:rPr>
          <w:sz w:val="24"/>
          <w:szCs w:val="24"/>
        </w:rPr>
        <w:t>key</w:t>
      </w:r>
      <w:r w:rsidR="00850A7B" w:rsidRPr="00850A7B">
        <w:rPr>
          <w:sz w:val="24"/>
          <w:szCs w:val="24"/>
        </w:rPr>
        <w:t xml:space="preserve"> your contestant number. Your name or initials should </w:t>
      </w:r>
      <w:r w:rsidR="00DE4C45">
        <w:rPr>
          <w:i/>
          <w:sz w:val="24"/>
          <w:szCs w:val="24"/>
        </w:rPr>
        <w:t>not</w:t>
      </w:r>
      <w:r w:rsidR="00DE4C45" w:rsidRPr="00850A7B">
        <w:rPr>
          <w:sz w:val="24"/>
          <w:szCs w:val="24"/>
        </w:rPr>
        <w:t xml:space="preserve"> </w:t>
      </w:r>
      <w:r w:rsidR="00850A7B" w:rsidRPr="00850A7B">
        <w:rPr>
          <w:sz w:val="24"/>
          <w:szCs w:val="24"/>
        </w:rPr>
        <w:t xml:space="preserve">appear on any work you submit. </w:t>
      </w:r>
    </w:p>
    <w:p w14:paraId="22B6568B" w14:textId="77777777" w:rsidR="00623A8D" w:rsidRPr="00623A8D" w:rsidRDefault="00623A8D" w:rsidP="00623A8D">
      <w:pPr>
        <w:ind w:left="360"/>
        <w:rPr>
          <w:b/>
          <w:sz w:val="24"/>
          <w:szCs w:val="24"/>
        </w:rPr>
      </w:pPr>
    </w:p>
    <w:p w14:paraId="11836E57" w14:textId="51DE974A" w:rsidR="00850A7B" w:rsidRDefault="00706A07" w:rsidP="00706A07">
      <w:pPr>
        <w:ind w:left="360" w:hanging="360"/>
        <w:rPr>
          <w:sz w:val="24"/>
          <w:szCs w:val="24"/>
        </w:rPr>
      </w:pPr>
      <w:r>
        <w:rPr>
          <w:sz w:val="24"/>
          <w:szCs w:val="24"/>
        </w:rPr>
        <w:t>5.</w:t>
      </w:r>
      <w:r>
        <w:rPr>
          <w:sz w:val="24"/>
          <w:szCs w:val="24"/>
        </w:rPr>
        <w:tab/>
      </w:r>
      <w:r w:rsidR="00850A7B" w:rsidRPr="00623A8D">
        <w:rPr>
          <w:sz w:val="24"/>
          <w:szCs w:val="24"/>
        </w:rPr>
        <w:t xml:space="preserve">Key your contestant number and job number as the footer in the lower left-hand corner of </w:t>
      </w:r>
      <w:r w:rsidR="00850A7B" w:rsidRPr="00623A8D">
        <w:rPr>
          <w:sz w:val="24"/>
          <w:szCs w:val="24"/>
          <w:u w:val="single"/>
        </w:rPr>
        <w:t>all</w:t>
      </w:r>
      <w:r w:rsidR="00850A7B" w:rsidRPr="00623A8D">
        <w:rPr>
          <w:sz w:val="24"/>
          <w:szCs w:val="24"/>
        </w:rPr>
        <w:t xml:space="preserve"> work submitted unless otherwise specified.</w:t>
      </w:r>
    </w:p>
    <w:p w14:paraId="13F5F905" w14:textId="77777777" w:rsidR="00623A8D" w:rsidRPr="00623A8D" w:rsidRDefault="00623A8D" w:rsidP="00623A8D">
      <w:pPr>
        <w:ind w:left="360"/>
        <w:rPr>
          <w:sz w:val="24"/>
          <w:szCs w:val="24"/>
        </w:rPr>
      </w:pPr>
    </w:p>
    <w:tbl>
      <w:tblPr>
        <w:tblStyle w:val="TableGrid"/>
        <w:tblpPr w:leftFromText="180" w:rightFromText="180" w:vertAnchor="text" w:horzAnchor="page" w:tblpX="3271" w:tblpY="-2"/>
        <w:tblW w:w="0" w:type="auto"/>
        <w:tblBorders>
          <w:top w:val="none" w:sz="0" w:space="0" w:color="auto"/>
          <w:right w:val="none" w:sz="0" w:space="0" w:color="auto"/>
        </w:tblBorders>
        <w:tblLook w:val="04A0" w:firstRow="1" w:lastRow="0" w:firstColumn="1" w:lastColumn="0" w:noHBand="0" w:noVBand="1"/>
      </w:tblPr>
      <w:tblGrid>
        <w:gridCol w:w="2880"/>
        <w:gridCol w:w="472"/>
      </w:tblGrid>
      <w:tr w:rsidR="00623A8D" w14:paraId="48D8A854" w14:textId="77777777" w:rsidTr="00623A8D">
        <w:trPr>
          <w:cantSplit/>
          <w:trHeight w:val="450"/>
        </w:trPr>
        <w:tc>
          <w:tcPr>
            <w:tcW w:w="2880" w:type="dxa"/>
            <w:tcBorders>
              <w:top w:val="nil"/>
              <w:left w:val="nil"/>
              <w:bottom w:val="nil"/>
              <w:right w:val="nil"/>
            </w:tcBorders>
            <w:textDirection w:val="tbRl"/>
            <w:vAlign w:val="bottom"/>
          </w:tcPr>
          <w:p w14:paraId="044EC72A" w14:textId="2BC4A814" w:rsidR="00623A8D" w:rsidRDefault="00623A8D" w:rsidP="00623A8D">
            <w:pPr>
              <w:ind w:left="113" w:right="113"/>
              <w:rPr>
                <w:sz w:val="24"/>
                <w:szCs w:val="24"/>
              </w:rPr>
            </w:pPr>
            <w:r>
              <w:rPr>
                <w:sz w:val="24"/>
                <w:szCs w:val="24"/>
              </w:rPr>
              <w:sym w:font="Wingdings" w:char="F068"/>
            </w:r>
          </w:p>
        </w:tc>
        <w:tc>
          <w:tcPr>
            <w:tcW w:w="472" w:type="dxa"/>
            <w:tcBorders>
              <w:top w:val="nil"/>
              <w:left w:val="nil"/>
              <w:bottom w:val="nil"/>
            </w:tcBorders>
          </w:tcPr>
          <w:p w14:paraId="5D3B592B" w14:textId="77777777" w:rsidR="00623A8D" w:rsidRDefault="00623A8D" w:rsidP="00623A8D">
            <w:pPr>
              <w:rPr>
                <w:sz w:val="24"/>
                <w:szCs w:val="24"/>
              </w:rPr>
            </w:pPr>
          </w:p>
        </w:tc>
      </w:tr>
      <w:tr w:rsidR="00623A8D" w14:paraId="16CB7F69" w14:textId="77777777" w:rsidTr="00623A8D">
        <w:tc>
          <w:tcPr>
            <w:tcW w:w="2880" w:type="dxa"/>
            <w:tcBorders>
              <w:top w:val="nil"/>
              <w:right w:val="nil"/>
            </w:tcBorders>
          </w:tcPr>
          <w:p w14:paraId="3ABE72F6" w14:textId="77777777" w:rsidR="00623A8D" w:rsidRDefault="00623A8D" w:rsidP="00623A8D">
            <w:pPr>
              <w:rPr>
                <w:sz w:val="24"/>
                <w:szCs w:val="24"/>
              </w:rPr>
            </w:pPr>
          </w:p>
          <w:p w14:paraId="374D160B" w14:textId="77777777" w:rsidR="00623A8D" w:rsidRPr="00850A7B" w:rsidRDefault="00623A8D" w:rsidP="00623A8D">
            <w:pPr>
              <w:ind w:left="360"/>
              <w:rPr>
                <w:sz w:val="24"/>
                <w:szCs w:val="24"/>
              </w:rPr>
            </w:pPr>
            <w:r w:rsidRPr="00850A7B">
              <w:rPr>
                <w:sz w:val="24"/>
                <w:szCs w:val="24"/>
              </w:rPr>
              <w:t>99-9999-9999</w:t>
            </w:r>
          </w:p>
          <w:p w14:paraId="23537333" w14:textId="77777777" w:rsidR="00623A8D" w:rsidRPr="00850A7B" w:rsidRDefault="00623A8D" w:rsidP="00623A8D">
            <w:pPr>
              <w:ind w:left="360"/>
              <w:rPr>
                <w:sz w:val="24"/>
                <w:szCs w:val="24"/>
              </w:rPr>
            </w:pPr>
            <w:r w:rsidRPr="00850A7B">
              <w:rPr>
                <w:sz w:val="24"/>
                <w:szCs w:val="24"/>
              </w:rPr>
              <w:t>Job 1</w:t>
            </w:r>
          </w:p>
          <w:p w14:paraId="1BE49B6D" w14:textId="77777777" w:rsidR="00623A8D" w:rsidRDefault="00623A8D" w:rsidP="00623A8D">
            <w:pPr>
              <w:rPr>
                <w:sz w:val="24"/>
                <w:szCs w:val="24"/>
              </w:rPr>
            </w:pPr>
          </w:p>
        </w:tc>
        <w:tc>
          <w:tcPr>
            <w:tcW w:w="472" w:type="dxa"/>
            <w:tcBorders>
              <w:top w:val="nil"/>
              <w:left w:val="nil"/>
              <w:bottom w:val="nil"/>
            </w:tcBorders>
            <w:vAlign w:val="bottom"/>
          </w:tcPr>
          <w:p w14:paraId="17A7AE04" w14:textId="2148C1F0" w:rsidR="00623A8D" w:rsidRDefault="00623A8D" w:rsidP="00623A8D">
            <w:pPr>
              <w:rPr>
                <w:sz w:val="24"/>
                <w:szCs w:val="24"/>
              </w:rPr>
            </w:pPr>
            <w:r>
              <w:rPr>
                <w:sz w:val="24"/>
                <w:szCs w:val="24"/>
              </w:rPr>
              <w:sym w:font="Wingdings" w:char="F068"/>
            </w:r>
          </w:p>
        </w:tc>
      </w:tr>
    </w:tbl>
    <w:p w14:paraId="5E5EEFA2" w14:textId="77777777" w:rsidR="00623A8D" w:rsidRDefault="00623A8D" w:rsidP="00850A7B">
      <w:pPr>
        <w:ind w:left="360"/>
        <w:rPr>
          <w:i/>
          <w:sz w:val="24"/>
          <w:szCs w:val="24"/>
        </w:rPr>
      </w:pPr>
    </w:p>
    <w:p w14:paraId="7B1C0A3E" w14:textId="77777777" w:rsidR="00623A8D" w:rsidRDefault="00623A8D" w:rsidP="00850A7B">
      <w:pPr>
        <w:ind w:left="360"/>
        <w:rPr>
          <w:i/>
          <w:sz w:val="24"/>
          <w:szCs w:val="24"/>
        </w:rPr>
      </w:pPr>
    </w:p>
    <w:p w14:paraId="1A4EC06B" w14:textId="77777777" w:rsidR="00623A8D" w:rsidRPr="00850A7B" w:rsidRDefault="00850A7B" w:rsidP="00850A7B">
      <w:pPr>
        <w:ind w:left="360"/>
        <w:rPr>
          <w:sz w:val="24"/>
          <w:szCs w:val="24"/>
        </w:rPr>
      </w:pPr>
      <w:r w:rsidRPr="00623A8D">
        <w:rPr>
          <w:i/>
          <w:sz w:val="24"/>
          <w:szCs w:val="24"/>
        </w:rPr>
        <w:t>Example</w:t>
      </w:r>
      <w:r w:rsidRPr="00850A7B">
        <w:rPr>
          <w:sz w:val="24"/>
          <w:szCs w:val="24"/>
        </w:rPr>
        <w:t>:</w:t>
      </w:r>
      <w:r w:rsidRPr="00850A7B">
        <w:rPr>
          <w:sz w:val="24"/>
          <w:szCs w:val="24"/>
        </w:rPr>
        <w:tab/>
      </w:r>
    </w:p>
    <w:p w14:paraId="12197F70" w14:textId="77777777" w:rsidR="00850A7B" w:rsidRPr="00850A7B" w:rsidRDefault="00850A7B" w:rsidP="00850A7B">
      <w:pPr>
        <w:ind w:left="360"/>
        <w:rPr>
          <w:sz w:val="24"/>
          <w:szCs w:val="24"/>
        </w:rPr>
      </w:pPr>
    </w:p>
    <w:p w14:paraId="16B22CAD" w14:textId="77777777" w:rsidR="00623A8D" w:rsidRDefault="00623A8D" w:rsidP="00623A8D">
      <w:pPr>
        <w:ind w:left="360"/>
        <w:rPr>
          <w:sz w:val="24"/>
          <w:szCs w:val="24"/>
        </w:rPr>
      </w:pPr>
    </w:p>
    <w:p w14:paraId="609A088A" w14:textId="77777777" w:rsidR="00623A8D" w:rsidRDefault="00623A8D" w:rsidP="00337E23">
      <w:pPr>
        <w:rPr>
          <w:sz w:val="24"/>
          <w:szCs w:val="24"/>
        </w:rPr>
      </w:pPr>
    </w:p>
    <w:p w14:paraId="1046912B" w14:textId="77777777" w:rsidR="00623A8D" w:rsidRDefault="00623A8D" w:rsidP="00706A07">
      <w:pPr>
        <w:ind w:left="360"/>
        <w:rPr>
          <w:sz w:val="24"/>
          <w:szCs w:val="24"/>
        </w:rPr>
      </w:pPr>
    </w:p>
    <w:p w14:paraId="2E2CC56E" w14:textId="58242E03" w:rsidR="005A71ED" w:rsidRPr="00850A7B" w:rsidRDefault="00706A07" w:rsidP="005A71ED">
      <w:pPr>
        <w:ind w:left="360" w:hanging="360"/>
        <w:rPr>
          <w:szCs w:val="24"/>
        </w:rPr>
      </w:pPr>
      <w:r>
        <w:rPr>
          <w:sz w:val="24"/>
          <w:szCs w:val="24"/>
        </w:rPr>
        <w:t>6.</w:t>
      </w:r>
      <w:r>
        <w:rPr>
          <w:sz w:val="24"/>
          <w:szCs w:val="24"/>
        </w:rPr>
        <w:tab/>
      </w:r>
      <w:r w:rsidR="00850A7B" w:rsidRPr="00850A7B">
        <w:rPr>
          <w:sz w:val="24"/>
          <w:szCs w:val="24"/>
        </w:rPr>
        <w:t xml:space="preserve">If you finish before the end of the 60 minutes of testing, notify the proctor. </w:t>
      </w:r>
      <w:r w:rsidR="00DE4C45">
        <w:rPr>
          <w:sz w:val="24"/>
          <w:szCs w:val="24"/>
        </w:rPr>
        <w:t>T</w:t>
      </w:r>
      <w:r w:rsidR="005A71ED" w:rsidRPr="005A71ED">
        <w:rPr>
          <w:sz w:val="24"/>
          <w:szCs w:val="24"/>
        </w:rPr>
        <w:t xml:space="preserve">ime may be a factor in determining </w:t>
      </w:r>
      <w:r w:rsidR="00DE4C45">
        <w:rPr>
          <w:sz w:val="24"/>
          <w:szCs w:val="24"/>
        </w:rPr>
        <w:t>a</w:t>
      </w:r>
      <w:r w:rsidR="00DE4C45" w:rsidRPr="005A71ED">
        <w:rPr>
          <w:sz w:val="24"/>
          <w:szCs w:val="24"/>
        </w:rPr>
        <w:t xml:space="preserve"> </w:t>
      </w:r>
      <w:r w:rsidR="005A71ED" w:rsidRPr="005A71ED">
        <w:rPr>
          <w:sz w:val="24"/>
          <w:szCs w:val="24"/>
        </w:rPr>
        <w:t>winner</w:t>
      </w:r>
      <w:r w:rsidR="00DE4C45">
        <w:rPr>
          <w:sz w:val="24"/>
          <w:szCs w:val="24"/>
        </w:rPr>
        <w:t xml:space="preserve"> when there is a tie score</w:t>
      </w:r>
      <w:r w:rsidR="005A71ED" w:rsidRPr="005A71ED">
        <w:rPr>
          <w:sz w:val="24"/>
          <w:szCs w:val="24"/>
        </w:rPr>
        <w:t>.</w:t>
      </w:r>
    </w:p>
    <w:p w14:paraId="20910D91" w14:textId="7FEC7AB7" w:rsidR="00850A7B" w:rsidRPr="00850A7B" w:rsidRDefault="00850A7B" w:rsidP="005A71ED">
      <w:pPr>
        <w:ind w:left="360" w:hanging="360"/>
        <w:rPr>
          <w:sz w:val="24"/>
          <w:szCs w:val="24"/>
        </w:rPr>
      </w:pPr>
    </w:p>
    <w:p w14:paraId="77C24352" w14:textId="10A833E9" w:rsidR="00850A7B" w:rsidRDefault="00706A07" w:rsidP="00706A07">
      <w:pPr>
        <w:ind w:left="360" w:hanging="360"/>
        <w:rPr>
          <w:sz w:val="24"/>
          <w:szCs w:val="24"/>
        </w:rPr>
      </w:pPr>
      <w:r>
        <w:rPr>
          <w:sz w:val="24"/>
          <w:szCs w:val="24"/>
        </w:rPr>
        <w:t>7.</w:t>
      </w:r>
      <w:r>
        <w:rPr>
          <w:sz w:val="24"/>
          <w:szCs w:val="24"/>
        </w:rPr>
        <w:tab/>
      </w:r>
      <w:r w:rsidR="00850A7B" w:rsidRPr="00850A7B">
        <w:rPr>
          <w:sz w:val="24"/>
          <w:szCs w:val="24"/>
        </w:rPr>
        <w:t>When turning in your materials, place your scoring sheet on top of your jobs. The jobs should be arranged in numerical order.</w:t>
      </w:r>
    </w:p>
    <w:p w14:paraId="6F769B85" w14:textId="77777777" w:rsidR="00F34DCF" w:rsidRDefault="00F34DCF" w:rsidP="00706A07">
      <w:pPr>
        <w:ind w:left="360" w:hanging="360"/>
        <w:rPr>
          <w:sz w:val="24"/>
          <w:szCs w:val="24"/>
        </w:rPr>
      </w:pPr>
    </w:p>
    <w:tbl>
      <w:tblPr>
        <w:tblW w:w="0" w:type="auto"/>
        <w:jc w:val="center"/>
        <w:tblLayout w:type="fixed"/>
        <w:tblCellMar>
          <w:left w:w="0" w:type="dxa"/>
          <w:right w:w="0" w:type="dxa"/>
        </w:tblCellMar>
        <w:tblLook w:val="04A0" w:firstRow="1" w:lastRow="0" w:firstColumn="1" w:lastColumn="0" w:noHBand="0" w:noVBand="1"/>
      </w:tblPr>
      <w:tblGrid>
        <w:gridCol w:w="1260"/>
        <w:gridCol w:w="1440"/>
      </w:tblGrid>
      <w:tr w:rsidR="00F34DCF" w:rsidRPr="00CA1480" w14:paraId="2A25A169" w14:textId="77777777" w:rsidTr="003D6F05">
        <w:trPr>
          <w:trHeight w:val="411"/>
          <w:jc w:val="center"/>
        </w:trPr>
        <w:tc>
          <w:tcPr>
            <w:tcW w:w="2700" w:type="dxa"/>
            <w:gridSpan w:val="2"/>
            <w:tcBorders>
              <w:top w:val="single" w:sz="6" w:space="0" w:color="000000"/>
              <w:left w:val="single" w:sz="4" w:space="0" w:color="000000"/>
              <w:bottom w:val="single" w:sz="6" w:space="0" w:color="000000"/>
              <w:right w:val="single" w:sz="4" w:space="0" w:color="auto"/>
            </w:tcBorders>
          </w:tcPr>
          <w:p w14:paraId="12F7091F" w14:textId="77777777" w:rsidR="00F34DCF" w:rsidRPr="00B63539" w:rsidRDefault="00F34DCF" w:rsidP="003D6F05">
            <w:pPr>
              <w:autoSpaceDE w:val="0"/>
              <w:autoSpaceDN w:val="0"/>
              <w:adjustRightInd w:val="0"/>
              <w:spacing w:before="60" w:after="60"/>
              <w:ind w:left="115" w:right="-20"/>
              <w:jc w:val="center"/>
              <w:rPr>
                <w:b/>
                <w:bCs/>
                <w:sz w:val="24"/>
                <w:szCs w:val="24"/>
              </w:rPr>
            </w:pPr>
            <w:r w:rsidRPr="00B63539">
              <w:rPr>
                <w:b/>
                <w:bCs/>
                <w:spacing w:val="1"/>
                <w:sz w:val="24"/>
                <w:szCs w:val="24"/>
              </w:rPr>
              <w:t>P</w:t>
            </w:r>
            <w:r w:rsidRPr="00B63539">
              <w:rPr>
                <w:b/>
                <w:bCs/>
                <w:spacing w:val="-2"/>
                <w:sz w:val="24"/>
                <w:szCs w:val="24"/>
              </w:rPr>
              <w:t>r</w:t>
            </w:r>
            <w:r w:rsidRPr="00B63539">
              <w:rPr>
                <w:b/>
                <w:bCs/>
                <w:spacing w:val="1"/>
                <w:sz w:val="24"/>
                <w:szCs w:val="24"/>
              </w:rPr>
              <w:t>od</w:t>
            </w:r>
            <w:r w:rsidRPr="00B63539">
              <w:rPr>
                <w:b/>
                <w:bCs/>
                <w:spacing w:val="-2"/>
                <w:sz w:val="24"/>
                <w:szCs w:val="24"/>
              </w:rPr>
              <w:t>u</w:t>
            </w:r>
            <w:r w:rsidRPr="00B63539">
              <w:rPr>
                <w:b/>
                <w:bCs/>
                <w:spacing w:val="2"/>
                <w:sz w:val="24"/>
                <w:szCs w:val="24"/>
              </w:rPr>
              <w:t>c</w:t>
            </w:r>
            <w:r w:rsidRPr="00B63539">
              <w:rPr>
                <w:b/>
                <w:bCs/>
                <w:spacing w:val="-1"/>
                <w:sz w:val="24"/>
                <w:szCs w:val="24"/>
              </w:rPr>
              <w:t>ti</w:t>
            </w:r>
            <w:r w:rsidRPr="00B63539">
              <w:rPr>
                <w:b/>
                <w:bCs/>
                <w:spacing w:val="1"/>
                <w:sz w:val="24"/>
                <w:szCs w:val="24"/>
              </w:rPr>
              <w:t>o</w:t>
            </w:r>
            <w:r w:rsidRPr="00B63539">
              <w:rPr>
                <w:b/>
                <w:bCs/>
                <w:sz w:val="24"/>
                <w:szCs w:val="24"/>
              </w:rPr>
              <w:t xml:space="preserve">n </w:t>
            </w:r>
            <w:r w:rsidRPr="00B63539">
              <w:rPr>
                <w:b/>
                <w:bCs/>
                <w:spacing w:val="1"/>
                <w:sz w:val="24"/>
                <w:szCs w:val="24"/>
              </w:rPr>
              <w:t>S</w:t>
            </w:r>
            <w:r w:rsidRPr="00B63539">
              <w:rPr>
                <w:b/>
                <w:bCs/>
                <w:spacing w:val="-1"/>
                <w:sz w:val="24"/>
                <w:szCs w:val="24"/>
              </w:rPr>
              <w:t>t</w:t>
            </w:r>
            <w:r w:rsidRPr="00B63539">
              <w:rPr>
                <w:b/>
                <w:bCs/>
                <w:spacing w:val="2"/>
                <w:sz w:val="24"/>
                <w:szCs w:val="24"/>
              </w:rPr>
              <w:t>a</w:t>
            </w:r>
            <w:r w:rsidRPr="00B63539">
              <w:rPr>
                <w:b/>
                <w:bCs/>
                <w:spacing w:val="-2"/>
                <w:sz w:val="24"/>
                <w:szCs w:val="24"/>
              </w:rPr>
              <w:t>n</w:t>
            </w:r>
            <w:r w:rsidRPr="00B63539">
              <w:rPr>
                <w:b/>
                <w:bCs/>
                <w:spacing w:val="1"/>
                <w:sz w:val="24"/>
                <w:szCs w:val="24"/>
              </w:rPr>
              <w:t>d</w:t>
            </w:r>
            <w:r w:rsidRPr="00B63539">
              <w:rPr>
                <w:b/>
                <w:bCs/>
                <w:spacing w:val="2"/>
                <w:sz w:val="24"/>
                <w:szCs w:val="24"/>
              </w:rPr>
              <w:t>a</w:t>
            </w:r>
            <w:r w:rsidRPr="00B63539">
              <w:rPr>
                <w:b/>
                <w:bCs/>
                <w:spacing w:val="-2"/>
                <w:sz w:val="24"/>
                <w:szCs w:val="24"/>
              </w:rPr>
              <w:t>rds</w:t>
            </w:r>
          </w:p>
        </w:tc>
      </w:tr>
      <w:tr w:rsidR="00F34DCF" w:rsidRPr="00CA1480" w14:paraId="0C87523B" w14:textId="77777777" w:rsidTr="003D6F05">
        <w:trPr>
          <w:trHeight w:hRule="exact" w:val="280"/>
          <w:jc w:val="center"/>
        </w:trPr>
        <w:tc>
          <w:tcPr>
            <w:tcW w:w="1260" w:type="dxa"/>
            <w:tcBorders>
              <w:top w:val="single" w:sz="6" w:space="0" w:color="000000"/>
              <w:left w:val="single" w:sz="4" w:space="0" w:color="000000"/>
              <w:bottom w:val="single" w:sz="6" w:space="0" w:color="000000"/>
              <w:right w:val="single" w:sz="4" w:space="0" w:color="000000"/>
            </w:tcBorders>
            <w:hideMark/>
          </w:tcPr>
          <w:p w14:paraId="00AE0700" w14:textId="77777777" w:rsidR="00F34DCF" w:rsidRPr="00B63539" w:rsidRDefault="00F34DCF" w:rsidP="003D6F05">
            <w:pPr>
              <w:autoSpaceDE w:val="0"/>
              <w:autoSpaceDN w:val="0"/>
              <w:adjustRightInd w:val="0"/>
              <w:ind w:left="195" w:right="-20"/>
              <w:rPr>
                <w:sz w:val="22"/>
                <w:szCs w:val="22"/>
              </w:rPr>
            </w:pPr>
            <w:r w:rsidRPr="00B63539">
              <w:rPr>
                <w:bCs/>
                <w:sz w:val="22"/>
                <w:szCs w:val="22"/>
              </w:rPr>
              <w:t xml:space="preserve">0 </w:t>
            </w:r>
            <w:r w:rsidRPr="00B63539">
              <w:rPr>
                <w:bCs/>
                <w:spacing w:val="2"/>
                <w:sz w:val="22"/>
                <w:szCs w:val="22"/>
              </w:rPr>
              <w:t>e</w:t>
            </w:r>
            <w:r w:rsidRPr="00B63539">
              <w:rPr>
                <w:bCs/>
                <w:spacing w:val="-2"/>
                <w:sz w:val="22"/>
                <w:szCs w:val="22"/>
              </w:rPr>
              <w:t>rr</w:t>
            </w:r>
            <w:r w:rsidRPr="00B63539">
              <w:rPr>
                <w:bCs/>
                <w:spacing w:val="1"/>
                <w:sz w:val="22"/>
                <w:szCs w:val="22"/>
              </w:rPr>
              <w:t>o</w:t>
            </w:r>
            <w:r w:rsidRPr="00B63539">
              <w:rPr>
                <w:bCs/>
                <w:spacing w:val="-2"/>
                <w:sz w:val="22"/>
                <w:szCs w:val="22"/>
              </w:rPr>
              <w:t>r</w:t>
            </w:r>
            <w:r w:rsidRPr="00B63539">
              <w:rPr>
                <w:bCs/>
                <w:sz w:val="22"/>
                <w:szCs w:val="22"/>
              </w:rPr>
              <w:t>s</w:t>
            </w:r>
          </w:p>
        </w:tc>
        <w:tc>
          <w:tcPr>
            <w:tcW w:w="1440" w:type="dxa"/>
            <w:tcBorders>
              <w:top w:val="single" w:sz="6" w:space="0" w:color="000000"/>
              <w:left w:val="single" w:sz="4" w:space="0" w:color="000000"/>
              <w:bottom w:val="single" w:sz="6" w:space="0" w:color="000000"/>
              <w:right w:val="single" w:sz="4" w:space="0" w:color="auto"/>
            </w:tcBorders>
            <w:hideMark/>
          </w:tcPr>
          <w:p w14:paraId="2F4F33EA" w14:textId="77777777" w:rsidR="00F34DCF" w:rsidRPr="00B63539" w:rsidRDefault="00F34DCF" w:rsidP="003D6F05">
            <w:pPr>
              <w:autoSpaceDE w:val="0"/>
              <w:autoSpaceDN w:val="0"/>
              <w:adjustRightInd w:val="0"/>
              <w:ind w:left="147" w:right="-20"/>
              <w:jc w:val="center"/>
              <w:rPr>
                <w:sz w:val="22"/>
                <w:szCs w:val="22"/>
              </w:rPr>
            </w:pPr>
            <w:r w:rsidRPr="00B63539">
              <w:rPr>
                <w:bCs/>
                <w:spacing w:val="2"/>
                <w:sz w:val="22"/>
                <w:szCs w:val="22"/>
              </w:rPr>
              <w:t>10</w:t>
            </w:r>
            <w:r w:rsidRPr="00B63539">
              <w:rPr>
                <w:bCs/>
                <w:sz w:val="22"/>
                <w:szCs w:val="22"/>
              </w:rPr>
              <w:t xml:space="preserve">0 </w:t>
            </w:r>
            <w:r w:rsidRPr="00B63539">
              <w:rPr>
                <w:bCs/>
                <w:spacing w:val="-2"/>
                <w:sz w:val="22"/>
                <w:szCs w:val="22"/>
              </w:rPr>
              <w:t>p</w:t>
            </w:r>
            <w:r w:rsidRPr="00B63539">
              <w:rPr>
                <w:bCs/>
                <w:spacing w:val="1"/>
                <w:sz w:val="22"/>
                <w:szCs w:val="22"/>
              </w:rPr>
              <w:t>o</w:t>
            </w:r>
            <w:r w:rsidRPr="00B63539">
              <w:rPr>
                <w:bCs/>
                <w:spacing w:val="-1"/>
                <w:sz w:val="22"/>
                <w:szCs w:val="22"/>
              </w:rPr>
              <w:t>i</w:t>
            </w:r>
            <w:r w:rsidRPr="00B63539">
              <w:rPr>
                <w:bCs/>
                <w:spacing w:val="1"/>
                <w:sz w:val="22"/>
                <w:szCs w:val="22"/>
              </w:rPr>
              <w:t>n</w:t>
            </w:r>
            <w:r w:rsidRPr="00B63539">
              <w:rPr>
                <w:bCs/>
                <w:spacing w:val="-1"/>
                <w:sz w:val="22"/>
                <w:szCs w:val="22"/>
              </w:rPr>
              <w:t>t</w:t>
            </w:r>
            <w:r w:rsidRPr="00B63539">
              <w:rPr>
                <w:bCs/>
                <w:sz w:val="22"/>
                <w:szCs w:val="22"/>
              </w:rPr>
              <w:t>s</w:t>
            </w:r>
          </w:p>
        </w:tc>
      </w:tr>
      <w:tr w:rsidR="00F34DCF" w:rsidRPr="00CA1480" w14:paraId="170B4587" w14:textId="77777777" w:rsidTr="003D6F05">
        <w:trPr>
          <w:trHeight w:hRule="exact" w:val="262"/>
          <w:jc w:val="center"/>
        </w:trPr>
        <w:tc>
          <w:tcPr>
            <w:tcW w:w="1260" w:type="dxa"/>
            <w:tcBorders>
              <w:top w:val="single" w:sz="6" w:space="0" w:color="000000"/>
              <w:left w:val="single" w:sz="4" w:space="0" w:color="000000"/>
              <w:bottom w:val="single" w:sz="6" w:space="0" w:color="000000"/>
              <w:right w:val="single" w:sz="4" w:space="0" w:color="000000"/>
            </w:tcBorders>
            <w:hideMark/>
          </w:tcPr>
          <w:p w14:paraId="3E6A6595" w14:textId="77777777" w:rsidR="00F34DCF" w:rsidRPr="00B63539" w:rsidRDefault="00F34DCF" w:rsidP="003D6F05">
            <w:pPr>
              <w:autoSpaceDE w:val="0"/>
              <w:autoSpaceDN w:val="0"/>
              <w:adjustRightInd w:val="0"/>
              <w:ind w:left="195" w:right="-20"/>
              <w:rPr>
                <w:sz w:val="22"/>
                <w:szCs w:val="22"/>
              </w:rPr>
            </w:pPr>
            <w:r w:rsidRPr="00B63539">
              <w:rPr>
                <w:bCs/>
                <w:sz w:val="22"/>
                <w:szCs w:val="22"/>
              </w:rPr>
              <w:t xml:space="preserve">1 </w:t>
            </w:r>
            <w:r w:rsidRPr="00B63539">
              <w:rPr>
                <w:bCs/>
                <w:spacing w:val="2"/>
                <w:sz w:val="22"/>
                <w:szCs w:val="22"/>
              </w:rPr>
              <w:t>e</w:t>
            </w:r>
            <w:r w:rsidRPr="00B63539">
              <w:rPr>
                <w:bCs/>
                <w:spacing w:val="-2"/>
                <w:sz w:val="22"/>
                <w:szCs w:val="22"/>
              </w:rPr>
              <w:t>rr</w:t>
            </w:r>
            <w:r w:rsidRPr="00B63539">
              <w:rPr>
                <w:bCs/>
                <w:spacing w:val="1"/>
                <w:sz w:val="22"/>
                <w:szCs w:val="22"/>
              </w:rPr>
              <w:t>o</w:t>
            </w:r>
            <w:r w:rsidRPr="00B63539">
              <w:rPr>
                <w:bCs/>
                <w:sz w:val="22"/>
                <w:szCs w:val="22"/>
              </w:rPr>
              <w:t>r</w:t>
            </w:r>
          </w:p>
        </w:tc>
        <w:tc>
          <w:tcPr>
            <w:tcW w:w="1440" w:type="dxa"/>
            <w:tcBorders>
              <w:top w:val="single" w:sz="6" w:space="0" w:color="000000"/>
              <w:left w:val="single" w:sz="4" w:space="0" w:color="000000"/>
              <w:bottom w:val="single" w:sz="6" w:space="0" w:color="000000"/>
              <w:right w:val="single" w:sz="4" w:space="0" w:color="auto"/>
            </w:tcBorders>
            <w:hideMark/>
          </w:tcPr>
          <w:p w14:paraId="12C7D38B" w14:textId="77777777" w:rsidR="00F34DCF" w:rsidRPr="00B63539" w:rsidRDefault="00F34DCF" w:rsidP="003D6F05">
            <w:pPr>
              <w:autoSpaceDE w:val="0"/>
              <w:autoSpaceDN w:val="0"/>
              <w:adjustRightInd w:val="0"/>
              <w:ind w:left="271" w:right="-20"/>
              <w:jc w:val="center"/>
              <w:rPr>
                <w:sz w:val="22"/>
                <w:szCs w:val="22"/>
              </w:rPr>
            </w:pPr>
            <w:r w:rsidRPr="00B63539">
              <w:rPr>
                <w:bCs/>
                <w:spacing w:val="2"/>
                <w:sz w:val="22"/>
                <w:szCs w:val="22"/>
              </w:rPr>
              <w:t>9</w:t>
            </w:r>
            <w:r w:rsidRPr="00B63539">
              <w:rPr>
                <w:bCs/>
                <w:sz w:val="22"/>
                <w:szCs w:val="22"/>
              </w:rPr>
              <w:t xml:space="preserve">0 </w:t>
            </w:r>
            <w:r w:rsidRPr="00B63539">
              <w:rPr>
                <w:bCs/>
                <w:spacing w:val="1"/>
                <w:sz w:val="22"/>
                <w:szCs w:val="22"/>
              </w:rPr>
              <w:t>po</w:t>
            </w:r>
            <w:r w:rsidRPr="00B63539">
              <w:rPr>
                <w:bCs/>
                <w:spacing w:val="-1"/>
                <w:sz w:val="22"/>
                <w:szCs w:val="22"/>
              </w:rPr>
              <w:t>i</w:t>
            </w:r>
            <w:r w:rsidRPr="00B63539">
              <w:rPr>
                <w:bCs/>
                <w:spacing w:val="1"/>
                <w:sz w:val="22"/>
                <w:szCs w:val="22"/>
              </w:rPr>
              <w:t>n</w:t>
            </w:r>
            <w:r w:rsidRPr="00B63539">
              <w:rPr>
                <w:bCs/>
                <w:spacing w:val="-5"/>
                <w:sz w:val="22"/>
                <w:szCs w:val="22"/>
              </w:rPr>
              <w:t>t</w:t>
            </w:r>
            <w:r w:rsidRPr="00B63539">
              <w:rPr>
                <w:bCs/>
                <w:sz w:val="22"/>
                <w:szCs w:val="22"/>
              </w:rPr>
              <w:t>s</w:t>
            </w:r>
          </w:p>
        </w:tc>
      </w:tr>
      <w:tr w:rsidR="00F34DCF" w:rsidRPr="00CA1480" w14:paraId="4A0CFB7F" w14:textId="77777777" w:rsidTr="003D6F05">
        <w:trPr>
          <w:trHeight w:hRule="exact" w:val="280"/>
          <w:jc w:val="center"/>
        </w:trPr>
        <w:tc>
          <w:tcPr>
            <w:tcW w:w="1260" w:type="dxa"/>
            <w:tcBorders>
              <w:top w:val="single" w:sz="6" w:space="0" w:color="000000"/>
              <w:left w:val="single" w:sz="4" w:space="0" w:color="000000"/>
              <w:bottom w:val="single" w:sz="6" w:space="0" w:color="000000"/>
              <w:right w:val="single" w:sz="4" w:space="0" w:color="000000"/>
            </w:tcBorders>
            <w:hideMark/>
          </w:tcPr>
          <w:p w14:paraId="26771134" w14:textId="77777777" w:rsidR="00F34DCF" w:rsidRPr="00B63539" w:rsidRDefault="00F34DCF" w:rsidP="003D6F05">
            <w:pPr>
              <w:autoSpaceDE w:val="0"/>
              <w:autoSpaceDN w:val="0"/>
              <w:adjustRightInd w:val="0"/>
              <w:ind w:left="195" w:right="-20"/>
              <w:rPr>
                <w:sz w:val="22"/>
                <w:szCs w:val="22"/>
              </w:rPr>
            </w:pPr>
            <w:r w:rsidRPr="00B63539">
              <w:rPr>
                <w:bCs/>
                <w:sz w:val="22"/>
                <w:szCs w:val="22"/>
              </w:rPr>
              <w:t xml:space="preserve">2 </w:t>
            </w:r>
            <w:r w:rsidRPr="00B63539">
              <w:rPr>
                <w:bCs/>
                <w:spacing w:val="2"/>
                <w:sz w:val="22"/>
                <w:szCs w:val="22"/>
              </w:rPr>
              <w:t>e</w:t>
            </w:r>
            <w:r w:rsidRPr="00B63539">
              <w:rPr>
                <w:bCs/>
                <w:spacing w:val="-2"/>
                <w:sz w:val="22"/>
                <w:szCs w:val="22"/>
              </w:rPr>
              <w:t>rr</w:t>
            </w:r>
            <w:r w:rsidRPr="00B63539">
              <w:rPr>
                <w:bCs/>
                <w:spacing w:val="1"/>
                <w:sz w:val="22"/>
                <w:szCs w:val="22"/>
              </w:rPr>
              <w:t>o</w:t>
            </w:r>
            <w:r w:rsidRPr="00B63539">
              <w:rPr>
                <w:bCs/>
                <w:spacing w:val="-2"/>
                <w:sz w:val="22"/>
                <w:szCs w:val="22"/>
              </w:rPr>
              <w:t>r</w:t>
            </w:r>
            <w:r w:rsidRPr="00B63539">
              <w:rPr>
                <w:bCs/>
                <w:sz w:val="22"/>
                <w:szCs w:val="22"/>
              </w:rPr>
              <w:t>s</w:t>
            </w:r>
          </w:p>
        </w:tc>
        <w:tc>
          <w:tcPr>
            <w:tcW w:w="1440" w:type="dxa"/>
            <w:tcBorders>
              <w:top w:val="single" w:sz="6" w:space="0" w:color="000000"/>
              <w:left w:val="single" w:sz="4" w:space="0" w:color="000000"/>
              <w:bottom w:val="single" w:sz="6" w:space="0" w:color="000000"/>
              <w:right w:val="single" w:sz="4" w:space="0" w:color="auto"/>
            </w:tcBorders>
            <w:hideMark/>
          </w:tcPr>
          <w:p w14:paraId="40DBC478" w14:textId="77777777" w:rsidR="00F34DCF" w:rsidRPr="00B63539" w:rsidRDefault="00F34DCF" w:rsidP="003D6F05">
            <w:pPr>
              <w:autoSpaceDE w:val="0"/>
              <w:autoSpaceDN w:val="0"/>
              <w:adjustRightInd w:val="0"/>
              <w:ind w:left="271" w:right="-20"/>
              <w:jc w:val="center"/>
              <w:rPr>
                <w:sz w:val="22"/>
                <w:szCs w:val="22"/>
              </w:rPr>
            </w:pPr>
            <w:r w:rsidRPr="00B63539">
              <w:rPr>
                <w:bCs/>
                <w:spacing w:val="2"/>
                <w:sz w:val="22"/>
                <w:szCs w:val="22"/>
              </w:rPr>
              <w:t>7</w:t>
            </w:r>
            <w:r w:rsidRPr="00B63539">
              <w:rPr>
                <w:bCs/>
                <w:sz w:val="22"/>
                <w:szCs w:val="22"/>
              </w:rPr>
              <w:t xml:space="preserve">0 </w:t>
            </w:r>
            <w:r w:rsidRPr="00B63539">
              <w:rPr>
                <w:bCs/>
                <w:spacing w:val="1"/>
                <w:sz w:val="22"/>
                <w:szCs w:val="22"/>
              </w:rPr>
              <w:t>po</w:t>
            </w:r>
            <w:r w:rsidRPr="00B63539">
              <w:rPr>
                <w:bCs/>
                <w:spacing w:val="-1"/>
                <w:sz w:val="22"/>
                <w:szCs w:val="22"/>
              </w:rPr>
              <w:t>i</w:t>
            </w:r>
            <w:r w:rsidRPr="00B63539">
              <w:rPr>
                <w:bCs/>
                <w:spacing w:val="1"/>
                <w:sz w:val="22"/>
                <w:szCs w:val="22"/>
              </w:rPr>
              <w:t>n</w:t>
            </w:r>
            <w:r w:rsidRPr="00B63539">
              <w:rPr>
                <w:bCs/>
                <w:spacing w:val="-5"/>
                <w:sz w:val="22"/>
                <w:szCs w:val="22"/>
              </w:rPr>
              <w:t>t</w:t>
            </w:r>
            <w:r w:rsidRPr="00B63539">
              <w:rPr>
                <w:bCs/>
                <w:sz w:val="22"/>
                <w:szCs w:val="22"/>
              </w:rPr>
              <w:t>s</w:t>
            </w:r>
          </w:p>
        </w:tc>
      </w:tr>
      <w:tr w:rsidR="00F34DCF" w:rsidRPr="00CA1480" w14:paraId="0CD7DD22" w14:textId="77777777" w:rsidTr="003D6F05">
        <w:trPr>
          <w:trHeight w:hRule="exact" w:val="262"/>
          <w:jc w:val="center"/>
        </w:trPr>
        <w:tc>
          <w:tcPr>
            <w:tcW w:w="1260" w:type="dxa"/>
            <w:tcBorders>
              <w:top w:val="single" w:sz="6" w:space="0" w:color="000000"/>
              <w:left w:val="single" w:sz="4" w:space="0" w:color="000000"/>
              <w:bottom w:val="single" w:sz="6" w:space="0" w:color="000000"/>
              <w:right w:val="single" w:sz="4" w:space="0" w:color="000000"/>
            </w:tcBorders>
            <w:hideMark/>
          </w:tcPr>
          <w:p w14:paraId="6F19110C" w14:textId="77777777" w:rsidR="00F34DCF" w:rsidRPr="00B63539" w:rsidRDefault="00F34DCF" w:rsidP="003D6F05">
            <w:pPr>
              <w:autoSpaceDE w:val="0"/>
              <w:autoSpaceDN w:val="0"/>
              <w:adjustRightInd w:val="0"/>
              <w:ind w:left="195" w:right="-20"/>
              <w:rPr>
                <w:sz w:val="22"/>
                <w:szCs w:val="22"/>
              </w:rPr>
            </w:pPr>
            <w:r w:rsidRPr="00B63539">
              <w:rPr>
                <w:bCs/>
                <w:sz w:val="22"/>
                <w:szCs w:val="22"/>
              </w:rPr>
              <w:t xml:space="preserve">3 </w:t>
            </w:r>
            <w:r w:rsidRPr="00B63539">
              <w:rPr>
                <w:bCs/>
                <w:spacing w:val="2"/>
                <w:sz w:val="22"/>
                <w:szCs w:val="22"/>
              </w:rPr>
              <w:t>e</w:t>
            </w:r>
            <w:r w:rsidRPr="00B63539">
              <w:rPr>
                <w:bCs/>
                <w:spacing w:val="-2"/>
                <w:sz w:val="22"/>
                <w:szCs w:val="22"/>
              </w:rPr>
              <w:t>rr</w:t>
            </w:r>
            <w:r w:rsidRPr="00B63539">
              <w:rPr>
                <w:bCs/>
                <w:spacing w:val="2"/>
                <w:sz w:val="22"/>
                <w:szCs w:val="22"/>
              </w:rPr>
              <w:t>o</w:t>
            </w:r>
            <w:r w:rsidRPr="00B63539">
              <w:rPr>
                <w:bCs/>
                <w:spacing w:val="-2"/>
                <w:sz w:val="22"/>
                <w:szCs w:val="22"/>
              </w:rPr>
              <w:t>rs</w:t>
            </w:r>
          </w:p>
        </w:tc>
        <w:tc>
          <w:tcPr>
            <w:tcW w:w="1440" w:type="dxa"/>
            <w:tcBorders>
              <w:top w:val="single" w:sz="6" w:space="0" w:color="000000"/>
              <w:left w:val="single" w:sz="4" w:space="0" w:color="000000"/>
              <w:bottom w:val="single" w:sz="6" w:space="0" w:color="000000"/>
              <w:right w:val="single" w:sz="4" w:space="0" w:color="auto"/>
            </w:tcBorders>
            <w:hideMark/>
          </w:tcPr>
          <w:p w14:paraId="2FAFF85D" w14:textId="77777777" w:rsidR="00F34DCF" w:rsidRPr="00B63539" w:rsidRDefault="00F34DCF" w:rsidP="003D6F05">
            <w:pPr>
              <w:autoSpaceDE w:val="0"/>
              <w:autoSpaceDN w:val="0"/>
              <w:adjustRightInd w:val="0"/>
              <w:ind w:left="391" w:right="-20"/>
              <w:jc w:val="center"/>
              <w:rPr>
                <w:sz w:val="22"/>
                <w:szCs w:val="22"/>
              </w:rPr>
            </w:pPr>
            <w:r w:rsidRPr="00B63539">
              <w:rPr>
                <w:bCs/>
                <w:sz w:val="22"/>
                <w:szCs w:val="22"/>
              </w:rPr>
              <w:t xml:space="preserve">50 </w:t>
            </w:r>
            <w:r w:rsidRPr="00B63539">
              <w:rPr>
                <w:bCs/>
                <w:spacing w:val="1"/>
                <w:sz w:val="22"/>
                <w:szCs w:val="22"/>
              </w:rPr>
              <w:t>po</w:t>
            </w:r>
            <w:r w:rsidRPr="00B63539">
              <w:rPr>
                <w:bCs/>
                <w:spacing w:val="-1"/>
                <w:sz w:val="22"/>
                <w:szCs w:val="22"/>
              </w:rPr>
              <w:t>i</w:t>
            </w:r>
            <w:r w:rsidRPr="00B63539">
              <w:rPr>
                <w:bCs/>
                <w:spacing w:val="1"/>
                <w:sz w:val="22"/>
                <w:szCs w:val="22"/>
              </w:rPr>
              <w:t>n</w:t>
            </w:r>
            <w:r w:rsidRPr="00B63539">
              <w:rPr>
                <w:bCs/>
                <w:spacing w:val="-1"/>
                <w:sz w:val="22"/>
                <w:szCs w:val="22"/>
              </w:rPr>
              <w:t>t</w:t>
            </w:r>
            <w:r w:rsidRPr="00B63539">
              <w:rPr>
                <w:bCs/>
                <w:sz w:val="22"/>
                <w:szCs w:val="22"/>
              </w:rPr>
              <w:t>s</w:t>
            </w:r>
          </w:p>
        </w:tc>
      </w:tr>
      <w:tr w:rsidR="00F34DCF" w:rsidRPr="00CA1480" w14:paraId="6FA6D78E" w14:textId="77777777" w:rsidTr="003D6F05">
        <w:trPr>
          <w:trHeight w:hRule="exact" w:val="280"/>
          <w:jc w:val="center"/>
        </w:trPr>
        <w:tc>
          <w:tcPr>
            <w:tcW w:w="1260" w:type="dxa"/>
            <w:tcBorders>
              <w:top w:val="single" w:sz="6" w:space="0" w:color="000000"/>
              <w:left w:val="single" w:sz="4" w:space="0" w:color="000000"/>
              <w:bottom w:val="single" w:sz="4" w:space="0" w:color="000000"/>
              <w:right w:val="single" w:sz="4" w:space="0" w:color="000000"/>
            </w:tcBorders>
          </w:tcPr>
          <w:p w14:paraId="504B108E" w14:textId="77777777" w:rsidR="00F34DCF" w:rsidRPr="00B63539" w:rsidRDefault="00F34DCF" w:rsidP="003D6F05">
            <w:pPr>
              <w:autoSpaceDE w:val="0"/>
              <w:autoSpaceDN w:val="0"/>
              <w:adjustRightInd w:val="0"/>
              <w:ind w:left="195" w:right="-20"/>
              <w:rPr>
                <w:bCs/>
                <w:sz w:val="22"/>
                <w:szCs w:val="22"/>
              </w:rPr>
            </w:pPr>
            <w:r w:rsidRPr="00B63539">
              <w:rPr>
                <w:bCs/>
                <w:sz w:val="22"/>
                <w:szCs w:val="22"/>
              </w:rPr>
              <w:t>4+ errors</w:t>
            </w:r>
          </w:p>
        </w:tc>
        <w:tc>
          <w:tcPr>
            <w:tcW w:w="1440" w:type="dxa"/>
            <w:tcBorders>
              <w:top w:val="single" w:sz="6" w:space="0" w:color="000000"/>
              <w:left w:val="single" w:sz="4" w:space="0" w:color="000000"/>
              <w:bottom w:val="single" w:sz="4" w:space="0" w:color="000000"/>
              <w:right w:val="single" w:sz="4" w:space="0" w:color="auto"/>
            </w:tcBorders>
          </w:tcPr>
          <w:p w14:paraId="6AC7020F" w14:textId="77777777" w:rsidR="00F34DCF" w:rsidRPr="00B63539" w:rsidRDefault="00F34DCF" w:rsidP="003D6F05">
            <w:pPr>
              <w:autoSpaceDE w:val="0"/>
              <w:autoSpaceDN w:val="0"/>
              <w:adjustRightInd w:val="0"/>
              <w:ind w:left="391" w:right="-20"/>
              <w:jc w:val="center"/>
              <w:rPr>
                <w:bCs/>
                <w:sz w:val="22"/>
                <w:szCs w:val="22"/>
              </w:rPr>
            </w:pPr>
            <w:r w:rsidRPr="00B63539">
              <w:rPr>
                <w:bCs/>
                <w:sz w:val="22"/>
                <w:szCs w:val="22"/>
              </w:rPr>
              <w:t>0 points</w:t>
            </w:r>
          </w:p>
        </w:tc>
      </w:tr>
    </w:tbl>
    <w:p w14:paraId="34393D72" w14:textId="77777777" w:rsidR="00F34DCF" w:rsidRPr="00850A7B" w:rsidRDefault="00F34DCF" w:rsidP="00706A07">
      <w:pPr>
        <w:ind w:left="360" w:hanging="360"/>
        <w:rPr>
          <w:b/>
          <w:bCs/>
          <w:sz w:val="24"/>
          <w:szCs w:val="24"/>
        </w:rPr>
      </w:pPr>
    </w:p>
    <w:p w14:paraId="729DA436" w14:textId="77777777" w:rsidR="00850A7B" w:rsidRPr="00850A7B" w:rsidRDefault="00850A7B" w:rsidP="00850A7B">
      <w:pPr>
        <w:rPr>
          <w:b/>
          <w:sz w:val="24"/>
          <w:szCs w:val="24"/>
        </w:rPr>
      </w:pPr>
      <w:r w:rsidRPr="00850A7B">
        <w:rPr>
          <w:b/>
          <w:sz w:val="24"/>
          <w:szCs w:val="24"/>
        </w:rPr>
        <w:br w:type="page"/>
      </w:r>
    </w:p>
    <w:p w14:paraId="4CCF036B" w14:textId="531F0950" w:rsidR="00850A7B" w:rsidRPr="00A31C6D" w:rsidRDefault="00850A7B" w:rsidP="00850A7B">
      <w:pPr>
        <w:rPr>
          <w:b/>
          <w:bCs/>
          <w:sz w:val="28"/>
          <w:szCs w:val="28"/>
        </w:rPr>
      </w:pPr>
      <w:r w:rsidRPr="00A31C6D">
        <w:rPr>
          <w:b/>
          <w:sz w:val="28"/>
          <w:szCs w:val="28"/>
        </w:rPr>
        <w:t>J</w:t>
      </w:r>
      <w:r w:rsidR="00F9609C" w:rsidRPr="00A31C6D">
        <w:rPr>
          <w:b/>
          <w:bCs/>
          <w:sz w:val="28"/>
          <w:szCs w:val="28"/>
        </w:rPr>
        <w:t>ob 1</w:t>
      </w:r>
      <w:r w:rsidR="00F9609C" w:rsidRPr="00A31C6D">
        <w:rPr>
          <w:b/>
          <w:sz w:val="28"/>
          <w:szCs w:val="28"/>
        </w:rPr>
        <w:t>—</w:t>
      </w:r>
      <w:r w:rsidR="00001AF2">
        <w:rPr>
          <w:b/>
          <w:bCs/>
          <w:sz w:val="28"/>
          <w:szCs w:val="28"/>
        </w:rPr>
        <w:t>News Release</w:t>
      </w:r>
    </w:p>
    <w:p w14:paraId="3CC2FCEF" w14:textId="56C967E1" w:rsidR="00850A7B" w:rsidRPr="00850A7B" w:rsidRDefault="00001AF2" w:rsidP="00850A7B">
      <w:r>
        <w:rPr>
          <w:b/>
          <w:noProof/>
          <w:sz w:val="28"/>
          <w:szCs w:val="28"/>
        </w:rPr>
        <mc:AlternateContent>
          <mc:Choice Requires="wps">
            <w:drawing>
              <wp:anchor distT="0" distB="0" distL="114300" distR="114300" simplePos="0" relativeHeight="251711488" behindDoc="0" locked="0" layoutInCell="1" allowOverlap="1" wp14:anchorId="1B10BCD3" wp14:editId="0BC315B1">
                <wp:simplePos x="0" y="0"/>
                <wp:positionH relativeFrom="column">
                  <wp:posOffset>4476750</wp:posOffset>
                </wp:positionH>
                <wp:positionV relativeFrom="paragraph">
                  <wp:posOffset>11430</wp:posOffset>
                </wp:positionV>
                <wp:extent cx="1819275" cy="81915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1819275" cy="819150"/>
                        </a:xfrm>
                        <a:prstGeom prst="rect">
                          <a:avLst/>
                        </a:prstGeom>
                        <a:solidFill>
                          <a:sysClr val="window" lastClr="FFFFFF"/>
                        </a:solidFill>
                        <a:ln w="6350">
                          <a:solidFill>
                            <a:prstClr val="black"/>
                          </a:solidFill>
                        </a:ln>
                      </wps:spPr>
                      <wps:txbx>
                        <w:txbxContent>
                          <w:p w14:paraId="7AD989AD" w14:textId="035CA3F1" w:rsidR="00E7061D" w:rsidRPr="00B706F9" w:rsidRDefault="00E7061D" w:rsidP="00001AF2">
                            <w:pPr>
                              <w:autoSpaceDE w:val="0"/>
                              <w:autoSpaceDN w:val="0"/>
                              <w:adjustRightInd w:val="0"/>
                              <w:jc w:val="right"/>
                              <w:rPr>
                                <w:rFonts w:eastAsia="Calibri"/>
                                <w:b/>
                                <w:bCs/>
                                <w:sz w:val="24"/>
                                <w:szCs w:val="24"/>
                              </w:rPr>
                            </w:pPr>
                            <w:r>
                              <w:rPr>
                                <w:rFonts w:eastAsia="Calibri"/>
                                <w:b/>
                                <w:bCs/>
                                <w:sz w:val="24"/>
                                <w:szCs w:val="24"/>
                              </w:rPr>
                              <w:t>News Release</w:t>
                            </w:r>
                          </w:p>
                          <w:p w14:paraId="0683B307" w14:textId="77777777" w:rsidR="00E7061D" w:rsidRPr="00B706F9" w:rsidRDefault="00E7061D" w:rsidP="00001AF2">
                            <w:pPr>
                              <w:autoSpaceDE w:val="0"/>
                              <w:autoSpaceDN w:val="0"/>
                              <w:adjustRightInd w:val="0"/>
                              <w:jc w:val="right"/>
                              <w:rPr>
                                <w:rFonts w:eastAsia="Calibri"/>
                                <w:sz w:val="24"/>
                                <w:szCs w:val="24"/>
                              </w:rPr>
                            </w:pPr>
                            <w:r w:rsidRPr="00B706F9">
                              <w:rPr>
                                <w:rFonts w:eastAsia="Calibri"/>
                                <w:sz w:val="24"/>
                                <w:szCs w:val="24"/>
                              </w:rPr>
                              <w:t>Top Margin: 1"</w:t>
                            </w:r>
                          </w:p>
                          <w:p w14:paraId="0577CCB8" w14:textId="77777777" w:rsidR="00E7061D" w:rsidRPr="00B706F9" w:rsidRDefault="00E7061D" w:rsidP="00001AF2">
                            <w:pPr>
                              <w:autoSpaceDE w:val="0"/>
                              <w:autoSpaceDN w:val="0"/>
                              <w:adjustRightInd w:val="0"/>
                              <w:jc w:val="right"/>
                              <w:rPr>
                                <w:rFonts w:eastAsia="Calibri"/>
                                <w:sz w:val="24"/>
                                <w:szCs w:val="24"/>
                              </w:rPr>
                            </w:pPr>
                            <w:r w:rsidRPr="00B706F9">
                              <w:rPr>
                                <w:rFonts w:eastAsia="Calibri"/>
                                <w:sz w:val="24"/>
                                <w:szCs w:val="24"/>
                              </w:rPr>
                              <w:t>Side Margins: 1"</w:t>
                            </w:r>
                          </w:p>
                          <w:p w14:paraId="5FF552A8" w14:textId="5B0DC63F" w:rsidR="00E7061D" w:rsidRPr="00B706F9" w:rsidRDefault="00E7061D" w:rsidP="00001AF2">
                            <w:pPr>
                              <w:jc w:val="right"/>
                              <w:rPr>
                                <w:sz w:val="24"/>
                                <w:szCs w:val="24"/>
                              </w:rPr>
                            </w:pPr>
                            <w:r w:rsidRPr="00B706F9">
                              <w:rPr>
                                <w:rFonts w:eastAsia="Calibri"/>
                                <w:sz w:val="24"/>
                                <w:szCs w:val="24"/>
                              </w:rPr>
                              <w:t>Spacing of Body</w:t>
                            </w:r>
                            <w:r>
                              <w:rPr>
                                <w:rFonts w:eastAsia="Calibri"/>
                                <w:sz w:val="24"/>
                                <w:szCs w:val="24"/>
                              </w:rPr>
                              <w:t xml:space="preserve"> Text</w:t>
                            </w:r>
                            <w:r w:rsidRPr="00B706F9">
                              <w:rPr>
                                <w:rFonts w:eastAsia="Calibri"/>
                                <w:sz w:val="24"/>
                                <w:szCs w:val="24"/>
                              </w:rPr>
                              <w:t>: 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0BCD3" id="Text Box 1" o:spid="_x0000_s1027" type="#_x0000_t202" style="position:absolute;margin-left:352.5pt;margin-top:.9pt;width:143.25pt;height:6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" fillcolor="window" strokeweight=".5pt">
                <v:textbox>
                  <w:txbxContent>
                    <w:p w14:paraId="7AD989AD" w14:textId="035CA3F1" w:rsidR="00E7061D" w:rsidRPr="00B706F9" w:rsidRDefault="00E7061D" w:rsidP="00001AF2">
                      <w:pPr>
                        <w:autoSpaceDE w:val="0"/>
                        <w:autoSpaceDN w:val="0"/>
                        <w:adjustRightInd w:val="0"/>
                        <w:jc w:val="right"/>
                        <w:rPr>
                          <w:rFonts w:eastAsia="Calibri"/>
                          <w:b/>
                          <w:bCs/>
                          <w:sz w:val="24"/>
                          <w:szCs w:val="24"/>
                        </w:rPr>
                      </w:pPr>
                      <w:r>
                        <w:rPr>
                          <w:rFonts w:eastAsia="Calibri"/>
                          <w:b/>
                          <w:bCs/>
                          <w:sz w:val="24"/>
                          <w:szCs w:val="24"/>
                        </w:rPr>
                        <w:t>News Release</w:t>
                      </w:r>
                    </w:p>
                    <w:p w14:paraId="0683B307" w14:textId="77777777" w:rsidR="00E7061D" w:rsidRPr="00B706F9" w:rsidRDefault="00E7061D" w:rsidP="00001AF2">
                      <w:pPr>
                        <w:autoSpaceDE w:val="0"/>
                        <w:autoSpaceDN w:val="0"/>
                        <w:adjustRightInd w:val="0"/>
                        <w:jc w:val="right"/>
                        <w:rPr>
                          <w:rFonts w:eastAsia="Calibri"/>
                          <w:sz w:val="24"/>
                          <w:szCs w:val="24"/>
                        </w:rPr>
                      </w:pPr>
                      <w:r w:rsidRPr="00B706F9">
                        <w:rPr>
                          <w:rFonts w:eastAsia="Calibri"/>
                          <w:sz w:val="24"/>
                          <w:szCs w:val="24"/>
                        </w:rPr>
                        <w:t>Top Margin: 1"</w:t>
                      </w:r>
                    </w:p>
                    <w:p w14:paraId="0577CCB8" w14:textId="77777777" w:rsidR="00E7061D" w:rsidRPr="00B706F9" w:rsidRDefault="00E7061D" w:rsidP="00001AF2">
                      <w:pPr>
                        <w:autoSpaceDE w:val="0"/>
                        <w:autoSpaceDN w:val="0"/>
                        <w:adjustRightInd w:val="0"/>
                        <w:jc w:val="right"/>
                        <w:rPr>
                          <w:rFonts w:eastAsia="Calibri"/>
                          <w:sz w:val="24"/>
                          <w:szCs w:val="24"/>
                        </w:rPr>
                      </w:pPr>
                      <w:r w:rsidRPr="00B706F9">
                        <w:rPr>
                          <w:rFonts w:eastAsia="Calibri"/>
                          <w:sz w:val="24"/>
                          <w:szCs w:val="24"/>
                        </w:rPr>
                        <w:t>Side Margins: 1"</w:t>
                      </w:r>
                    </w:p>
                    <w:p w14:paraId="5FF552A8" w14:textId="5B0DC63F" w:rsidR="00E7061D" w:rsidRPr="00B706F9" w:rsidRDefault="00E7061D" w:rsidP="00001AF2">
                      <w:pPr>
                        <w:jc w:val="right"/>
                        <w:rPr>
                          <w:sz w:val="24"/>
                          <w:szCs w:val="24"/>
                        </w:rPr>
                      </w:pPr>
                      <w:r w:rsidRPr="00B706F9">
                        <w:rPr>
                          <w:rFonts w:eastAsia="Calibri"/>
                          <w:sz w:val="24"/>
                          <w:szCs w:val="24"/>
                        </w:rPr>
                        <w:t>Spacing of Body</w:t>
                      </w:r>
                      <w:r>
                        <w:rPr>
                          <w:rFonts w:eastAsia="Calibri"/>
                          <w:sz w:val="24"/>
                          <w:szCs w:val="24"/>
                        </w:rPr>
                        <w:t xml:space="preserve"> Text</w:t>
                      </w:r>
                      <w:r w:rsidRPr="00B706F9">
                        <w:rPr>
                          <w:rFonts w:eastAsia="Calibri"/>
                          <w:sz w:val="24"/>
                          <w:szCs w:val="24"/>
                        </w:rPr>
                        <w:t>: DS</w:t>
                      </w:r>
                    </w:p>
                  </w:txbxContent>
                </v:textbox>
              </v:shape>
            </w:pict>
          </mc:Fallback>
        </mc:AlternateContent>
      </w:r>
    </w:p>
    <w:p w14:paraId="0554B2CB" w14:textId="36AE463D" w:rsidR="00001AF2" w:rsidRDefault="00001AF2" w:rsidP="00001AF2">
      <w:pPr>
        <w:rPr>
          <w:b/>
          <w:sz w:val="24"/>
          <w:szCs w:val="24"/>
        </w:rPr>
      </w:pPr>
      <w:r w:rsidRPr="00001AF2">
        <w:rPr>
          <w:b/>
          <w:sz w:val="24"/>
          <w:szCs w:val="24"/>
        </w:rPr>
        <w:t xml:space="preserve">NEWS RELEASE </w:t>
      </w:r>
    </w:p>
    <w:p w14:paraId="2EAB5758" w14:textId="77777777" w:rsidR="00001AF2" w:rsidRDefault="00001AF2" w:rsidP="00001AF2">
      <w:pPr>
        <w:rPr>
          <w:b/>
          <w:sz w:val="24"/>
          <w:szCs w:val="24"/>
        </w:rPr>
      </w:pPr>
    </w:p>
    <w:p w14:paraId="271C3958" w14:textId="77777777" w:rsidR="00001AF2" w:rsidRDefault="00001AF2" w:rsidP="00001AF2">
      <w:pPr>
        <w:rPr>
          <w:sz w:val="24"/>
          <w:szCs w:val="24"/>
        </w:rPr>
      </w:pPr>
      <w:r w:rsidRPr="00001AF2">
        <w:rPr>
          <w:sz w:val="24"/>
          <w:szCs w:val="24"/>
        </w:rPr>
        <w:t xml:space="preserve">From Nancy Wells </w:t>
      </w:r>
    </w:p>
    <w:p w14:paraId="0CCF6234" w14:textId="77777777" w:rsidR="00001AF2" w:rsidRDefault="00001AF2" w:rsidP="00001AF2">
      <w:pPr>
        <w:rPr>
          <w:sz w:val="24"/>
          <w:szCs w:val="24"/>
        </w:rPr>
      </w:pPr>
      <w:r w:rsidRPr="00001AF2">
        <w:rPr>
          <w:sz w:val="24"/>
          <w:szCs w:val="24"/>
        </w:rPr>
        <w:t xml:space="preserve">5454 Cleveland Avenue </w:t>
      </w:r>
    </w:p>
    <w:p w14:paraId="6302417A" w14:textId="77777777" w:rsidR="00001AF2" w:rsidRDefault="00001AF2" w:rsidP="00001AF2">
      <w:pPr>
        <w:rPr>
          <w:sz w:val="24"/>
          <w:szCs w:val="24"/>
        </w:rPr>
      </w:pPr>
      <w:r w:rsidRPr="00001AF2">
        <w:rPr>
          <w:sz w:val="24"/>
          <w:szCs w:val="24"/>
        </w:rPr>
        <w:t xml:space="preserve">Columbus, OH 43231-4021 </w:t>
      </w:r>
    </w:p>
    <w:p w14:paraId="189030CE" w14:textId="22BD9EFC" w:rsidR="00001AF2" w:rsidRDefault="00001AF2" w:rsidP="00001AF2">
      <w:pPr>
        <w:rPr>
          <w:sz w:val="24"/>
          <w:szCs w:val="24"/>
        </w:rPr>
      </w:pPr>
      <w:r w:rsidRPr="00001AF2">
        <w:rPr>
          <w:sz w:val="24"/>
          <w:szCs w:val="24"/>
        </w:rPr>
        <w:t xml:space="preserve">614-555-5555   </w:t>
      </w:r>
    </w:p>
    <w:p w14:paraId="3DEF8C57" w14:textId="77777777" w:rsidR="00001AF2" w:rsidRDefault="00001AF2" w:rsidP="00001AF2">
      <w:pPr>
        <w:rPr>
          <w:sz w:val="24"/>
          <w:szCs w:val="24"/>
        </w:rPr>
      </w:pPr>
    </w:p>
    <w:p w14:paraId="6B2A0673" w14:textId="06894D12" w:rsidR="00001AF2" w:rsidRPr="00001AF2" w:rsidRDefault="00001AF2" w:rsidP="00001AF2">
      <w:pPr>
        <w:rPr>
          <w:sz w:val="24"/>
          <w:szCs w:val="24"/>
        </w:rPr>
      </w:pPr>
      <w:r>
        <w:rPr>
          <w:sz w:val="24"/>
          <w:szCs w:val="24"/>
        </w:rPr>
        <w:t>Release June 1, 2020</w:t>
      </w:r>
    </w:p>
    <w:p w14:paraId="464653BA" w14:textId="77777777" w:rsidR="00001AF2" w:rsidRPr="00001AF2" w:rsidRDefault="00001AF2" w:rsidP="00001AF2">
      <w:pPr>
        <w:rPr>
          <w:sz w:val="24"/>
          <w:szCs w:val="24"/>
        </w:rPr>
      </w:pPr>
      <w:r w:rsidRPr="00001AF2">
        <w:rPr>
          <w:sz w:val="24"/>
          <w:szCs w:val="24"/>
        </w:rPr>
        <w:t xml:space="preserve"> </w:t>
      </w:r>
    </w:p>
    <w:p w14:paraId="08F5F82B" w14:textId="59B1E3A6" w:rsidR="00001AF2" w:rsidRPr="00001AF2" w:rsidRDefault="00001AF2" w:rsidP="00001AF2">
      <w:pPr>
        <w:rPr>
          <w:b/>
          <w:sz w:val="24"/>
          <w:szCs w:val="24"/>
        </w:rPr>
      </w:pPr>
    </w:p>
    <w:p w14:paraId="5F3E2D10" w14:textId="222CC5D6" w:rsidR="00001AF2" w:rsidRPr="00001AF2" w:rsidRDefault="00001AF2" w:rsidP="00001AF2">
      <w:pPr>
        <w:jc w:val="center"/>
        <w:rPr>
          <w:b/>
          <w:sz w:val="24"/>
          <w:szCs w:val="24"/>
        </w:rPr>
      </w:pPr>
      <w:r w:rsidRPr="00001AF2">
        <w:rPr>
          <w:b/>
          <w:sz w:val="24"/>
          <w:szCs w:val="24"/>
        </w:rPr>
        <w:t xml:space="preserve">PROFESSIONAL BUSINESS ASSOCIATES </w:t>
      </w:r>
      <w:r>
        <w:rPr>
          <w:b/>
          <w:sz w:val="24"/>
          <w:szCs w:val="24"/>
        </w:rPr>
        <w:t>CONTINUES SPONSORSHIP</w:t>
      </w:r>
    </w:p>
    <w:p w14:paraId="6F53956D" w14:textId="69F00F54" w:rsidR="00001AF2" w:rsidRPr="00001AF2" w:rsidRDefault="00001AF2" w:rsidP="00001AF2">
      <w:pPr>
        <w:rPr>
          <w:b/>
          <w:sz w:val="24"/>
          <w:szCs w:val="24"/>
        </w:rPr>
      </w:pPr>
      <w:del w:id="2" w:author="Hewes Angie" w:date="2020-02-10T08:52:00Z">
        <w:r w:rsidRPr="00001AF2" w:rsidDel="00DB17AB">
          <w:rPr>
            <w:b/>
            <w:sz w:val="24"/>
            <w:szCs w:val="24"/>
          </w:rPr>
          <w:delText xml:space="preserve"> </w:delText>
        </w:r>
      </w:del>
    </w:p>
    <w:p w14:paraId="17EFE9C6" w14:textId="05F82288" w:rsidR="00001AF2" w:rsidRPr="00001AF2" w:rsidRDefault="00001AF2" w:rsidP="00001AF2">
      <w:pPr>
        <w:rPr>
          <w:b/>
          <w:sz w:val="24"/>
          <w:szCs w:val="24"/>
        </w:rPr>
      </w:pPr>
    </w:p>
    <w:p w14:paraId="72C4FEC5" w14:textId="4AE42C9D" w:rsidR="00001AF2" w:rsidRDefault="00001AF2" w:rsidP="00001AF2">
      <w:pPr>
        <w:spacing w:line="480" w:lineRule="auto"/>
        <w:rPr>
          <w:sz w:val="24"/>
          <w:szCs w:val="24"/>
        </w:rPr>
      </w:pPr>
      <w:r w:rsidRPr="00001AF2">
        <w:rPr>
          <w:b/>
          <w:sz w:val="24"/>
          <w:szCs w:val="24"/>
        </w:rPr>
        <w:t xml:space="preserve"> </w:t>
      </w:r>
      <w:r>
        <w:rPr>
          <w:b/>
          <w:sz w:val="24"/>
          <w:szCs w:val="24"/>
        </w:rPr>
        <w:tab/>
      </w:r>
      <w:r>
        <w:rPr>
          <w:sz w:val="24"/>
          <w:szCs w:val="24"/>
        </w:rPr>
        <w:t>Professional Business Associates will continue to be the major corporate sponsor for the 10</w:t>
      </w:r>
      <w:r w:rsidRPr="00CC29A9">
        <w:rPr>
          <w:sz w:val="24"/>
          <w:szCs w:val="24"/>
          <w:vertAlign w:val="superscript"/>
        </w:rPr>
        <w:t>th</w:t>
      </w:r>
      <w:r>
        <w:rPr>
          <w:sz w:val="24"/>
          <w:szCs w:val="24"/>
        </w:rPr>
        <w:t xml:space="preserve"> Annual Fun Run to be held September 5</w:t>
      </w:r>
      <w:r w:rsidRPr="00CC29A9">
        <w:rPr>
          <w:sz w:val="24"/>
          <w:szCs w:val="24"/>
          <w:vertAlign w:val="superscript"/>
        </w:rPr>
        <w:t>th</w:t>
      </w:r>
      <w:r>
        <w:rPr>
          <w:sz w:val="24"/>
          <w:szCs w:val="24"/>
        </w:rPr>
        <w:t xml:space="preserve"> at Columbus Park of Roses.</w:t>
      </w:r>
    </w:p>
    <w:p w14:paraId="0A6EC8ED" w14:textId="33DA23B8" w:rsidR="00001AF2" w:rsidRDefault="00001AF2" w:rsidP="00001AF2">
      <w:pPr>
        <w:spacing w:line="480" w:lineRule="auto"/>
        <w:ind w:firstLine="720"/>
        <w:rPr>
          <w:sz w:val="24"/>
          <w:szCs w:val="24"/>
        </w:rPr>
      </w:pPr>
      <w:r>
        <w:rPr>
          <w:sz w:val="24"/>
          <w:szCs w:val="24"/>
        </w:rPr>
        <w:t>Professional Business Associated CEO Nancy Wells is excited to continue to sponsor this event for 10 years and believes that this event helps so many people in Columbus.  “I have seen the impact that this event has had on our community and PBA will continue to be a major partner.”</w:t>
      </w:r>
    </w:p>
    <w:p w14:paraId="571EDB3A" w14:textId="4D1F292B" w:rsidR="00001AF2" w:rsidRDefault="00001AF2" w:rsidP="00001AF2">
      <w:pPr>
        <w:spacing w:line="480" w:lineRule="auto"/>
        <w:ind w:firstLine="720"/>
        <w:rPr>
          <w:sz w:val="24"/>
          <w:szCs w:val="24"/>
        </w:rPr>
      </w:pPr>
      <w:r>
        <w:rPr>
          <w:sz w:val="24"/>
          <w:szCs w:val="24"/>
        </w:rPr>
        <w:t>The proceeds f</w:t>
      </w:r>
      <w:r w:rsidR="005A1E78">
        <w:rPr>
          <w:sz w:val="24"/>
          <w:szCs w:val="24"/>
        </w:rPr>
        <w:t>rom the Fun Run event go</w:t>
      </w:r>
      <w:r>
        <w:rPr>
          <w:sz w:val="24"/>
          <w:szCs w:val="24"/>
        </w:rPr>
        <w:t xml:space="preserve"> toward the Columbus Food Bank and the Community of Hope Shelter for women. </w:t>
      </w:r>
    </w:p>
    <w:p w14:paraId="08692561" w14:textId="5F894B58" w:rsidR="007225A7" w:rsidRDefault="00001AF2" w:rsidP="005A1E78">
      <w:pPr>
        <w:spacing w:line="480" w:lineRule="auto"/>
        <w:ind w:firstLine="720"/>
        <w:rPr>
          <w:sz w:val="24"/>
          <w:szCs w:val="24"/>
        </w:rPr>
      </w:pPr>
      <w:r>
        <w:rPr>
          <w:sz w:val="24"/>
          <w:szCs w:val="24"/>
        </w:rPr>
        <w:t xml:space="preserve">If you would like to participate </w:t>
      </w:r>
      <w:r w:rsidR="005A1E78">
        <w:rPr>
          <w:sz w:val="24"/>
          <w:szCs w:val="24"/>
        </w:rPr>
        <w:t xml:space="preserve">in or sponsor </w:t>
      </w:r>
      <w:r>
        <w:rPr>
          <w:sz w:val="24"/>
          <w:szCs w:val="24"/>
        </w:rPr>
        <w:t>this fundraising event, contact Sheila Smith Fun Run event coordinator at 614-280-9002.</w:t>
      </w:r>
    </w:p>
    <w:p w14:paraId="2E4D7B18" w14:textId="2B9BF766" w:rsidR="003D6F05" w:rsidRPr="00DF6760" w:rsidRDefault="00001AF2" w:rsidP="007225A7">
      <w:pPr>
        <w:spacing w:line="480" w:lineRule="auto"/>
        <w:jc w:val="center"/>
        <w:rPr>
          <w:b/>
          <w:sz w:val="24"/>
          <w:szCs w:val="24"/>
        </w:rPr>
      </w:pPr>
      <w:r w:rsidRPr="00DF6760">
        <w:rPr>
          <w:b/>
          <w:sz w:val="24"/>
          <w:szCs w:val="24"/>
        </w:rPr>
        <w:t># # #</w:t>
      </w:r>
    </w:p>
    <w:p w14:paraId="2F7EF1C7" w14:textId="196EC23F" w:rsidR="003D6F05" w:rsidRDefault="00A06A51" w:rsidP="00850A7B">
      <w:pPr>
        <w:rPr>
          <w:b/>
          <w:sz w:val="28"/>
          <w:szCs w:val="28"/>
        </w:rPr>
      </w:pPr>
      <w:r>
        <w:rPr>
          <w:noProof/>
        </w:rPr>
        <w:drawing>
          <wp:anchor distT="0" distB="0" distL="114300" distR="114300" simplePos="0" relativeHeight="251718656" behindDoc="1" locked="0" layoutInCell="1" allowOverlap="1" wp14:anchorId="353EB606" wp14:editId="3EBCB35A">
            <wp:simplePos x="0" y="0"/>
            <wp:positionH relativeFrom="column">
              <wp:posOffset>3667125</wp:posOffset>
            </wp:positionH>
            <wp:positionV relativeFrom="paragraph">
              <wp:posOffset>104140</wp:posOffset>
            </wp:positionV>
            <wp:extent cx="2067560" cy="1144270"/>
            <wp:effectExtent l="0" t="0" r="889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067560" cy="1144270"/>
                    </a:xfrm>
                    <a:prstGeom prst="rect">
                      <a:avLst/>
                    </a:prstGeom>
                  </pic:spPr>
                </pic:pic>
              </a:graphicData>
            </a:graphic>
            <wp14:sizeRelH relativeFrom="page">
              <wp14:pctWidth>0</wp14:pctWidth>
            </wp14:sizeRelH>
            <wp14:sizeRelV relativeFrom="page">
              <wp14:pctHeight>0</wp14:pctHeight>
            </wp14:sizeRelV>
          </wp:anchor>
        </w:drawing>
      </w:r>
    </w:p>
    <w:p w14:paraId="31E1CB8A" w14:textId="13EBFFC9" w:rsidR="003D6F05" w:rsidRDefault="003D6F05" w:rsidP="00850A7B">
      <w:pPr>
        <w:rPr>
          <w:b/>
          <w:sz w:val="28"/>
          <w:szCs w:val="28"/>
        </w:rPr>
      </w:pPr>
    </w:p>
    <w:p w14:paraId="16DE295B" w14:textId="00D42DBC" w:rsidR="003D6F05" w:rsidRDefault="003D6F05" w:rsidP="00850A7B">
      <w:pPr>
        <w:rPr>
          <w:b/>
          <w:sz w:val="28"/>
          <w:szCs w:val="28"/>
        </w:rPr>
      </w:pPr>
    </w:p>
    <w:p w14:paraId="432291B1" w14:textId="0C36707D" w:rsidR="003D6F05" w:rsidRDefault="003D6F05" w:rsidP="00850A7B">
      <w:pPr>
        <w:rPr>
          <w:b/>
          <w:sz w:val="28"/>
          <w:szCs w:val="28"/>
        </w:rPr>
      </w:pPr>
    </w:p>
    <w:p w14:paraId="464EB527" w14:textId="04703D68" w:rsidR="00BF1645" w:rsidRDefault="00BF1645" w:rsidP="00850A7B">
      <w:pPr>
        <w:rPr>
          <w:b/>
          <w:sz w:val="28"/>
          <w:szCs w:val="28"/>
        </w:rPr>
      </w:pPr>
    </w:p>
    <w:p w14:paraId="579A1735" w14:textId="4D79378D" w:rsidR="007225A7" w:rsidRDefault="007225A7" w:rsidP="00850A7B">
      <w:pPr>
        <w:rPr>
          <w:b/>
          <w:sz w:val="28"/>
          <w:szCs w:val="28"/>
        </w:rPr>
      </w:pPr>
    </w:p>
    <w:p w14:paraId="3E54FA42" w14:textId="56FD0CF1" w:rsidR="007225A7" w:rsidRDefault="007225A7" w:rsidP="00850A7B">
      <w:pPr>
        <w:rPr>
          <w:b/>
          <w:sz w:val="28"/>
          <w:szCs w:val="28"/>
        </w:rPr>
      </w:pPr>
      <w:r w:rsidRPr="003D6F05">
        <w:rPr>
          <w:i/>
          <w:iCs/>
          <w:noProof/>
        </w:rPr>
        <mc:AlternateContent>
          <mc:Choice Requires="wps">
            <w:drawing>
              <wp:anchor distT="0" distB="0" distL="114300" distR="114300" simplePos="0" relativeHeight="251709440" behindDoc="0" locked="0" layoutInCell="1" allowOverlap="1" wp14:anchorId="434CE398" wp14:editId="47B8136E">
                <wp:simplePos x="0" y="0"/>
                <wp:positionH relativeFrom="margin">
                  <wp:posOffset>-52856</wp:posOffset>
                </wp:positionH>
                <wp:positionV relativeFrom="paragraph">
                  <wp:posOffset>624176</wp:posOffset>
                </wp:positionV>
                <wp:extent cx="1057275" cy="516890"/>
                <wp:effectExtent l="0" t="0" r="9525"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516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D72E21" w14:textId="2FEC6B86" w:rsidR="00E7061D" w:rsidRPr="00700915" w:rsidRDefault="00E7061D" w:rsidP="003D6F05">
                            <w:pPr>
                              <w:rPr>
                                <w:sz w:val="24"/>
                                <w:szCs w:val="24"/>
                              </w:rPr>
                            </w:pPr>
                            <w:r w:rsidRPr="00700915">
                              <w:rPr>
                                <w:sz w:val="24"/>
                                <w:szCs w:val="24"/>
                              </w:rPr>
                              <w:t>Contestant #</w:t>
                            </w:r>
                            <w:r w:rsidRPr="00700915">
                              <w:rPr>
                                <w:sz w:val="24"/>
                                <w:szCs w:val="24"/>
                              </w:rPr>
                              <w:br/>
                              <w:t xml:space="preserve">Job </w:t>
                            </w:r>
                            <w:r>
                              <w:rPr>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4CE398" id="Text Box 13" o:spid="_x0000_s1028" type="#_x0000_t202" style="position:absolute;margin-left:-4.15pt;margin-top:49.15pt;width:83.25pt;height:40.7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" stroked="f">
                <v:textbox>
                  <w:txbxContent>
                    <w:p w14:paraId="18D72E21" w14:textId="2FEC6B86" w:rsidR="00E7061D" w:rsidRPr="00700915" w:rsidRDefault="00E7061D" w:rsidP="003D6F05">
                      <w:pPr>
                        <w:rPr>
                          <w:sz w:val="24"/>
                          <w:szCs w:val="24"/>
                        </w:rPr>
                      </w:pPr>
                      <w:r w:rsidRPr="00700915">
                        <w:rPr>
                          <w:sz w:val="24"/>
                          <w:szCs w:val="24"/>
                        </w:rPr>
                        <w:t>Contestant #</w:t>
                      </w:r>
                      <w:r w:rsidRPr="00700915">
                        <w:rPr>
                          <w:sz w:val="24"/>
                          <w:szCs w:val="24"/>
                        </w:rPr>
                        <w:br/>
                        <w:t xml:space="preserve">Job </w:t>
                      </w:r>
                      <w:r>
                        <w:rPr>
                          <w:sz w:val="24"/>
                          <w:szCs w:val="24"/>
                        </w:rPr>
                        <w:t>1</w:t>
                      </w:r>
                    </w:p>
                  </w:txbxContent>
                </v:textbox>
                <w10:wrap anchorx="margin"/>
              </v:shape>
            </w:pict>
          </mc:Fallback>
        </mc:AlternateContent>
      </w:r>
    </w:p>
    <w:p w14:paraId="050F59FF" w14:textId="3BCB9C33" w:rsidR="00850A7B" w:rsidRPr="00E503C8" w:rsidRDefault="00DB17AB" w:rsidP="00850A7B">
      <w:pPr>
        <w:rPr>
          <w:b/>
          <w:sz w:val="28"/>
          <w:szCs w:val="28"/>
        </w:rPr>
      </w:pPr>
      <w:r>
        <w:rPr>
          <w:b/>
          <w:noProof/>
          <w:sz w:val="28"/>
          <w:szCs w:val="28"/>
        </w:rPr>
        <mc:AlternateContent>
          <mc:Choice Requires="wps">
            <w:drawing>
              <wp:anchor distT="0" distB="0" distL="114300" distR="114300" simplePos="0" relativeHeight="251665408" behindDoc="0" locked="0" layoutInCell="1" allowOverlap="1" wp14:anchorId="60A59A26" wp14:editId="3657DB19">
                <wp:simplePos x="0" y="0"/>
                <wp:positionH relativeFrom="column">
                  <wp:posOffset>3531463</wp:posOffset>
                </wp:positionH>
                <wp:positionV relativeFrom="paragraph">
                  <wp:posOffset>-392874</wp:posOffset>
                </wp:positionV>
                <wp:extent cx="2790825" cy="10477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2790825" cy="1047750"/>
                        </a:xfrm>
                        <a:prstGeom prst="rect">
                          <a:avLst/>
                        </a:prstGeom>
                        <a:solidFill>
                          <a:schemeClr val="lt1"/>
                        </a:solidFill>
                        <a:ln w="6350">
                          <a:solidFill>
                            <a:prstClr val="black"/>
                          </a:solidFill>
                        </a:ln>
                      </wps:spPr>
                      <wps:txbx>
                        <w:txbxContent>
                          <w:p w14:paraId="4876DD59" w14:textId="261B6FD1" w:rsidR="00E7061D" w:rsidRPr="00B706F9" w:rsidRDefault="00E7061D" w:rsidP="00B706F9">
                            <w:pPr>
                              <w:autoSpaceDE w:val="0"/>
                              <w:autoSpaceDN w:val="0"/>
                              <w:adjustRightInd w:val="0"/>
                              <w:jc w:val="right"/>
                              <w:rPr>
                                <w:rFonts w:eastAsia="Calibri"/>
                                <w:b/>
                                <w:bCs/>
                                <w:sz w:val="24"/>
                                <w:szCs w:val="24"/>
                              </w:rPr>
                            </w:pPr>
                            <w:r>
                              <w:rPr>
                                <w:rFonts w:eastAsia="Calibri"/>
                                <w:b/>
                                <w:bCs/>
                                <w:sz w:val="24"/>
                                <w:szCs w:val="24"/>
                              </w:rPr>
                              <w:t>Memorandum</w:t>
                            </w:r>
                          </w:p>
                          <w:p w14:paraId="60335EA8" w14:textId="77777777" w:rsidR="00E7061D" w:rsidRPr="00B706F9" w:rsidRDefault="00E7061D" w:rsidP="00B706F9">
                            <w:pPr>
                              <w:autoSpaceDE w:val="0"/>
                              <w:autoSpaceDN w:val="0"/>
                              <w:adjustRightInd w:val="0"/>
                              <w:jc w:val="right"/>
                              <w:rPr>
                                <w:rFonts w:eastAsia="Calibri"/>
                                <w:sz w:val="24"/>
                                <w:szCs w:val="24"/>
                              </w:rPr>
                            </w:pPr>
                            <w:r w:rsidRPr="00B706F9">
                              <w:rPr>
                                <w:rFonts w:eastAsia="Calibri"/>
                                <w:sz w:val="24"/>
                                <w:szCs w:val="24"/>
                              </w:rPr>
                              <w:t>Top Margin: 1"</w:t>
                            </w:r>
                          </w:p>
                          <w:p w14:paraId="2DC32C6C" w14:textId="11DADD74" w:rsidR="00E7061D" w:rsidRDefault="00E7061D" w:rsidP="00B706F9">
                            <w:pPr>
                              <w:autoSpaceDE w:val="0"/>
                              <w:autoSpaceDN w:val="0"/>
                              <w:adjustRightInd w:val="0"/>
                              <w:jc w:val="right"/>
                              <w:rPr>
                                <w:rFonts w:eastAsia="Calibri"/>
                                <w:sz w:val="24"/>
                                <w:szCs w:val="24"/>
                              </w:rPr>
                            </w:pPr>
                            <w:r w:rsidRPr="00B706F9">
                              <w:rPr>
                                <w:rFonts w:eastAsia="Calibri"/>
                                <w:sz w:val="24"/>
                                <w:szCs w:val="24"/>
                              </w:rPr>
                              <w:t>Side Margins: 1"</w:t>
                            </w:r>
                          </w:p>
                          <w:p w14:paraId="146E7793" w14:textId="638847EB" w:rsidR="008C1D30" w:rsidRDefault="008C1D30" w:rsidP="00B706F9">
                            <w:pPr>
                              <w:autoSpaceDE w:val="0"/>
                              <w:autoSpaceDN w:val="0"/>
                              <w:adjustRightInd w:val="0"/>
                              <w:jc w:val="right"/>
                              <w:rPr>
                                <w:rFonts w:eastAsia="Calibri"/>
                                <w:sz w:val="24"/>
                                <w:szCs w:val="24"/>
                              </w:rPr>
                            </w:pPr>
                            <w:r>
                              <w:rPr>
                                <w:rFonts w:eastAsia="Calibri"/>
                                <w:sz w:val="24"/>
                                <w:szCs w:val="24"/>
                              </w:rPr>
                              <w:t>MEMORANDUM: 16 pt. bold font</w:t>
                            </w:r>
                          </w:p>
                          <w:p w14:paraId="7E3BFCA7" w14:textId="0B632900" w:rsidR="008C1D30" w:rsidRDefault="008C1D30" w:rsidP="00B706F9">
                            <w:pPr>
                              <w:autoSpaceDE w:val="0"/>
                              <w:autoSpaceDN w:val="0"/>
                              <w:adjustRightInd w:val="0"/>
                              <w:jc w:val="right"/>
                              <w:rPr>
                                <w:rFonts w:eastAsia="Calibri"/>
                                <w:sz w:val="24"/>
                                <w:szCs w:val="24"/>
                              </w:rPr>
                            </w:pPr>
                            <w:r>
                              <w:rPr>
                                <w:rFonts w:eastAsia="Calibri"/>
                                <w:sz w:val="24"/>
                                <w:szCs w:val="24"/>
                              </w:rPr>
                              <w:t>TO/FROM/DATE/SUBJECT: 12 pt</w:t>
                            </w:r>
                            <w:r w:rsidR="002B65B9">
                              <w:rPr>
                                <w:rFonts w:eastAsia="Calibri"/>
                                <w:sz w:val="24"/>
                                <w:szCs w:val="24"/>
                              </w:rPr>
                              <w:t>.</w:t>
                            </w:r>
                            <w:r>
                              <w:rPr>
                                <w:rFonts w:eastAsia="Calibri"/>
                                <w:sz w:val="24"/>
                                <w:szCs w:val="24"/>
                              </w:rPr>
                              <w:t xml:space="preserve"> font</w:t>
                            </w:r>
                          </w:p>
                          <w:p w14:paraId="53482F81" w14:textId="77777777" w:rsidR="008C1D30" w:rsidRPr="00B706F9" w:rsidRDefault="008C1D30" w:rsidP="00B706F9">
                            <w:pPr>
                              <w:autoSpaceDE w:val="0"/>
                              <w:autoSpaceDN w:val="0"/>
                              <w:adjustRightInd w:val="0"/>
                              <w:jc w:val="right"/>
                              <w:rPr>
                                <w:rFonts w:eastAsia="Calibri"/>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9A26" id="Text Box 11" o:spid="_x0000_s1029" type="#_x0000_t202" style="position:absolute;margin-left:278.05pt;margin-top:-30.95pt;width:219.75pt;height: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" fillcolor="white [3201]" strokeweight=".5pt">
                <v:textbox>
                  <w:txbxContent>
                    <w:p w14:paraId="4876DD59" w14:textId="261B6FD1" w:rsidR="00E7061D" w:rsidRPr="00B706F9" w:rsidRDefault="00E7061D" w:rsidP="00B706F9">
                      <w:pPr>
                        <w:autoSpaceDE w:val="0"/>
                        <w:autoSpaceDN w:val="0"/>
                        <w:adjustRightInd w:val="0"/>
                        <w:jc w:val="right"/>
                        <w:rPr>
                          <w:rFonts w:eastAsia="Calibri"/>
                          <w:b/>
                          <w:bCs/>
                          <w:sz w:val="24"/>
                          <w:szCs w:val="24"/>
                        </w:rPr>
                      </w:pPr>
                      <w:r>
                        <w:rPr>
                          <w:rFonts w:eastAsia="Calibri"/>
                          <w:b/>
                          <w:bCs/>
                          <w:sz w:val="24"/>
                          <w:szCs w:val="24"/>
                        </w:rPr>
                        <w:t>Memorandum</w:t>
                      </w:r>
                    </w:p>
                    <w:p w14:paraId="60335EA8" w14:textId="77777777" w:rsidR="00E7061D" w:rsidRPr="00B706F9" w:rsidRDefault="00E7061D" w:rsidP="00B706F9">
                      <w:pPr>
                        <w:autoSpaceDE w:val="0"/>
                        <w:autoSpaceDN w:val="0"/>
                        <w:adjustRightInd w:val="0"/>
                        <w:jc w:val="right"/>
                        <w:rPr>
                          <w:rFonts w:eastAsia="Calibri"/>
                          <w:sz w:val="24"/>
                          <w:szCs w:val="24"/>
                        </w:rPr>
                      </w:pPr>
                      <w:r w:rsidRPr="00B706F9">
                        <w:rPr>
                          <w:rFonts w:eastAsia="Calibri"/>
                          <w:sz w:val="24"/>
                          <w:szCs w:val="24"/>
                        </w:rPr>
                        <w:t>Top Margin: 1"</w:t>
                      </w:r>
                    </w:p>
                    <w:p w14:paraId="2DC32C6C" w14:textId="11DADD74" w:rsidR="00E7061D" w:rsidRDefault="00E7061D" w:rsidP="00B706F9">
                      <w:pPr>
                        <w:autoSpaceDE w:val="0"/>
                        <w:autoSpaceDN w:val="0"/>
                        <w:adjustRightInd w:val="0"/>
                        <w:jc w:val="right"/>
                        <w:rPr>
                          <w:rFonts w:eastAsia="Calibri"/>
                          <w:sz w:val="24"/>
                          <w:szCs w:val="24"/>
                        </w:rPr>
                      </w:pPr>
                      <w:r w:rsidRPr="00B706F9">
                        <w:rPr>
                          <w:rFonts w:eastAsia="Calibri"/>
                          <w:sz w:val="24"/>
                          <w:szCs w:val="24"/>
                        </w:rPr>
                        <w:t>Side Margins: 1"</w:t>
                      </w:r>
                    </w:p>
                    <w:p w14:paraId="146E7793" w14:textId="638847EB" w:rsidR="008C1D30" w:rsidRDefault="008C1D30" w:rsidP="00B706F9">
                      <w:pPr>
                        <w:autoSpaceDE w:val="0"/>
                        <w:autoSpaceDN w:val="0"/>
                        <w:adjustRightInd w:val="0"/>
                        <w:jc w:val="right"/>
                        <w:rPr>
                          <w:rFonts w:eastAsia="Calibri"/>
                          <w:sz w:val="24"/>
                          <w:szCs w:val="24"/>
                        </w:rPr>
                      </w:pPr>
                      <w:r>
                        <w:rPr>
                          <w:rFonts w:eastAsia="Calibri"/>
                          <w:sz w:val="24"/>
                          <w:szCs w:val="24"/>
                        </w:rPr>
                        <w:t>MEMORANDUM: 16 pt. bold font</w:t>
                      </w:r>
                    </w:p>
                    <w:p w14:paraId="7E3BFCA7" w14:textId="0B632900" w:rsidR="008C1D30" w:rsidRDefault="008C1D30" w:rsidP="00B706F9">
                      <w:pPr>
                        <w:autoSpaceDE w:val="0"/>
                        <w:autoSpaceDN w:val="0"/>
                        <w:adjustRightInd w:val="0"/>
                        <w:jc w:val="right"/>
                        <w:rPr>
                          <w:rFonts w:eastAsia="Calibri"/>
                          <w:sz w:val="24"/>
                          <w:szCs w:val="24"/>
                        </w:rPr>
                      </w:pPr>
                      <w:r>
                        <w:rPr>
                          <w:rFonts w:eastAsia="Calibri"/>
                          <w:sz w:val="24"/>
                          <w:szCs w:val="24"/>
                        </w:rPr>
                        <w:t>TO/FROM/DATE/SUBJECT: 12 pt</w:t>
                      </w:r>
                      <w:r w:rsidR="002B65B9">
                        <w:rPr>
                          <w:rFonts w:eastAsia="Calibri"/>
                          <w:sz w:val="24"/>
                          <w:szCs w:val="24"/>
                        </w:rPr>
                        <w:t>.</w:t>
                      </w:r>
                      <w:r>
                        <w:rPr>
                          <w:rFonts w:eastAsia="Calibri"/>
                          <w:sz w:val="24"/>
                          <w:szCs w:val="24"/>
                        </w:rPr>
                        <w:t xml:space="preserve"> font</w:t>
                      </w:r>
                    </w:p>
                    <w:p w14:paraId="53482F81" w14:textId="77777777" w:rsidR="008C1D30" w:rsidRPr="00B706F9" w:rsidRDefault="008C1D30" w:rsidP="00B706F9">
                      <w:pPr>
                        <w:autoSpaceDE w:val="0"/>
                        <w:autoSpaceDN w:val="0"/>
                        <w:adjustRightInd w:val="0"/>
                        <w:jc w:val="right"/>
                        <w:rPr>
                          <w:rFonts w:eastAsia="Calibri"/>
                          <w:sz w:val="24"/>
                          <w:szCs w:val="24"/>
                        </w:rPr>
                      </w:pPr>
                    </w:p>
                  </w:txbxContent>
                </v:textbox>
              </v:shape>
            </w:pict>
          </mc:Fallback>
        </mc:AlternateContent>
      </w:r>
      <w:r w:rsidR="00850A7B" w:rsidRPr="00850A7B">
        <w:rPr>
          <w:b/>
          <w:sz w:val="28"/>
          <w:szCs w:val="28"/>
        </w:rPr>
        <w:t>J</w:t>
      </w:r>
      <w:r w:rsidR="00850A7B" w:rsidRPr="00850A7B">
        <w:rPr>
          <w:b/>
          <w:bCs/>
          <w:sz w:val="28"/>
          <w:szCs w:val="28"/>
        </w:rPr>
        <w:t>ob 2</w:t>
      </w:r>
      <w:r w:rsidR="00F9609C" w:rsidRPr="00850A7B">
        <w:rPr>
          <w:b/>
          <w:sz w:val="28"/>
          <w:szCs w:val="28"/>
        </w:rPr>
        <w:t>—</w:t>
      </w:r>
      <w:r w:rsidR="00E503C8">
        <w:rPr>
          <w:b/>
          <w:bCs/>
          <w:sz w:val="28"/>
          <w:szCs w:val="28"/>
        </w:rPr>
        <w:t>Memorandum</w:t>
      </w:r>
    </w:p>
    <w:p w14:paraId="38FC324D" w14:textId="694FF735" w:rsidR="00850A7B" w:rsidRDefault="00850A7B" w:rsidP="00850A7B">
      <w:pPr>
        <w:rPr>
          <w:sz w:val="22"/>
          <w:szCs w:val="22"/>
        </w:rPr>
      </w:pPr>
    </w:p>
    <w:p w14:paraId="0E66C499" w14:textId="1A551FC6" w:rsidR="00C93DFC" w:rsidRPr="00E503C8" w:rsidRDefault="00E503C8" w:rsidP="00850A7B">
      <w:pPr>
        <w:rPr>
          <w:b/>
          <w:sz w:val="32"/>
          <w:szCs w:val="32"/>
        </w:rPr>
      </w:pPr>
      <w:r>
        <w:rPr>
          <w:b/>
          <w:sz w:val="32"/>
          <w:szCs w:val="32"/>
        </w:rPr>
        <w:t>MEMORANDUM</w:t>
      </w:r>
    </w:p>
    <w:p w14:paraId="5AB7F2AD" w14:textId="77777777" w:rsidR="004A31AB" w:rsidRDefault="004A31AB" w:rsidP="00850A7B">
      <w:pPr>
        <w:rPr>
          <w:ins w:id="3" w:author="McNew, Amber" w:date="2020-02-19T14:11:00Z"/>
          <w:b/>
          <w:sz w:val="24"/>
          <w:szCs w:val="24"/>
        </w:rPr>
      </w:pPr>
    </w:p>
    <w:p w14:paraId="20A8A967" w14:textId="3FAFEA2F" w:rsidR="00A63148" w:rsidRPr="00C32D06" w:rsidDel="00DB17AB" w:rsidRDefault="00C32D06" w:rsidP="00850A7B">
      <w:pPr>
        <w:rPr>
          <w:del w:id="4" w:author="Hewes Angie" w:date="2020-02-10T08:51:00Z"/>
          <w:b/>
          <w:sz w:val="24"/>
          <w:szCs w:val="24"/>
        </w:rPr>
      </w:pPr>
      <w:del w:id="5" w:author="Hewes Angie" w:date="2020-02-10T08:51:00Z">
        <w:r w:rsidRPr="00C32D06" w:rsidDel="00DB17AB">
          <w:rPr>
            <w:b/>
            <w:sz w:val="24"/>
            <w:szCs w:val="24"/>
          </w:rPr>
          <w:delText>(DS)</w:delText>
        </w:r>
      </w:del>
    </w:p>
    <w:p w14:paraId="2AB65A6E" w14:textId="6AEC1F0E" w:rsidR="00E503C8" w:rsidRPr="00E503C8" w:rsidRDefault="00E503C8" w:rsidP="00850A7B">
      <w:pPr>
        <w:rPr>
          <w:sz w:val="24"/>
          <w:szCs w:val="24"/>
        </w:rPr>
      </w:pPr>
      <w:r w:rsidRPr="00E503C8">
        <w:rPr>
          <w:b/>
          <w:sz w:val="24"/>
          <w:szCs w:val="24"/>
        </w:rPr>
        <w:t>TO:</w:t>
      </w:r>
      <w:r w:rsidRPr="00E503C8">
        <w:rPr>
          <w:b/>
          <w:sz w:val="24"/>
          <w:szCs w:val="24"/>
        </w:rPr>
        <w:tab/>
      </w:r>
      <w:ins w:id="6" w:author="Hewes Angie" w:date="2020-02-10T08:51:00Z">
        <w:r w:rsidR="00DB17AB">
          <w:rPr>
            <w:b/>
            <w:sz w:val="24"/>
            <w:szCs w:val="24"/>
          </w:rPr>
          <w:tab/>
        </w:r>
      </w:ins>
      <w:r w:rsidRPr="00E503C8">
        <w:rPr>
          <w:sz w:val="24"/>
          <w:szCs w:val="24"/>
        </w:rPr>
        <w:t xml:space="preserve">All </w:t>
      </w:r>
      <w:ins w:id="7" w:author="Hewes Angie" w:date="2020-02-10T08:50:00Z">
        <w:r w:rsidR="00DB17AB">
          <w:rPr>
            <w:sz w:val="24"/>
            <w:szCs w:val="24"/>
          </w:rPr>
          <w:t xml:space="preserve">Professional Business Associate </w:t>
        </w:r>
      </w:ins>
      <w:del w:id="8" w:author="Hewes Angie" w:date="2020-02-10T08:50:00Z">
        <w:r w:rsidRPr="00E503C8" w:rsidDel="00DB17AB">
          <w:rPr>
            <w:sz w:val="24"/>
            <w:szCs w:val="24"/>
          </w:rPr>
          <w:delText xml:space="preserve">PBA </w:delText>
        </w:r>
      </w:del>
      <w:r w:rsidRPr="00E503C8">
        <w:rPr>
          <w:sz w:val="24"/>
          <w:szCs w:val="24"/>
        </w:rPr>
        <w:t>Directors</w:t>
      </w:r>
    </w:p>
    <w:p w14:paraId="12381DCA" w14:textId="77777777" w:rsidR="004A31AB" w:rsidRDefault="004A31AB" w:rsidP="00850A7B">
      <w:pPr>
        <w:rPr>
          <w:ins w:id="9" w:author="McNew, Amber" w:date="2020-02-19T14:11:00Z"/>
          <w:b/>
          <w:sz w:val="24"/>
          <w:szCs w:val="24"/>
        </w:rPr>
      </w:pPr>
    </w:p>
    <w:p w14:paraId="774690FF" w14:textId="341E8744" w:rsidR="00E503C8" w:rsidRPr="00E503C8" w:rsidDel="00DB17AB" w:rsidRDefault="00C32D06" w:rsidP="00850A7B">
      <w:pPr>
        <w:rPr>
          <w:del w:id="10" w:author="Hewes Angie" w:date="2020-02-10T08:51:00Z"/>
          <w:b/>
          <w:sz w:val="24"/>
          <w:szCs w:val="24"/>
        </w:rPr>
      </w:pPr>
      <w:del w:id="11" w:author="Hewes Angie" w:date="2020-02-10T08:51:00Z">
        <w:r w:rsidDel="00DB17AB">
          <w:rPr>
            <w:b/>
            <w:sz w:val="24"/>
            <w:szCs w:val="24"/>
          </w:rPr>
          <w:delText>(DS)</w:delText>
        </w:r>
      </w:del>
    </w:p>
    <w:p w14:paraId="7C211DF5" w14:textId="12281EFF" w:rsidR="00E503C8" w:rsidRPr="00E503C8" w:rsidRDefault="00E503C8" w:rsidP="00850A7B">
      <w:pPr>
        <w:rPr>
          <w:sz w:val="24"/>
          <w:szCs w:val="24"/>
        </w:rPr>
      </w:pPr>
      <w:r w:rsidRPr="00E503C8">
        <w:rPr>
          <w:b/>
          <w:sz w:val="24"/>
          <w:szCs w:val="24"/>
        </w:rPr>
        <w:t xml:space="preserve">FROM: </w:t>
      </w:r>
      <w:ins w:id="12" w:author="Hewes Angie" w:date="2020-02-10T08:51:00Z">
        <w:r w:rsidR="00DB17AB">
          <w:rPr>
            <w:b/>
            <w:sz w:val="24"/>
            <w:szCs w:val="24"/>
          </w:rPr>
          <w:tab/>
        </w:r>
      </w:ins>
      <w:r w:rsidRPr="00E503C8">
        <w:rPr>
          <w:sz w:val="24"/>
          <w:szCs w:val="24"/>
        </w:rPr>
        <w:t>Nancy Wells, CEO</w:t>
      </w:r>
    </w:p>
    <w:p w14:paraId="738294B8" w14:textId="77777777" w:rsidR="004A31AB" w:rsidRDefault="004A31AB" w:rsidP="00850A7B">
      <w:pPr>
        <w:rPr>
          <w:ins w:id="13" w:author="McNew, Amber" w:date="2020-02-19T14:11:00Z"/>
          <w:b/>
          <w:sz w:val="24"/>
          <w:szCs w:val="24"/>
        </w:rPr>
      </w:pPr>
    </w:p>
    <w:p w14:paraId="079B9096" w14:textId="6F3230AF" w:rsidR="00E503C8" w:rsidRPr="00E503C8" w:rsidDel="00DB17AB" w:rsidRDefault="00C32D06" w:rsidP="00850A7B">
      <w:pPr>
        <w:rPr>
          <w:del w:id="14" w:author="Hewes Angie" w:date="2020-02-10T08:51:00Z"/>
          <w:b/>
          <w:sz w:val="24"/>
          <w:szCs w:val="24"/>
        </w:rPr>
      </w:pPr>
      <w:del w:id="15" w:author="Hewes Angie" w:date="2020-02-10T08:51:00Z">
        <w:r w:rsidDel="00DB17AB">
          <w:rPr>
            <w:b/>
            <w:sz w:val="24"/>
            <w:szCs w:val="24"/>
          </w:rPr>
          <w:delText>(DS)</w:delText>
        </w:r>
      </w:del>
    </w:p>
    <w:p w14:paraId="03DFD327" w14:textId="6AE9B3B5" w:rsidR="00E503C8" w:rsidRPr="00E503C8" w:rsidRDefault="00E503C8" w:rsidP="00850A7B">
      <w:pPr>
        <w:rPr>
          <w:b/>
          <w:sz w:val="24"/>
          <w:szCs w:val="24"/>
        </w:rPr>
      </w:pPr>
      <w:r w:rsidRPr="00E503C8">
        <w:rPr>
          <w:b/>
          <w:sz w:val="24"/>
          <w:szCs w:val="24"/>
        </w:rPr>
        <w:t>DATE:</w:t>
      </w:r>
      <w:r>
        <w:rPr>
          <w:b/>
          <w:sz w:val="24"/>
          <w:szCs w:val="24"/>
        </w:rPr>
        <w:t xml:space="preserve"> </w:t>
      </w:r>
      <w:ins w:id="16" w:author="Hewes Angie" w:date="2020-02-10T08:51:00Z">
        <w:r w:rsidR="00DB17AB">
          <w:rPr>
            <w:b/>
            <w:sz w:val="24"/>
            <w:szCs w:val="24"/>
          </w:rPr>
          <w:tab/>
        </w:r>
      </w:ins>
      <w:r w:rsidRPr="00E503C8">
        <w:rPr>
          <w:sz w:val="24"/>
          <w:szCs w:val="24"/>
        </w:rPr>
        <w:t>(Today’s date)</w:t>
      </w:r>
    </w:p>
    <w:p w14:paraId="0B26931B" w14:textId="77777777" w:rsidR="004A31AB" w:rsidRDefault="004A31AB" w:rsidP="00850A7B">
      <w:pPr>
        <w:rPr>
          <w:ins w:id="17" w:author="McNew, Amber" w:date="2020-02-19T14:11:00Z"/>
          <w:b/>
          <w:sz w:val="24"/>
          <w:szCs w:val="24"/>
        </w:rPr>
      </w:pPr>
    </w:p>
    <w:p w14:paraId="402B217D" w14:textId="27E80578" w:rsidR="00E503C8" w:rsidRPr="00E503C8" w:rsidDel="00DB17AB" w:rsidRDefault="00C32D06" w:rsidP="00850A7B">
      <w:pPr>
        <w:rPr>
          <w:del w:id="18" w:author="Hewes Angie" w:date="2020-02-10T08:51:00Z"/>
          <w:b/>
          <w:sz w:val="24"/>
          <w:szCs w:val="24"/>
        </w:rPr>
      </w:pPr>
      <w:del w:id="19" w:author="Hewes Angie" w:date="2020-02-10T08:51:00Z">
        <w:r w:rsidDel="00DB17AB">
          <w:rPr>
            <w:b/>
            <w:sz w:val="24"/>
            <w:szCs w:val="24"/>
          </w:rPr>
          <w:delText>(DS)</w:delText>
        </w:r>
      </w:del>
    </w:p>
    <w:p w14:paraId="2353A38C" w14:textId="736313B8" w:rsidR="00E503C8" w:rsidRPr="00E503C8" w:rsidRDefault="00E503C8" w:rsidP="00850A7B">
      <w:pPr>
        <w:rPr>
          <w:b/>
          <w:sz w:val="24"/>
          <w:szCs w:val="24"/>
        </w:rPr>
      </w:pPr>
      <w:r w:rsidRPr="00E503C8">
        <w:rPr>
          <w:b/>
          <w:sz w:val="24"/>
          <w:szCs w:val="24"/>
        </w:rPr>
        <w:t>SUBJECT:</w:t>
      </w:r>
      <w:ins w:id="20" w:author="Hewes Angie" w:date="2020-02-10T08:51:00Z">
        <w:r w:rsidR="00DB17AB">
          <w:rPr>
            <w:b/>
            <w:sz w:val="24"/>
            <w:szCs w:val="24"/>
          </w:rPr>
          <w:tab/>
        </w:r>
      </w:ins>
      <w:del w:id="21" w:author="Hewes Angie" w:date="2020-02-10T08:51:00Z">
        <w:r w:rsidDel="00DB17AB">
          <w:rPr>
            <w:b/>
            <w:sz w:val="24"/>
            <w:szCs w:val="24"/>
          </w:rPr>
          <w:delText xml:space="preserve"> </w:delText>
        </w:r>
      </w:del>
      <w:r w:rsidRPr="00E503C8">
        <w:rPr>
          <w:sz w:val="24"/>
          <w:szCs w:val="24"/>
        </w:rPr>
        <w:t>Directors Fun Run Challenge</w:t>
      </w:r>
    </w:p>
    <w:p w14:paraId="56E96E92" w14:textId="77777777" w:rsidR="004A31AB" w:rsidRDefault="004A31AB" w:rsidP="00E503C8">
      <w:pPr>
        <w:rPr>
          <w:ins w:id="22" w:author="McNew, Amber" w:date="2020-02-19T14:11:00Z"/>
          <w:b/>
          <w:sz w:val="28"/>
          <w:szCs w:val="28"/>
        </w:rPr>
      </w:pPr>
    </w:p>
    <w:p w14:paraId="43A73F00" w14:textId="28B5862F" w:rsidR="003D6F05" w:rsidDel="00DB17AB" w:rsidRDefault="00C32D06" w:rsidP="00850A7B">
      <w:pPr>
        <w:rPr>
          <w:del w:id="23" w:author="Hewes Angie" w:date="2020-02-10T08:51:00Z"/>
          <w:b/>
          <w:sz w:val="28"/>
          <w:szCs w:val="28"/>
        </w:rPr>
      </w:pPr>
      <w:del w:id="24" w:author="Hewes Angie" w:date="2020-02-10T08:51:00Z">
        <w:r w:rsidDel="00DB17AB">
          <w:rPr>
            <w:b/>
            <w:sz w:val="28"/>
            <w:szCs w:val="28"/>
          </w:rPr>
          <w:delText>(DS)</w:delText>
        </w:r>
      </w:del>
    </w:p>
    <w:p w14:paraId="392E5652" w14:textId="77777777" w:rsidR="004A31AB" w:rsidRDefault="00E503C8" w:rsidP="00E503C8">
      <w:pPr>
        <w:rPr>
          <w:ins w:id="25" w:author="McNew, Amber" w:date="2020-02-19T14:11:00Z"/>
          <w:sz w:val="24"/>
          <w:szCs w:val="24"/>
        </w:rPr>
      </w:pPr>
      <w:r w:rsidRPr="00E503C8">
        <w:rPr>
          <w:sz w:val="24"/>
          <w:szCs w:val="24"/>
        </w:rPr>
        <w:t xml:space="preserve">Over the past 10 years, PBA has been a corporate sponsor for the Annual Fun Run to be held on </w:t>
      </w:r>
    </w:p>
    <w:p w14:paraId="6C5DA371" w14:textId="0785F5AB" w:rsidR="00E503C8" w:rsidRPr="00E503C8" w:rsidRDefault="00E503C8" w:rsidP="00E503C8">
      <w:pPr>
        <w:rPr>
          <w:sz w:val="24"/>
          <w:szCs w:val="24"/>
        </w:rPr>
      </w:pPr>
      <w:r w:rsidRPr="00E503C8">
        <w:rPr>
          <w:sz w:val="24"/>
          <w:szCs w:val="24"/>
        </w:rPr>
        <w:t xml:space="preserve">September 5, 2020. </w:t>
      </w:r>
    </w:p>
    <w:p w14:paraId="536CB6D1" w14:textId="77777777" w:rsidR="00E503C8" w:rsidRPr="00E503C8" w:rsidRDefault="00E503C8" w:rsidP="00E503C8">
      <w:pPr>
        <w:rPr>
          <w:sz w:val="24"/>
          <w:szCs w:val="24"/>
        </w:rPr>
      </w:pPr>
    </w:p>
    <w:p w14:paraId="5F540C07" w14:textId="51033470" w:rsidR="00E503C8" w:rsidRPr="00E503C8" w:rsidRDefault="00E503C8" w:rsidP="00E503C8">
      <w:pPr>
        <w:rPr>
          <w:sz w:val="24"/>
          <w:szCs w:val="24"/>
        </w:rPr>
      </w:pPr>
      <w:r w:rsidRPr="00E503C8">
        <w:rPr>
          <w:sz w:val="24"/>
          <w:szCs w:val="24"/>
        </w:rPr>
        <w:t xml:space="preserve">Today I would like to put a challenge to each of the directors and the employees in your department to gather your teams and participate in the Fun Run.  </w:t>
      </w:r>
    </w:p>
    <w:p w14:paraId="02FF8BDA" w14:textId="77777777" w:rsidR="00E503C8" w:rsidRPr="00E503C8" w:rsidRDefault="00E503C8" w:rsidP="00E503C8">
      <w:pPr>
        <w:rPr>
          <w:sz w:val="24"/>
          <w:szCs w:val="24"/>
        </w:rPr>
      </w:pPr>
    </w:p>
    <w:p w14:paraId="365E4AA0" w14:textId="7755A021" w:rsidR="00E503C8" w:rsidRPr="00E503C8" w:rsidRDefault="00C65460" w:rsidP="00E503C8">
      <w:pPr>
        <w:rPr>
          <w:sz w:val="24"/>
          <w:szCs w:val="24"/>
        </w:rPr>
      </w:pPr>
      <w:r>
        <w:rPr>
          <w:noProof/>
        </w:rPr>
        <w:drawing>
          <wp:anchor distT="0" distB="0" distL="114300" distR="114300" simplePos="0" relativeHeight="251719680" behindDoc="1" locked="0" layoutInCell="1" allowOverlap="1" wp14:anchorId="0A1ED4A4" wp14:editId="2577F807">
            <wp:simplePos x="0" y="0"/>
            <wp:positionH relativeFrom="margin">
              <wp:posOffset>3990975</wp:posOffset>
            </wp:positionH>
            <wp:positionV relativeFrom="paragraph">
              <wp:posOffset>360045</wp:posOffset>
            </wp:positionV>
            <wp:extent cx="1943735" cy="1096645"/>
            <wp:effectExtent l="0" t="0" r="0" b="8255"/>
            <wp:wrapNone/>
            <wp:docPr id="7" name="Picture 7"/>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943735" cy="1096645"/>
                    </a:xfrm>
                    <a:prstGeom prst="rect">
                      <a:avLst/>
                    </a:prstGeom>
                  </pic:spPr>
                </pic:pic>
              </a:graphicData>
            </a:graphic>
            <wp14:sizeRelH relativeFrom="page">
              <wp14:pctWidth>0</wp14:pctWidth>
            </wp14:sizeRelH>
            <wp14:sizeRelV relativeFrom="page">
              <wp14:pctHeight>0</wp14:pctHeight>
            </wp14:sizeRelV>
          </wp:anchor>
        </w:drawing>
      </w:r>
      <w:r w:rsidR="00E503C8" w:rsidRPr="00E503C8">
        <w:rPr>
          <w:sz w:val="24"/>
          <w:szCs w:val="24"/>
        </w:rPr>
        <w:t xml:space="preserve">The PBA Directors </w:t>
      </w:r>
      <w:r w:rsidR="002B65B9">
        <w:rPr>
          <w:sz w:val="24"/>
          <w:szCs w:val="24"/>
        </w:rPr>
        <w:t>C</w:t>
      </w:r>
      <w:r w:rsidR="00E503C8" w:rsidRPr="00E503C8">
        <w:rPr>
          <w:sz w:val="24"/>
          <w:szCs w:val="24"/>
        </w:rPr>
        <w:t>hallenge will consist of 4-person male, female, and mixed teams</w:t>
      </w:r>
      <w:r w:rsidR="002B65B9">
        <w:rPr>
          <w:sz w:val="24"/>
          <w:szCs w:val="24"/>
        </w:rPr>
        <w:t>.</w:t>
      </w:r>
      <w:r w:rsidR="00E503C8" w:rsidRPr="00E503C8">
        <w:rPr>
          <w:sz w:val="24"/>
          <w:szCs w:val="24"/>
        </w:rPr>
        <w:t xml:space="preserve"> </w:t>
      </w:r>
      <w:r w:rsidR="002B65B9">
        <w:rPr>
          <w:sz w:val="24"/>
          <w:szCs w:val="24"/>
        </w:rPr>
        <w:t>C</w:t>
      </w:r>
      <w:r w:rsidR="00E503C8" w:rsidRPr="00E503C8">
        <w:rPr>
          <w:sz w:val="24"/>
          <w:szCs w:val="24"/>
        </w:rPr>
        <w:t>omplete teams are composed of:</w:t>
      </w:r>
      <w:r w:rsidR="0077492C">
        <w:rPr>
          <w:sz w:val="24"/>
          <w:szCs w:val="24"/>
        </w:rPr>
        <w:br/>
      </w:r>
    </w:p>
    <w:p w14:paraId="5A61AD0C" w14:textId="1244E017" w:rsidR="00E503C8" w:rsidRPr="0077492C" w:rsidRDefault="00E503C8" w:rsidP="0077492C">
      <w:pPr>
        <w:pStyle w:val="ListParagraph"/>
        <w:numPr>
          <w:ilvl w:val="0"/>
          <w:numId w:val="41"/>
        </w:numPr>
        <w:rPr>
          <w:rFonts w:ascii="Times New Roman" w:hAnsi="Times New Roman"/>
          <w:sz w:val="24"/>
          <w:szCs w:val="24"/>
        </w:rPr>
      </w:pPr>
      <w:r w:rsidRPr="0077492C">
        <w:rPr>
          <w:rFonts w:ascii="Times New Roman" w:hAnsi="Times New Roman"/>
          <w:sz w:val="24"/>
          <w:szCs w:val="24"/>
        </w:rPr>
        <w:t>Male team: four (4) men</w:t>
      </w:r>
    </w:p>
    <w:p w14:paraId="703885CA" w14:textId="748EC175" w:rsidR="00E503C8" w:rsidRPr="0077492C" w:rsidRDefault="00E503C8" w:rsidP="0077492C">
      <w:pPr>
        <w:pStyle w:val="ListParagraph"/>
        <w:numPr>
          <w:ilvl w:val="0"/>
          <w:numId w:val="41"/>
        </w:numPr>
        <w:rPr>
          <w:rFonts w:ascii="Times New Roman" w:hAnsi="Times New Roman"/>
          <w:sz w:val="24"/>
          <w:szCs w:val="24"/>
        </w:rPr>
      </w:pPr>
      <w:r w:rsidRPr="0077492C">
        <w:rPr>
          <w:rFonts w:ascii="Times New Roman" w:hAnsi="Times New Roman"/>
          <w:sz w:val="24"/>
          <w:szCs w:val="24"/>
        </w:rPr>
        <w:t>Female team: four (4) women</w:t>
      </w:r>
    </w:p>
    <w:p w14:paraId="3E5D446B" w14:textId="1502E2AE" w:rsidR="0077492C" w:rsidRPr="002B65B9" w:rsidRDefault="00E503C8" w:rsidP="00E503C8">
      <w:pPr>
        <w:pStyle w:val="ListParagraph"/>
        <w:numPr>
          <w:ilvl w:val="0"/>
          <w:numId w:val="41"/>
        </w:numPr>
        <w:rPr>
          <w:rFonts w:ascii="Times New Roman" w:hAnsi="Times New Roman"/>
          <w:sz w:val="24"/>
          <w:szCs w:val="24"/>
        </w:rPr>
      </w:pPr>
      <w:r w:rsidRPr="0077492C">
        <w:rPr>
          <w:rFonts w:ascii="Times New Roman" w:hAnsi="Times New Roman"/>
          <w:sz w:val="24"/>
          <w:szCs w:val="24"/>
        </w:rPr>
        <w:t>Mixed team: two (2) men and two (2) women</w:t>
      </w:r>
    </w:p>
    <w:p w14:paraId="765A7971" w14:textId="2ECCBB48" w:rsidR="00E503C8" w:rsidRDefault="00E503C8" w:rsidP="00E503C8">
      <w:pPr>
        <w:rPr>
          <w:sz w:val="24"/>
          <w:szCs w:val="24"/>
        </w:rPr>
      </w:pPr>
      <w:r w:rsidRPr="00E503C8">
        <w:rPr>
          <w:sz w:val="24"/>
          <w:szCs w:val="24"/>
        </w:rPr>
        <w:t>The prizes this year for the team that wins are the following:</w:t>
      </w:r>
    </w:p>
    <w:p w14:paraId="7F397DA3" w14:textId="77777777" w:rsidR="0077492C" w:rsidRPr="00E503C8" w:rsidRDefault="0077492C" w:rsidP="00E503C8">
      <w:pPr>
        <w:rPr>
          <w:sz w:val="24"/>
          <w:szCs w:val="24"/>
        </w:rPr>
      </w:pPr>
    </w:p>
    <w:p w14:paraId="07F1E12F" w14:textId="5424364F" w:rsidR="00E503C8" w:rsidRPr="0077492C" w:rsidRDefault="00E503C8" w:rsidP="0077492C">
      <w:pPr>
        <w:pStyle w:val="ListParagraph"/>
        <w:numPr>
          <w:ilvl w:val="0"/>
          <w:numId w:val="40"/>
        </w:numPr>
        <w:rPr>
          <w:rFonts w:ascii="Times New Roman" w:hAnsi="Times New Roman"/>
          <w:sz w:val="24"/>
          <w:szCs w:val="24"/>
        </w:rPr>
      </w:pPr>
      <w:r w:rsidRPr="0077492C">
        <w:rPr>
          <w:rFonts w:ascii="Times New Roman" w:hAnsi="Times New Roman"/>
          <w:sz w:val="24"/>
          <w:szCs w:val="24"/>
        </w:rPr>
        <w:t>7</w:t>
      </w:r>
      <w:r w:rsidR="002B65B9">
        <w:rPr>
          <w:rFonts w:ascii="Times New Roman" w:hAnsi="Times New Roman"/>
          <w:sz w:val="24"/>
          <w:szCs w:val="24"/>
        </w:rPr>
        <w:t>-</w:t>
      </w:r>
      <w:r w:rsidRPr="0077492C">
        <w:rPr>
          <w:rFonts w:ascii="Times New Roman" w:hAnsi="Times New Roman"/>
          <w:sz w:val="24"/>
          <w:szCs w:val="24"/>
        </w:rPr>
        <w:t xml:space="preserve">day vacation to Maui, includes </w:t>
      </w:r>
      <w:r w:rsidR="005A1E78">
        <w:rPr>
          <w:rFonts w:ascii="Times New Roman" w:hAnsi="Times New Roman"/>
          <w:sz w:val="24"/>
          <w:szCs w:val="24"/>
        </w:rPr>
        <w:t>first class</w:t>
      </w:r>
      <w:r w:rsidRPr="0077492C">
        <w:rPr>
          <w:rFonts w:ascii="Times New Roman" w:hAnsi="Times New Roman"/>
          <w:sz w:val="24"/>
          <w:szCs w:val="24"/>
        </w:rPr>
        <w:t xml:space="preserve"> airline tickets for the winning team</w:t>
      </w:r>
    </w:p>
    <w:p w14:paraId="655888BC" w14:textId="6DCB4D10" w:rsidR="00E503C8" w:rsidRPr="0077492C" w:rsidRDefault="00E503C8" w:rsidP="0077492C">
      <w:pPr>
        <w:pStyle w:val="ListParagraph"/>
        <w:numPr>
          <w:ilvl w:val="0"/>
          <w:numId w:val="40"/>
        </w:numPr>
        <w:rPr>
          <w:rFonts w:ascii="Times New Roman" w:hAnsi="Times New Roman"/>
          <w:sz w:val="24"/>
          <w:szCs w:val="24"/>
        </w:rPr>
      </w:pPr>
      <w:r w:rsidRPr="0077492C">
        <w:rPr>
          <w:rFonts w:ascii="Times New Roman" w:hAnsi="Times New Roman"/>
          <w:sz w:val="24"/>
          <w:szCs w:val="24"/>
        </w:rPr>
        <w:t>6</w:t>
      </w:r>
      <w:r w:rsidR="002B65B9">
        <w:rPr>
          <w:rFonts w:ascii="Times New Roman" w:hAnsi="Times New Roman"/>
          <w:sz w:val="24"/>
          <w:szCs w:val="24"/>
        </w:rPr>
        <w:t>-</w:t>
      </w:r>
      <w:r w:rsidRPr="0077492C">
        <w:rPr>
          <w:rFonts w:ascii="Times New Roman" w:hAnsi="Times New Roman"/>
          <w:sz w:val="24"/>
          <w:szCs w:val="24"/>
        </w:rPr>
        <w:t>night stay at Maui Westin Resort and Spa</w:t>
      </w:r>
    </w:p>
    <w:p w14:paraId="10828B23" w14:textId="77777777" w:rsidR="00E503C8" w:rsidRPr="0077492C" w:rsidRDefault="00E503C8" w:rsidP="0077492C">
      <w:pPr>
        <w:pStyle w:val="ListParagraph"/>
        <w:numPr>
          <w:ilvl w:val="0"/>
          <w:numId w:val="40"/>
        </w:numPr>
        <w:rPr>
          <w:rFonts w:ascii="Times New Roman" w:hAnsi="Times New Roman"/>
          <w:sz w:val="24"/>
          <w:szCs w:val="24"/>
        </w:rPr>
      </w:pPr>
      <w:r w:rsidRPr="0077492C">
        <w:rPr>
          <w:rFonts w:ascii="Times New Roman" w:hAnsi="Times New Roman"/>
          <w:sz w:val="24"/>
          <w:szCs w:val="24"/>
        </w:rPr>
        <w:t>Free unlimited spa package</w:t>
      </w:r>
    </w:p>
    <w:p w14:paraId="7B207456" w14:textId="77777777" w:rsidR="00E503C8" w:rsidRPr="0077492C" w:rsidRDefault="00E503C8" w:rsidP="0077492C">
      <w:pPr>
        <w:pStyle w:val="ListParagraph"/>
        <w:numPr>
          <w:ilvl w:val="0"/>
          <w:numId w:val="40"/>
        </w:numPr>
        <w:rPr>
          <w:rFonts w:ascii="Times New Roman" w:hAnsi="Times New Roman"/>
          <w:sz w:val="24"/>
          <w:szCs w:val="24"/>
        </w:rPr>
      </w:pPr>
      <w:r w:rsidRPr="0077492C">
        <w:rPr>
          <w:rFonts w:ascii="Times New Roman" w:hAnsi="Times New Roman"/>
          <w:sz w:val="24"/>
          <w:szCs w:val="24"/>
        </w:rPr>
        <w:t>Free helicopter tours of the Hawaiian volcanos</w:t>
      </w:r>
    </w:p>
    <w:p w14:paraId="2CE9F370" w14:textId="52AE4503" w:rsidR="00E503C8" w:rsidRPr="002B65B9" w:rsidRDefault="00E503C8" w:rsidP="00E503C8">
      <w:pPr>
        <w:pStyle w:val="ListParagraph"/>
        <w:numPr>
          <w:ilvl w:val="0"/>
          <w:numId w:val="40"/>
        </w:numPr>
        <w:rPr>
          <w:rFonts w:ascii="Times New Roman" w:hAnsi="Times New Roman"/>
          <w:sz w:val="24"/>
          <w:szCs w:val="24"/>
        </w:rPr>
      </w:pPr>
      <w:r w:rsidRPr="0077492C">
        <w:rPr>
          <w:rFonts w:ascii="Times New Roman" w:hAnsi="Times New Roman"/>
          <w:sz w:val="24"/>
          <w:szCs w:val="24"/>
        </w:rPr>
        <w:t xml:space="preserve">Free tickets to any </w:t>
      </w:r>
      <w:r w:rsidR="002B65B9">
        <w:rPr>
          <w:rFonts w:ascii="Times New Roman" w:hAnsi="Times New Roman"/>
          <w:sz w:val="24"/>
          <w:szCs w:val="24"/>
        </w:rPr>
        <w:t>luau</w:t>
      </w:r>
      <w:r w:rsidRPr="0077492C">
        <w:rPr>
          <w:rFonts w:ascii="Times New Roman" w:hAnsi="Times New Roman"/>
          <w:sz w:val="24"/>
          <w:szCs w:val="24"/>
        </w:rPr>
        <w:t xml:space="preserve"> in Maui</w:t>
      </w:r>
    </w:p>
    <w:p w14:paraId="75FAF8C0" w14:textId="54F1E9EF" w:rsidR="00E503C8" w:rsidRPr="00E503C8" w:rsidRDefault="00E503C8" w:rsidP="00E503C8">
      <w:pPr>
        <w:rPr>
          <w:sz w:val="24"/>
          <w:szCs w:val="24"/>
        </w:rPr>
      </w:pPr>
      <w:r w:rsidRPr="00E503C8">
        <w:rPr>
          <w:sz w:val="24"/>
          <w:szCs w:val="24"/>
        </w:rPr>
        <w:t xml:space="preserve">Tom Carlson’s Information Technology Department has won the challenge the last </w:t>
      </w:r>
      <w:r w:rsidR="001F7655">
        <w:rPr>
          <w:sz w:val="24"/>
          <w:szCs w:val="24"/>
        </w:rPr>
        <w:t>four</w:t>
      </w:r>
      <w:r w:rsidRPr="00E503C8">
        <w:rPr>
          <w:sz w:val="24"/>
          <w:szCs w:val="24"/>
        </w:rPr>
        <w:t xml:space="preserve"> years. His team has traveled to New York, San Diego, Palm Springs and Mt. Rushmore. </w:t>
      </w:r>
    </w:p>
    <w:p w14:paraId="61F5AE40" w14:textId="77777777" w:rsidR="00E503C8" w:rsidRPr="00E503C8" w:rsidRDefault="00E503C8" w:rsidP="00E503C8">
      <w:pPr>
        <w:rPr>
          <w:sz w:val="24"/>
          <w:szCs w:val="24"/>
        </w:rPr>
      </w:pPr>
    </w:p>
    <w:p w14:paraId="3825E213" w14:textId="46BD1CE5" w:rsidR="00E503C8" w:rsidRPr="00E503C8" w:rsidRDefault="00E503C8" w:rsidP="00E503C8">
      <w:pPr>
        <w:rPr>
          <w:sz w:val="24"/>
          <w:szCs w:val="24"/>
        </w:rPr>
      </w:pPr>
      <w:r w:rsidRPr="00E503C8">
        <w:rPr>
          <w:sz w:val="24"/>
          <w:szCs w:val="24"/>
        </w:rPr>
        <w:t xml:space="preserve">Is this the year your team will be up for the challenge? </w:t>
      </w:r>
    </w:p>
    <w:p w14:paraId="24583270" w14:textId="77777777" w:rsidR="00E503C8" w:rsidRPr="00E503C8" w:rsidRDefault="00E503C8" w:rsidP="00E503C8">
      <w:pPr>
        <w:rPr>
          <w:sz w:val="24"/>
          <w:szCs w:val="24"/>
        </w:rPr>
      </w:pPr>
    </w:p>
    <w:p w14:paraId="1F56B842" w14:textId="3506D9FB" w:rsidR="00E503C8" w:rsidRPr="00E503C8" w:rsidRDefault="00E503C8" w:rsidP="00E503C8">
      <w:pPr>
        <w:rPr>
          <w:sz w:val="24"/>
          <w:szCs w:val="24"/>
        </w:rPr>
      </w:pPr>
      <w:r w:rsidRPr="00E503C8">
        <w:rPr>
          <w:sz w:val="24"/>
          <w:szCs w:val="24"/>
        </w:rPr>
        <w:t>Another perk to get you all motivated</w:t>
      </w:r>
      <w:r w:rsidR="001F7655">
        <w:rPr>
          <w:sz w:val="24"/>
          <w:szCs w:val="24"/>
        </w:rPr>
        <w:t xml:space="preserve">: </w:t>
      </w:r>
      <w:r w:rsidRPr="00E503C8">
        <w:rPr>
          <w:sz w:val="24"/>
          <w:szCs w:val="24"/>
        </w:rPr>
        <w:t xml:space="preserve"> all the participants</w:t>
      </w:r>
      <w:r w:rsidR="001F7655">
        <w:rPr>
          <w:sz w:val="24"/>
          <w:szCs w:val="24"/>
        </w:rPr>
        <w:t>’</w:t>
      </w:r>
      <w:r w:rsidRPr="00E503C8">
        <w:rPr>
          <w:sz w:val="24"/>
          <w:szCs w:val="24"/>
        </w:rPr>
        <w:t xml:space="preserve"> en</w:t>
      </w:r>
      <w:r w:rsidR="0077492C">
        <w:rPr>
          <w:sz w:val="24"/>
          <w:szCs w:val="24"/>
        </w:rPr>
        <w:t>try fees will be paid for by PBA.</w:t>
      </w:r>
      <w:r w:rsidRPr="00E503C8">
        <w:rPr>
          <w:sz w:val="24"/>
          <w:szCs w:val="24"/>
        </w:rPr>
        <w:t xml:space="preserve"> PBA will provide a pair of running shoes and a T-shirt</w:t>
      </w:r>
      <w:r w:rsidR="0077492C" w:rsidRPr="00E503C8">
        <w:rPr>
          <w:sz w:val="24"/>
          <w:szCs w:val="24"/>
        </w:rPr>
        <w:t>.</w:t>
      </w:r>
      <w:r w:rsidRPr="00E503C8">
        <w:rPr>
          <w:sz w:val="24"/>
          <w:szCs w:val="24"/>
        </w:rPr>
        <w:t xml:space="preserve"> </w:t>
      </w:r>
    </w:p>
    <w:p w14:paraId="5B015B83" w14:textId="77777777" w:rsidR="00E503C8" w:rsidRPr="00E503C8" w:rsidRDefault="00E503C8" w:rsidP="00E503C8">
      <w:pPr>
        <w:rPr>
          <w:sz w:val="24"/>
          <w:szCs w:val="24"/>
        </w:rPr>
      </w:pPr>
    </w:p>
    <w:p w14:paraId="205EC45A" w14:textId="394CE9E4" w:rsidR="0077492C" w:rsidRDefault="00E503C8" w:rsidP="00E503C8">
      <w:pPr>
        <w:rPr>
          <w:sz w:val="24"/>
          <w:szCs w:val="24"/>
        </w:rPr>
      </w:pPr>
      <w:r w:rsidRPr="00E503C8">
        <w:rPr>
          <w:sz w:val="24"/>
          <w:szCs w:val="24"/>
        </w:rPr>
        <w:t xml:space="preserve">Team entry forms must be submitted to Nancy Wells by August 5, 2020. </w:t>
      </w:r>
    </w:p>
    <w:p w14:paraId="058E24A7" w14:textId="12806726" w:rsidR="000526A2" w:rsidRDefault="000526A2" w:rsidP="00E503C8">
      <w:pPr>
        <w:rPr>
          <w:sz w:val="24"/>
          <w:szCs w:val="24"/>
        </w:rPr>
      </w:pPr>
    </w:p>
    <w:p w14:paraId="69CB71D2" w14:textId="3EE2C54E" w:rsidR="0077492C" w:rsidRDefault="00DF6760">
      <w:pPr>
        <w:rPr>
          <w:sz w:val="24"/>
          <w:szCs w:val="24"/>
        </w:rPr>
      </w:pPr>
      <w:r w:rsidRPr="003D6F05">
        <w:rPr>
          <w:i/>
          <w:iCs/>
          <w:noProof/>
        </w:rPr>
        <mc:AlternateContent>
          <mc:Choice Requires="wps">
            <w:drawing>
              <wp:anchor distT="0" distB="0" distL="114300" distR="114300" simplePos="0" relativeHeight="251666432" behindDoc="0" locked="0" layoutInCell="1" allowOverlap="1" wp14:anchorId="32C01B7A" wp14:editId="7C959234">
                <wp:simplePos x="0" y="0"/>
                <wp:positionH relativeFrom="column">
                  <wp:posOffset>-194868</wp:posOffset>
                </wp:positionH>
                <wp:positionV relativeFrom="paragraph">
                  <wp:posOffset>581025</wp:posOffset>
                </wp:positionV>
                <wp:extent cx="1057275" cy="516890"/>
                <wp:effectExtent l="0" t="0" r="9525"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516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065A1" w14:textId="46D4F21D" w:rsidR="00E7061D" w:rsidRPr="00700915" w:rsidRDefault="00E7061D" w:rsidP="003D6F05">
                            <w:pPr>
                              <w:rPr>
                                <w:sz w:val="24"/>
                                <w:szCs w:val="24"/>
                              </w:rPr>
                            </w:pPr>
                            <w:r w:rsidRPr="00700915">
                              <w:rPr>
                                <w:sz w:val="24"/>
                                <w:szCs w:val="24"/>
                              </w:rPr>
                              <w:t>Contestant #</w:t>
                            </w:r>
                            <w:r w:rsidRPr="00700915">
                              <w:rPr>
                                <w:sz w:val="24"/>
                                <w:szCs w:val="24"/>
                              </w:rPr>
                              <w:br/>
                              <w:t xml:space="preserve">Job </w:t>
                            </w:r>
                            <w:r>
                              <w:rPr>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01B7A" id="Text Box 12" o:spid="_x0000_s1030" type="#_x0000_t202" style="position:absolute;margin-left:-15.35pt;margin-top:45.75pt;width:83.25pt;height:40.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" stroked="f">
                <v:textbox>
                  <w:txbxContent>
                    <w:p w14:paraId="68F065A1" w14:textId="46D4F21D" w:rsidR="00E7061D" w:rsidRPr="00700915" w:rsidRDefault="00E7061D" w:rsidP="003D6F05">
                      <w:pPr>
                        <w:rPr>
                          <w:sz w:val="24"/>
                          <w:szCs w:val="24"/>
                        </w:rPr>
                      </w:pPr>
                      <w:r w:rsidRPr="00700915">
                        <w:rPr>
                          <w:sz w:val="24"/>
                          <w:szCs w:val="24"/>
                        </w:rPr>
                        <w:t>Contestant #</w:t>
                      </w:r>
                      <w:r w:rsidRPr="00700915">
                        <w:rPr>
                          <w:sz w:val="24"/>
                          <w:szCs w:val="24"/>
                        </w:rPr>
                        <w:br/>
                        <w:t xml:space="preserve">Job </w:t>
                      </w:r>
                      <w:r>
                        <w:rPr>
                          <w:sz w:val="24"/>
                          <w:szCs w:val="24"/>
                        </w:rPr>
                        <w:t>2</w:t>
                      </w:r>
                    </w:p>
                  </w:txbxContent>
                </v:textbox>
              </v:shape>
            </w:pict>
          </mc:Fallback>
        </mc:AlternateContent>
      </w:r>
      <w:ins w:id="26" w:author="Hewes Angie" w:date="2020-02-10T08:52:00Z">
        <w:r w:rsidR="00DB17AB">
          <w:rPr>
            <w:sz w:val="24"/>
            <w:szCs w:val="24"/>
          </w:rPr>
          <w:t>Contestant #</w:t>
        </w:r>
      </w:ins>
    </w:p>
    <w:p w14:paraId="67957642" w14:textId="77777777" w:rsidR="004A31AB" w:rsidRDefault="004A31AB" w:rsidP="0077492C">
      <w:pPr>
        <w:rPr>
          <w:ins w:id="27" w:author="McNew, Amber" w:date="2020-02-19T14:08:00Z"/>
          <w:b/>
          <w:sz w:val="28"/>
          <w:szCs w:val="28"/>
        </w:rPr>
      </w:pPr>
      <w:bookmarkStart w:id="28" w:name="_GoBack"/>
      <w:bookmarkEnd w:id="28"/>
    </w:p>
    <w:p w14:paraId="73F8D913" w14:textId="665F0D7E" w:rsidR="0077492C" w:rsidRPr="00850A7B" w:rsidRDefault="00E7061D" w:rsidP="0077492C">
      <w:pPr>
        <w:rPr>
          <w:b/>
          <w:sz w:val="28"/>
          <w:szCs w:val="28"/>
        </w:rPr>
      </w:pPr>
      <w:r>
        <w:rPr>
          <w:b/>
          <w:noProof/>
          <w:sz w:val="28"/>
          <w:szCs w:val="28"/>
        </w:rPr>
        <mc:AlternateContent>
          <mc:Choice Requires="wps">
            <w:drawing>
              <wp:anchor distT="0" distB="0" distL="114300" distR="114300" simplePos="0" relativeHeight="251713536" behindDoc="0" locked="0" layoutInCell="1" allowOverlap="1" wp14:anchorId="1A77BC61" wp14:editId="5648498D">
                <wp:simplePos x="0" y="0"/>
                <wp:positionH relativeFrom="margin">
                  <wp:posOffset>4581525</wp:posOffset>
                </wp:positionH>
                <wp:positionV relativeFrom="paragraph">
                  <wp:posOffset>118110</wp:posOffset>
                </wp:positionV>
                <wp:extent cx="1819275" cy="81915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1819275" cy="819150"/>
                        </a:xfrm>
                        <a:prstGeom prst="rect">
                          <a:avLst/>
                        </a:prstGeom>
                        <a:solidFill>
                          <a:sysClr val="window" lastClr="FFFFFF"/>
                        </a:solidFill>
                        <a:ln w="6350">
                          <a:solidFill>
                            <a:prstClr val="black"/>
                          </a:solidFill>
                        </a:ln>
                      </wps:spPr>
                      <wps:txbx>
                        <w:txbxContent>
                          <w:p w14:paraId="7133ABE2" w14:textId="64763EDF" w:rsidR="00E7061D" w:rsidRPr="00B706F9" w:rsidRDefault="00E7061D" w:rsidP="00E7061D">
                            <w:pPr>
                              <w:autoSpaceDE w:val="0"/>
                              <w:autoSpaceDN w:val="0"/>
                              <w:adjustRightInd w:val="0"/>
                              <w:jc w:val="right"/>
                              <w:rPr>
                                <w:rFonts w:eastAsia="Calibri"/>
                                <w:b/>
                                <w:bCs/>
                                <w:sz w:val="24"/>
                                <w:szCs w:val="24"/>
                              </w:rPr>
                            </w:pPr>
                            <w:r>
                              <w:rPr>
                                <w:rFonts w:eastAsia="Calibri"/>
                                <w:b/>
                                <w:bCs/>
                                <w:sz w:val="24"/>
                                <w:szCs w:val="24"/>
                              </w:rPr>
                              <w:t>Letter</w:t>
                            </w:r>
                          </w:p>
                          <w:p w14:paraId="6655DE22" w14:textId="6A7779ED" w:rsidR="00E7061D" w:rsidRPr="00B706F9" w:rsidRDefault="00E7061D" w:rsidP="00E7061D">
                            <w:pPr>
                              <w:autoSpaceDE w:val="0"/>
                              <w:autoSpaceDN w:val="0"/>
                              <w:adjustRightInd w:val="0"/>
                              <w:jc w:val="right"/>
                              <w:rPr>
                                <w:rFonts w:eastAsia="Calibri"/>
                                <w:sz w:val="24"/>
                                <w:szCs w:val="24"/>
                              </w:rPr>
                            </w:pPr>
                            <w:r w:rsidRPr="00B706F9">
                              <w:rPr>
                                <w:rFonts w:eastAsia="Calibri"/>
                                <w:sz w:val="24"/>
                                <w:szCs w:val="24"/>
                              </w:rPr>
                              <w:t xml:space="preserve">Top Margin: </w:t>
                            </w:r>
                            <w:r>
                              <w:rPr>
                                <w:rFonts w:eastAsia="Calibri"/>
                                <w:sz w:val="24"/>
                                <w:szCs w:val="24"/>
                              </w:rPr>
                              <w:t>2</w:t>
                            </w:r>
                            <w:r w:rsidRPr="00B706F9">
                              <w:rPr>
                                <w:rFonts w:eastAsia="Calibri"/>
                                <w:sz w:val="24"/>
                                <w:szCs w:val="24"/>
                              </w:rPr>
                              <w:t>"</w:t>
                            </w:r>
                          </w:p>
                          <w:p w14:paraId="0737A0E3" w14:textId="77777777" w:rsidR="00E7061D" w:rsidRPr="00B706F9" w:rsidRDefault="00E7061D" w:rsidP="00E7061D">
                            <w:pPr>
                              <w:autoSpaceDE w:val="0"/>
                              <w:autoSpaceDN w:val="0"/>
                              <w:adjustRightInd w:val="0"/>
                              <w:jc w:val="right"/>
                              <w:rPr>
                                <w:rFonts w:eastAsia="Calibri"/>
                                <w:sz w:val="24"/>
                                <w:szCs w:val="24"/>
                              </w:rPr>
                            </w:pPr>
                            <w:r w:rsidRPr="00B706F9">
                              <w:rPr>
                                <w:rFonts w:eastAsia="Calibri"/>
                                <w:sz w:val="24"/>
                                <w:szCs w:val="24"/>
                              </w:rPr>
                              <w:t>Side Margins: 1"</w:t>
                            </w:r>
                          </w:p>
                          <w:p w14:paraId="7C23D278" w14:textId="5290B9C6" w:rsidR="00E7061D" w:rsidRPr="00B706F9" w:rsidRDefault="00E7061D" w:rsidP="00E7061D">
                            <w:pPr>
                              <w:jc w:val="right"/>
                              <w:rPr>
                                <w:sz w:val="24"/>
                                <w:szCs w:val="24"/>
                              </w:rPr>
                            </w:pPr>
                            <w:r>
                              <w:rPr>
                                <w:rFonts w:eastAsia="Calibri"/>
                                <w:sz w:val="24"/>
                                <w:szCs w:val="24"/>
                              </w:rPr>
                              <w:t>Use open punctuation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7BC61" id="Text Box 3" o:spid="_x0000_s1031" type="#_x0000_t202" style="position:absolute;margin-left:360.75pt;margin-top:9.3pt;width:143.25pt;height:64.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" fillcolor="window" strokeweight=".5pt">
                <v:textbox>
                  <w:txbxContent>
                    <w:p w14:paraId="7133ABE2" w14:textId="64763EDF" w:rsidR="00E7061D" w:rsidRPr="00B706F9" w:rsidRDefault="00E7061D" w:rsidP="00E7061D">
                      <w:pPr>
                        <w:autoSpaceDE w:val="0"/>
                        <w:autoSpaceDN w:val="0"/>
                        <w:adjustRightInd w:val="0"/>
                        <w:jc w:val="right"/>
                        <w:rPr>
                          <w:rFonts w:eastAsia="Calibri"/>
                          <w:b/>
                          <w:bCs/>
                          <w:sz w:val="24"/>
                          <w:szCs w:val="24"/>
                        </w:rPr>
                      </w:pPr>
                      <w:r>
                        <w:rPr>
                          <w:rFonts w:eastAsia="Calibri"/>
                          <w:b/>
                          <w:bCs/>
                          <w:sz w:val="24"/>
                          <w:szCs w:val="24"/>
                        </w:rPr>
                        <w:t>Letter</w:t>
                      </w:r>
                    </w:p>
                    <w:p w14:paraId="6655DE22" w14:textId="6A7779ED" w:rsidR="00E7061D" w:rsidRPr="00B706F9" w:rsidRDefault="00E7061D" w:rsidP="00E7061D">
                      <w:pPr>
                        <w:autoSpaceDE w:val="0"/>
                        <w:autoSpaceDN w:val="0"/>
                        <w:adjustRightInd w:val="0"/>
                        <w:jc w:val="right"/>
                        <w:rPr>
                          <w:rFonts w:eastAsia="Calibri"/>
                          <w:sz w:val="24"/>
                          <w:szCs w:val="24"/>
                        </w:rPr>
                      </w:pPr>
                      <w:r w:rsidRPr="00B706F9">
                        <w:rPr>
                          <w:rFonts w:eastAsia="Calibri"/>
                          <w:sz w:val="24"/>
                          <w:szCs w:val="24"/>
                        </w:rPr>
                        <w:t xml:space="preserve">Top Margin: </w:t>
                      </w:r>
                      <w:r>
                        <w:rPr>
                          <w:rFonts w:eastAsia="Calibri"/>
                          <w:sz w:val="24"/>
                          <w:szCs w:val="24"/>
                        </w:rPr>
                        <w:t>2</w:t>
                      </w:r>
                      <w:r w:rsidRPr="00B706F9">
                        <w:rPr>
                          <w:rFonts w:eastAsia="Calibri"/>
                          <w:sz w:val="24"/>
                          <w:szCs w:val="24"/>
                        </w:rPr>
                        <w:t>"</w:t>
                      </w:r>
                    </w:p>
                    <w:p w14:paraId="0737A0E3" w14:textId="77777777" w:rsidR="00E7061D" w:rsidRPr="00B706F9" w:rsidRDefault="00E7061D" w:rsidP="00E7061D">
                      <w:pPr>
                        <w:autoSpaceDE w:val="0"/>
                        <w:autoSpaceDN w:val="0"/>
                        <w:adjustRightInd w:val="0"/>
                        <w:jc w:val="right"/>
                        <w:rPr>
                          <w:rFonts w:eastAsia="Calibri"/>
                          <w:sz w:val="24"/>
                          <w:szCs w:val="24"/>
                        </w:rPr>
                      </w:pPr>
                      <w:r w:rsidRPr="00B706F9">
                        <w:rPr>
                          <w:rFonts w:eastAsia="Calibri"/>
                          <w:sz w:val="24"/>
                          <w:szCs w:val="24"/>
                        </w:rPr>
                        <w:t>Side Margins: 1"</w:t>
                      </w:r>
                    </w:p>
                    <w:p w14:paraId="7C23D278" w14:textId="5290B9C6" w:rsidR="00E7061D" w:rsidRPr="00B706F9" w:rsidRDefault="00E7061D" w:rsidP="00E7061D">
                      <w:pPr>
                        <w:jc w:val="right"/>
                        <w:rPr>
                          <w:sz w:val="24"/>
                          <w:szCs w:val="24"/>
                        </w:rPr>
                      </w:pPr>
                      <w:r>
                        <w:rPr>
                          <w:rFonts w:eastAsia="Calibri"/>
                          <w:sz w:val="24"/>
                          <w:szCs w:val="24"/>
                        </w:rPr>
                        <w:t>Use open punctuation</w:t>
                      </w:r>
                    </w:p>
                  </w:txbxContent>
                </v:textbox>
                <w10:wrap anchorx="margin"/>
              </v:shape>
            </w:pict>
          </mc:Fallback>
        </mc:AlternateContent>
      </w:r>
      <w:r w:rsidR="0077492C">
        <w:rPr>
          <w:b/>
          <w:sz w:val="28"/>
          <w:szCs w:val="28"/>
        </w:rPr>
        <w:t xml:space="preserve">Job 3—Letter </w:t>
      </w:r>
    </w:p>
    <w:p w14:paraId="389F9F3A" w14:textId="77777777" w:rsidR="00E7061D" w:rsidRDefault="00E7061D">
      <w:pPr>
        <w:rPr>
          <w:sz w:val="24"/>
          <w:szCs w:val="24"/>
        </w:rPr>
      </w:pPr>
    </w:p>
    <w:p w14:paraId="02C27037" w14:textId="77777777" w:rsidR="00E7061D" w:rsidRDefault="00E7061D">
      <w:pPr>
        <w:rPr>
          <w:sz w:val="24"/>
          <w:szCs w:val="24"/>
        </w:rPr>
      </w:pPr>
    </w:p>
    <w:p w14:paraId="72B40D8B" w14:textId="77777777" w:rsidR="00E7061D" w:rsidRDefault="00E7061D">
      <w:pPr>
        <w:rPr>
          <w:sz w:val="24"/>
          <w:szCs w:val="24"/>
        </w:rPr>
      </w:pPr>
      <w:r>
        <w:rPr>
          <w:sz w:val="24"/>
          <w:szCs w:val="24"/>
        </w:rPr>
        <w:t>Current Date</w:t>
      </w:r>
    </w:p>
    <w:p w14:paraId="7EB0DA16" w14:textId="77777777" w:rsidR="00E7061D" w:rsidRDefault="00E7061D">
      <w:pPr>
        <w:rPr>
          <w:sz w:val="24"/>
          <w:szCs w:val="24"/>
        </w:rPr>
      </w:pPr>
    </w:p>
    <w:p w14:paraId="717E11C4" w14:textId="77777777" w:rsidR="00E7061D" w:rsidRDefault="00E7061D">
      <w:pPr>
        <w:rPr>
          <w:sz w:val="24"/>
          <w:szCs w:val="24"/>
        </w:rPr>
      </w:pPr>
    </w:p>
    <w:p w14:paraId="5C6545F1" w14:textId="77777777" w:rsidR="00E7061D" w:rsidRDefault="00E7061D">
      <w:pPr>
        <w:rPr>
          <w:sz w:val="24"/>
          <w:szCs w:val="24"/>
        </w:rPr>
      </w:pPr>
    </w:p>
    <w:p w14:paraId="5A20088A" w14:textId="44506CA8" w:rsidR="00E7061D" w:rsidRDefault="00E7061D">
      <w:pPr>
        <w:rPr>
          <w:sz w:val="24"/>
          <w:szCs w:val="24"/>
        </w:rPr>
      </w:pPr>
      <w:r>
        <w:rPr>
          <w:sz w:val="24"/>
          <w:szCs w:val="24"/>
        </w:rPr>
        <w:t>Columbus Shoe World</w:t>
      </w:r>
    </w:p>
    <w:p w14:paraId="2F202C32" w14:textId="77777777" w:rsidR="00E7061D" w:rsidRDefault="00E7061D">
      <w:pPr>
        <w:rPr>
          <w:sz w:val="24"/>
          <w:szCs w:val="24"/>
        </w:rPr>
      </w:pPr>
      <w:r>
        <w:rPr>
          <w:sz w:val="24"/>
          <w:szCs w:val="24"/>
        </w:rPr>
        <w:t>Mr. Randy Garza</w:t>
      </w:r>
    </w:p>
    <w:p w14:paraId="3CC88B5F" w14:textId="77777777" w:rsidR="00E7061D" w:rsidRDefault="00E7061D">
      <w:pPr>
        <w:rPr>
          <w:sz w:val="24"/>
          <w:szCs w:val="24"/>
        </w:rPr>
      </w:pPr>
      <w:r>
        <w:rPr>
          <w:sz w:val="24"/>
          <w:szCs w:val="24"/>
        </w:rPr>
        <w:t>4250 W. Cleveland Blvd.</w:t>
      </w:r>
    </w:p>
    <w:p w14:paraId="6B1477C8" w14:textId="77777777" w:rsidR="00E7061D" w:rsidRDefault="00E7061D">
      <w:pPr>
        <w:rPr>
          <w:sz w:val="24"/>
          <w:szCs w:val="24"/>
        </w:rPr>
      </w:pPr>
      <w:r>
        <w:rPr>
          <w:sz w:val="24"/>
          <w:szCs w:val="24"/>
        </w:rPr>
        <w:t>Columbus, OH 43231</w:t>
      </w:r>
    </w:p>
    <w:p w14:paraId="358FBDE2" w14:textId="77777777" w:rsidR="00E7061D" w:rsidRDefault="00E7061D">
      <w:pPr>
        <w:rPr>
          <w:sz w:val="24"/>
          <w:szCs w:val="24"/>
        </w:rPr>
      </w:pPr>
    </w:p>
    <w:p w14:paraId="10A33054" w14:textId="77777777" w:rsidR="00E7061D" w:rsidRDefault="00E7061D">
      <w:pPr>
        <w:rPr>
          <w:sz w:val="24"/>
          <w:szCs w:val="24"/>
        </w:rPr>
      </w:pPr>
      <w:r>
        <w:rPr>
          <w:sz w:val="24"/>
          <w:szCs w:val="24"/>
        </w:rPr>
        <w:t>Dear Mr. Garza</w:t>
      </w:r>
    </w:p>
    <w:p w14:paraId="524A5701" w14:textId="77777777" w:rsidR="00E7061D" w:rsidRDefault="00E7061D">
      <w:pPr>
        <w:rPr>
          <w:sz w:val="24"/>
          <w:szCs w:val="24"/>
        </w:rPr>
      </w:pPr>
    </w:p>
    <w:p w14:paraId="774CCAC6" w14:textId="0FFA98DF" w:rsidR="00E7061D" w:rsidRDefault="00E7061D" w:rsidP="00E7061D">
      <w:pPr>
        <w:rPr>
          <w:sz w:val="24"/>
          <w:szCs w:val="24"/>
        </w:rPr>
      </w:pPr>
      <w:r w:rsidRPr="00747C8F">
        <w:rPr>
          <w:sz w:val="24"/>
          <w:szCs w:val="24"/>
        </w:rPr>
        <w:t xml:space="preserve">At </w:t>
      </w:r>
      <w:r>
        <w:rPr>
          <w:sz w:val="24"/>
          <w:szCs w:val="24"/>
        </w:rPr>
        <w:t xml:space="preserve">Professional Business Associates, </w:t>
      </w:r>
      <w:r w:rsidRPr="00747C8F">
        <w:rPr>
          <w:sz w:val="24"/>
          <w:szCs w:val="24"/>
        </w:rPr>
        <w:t xml:space="preserve">we have </w:t>
      </w:r>
      <w:r>
        <w:rPr>
          <w:sz w:val="24"/>
          <w:szCs w:val="24"/>
        </w:rPr>
        <w:t xml:space="preserve">been a proud corporate sponsor </w:t>
      </w:r>
      <w:r w:rsidR="00F81C9E">
        <w:rPr>
          <w:sz w:val="24"/>
          <w:szCs w:val="24"/>
        </w:rPr>
        <w:t>of</w:t>
      </w:r>
      <w:r>
        <w:rPr>
          <w:sz w:val="24"/>
          <w:szCs w:val="24"/>
        </w:rPr>
        <w:t xml:space="preserve"> the annual Fun Run in Columbus</w:t>
      </w:r>
      <w:r w:rsidR="00F81C9E">
        <w:rPr>
          <w:sz w:val="24"/>
          <w:szCs w:val="24"/>
        </w:rPr>
        <w:t xml:space="preserve"> for 10 years</w:t>
      </w:r>
      <w:r>
        <w:rPr>
          <w:sz w:val="24"/>
          <w:szCs w:val="24"/>
        </w:rPr>
        <w:t>. The proceeds from the Fun Run help support the Columbus Food Bank and the Community of Hope Women’s Shelter.</w:t>
      </w:r>
      <w:r w:rsidRPr="00747C8F">
        <w:rPr>
          <w:sz w:val="24"/>
          <w:szCs w:val="24"/>
        </w:rPr>
        <w:t xml:space="preserve"> This </w:t>
      </w:r>
      <w:r>
        <w:rPr>
          <w:sz w:val="24"/>
          <w:szCs w:val="24"/>
        </w:rPr>
        <w:t>year is the 10</w:t>
      </w:r>
      <w:r w:rsidRPr="00747C8F">
        <w:rPr>
          <w:sz w:val="24"/>
          <w:szCs w:val="24"/>
          <w:vertAlign w:val="superscript"/>
        </w:rPr>
        <w:t>th</w:t>
      </w:r>
      <w:r>
        <w:rPr>
          <w:sz w:val="24"/>
          <w:szCs w:val="24"/>
        </w:rPr>
        <w:t xml:space="preserve"> Annual Fun Run and we are </w:t>
      </w:r>
      <w:r w:rsidRPr="00747C8F">
        <w:rPr>
          <w:sz w:val="24"/>
          <w:szCs w:val="24"/>
        </w:rPr>
        <w:t xml:space="preserve">aiming to raise </w:t>
      </w:r>
      <w:r>
        <w:rPr>
          <w:sz w:val="24"/>
          <w:szCs w:val="24"/>
        </w:rPr>
        <w:t xml:space="preserve">$100,000. </w:t>
      </w:r>
      <w:r w:rsidRPr="00747C8F">
        <w:rPr>
          <w:sz w:val="24"/>
          <w:szCs w:val="24"/>
        </w:rPr>
        <w:t xml:space="preserve"> </w:t>
      </w:r>
    </w:p>
    <w:p w14:paraId="21C2C52A" w14:textId="3362AAA9" w:rsidR="00E7061D" w:rsidRPr="00747C8F" w:rsidRDefault="00E7061D" w:rsidP="00E7061D">
      <w:pPr>
        <w:rPr>
          <w:sz w:val="24"/>
          <w:szCs w:val="24"/>
        </w:rPr>
      </w:pPr>
    </w:p>
    <w:p w14:paraId="580C08F6" w14:textId="6CFEC975" w:rsidR="00E7061D" w:rsidRDefault="00E7061D" w:rsidP="00E7061D">
      <w:pPr>
        <w:rPr>
          <w:sz w:val="24"/>
          <w:szCs w:val="24"/>
        </w:rPr>
      </w:pPr>
      <w:r>
        <w:rPr>
          <w:sz w:val="24"/>
          <w:szCs w:val="24"/>
        </w:rPr>
        <w:t>On August 2</w:t>
      </w:r>
      <w:r w:rsidRPr="00597962">
        <w:rPr>
          <w:sz w:val="24"/>
          <w:szCs w:val="24"/>
          <w:vertAlign w:val="superscript"/>
        </w:rPr>
        <w:t>nd</w:t>
      </w:r>
      <w:r>
        <w:rPr>
          <w:sz w:val="24"/>
          <w:szCs w:val="24"/>
        </w:rPr>
        <w:t xml:space="preserve"> </w:t>
      </w:r>
      <w:r w:rsidRPr="00747C8F">
        <w:rPr>
          <w:sz w:val="24"/>
          <w:szCs w:val="24"/>
        </w:rPr>
        <w:t xml:space="preserve">we are planning to host a </w:t>
      </w:r>
      <w:r>
        <w:rPr>
          <w:sz w:val="24"/>
          <w:szCs w:val="24"/>
        </w:rPr>
        <w:t>Columbus business sponsor</w:t>
      </w:r>
      <w:r w:rsidRPr="00747C8F">
        <w:rPr>
          <w:sz w:val="24"/>
          <w:szCs w:val="24"/>
        </w:rPr>
        <w:t xml:space="preserve"> fundraising event. At this event, we would raise </w:t>
      </w:r>
      <w:r>
        <w:rPr>
          <w:sz w:val="24"/>
          <w:szCs w:val="24"/>
        </w:rPr>
        <w:t xml:space="preserve">additional </w:t>
      </w:r>
      <w:r w:rsidRPr="00747C8F">
        <w:rPr>
          <w:sz w:val="24"/>
          <w:szCs w:val="24"/>
        </w:rPr>
        <w:t xml:space="preserve">money by </w:t>
      </w:r>
      <w:r>
        <w:rPr>
          <w:sz w:val="24"/>
          <w:szCs w:val="24"/>
        </w:rPr>
        <w:t xml:space="preserve">having a buffet style dinner and silent auction for all the business sponsors to kick this fundraising event off. </w:t>
      </w:r>
    </w:p>
    <w:p w14:paraId="5DB1F6CA" w14:textId="71A99CC7" w:rsidR="00E7061D" w:rsidRPr="00747C8F" w:rsidRDefault="00E7061D" w:rsidP="00E7061D">
      <w:pPr>
        <w:rPr>
          <w:sz w:val="24"/>
          <w:szCs w:val="24"/>
        </w:rPr>
      </w:pPr>
    </w:p>
    <w:p w14:paraId="60C0A918" w14:textId="78EDFA56" w:rsidR="00E7061D" w:rsidRDefault="00E7061D" w:rsidP="00E7061D">
      <w:pPr>
        <w:rPr>
          <w:sz w:val="24"/>
          <w:szCs w:val="24"/>
        </w:rPr>
      </w:pPr>
      <w:r w:rsidRPr="00747C8F">
        <w:rPr>
          <w:sz w:val="24"/>
          <w:szCs w:val="24"/>
        </w:rPr>
        <w:t xml:space="preserve">In this role, your business would provide </w:t>
      </w:r>
      <w:r>
        <w:rPr>
          <w:sz w:val="24"/>
          <w:szCs w:val="24"/>
        </w:rPr>
        <w:t>a silent auction item, donation of $10,000</w:t>
      </w:r>
      <w:r w:rsidRPr="00747C8F">
        <w:rPr>
          <w:sz w:val="24"/>
          <w:szCs w:val="24"/>
        </w:rPr>
        <w:t xml:space="preserve"> and in turn, we would promote your company as the event’s official </w:t>
      </w:r>
      <w:r>
        <w:rPr>
          <w:sz w:val="24"/>
          <w:szCs w:val="24"/>
        </w:rPr>
        <w:t>t-shirt sponsor and finish line sponsor.</w:t>
      </w:r>
    </w:p>
    <w:p w14:paraId="5CA99CDE" w14:textId="77777777" w:rsidR="00E7061D" w:rsidRPr="00747C8F" w:rsidRDefault="00E7061D" w:rsidP="00E7061D">
      <w:pPr>
        <w:rPr>
          <w:sz w:val="24"/>
          <w:szCs w:val="24"/>
        </w:rPr>
      </w:pPr>
    </w:p>
    <w:p w14:paraId="5A23F4DA" w14:textId="381FEA28" w:rsidR="00E7061D" w:rsidRDefault="00E7061D" w:rsidP="00E7061D">
      <w:pPr>
        <w:rPr>
          <w:sz w:val="24"/>
          <w:szCs w:val="24"/>
        </w:rPr>
      </w:pPr>
      <w:r w:rsidRPr="00747C8F">
        <w:rPr>
          <w:sz w:val="24"/>
          <w:szCs w:val="24"/>
        </w:rPr>
        <w:t xml:space="preserve">With </w:t>
      </w:r>
      <w:r>
        <w:rPr>
          <w:sz w:val="24"/>
          <w:szCs w:val="24"/>
        </w:rPr>
        <w:t>Columbus Shoe World</w:t>
      </w:r>
      <w:r w:rsidRPr="00747C8F">
        <w:rPr>
          <w:sz w:val="24"/>
          <w:szCs w:val="24"/>
        </w:rPr>
        <w:t xml:space="preserve"> by our side at this upcoming event, we are sure to achieve this season’s fundraising goal and serve </w:t>
      </w:r>
      <w:r>
        <w:rPr>
          <w:sz w:val="24"/>
          <w:szCs w:val="24"/>
        </w:rPr>
        <w:t>the Columbus Food Bank and Community of Hope Women’s Shelter</w:t>
      </w:r>
      <w:r w:rsidRPr="00747C8F">
        <w:rPr>
          <w:sz w:val="24"/>
          <w:szCs w:val="24"/>
        </w:rPr>
        <w:t xml:space="preserve"> well.</w:t>
      </w:r>
    </w:p>
    <w:p w14:paraId="3B66C7CA" w14:textId="77777777" w:rsidR="00E7061D" w:rsidRPr="00747C8F" w:rsidRDefault="00E7061D" w:rsidP="00E7061D">
      <w:pPr>
        <w:rPr>
          <w:sz w:val="24"/>
          <w:szCs w:val="24"/>
        </w:rPr>
      </w:pPr>
    </w:p>
    <w:p w14:paraId="69BEA794" w14:textId="07502FA5" w:rsidR="00E7061D" w:rsidRDefault="00E7061D" w:rsidP="00E7061D">
      <w:pPr>
        <w:rPr>
          <w:sz w:val="24"/>
          <w:szCs w:val="24"/>
        </w:rPr>
      </w:pPr>
      <w:r w:rsidRPr="00747C8F">
        <w:rPr>
          <w:sz w:val="24"/>
          <w:szCs w:val="24"/>
        </w:rPr>
        <w:t xml:space="preserve">If your </w:t>
      </w:r>
      <w:r>
        <w:rPr>
          <w:sz w:val="24"/>
          <w:szCs w:val="24"/>
        </w:rPr>
        <w:t xml:space="preserve">business </w:t>
      </w:r>
      <w:r w:rsidRPr="00747C8F">
        <w:rPr>
          <w:sz w:val="24"/>
          <w:szCs w:val="24"/>
        </w:rPr>
        <w:t xml:space="preserve">is interested in </w:t>
      </w:r>
      <w:r>
        <w:rPr>
          <w:sz w:val="24"/>
          <w:szCs w:val="24"/>
        </w:rPr>
        <w:t xml:space="preserve">participating in this event with your $10,000 donation, </w:t>
      </w:r>
      <w:r w:rsidRPr="00747C8F">
        <w:rPr>
          <w:sz w:val="24"/>
          <w:szCs w:val="24"/>
        </w:rPr>
        <w:t xml:space="preserve">please reach out to </w:t>
      </w:r>
      <w:r>
        <w:rPr>
          <w:sz w:val="24"/>
          <w:szCs w:val="24"/>
        </w:rPr>
        <w:t>Shelia Smith, Fun Run Event Coordinator</w:t>
      </w:r>
      <w:r w:rsidR="00F81C9E">
        <w:rPr>
          <w:sz w:val="24"/>
          <w:szCs w:val="24"/>
        </w:rPr>
        <w:t>,</w:t>
      </w:r>
      <w:r>
        <w:rPr>
          <w:sz w:val="24"/>
          <w:szCs w:val="24"/>
        </w:rPr>
        <w:t xml:space="preserve"> at 614-280-9002. </w:t>
      </w:r>
      <w:r w:rsidRPr="00747C8F">
        <w:rPr>
          <w:sz w:val="24"/>
          <w:szCs w:val="24"/>
        </w:rPr>
        <w:t xml:space="preserve"> </w:t>
      </w:r>
    </w:p>
    <w:p w14:paraId="489CC688" w14:textId="77777777" w:rsidR="00E7061D" w:rsidRDefault="00E7061D" w:rsidP="00E7061D">
      <w:pPr>
        <w:rPr>
          <w:sz w:val="24"/>
          <w:szCs w:val="24"/>
        </w:rPr>
      </w:pPr>
    </w:p>
    <w:p w14:paraId="3075480E" w14:textId="5049022E" w:rsidR="00E7061D" w:rsidRDefault="00E7061D" w:rsidP="00E7061D">
      <w:pPr>
        <w:rPr>
          <w:sz w:val="24"/>
          <w:szCs w:val="24"/>
        </w:rPr>
      </w:pPr>
      <w:r w:rsidRPr="00747C8F">
        <w:rPr>
          <w:sz w:val="24"/>
          <w:szCs w:val="24"/>
        </w:rPr>
        <w:t>We cannot wait to hear back!</w:t>
      </w:r>
    </w:p>
    <w:p w14:paraId="1BE59028" w14:textId="04E68A73" w:rsidR="00E7061D" w:rsidRDefault="00E7061D" w:rsidP="00E7061D">
      <w:pPr>
        <w:rPr>
          <w:sz w:val="24"/>
          <w:szCs w:val="24"/>
        </w:rPr>
      </w:pPr>
    </w:p>
    <w:p w14:paraId="1B5A1C0C" w14:textId="5FC17781" w:rsidR="00E7061D" w:rsidRDefault="00A06A51" w:rsidP="00E7061D">
      <w:pPr>
        <w:rPr>
          <w:sz w:val="24"/>
          <w:szCs w:val="24"/>
        </w:rPr>
      </w:pPr>
      <w:r>
        <w:rPr>
          <w:noProof/>
        </w:rPr>
        <w:drawing>
          <wp:anchor distT="0" distB="0" distL="114300" distR="114300" simplePos="0" relativeHeight="251720704" behindDoc="1" locked="0" layoutInCell="1" allowOverlap="1" wp14:anchorId="13116FAC" wp14:editId="40958524">
            <wp:simplePos x="0" y="0"/>
            <wp:positionH relativeFrom="column">
              <wp:posOffset>3657600</wp:posOffset>
            </wp:positionH>
            <wp:positionV relativeFrom="paragraph">
              <wp:posOffset>101600</wp:posOffset>
            </wp:positionV>
            <wp:extent cx="2067560" cy="1144270"/>
            <wp:effectExtent l="0" t="0" r="8890" b="0"/>
            <wp:wrapNone/>
            <wp:docPr id="8" name="Picture 8"/>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067560" cy="1144270"/>
                    </a:xfrm>
                    <a:prstGeom prst="rect">
                      <a:avLst/>
                    </a:prstGeom>
                  </pic:spPr>
                </pic:pic>
              </a:graphicData>
            </a:graphic>
            <wp14:sizeRelH relativeFrom="page">
              <wp14:pctWidth>0</wp14:pctWidth>
            </wp14:sizeRelH>
            <wp14:sizeRelV relativeFrom="page">
              <wp14:pctHeight>0</wp14:pctHeight>
            </wp14:sizeRelV>
          </wp:anchor>
        </w:drawing>
      </w:r>
      <w:r w:rsidR="00E7061D">
        <w:rPr>
          <w:sz w:val="24"/>
          <w:szCs w:val="24"/>
        </w:rPr>
        <w:t>Sincerely</w:t>
      </w:r>
    </w:p>
    <w:p w14:paraId="0CE94352" w14:textId="5A1E842C" w:rsidR="00E7061D" w:rsidRDefault="00E7061D" w:rsidP="00E7061D">
      <w:pPr>
        <w:rPr>
          <w:sz w:val="24"/>
          <w:szCs w:val="24"/>
        </w:rPr>
      </w:pPr>
    </w:p>
    <w:p w14:paraId="79FF87D2" w14:textId="55DB8CF7" w:rsidR="00E7061D" w:rsidRDefault="00E7061D" w:rsidP="00E7061D">
      <w:pPr>
        <w:rPr>
          <w:ins w:id="29" w:author="Hewes Angie" w:date="2020-02-10T08:51:00Z"/>
          <w:sz w:val="24"/>
          <w:szCs w:val="24"/>
        </w:rPr>
      </w:pPr>
    </w:p>
    <w:p w14:paraId="62BBB094" w14:textId="77777777" w:rsidR="00DB17AB" w:rsidRDefault="00DB17AB" w:rsidP="00E7061D">
      <w:pPr>
        <w:rPr>
          <w:sz w:val="24"/>
          <w:szCs w:val="24"/>
        </w:rPr>
      </w:pPr>
    </w:p>
    <w:p w14:paraId="26CAC5C0" w14:textId="49AC6B63" w:rsidR="00E7061D" w:rsidRDefault="009E2BE7" w:rsidP="00E7061D">
      <w:pPr>
        <w:rPr>
          <w:sz w:val="24"/>
          <w:szCs w:val="24"/>
        </w:rPr>
      </w:pPr>
      <w:r>
        <w:rPr>
          <w:sz w:val="24"/>
          <w:szCs w:val="24"/>
        </w:rPr>
        <w:t xml:space="preserve">Nancy Wells, </w:t>
      </w:r>
      <w:r w:rsidR="00E7061D">
        <w:rPr>
          <w:sz w:val="24"/>
          <w:szCs w:val="24"/>
        </w:rPr>
        <w:t>CEO</w:t>
      </w:r>
    </w:p>
    <w:p w14:paraId="6F215844" w14:textId="4F32E764" w:rsidR="00E7061D" w:rsidRPr="00747C8F" w:rsidRDefault="00E7061D" w:rsidP="00E7061D">
      <w:pPr>
        <w:rPr>
          <w:sz w:val="24"/>
          <w:szCs w:val="24"/>
        </w:rPr>
      </w:pPr>
      <w:r>
        <w:rPr>
          <w:sz w:val="24"/>
          <w:szCs w:val="24"/>
        </w:rPr>
        <w:t>Professional Business Associates</w:t>
      </w:r>
    </w:p>
    <w:p w14:paraId="1E5A1A67" w14:textId="1EAD3CE3" w:rsidR="00E7061D" w:rsidRPr="00850A7B" w:rsidRDefault="00E7061D" w:rsidP="00E7061D">
      <w:pPr>
        <w:rPr>
          <w:sz w:val="22"/>
          <w:szCs w:val="22"/>
        </w:rPr>
      </w:pPr>
    </w:p>
    <w:p w14:paraId="7225A6BB" w14:textId="42F1E1EA" w:rsidR="003D6F05" w:rsidRPr="00E7061D" w:rsidRDefault="00E7061D" w:rsidP="00850A7B">
      <w:pPr>
        <w:rPr>
          <w:sz w:val="24"/>
          <w:szCs w:val="24"/>
        </w:rPr>
      </w:pPr>
      <w:r w:rsidRPr="00FB48EC">
        <w:rPr>
          <w:i/>
          <w:iCs/>
          <w:noProof/>
        </w:rPr>
        <mc:AlternateContent>
          <mc:Choice Requires="wps">
            <w:drawing>
              <wp:anchor distT="0" distB="0" distL="114300" distR="114300" simplePos="0" relativeHeight="251654144" behindDoc="0" locked="0" layoutInCell="1" allowOverlap="1" wp14:anchorId="150C4863" wp14:editId="7C517CD9">
                <wp:simplePos x="0" y="0"/>
                <wp:positionH relativeFrom="column">
                  <wp:posOffset>-35560</wp:posOffset>
                </wp:positionH>
                <wp:positionV relativeFrom="paragraph">
                  <wp:posOffset>805815</wp:posOffset>
                </wp:positionV>
                <wp:extent cx="1057275" cy="516890"/>
                <wp:effectExtent l="0" t="0" r="9525"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516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633DE5" w14:textId="3FC3277C" w:rsidR="00E7061D" w:rsidRPr="00700915" w:rsidRDefault="00E7061D" w:rsidP="003E18AF">
                            <w:pPr>
                              <w:rPr>
                                <w:sz w:val="24"/>
                                <w:szCs w:val="24"/>
                              </w:rPr>
                            </w:pPr>
                            <w:r w:rsidRPr="00700915">
                              <w:rPr>
                                <w:sz w:val="24"/>
                                <w:szCs w:val="24"/>
                              </w:rPr>
                              <w:t>Contestant #</w:t>
                            </w:r>
                            <w:r w:rsidRPr="00700915">
                              <w:rPr>
                                <w:sz w:val="24"/>
                                <w:szCs w:val="24"/>
                              </w:rPr>
                              <w:br/>
                              <w:t xml:space="preserve">Job </w:t>
                            </w:r>
                            <w:r>
                              <w:rPr>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C4863" id="Text Box 24" o:spid="_x0000_s1032" type="#_x0000_t202" style="position:absolute;margin-left:-2.8pt;margin-top:63.45pt;width:83.25pt;height:40.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" stroked="f">
                <v:textbox>
                  <w:txbxContent>
                    <w:p w14:paraId="20633DE5" w14:textId="3FC3277C" w:rsidR="00E7061D" w:rsidRPr="00700915" w:rsidRDefault="00E7061D" w:rsidP="003E18AF">
                      <w:pPr>
                        <w:rPr>
                          <w:sz w:val="24"/>
                          <w:szCs w:val="24"/>
                        </w:rPr>
                      </w:pPr>
                      <w:r w:rsidRPr="00700915">
                        <w:rPr>
                          <w:sz w:val="24"/>
                          <w:szCs w:val="24"/>
                        </w:rPr>
                        <w:t>Contestant #</w:t>
                      </w:r>
                      <w:r w:rsidRPr="00700915">
                        <w:rPr>
                          <w:sz w:val="24"/>
                          <w:szCs w:val="24"/>
                        </w:rPr>
                        <w:br/>
                        <w:t xml:space="preserve">Job </w:t>
                      </w:r>
                      <w:r>
                        <w:rPr>
                          <w:sz w:val="24"/>
                          <w:szCs w:val="24"/>
                        </w:rPr>
                        <w:t>3</w:t>
                      </w:r>
                    </w:p>
                  </w:txbxContent>
                </v:textbox>
              </v:shape>
            </w:pict>
          </mc:Fallback>
        </mc:AlternateContent>
      </w:r>
      <w:r w:rsidR="00DF6760">
        <w:rPr>
          <w:sz w:val="24"/>
          <w:szCs w:val="24"/>
        </w:rPr>
        <w:t>Contestant #</w:t>
      </w:r>
      <w:r w:rsidR="0077492C">
        <w:rPr>
          <w:sz w:val="24"/>
          <w:szCs w:val="24"/>
        </w:rPr>
        <w:br w:type="page"/>
      </w:r>
    </w:p>
    <w:p w14:paraId="519B617F" w14:textId="3FD81CE3" w:rsidR="003D6F05" w:rsidDel="00DB17AB" w:rsidRDefault="00616952" w:rsidP="00850A7B">
      <w:pPr>
        <w:rPr>
          <w:del w:id="30" w:author="Hewes Angie" w:date="2020-02-10T08:51:00Z"/>
          <w:b/>
          <w:sz w:val="28"/>
          <w:szCs w:val="28"/>
        </w:rPr>
      </w:pPr>
      <w:r w:rsidRPr="00616952">
        <w:rPr>
          <w:b/>
          <w:noProof/>
          <w:sz w:val="28"/>
          <w:szCs w:val="28"/>
        </w:rPr>
        <mc:AlternateContent>
          <mc:Choice Requires="wps">
            <w:drawing>
              <wp:anchor distT="45720" distB="45720" distL="114300" distR="114300" simplePos="0" relativeHeight="251717632" behindDoc="0" locked="0" layoutInCell="1" allowOverlap="1" wp14:anchorId="33169AE7" wp14:editId="23706842">
                <wp:simplePos x="0" y="0"/>
                <wp:positionH relativeFrom="column">
                  <wp:posOffset>4467225</wp:posOffset>
                </wp:positionH>
                <wp:positionV relativeFrom="paragraph">
                  <wp:posOffset>-593725</wp:posOffset>
                </wp:positionV>
                <wp:extent cx="2009775" cy="1404620"/>
                <wp:effectExtent l="0" t="0" r="28575"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1404620"/>
                        </a:xfrm>
                        <a:prstGeom prst="rect">
                          <a:avLst/>
                        </a:prstGeom>
                        <a:solidFill>
                          <a:srgbClr val="FFFFFF"/>
                        </a:solidFill>
                        <a:ln w="9525">
                          <a:solidFill>
                            <a:srgbClr val="000000"/>
                          </a:solidFill>
                          <a:miter lim="800000"/>
                          <a:headEnd/>
                          <a:tailEnd/>
                        </a:ln>
                      </wps:spPr>
                      <wps:txbx>
                        <w:txbxContent>
                          <w:p w14:paraId="0DBB4A70" w14:textId="5F3513E1" w:rsidR="00616952" w:rsidRPr="00616952" w:rsidRDefault="00616952" w:rsidP="00616952">
                            <w:pPr>
                              <w:jc w:val="right"/>
                              <w:rPr>
                                <w:b/>
                                <w:bCs/>
                                <w:sz w:val="24"/>
                                <w:szCs w:val="24"/>
                              </w:rPr>
                            </w:pPr>
                            <w:r>
                              <w:rPr>
                                <w:b/>
                                <w:bCs/>
                                <w:sz w:val="24"/>
                                <w:szCs w:val="24"/>
                              </w:rPr>
                              <w:t>Table Alignment</w:t>
                            </w:r>
                          </w:p>
                          <w:p w14:paraId="396CBC32" w14:textId="389712B9" w:rsidR="00616952" w:rsidRDefault="00616952" w:rsidP="00616952">
                            <w:pPr>
                              <w:jc w:val="right"/>
                            </w:pPr>
                            <w:r>
                              <w:t>Table should be centered vertically &amp; horizontally on the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169AE7" id="Text Box 2" o:spid="_x0000_s1033" type="#_x0000_t202" style="position:absolute;margin-left:351.75pt;margin-top:-46.75pt;width:158.25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">
                <v:textbox style="mso-fit-shape-to-text:t">
                  <w:txbxContent>
                    <w:p w14:paraId="0DBB4A70" w14:textId="5F3513E1" w:rsidR="00616952" w:rsidRPr="00616952" w:rsidRDefault="00616952" w:rsidP="00616952">
                      <w:pPr>
                        <w:jc w:val="right"/>
                        <w:rPr>
                          <w:b/>
                          <w:bCs/>
                          <w:sz w:val="24"/>
                          <w:szCs w:val="24"/>
                        </w:rPr>
                      </w:pPr>
                      <w:r>
                        <w:rPr>
                          <w:b/>
                          <w:bCs/>
                          <w:sz w:val="24"/>
                          <w:szCs w:val="24"/>
                        </w:rPr>
                        <w:t>Table Alignment</w:t>
                      </w:r>
                    </w:p>
                    <w:p w14:paraId="396CBC32" w14:textId="389712B9" w:rsidR="00616952" w:rsidRDefault="00616952" w:rsidP="00616952">
                      <w:pPr>
                        <w:jc w:val="right"/>
                      </w:pPr>
                      <w:r>
                        <w:t>Table should be centered vertically &amp; horizontally on the page</w:t>
                      </w:r>
                    </w:p>
                  </w:txbxContent>
                </v:textbox>
              </v:shape>
            </w:pict>
          </mc:Fallback>
        </mc:AlternateContent>
      </w:r>
    </w:p>
    <w:p w14:paraId="43D150B6" w14:textId="2B606CF6" w:rsidR="00850A7B" w:rsidRPr="00850A7B" w:rsidRDefault="00EE65F9" w:rsidP="00850A7B">
      <w:pPr>
        <w:rPr>
          <w:b/>
          <w:sz w:val="28"/>
          <w:szCs w:val="28"/>
        </w:rPr>
      </w:pPr>
      <w:r>
        <w:rPr>
          <w:b/>
          <w:sz w:val="28"/>
          <w:szCs w:val="28"/>
        </w:rPr>
        <w:t>Job</w:t>
      </w:r>
      <w:r w:rsidR="00640E9C">
        <w:rPr>
          <w:b/>
          <w:sz w:val="28"/>
          <w:szCs w:val="28"/>
        </w:rPr>
        <w:t xml:space="preserve"> </w:t>
      </w:r>
      <w:r w:rsidR="0077492C">
        <w:rPr>
          <w:b/>
          <w:sz w:val="28"/>
          <w:szCs w:val="28"/>
        </w:rPr>
        <w:t>4</w:t>
      </w:r>
      <w:r w:rsidR="00640E9C">
        <w:rPr>
          <w:b/>
          <w:sz w:val="28"/>
          <w:szCs w:val="28"/>
        </w:rPr>
        <w:t>—</w:t>
      </w:r>
      <w:r w:rsidR="003D6F05">
        <w:rPr>
          <w:b/>
          <w:sz w:val="28"/>
          <w:szCs w:val="28"/>
        </w:rPr>
        <w:t>Table</w:t>
      </w:r>
      <w:r w:rsidR="00A63148">
        <w:rPr>
          <w:b/>
          <w:sz w:val="28"/>
          <w:szCs w:val="28"/>
        </w:rPr>
        <w:t xml:space="preserve"> </w:t>
      </w:r>
    </w:p>
    <w:p w14:paraId="6AB20525" w14:textId="3B2D8857" w:rsidR="003D6F05" w:rsidRDefault="00E7061D" w:rsidP="003D6F05">
      <w:pPr>
        <w:spacing w:after="120"/>
        <w:jc w:val="center"/>
        <w:rPr>
          <w:b/>
          <w:sz w:val="24"/>
          <w:szCs w:val="22"/>
        </w:rPr>
      </w:pPr>
      <w:r>
        <w:rPr>
          <w:b/>
          <w:sz w:val="24"/>
          <w:szCs w:val="22"/>
        </w:rPr>
        <w:t>PBA Directors Fun Run Challenge</w:t>
      </w:r>
      <w:r w:rsidR="003D6F05">
        <w:rPr>
          <w:b/>
          <w:sz w:val="24"/>
          <w:szCs w:val="22"/>
        </w:rPr>
        <w:br/>
      </w:r>
    </w:p>
    <w:tbl>
      <w:tblPr>
        <w:tblStyle w:val="TableGrid"/>
        <w:tblW w:w="0" w:type="auto"/>
        <w:tblLook w:val="04A0" w:firstRow="1" w:lastRow="0" w:firstColumn="1" w:lastColumn="0" w:noHBand="0" w:noVBand="1"/>
      </w:tblPr>
      <w:tblGrid>
        <w:gridCol w:w="2605"/>
        <w:gridCol w:w="2425"/>
        <w:gridCol w:w="2252"/>
        <w:gridCol w:w="2068"/>
      </w:tblGrid>
      <w:tr w:rsidR="00E7061D" w14:paraId="30E1D1C3" w14:textId="022944FF" w:rsidTr="00E7061D">
        <w:tc>
          <w:tcPr>
            <w:tcW w:w="2605" w:type="dxa"/>
          </w:tcPr>
          <w:p w14:paraId="2D9DF4D8" w14:textId="56FD2AF1" w:rsidR="00E7061D" w:rsidRDefault="00E7061D" w:rsidP="003D6F05">
            <w:pPr>
              <w:spacing w:after="120"/>
              <w:jc w:val="center"/>
              <w:rPr>
                <w:b/>
                <w:sz w:val="24"/>
                <w:szCs w:val="22"/>
              </w:rPr>
            </w:pPr>
            <w:r>
              <w:rPr>
                <w:b/>
                <w:sz w:val="24"/>
                <w:szCs w:val="22"/>
              </w:rPr>
              <w:t>Department</w:t>
            </w:r>
          </w:p>
        </w:tc>
        <w:tc>
          <w:tcPr>
            <w:tcW w:w="2425" w:type="dxa"/>
          </w:tcPr>
          <w:p w14:paraId="1FC6DB09" w14:textId="55F8027F" w:rsidR="00E7061D" w:rsidRDefault="00E7061D" w:rsidP="003D6F05">
            <w:pPr>
              <w:spacing w:after="120"/>
              <w:jc w:val="center"/>
              <w:rPr>
                <w:b/>
                <w:sz w:val="24"/>
                <w:szCs w:val="22"/>
              </w:rPr>
            </w:pPr>
            <w:r>
              <w:rPr>
                <w:b/>
                <w:sz w:val="24"/>
                <w:szCs w:val="22"/>
              </w:rPr>
              <w:t>Team Members</w:t>
            </w:r>
          </w:p>
        </w:tc>
        <w:tc>
          <w:tcPr>
            <w:tcW w:w="2252" w:type="dxa"/>
          </w:tcPr>
          <w:p w14:paraId="2ACDB692" w14:textId="56E2E226" w:rsidR="00E7061D" w:rsidRDefault="00E7061D" w:rsidP="003D6F05">
            <w:pPr>
              <w:spacing w:after="120"/>
              <w:jc w:val="center"/>
              <w:rPr>
                <w:b/>
                <w:sz w:val="24"/>
                <w:szCs w:val="22"/>
              </w:rPr>
            </w:pPr>
            <w:r>
              <w:rPr>
                <w:b/>
                <w:sz w:val="24"/>
                <w:szCs w:val="22"/>
              </w:rPr>
              <w:t>T-Shirt Size</w:t>
            </w:r>
          </w:p>
        </w:tc>
        <w:tc>
          <w:tcPr>
            <w:tcW w:w="2068" w:type="dxa"/>
          </w:tcPr>
          <w:p w14:paraId="04489BB8" w14:textId="78297317" w:rsidR="00E7061D" w:rsidRDefault="00E7061D" w:rsidP="003D6F05">
            <w:pPr>
              <w:spacing w:after="120"/>
              <w:jc w:val="center"/>
              <w:rPr>
                <w:b/>
                <w:sz w:val="24"/>
                <w:szCs w:val="22"/>
              </w:rPr>
            </w:pPr>
            <w:r>
              <w:rPr>
                <w:b/>
                <w:sz w:val="24"/>
                <w:szCs w:val="22"/>
              </w:rPr>
              <w:t>Shoe Size</w:t>
            </w:r>
          </w:p>
        </w:tc>
      </w:tr>
      <w:tr w:rsidR="00E7061D" w14:paraId="15E8F956" w14:textId="708A9458" w:rsidTr="00E7061D">
        <w:tc>
          <w:tcPr>
            <w:tcW w:w="2605" w:type="dxa"/>
          </w:tcPr>
          <w:p w14:paraId="6238EDB2" w14:textId="00ED8E61" w:rsidR="00E7061D" w:rsidRPr="00BF1645" w:rsidRDefault="00E7061D" w:rsidP="00BF1645">
            <w:pPr>
              <w:spacing w:after="120"/>
              <w:rPr>
                <w:sz w:val="24"/>
                <w:szCs w:val="22"/>
              </w:rPr>
            </w:pPr>
            <w:r w:rsidRPr="00BF1645">
              <w:rPr>
                <w:sz w:val="24"/>
                <w:szCs w:val="22"/>
              </w:rPr>
              <w:t>Chief Executive Officer</w:t>
            </w:r>
          </w:p>
        </w:tc>
        <w:tc>
          <w:tcPr>
            <w:tcW w:w="2425" w:type="dxa"/>
          </w:tcPr>
          <w:p w14:paraId="3D03A6EC" w14:textId="373B6AC3" w:rsidR="00E7061D" w:rsidRPr="00BF1645" w:rsidRDefault="00E7061D" w:rsidP="003D6F05">
            <w:pPr>
              <w:spacing w:after="120"/>
              <w:jc w:val="center"/>
              <w:rPr>
                <w:sz w:val="24"/>
                <w:szCs w:val="22"/>
              </w:rPr>
            </w:pPr>
            <w:r>
              <w:rPr>
                <w:sz w:val="24"/>
                <w:szCs w:val="22"/>
              </w:rPr>
              <w:t>Nancy Wells</w:t>
            </w:r>
          </w:p>
        </w:tc>
        <w:tc>
          <w:tcPr>
            <w:tcW w:w="2252" w:type="dxa"/>
          </w:tcPr>
          <w:p w14:paraId="50277CBB" w14:textId="60745630" w:rsidR="00E7061D" w:rsidRPr="00BF1645" w:rsidRDefault="00E7061D" w:rsidP="00E7061D">
            <w:pPr>
              <w:spacing w:after="120"/>
              <w:jc w:val="center"/>
              <w:rPr>
                <w:sz w:val="24"/>
                <w:szCs w:val="22"/>
              </w:rPr>
            </w:pPr>
            <w:r>
              <w:rPr>
                <w:sz w:val="24"/>
                <w:szCs w:val="22"/>
              </w:rPr>
              <w:t>Large</w:t>
            </w:r>
          </w:p>
        </w:tc>
        <w:tc>
          <w:tcPr>
            <w:tcW w:w="2068" w:type="dxa"/>
          </w:tcPr>
          <w:p w14:paraId="0F69F524" w14:textId="410D519B" w:rsidR="00E7061D" w:rsidRPr="00BF1645" w:rsidRDefault="00E7061D" w:rsidP="003D6F05">
            <w:pPr>
              <w:spacing w:after="120"/>
              <w:jc w:val="center"/>
              <w:rPr>
                <w:sz w:val="24"/>
                <w:szCs w:val="22"/>
              </w:rPr>
            </w:pPr>
            <w:r>
              <w:rPr>
                <w:sz w:val="24"/>
                <w:szCs w:val="22"/>
              </w:rPr>
              <w:t>5</w:t>
            </w:r>
          </w:p>
        </w:tc>
      </w:tr>
      <w:tr w:rsidR="00E7061D" w14:paraId="505BA4C5" w14:textId="77777777" w:rsidTr="00E7061D">
        <w:tc>
          <w:tcPr>
            <w:tcW w:w="2605" w:type="dxa"/>
          </w:tcPr>
          <w:p w14:paraId="1B631233" w14:textId="77777777" w:rsidR="00E7061D" w:rsidRDefault="00E7061D" w:rsidP="00BF1645">
            <w:pPr>
              <w:spacing w:after="120"/>
              <w:rPr>
                <w:sz w:val="24"/>
                <w:szCs w:val="22"/>
              </w:rPr>
            </w:pPr>
          </w:p>
        </w:tc>
        <w:tc>
          <w:tcPr>
            <w:tcW w:w="2425" w:type="dxa"/>
          </w:tcPr>
          <w:p w14:paraId="42BDF662" w14:textId="006D959E" w:rsidR="00E7061D" w:rsidRDefault="00E7061D" w:rsidP="003D6F05">
            <w:pPr>
              <w:spacing w:after="120"/>
              <w:jc w:val="center"/>
              <w:rPr>
                <w:sz w:val="24"/>
                <w:szCs w:val="22"/>
              </w:rPr>
            </w:pPr>
            <w:r>
              <w:rPr>
                <w:sz w:val="24"/>
                <w:szCs w:val="22"/>
              </w:rPr>
              <w:t>Janice Springs</w:t>
            </w:r>
          </w:p>
        </w:tc>
        <w:tc>
          <w:tcPr>
            <w:tcW w:w="2252" w:type="dxa"/>
          </w:tcPr>
          <w:p w14:paraId="0CA1EEDD" w14:textId="144E1012" w:rsidR="00E7061D" w:rsidRDefault="00E7061D" w:rsidP="003D6F05">
            <w:pPr>
              <w:spacing w:after="120"/>
              <w:jc w:val="center"/>
              <w:rPr>
                <w:sz w:val="24"/>
                <w:szCs w:val="22"/>
              </w:rPr>
            </w:pPr>
            <w:r>
              <w:rPr>
                <w:sz w:val="24"/>
                <w:szCs w:val="22"/>
              </w:rPr>
              <w:t>Small</w:t>
            </w:r>
          </w:p>
        </w:tc>
        <w:tc>
          <w:tcPr>
            <w:tcW w:w="2068" w:type="dxa"/>
          </w:tcPr>
          <w:p w14:paraId="3B553EEC" w14:textId="633D7ECA" w:rsidR="00E7061D" w:rsidRDefault="00E7061D" w:rsidP="003D6F05">
            <w:pPr>
              <w:spacing w:after="120"/>
              <w:jc w:val="center"/>
              <w:rPr>
                <w:sz w:val="24"/>
                <w:szCs w:val="22"/>
              </w:rPr>
            </w:pPr>
            <w:r>
              <w:rPr>
                <w:sz w:val="24"/>
                <w:szCs w:val="22"/>
              </w:rPr>
              <w:t>6</w:t>
            </w:r>
          </w:p>
        </w:tc>
      </w:tr>
      <w:tr w:rsidR="00E7061D" w14:paraId="7FA3B952" w14:textId="77777777" w:rsidTr="00E7061D">
        <w:tc>
          <w:tcPr>
            <w:tcW w:w="2605" w:type="dxa"/>
          </w:tcPr>
          <w:p w14:paraId="1852B48A" w14:textId="77777777" w:rsidR="00E7061D" w:rsidRDefault="00E7061D" w:rsidP="00BF1645">
            <w:pPr>
              <w:spacing w:after="120"/>
              <w:rPr>
                <w:sz w:val="24"/>
                <w:szCs w:val="22"/>
              </w:rPr>
            </w:pPr>
          </w:p>
        </w:tc>
        <w:tc>
          <w:tcPr>
            <w:tcW w:w="2425" w:type="dxa"/>
          </w:tcPr>
          <w:p w14:paraId="37E4D7F8" w14:textId="739165B0" w:rsidR="00E7061D" w:rsidRDefault="00E7061D" w:rsidP="003D6F05">
            <w:pPr>
              <w:spacing w:after="120"/>
              <w:jc w:val="center"/>
              <w:rPr>
                <w:sz w:val="24"/>
                <w:szCs w:val="22"/>
              </w:rPr>
            </w:pPr>
            <w:r>
              <w:rPr>
                <w:sz w:val="24"/>
                <w:szCs w:val="22"/>
              </w:rPr>
              <w:t>Sam Bennett</w:t>
            </w:r>
          </w:p>
        </w:tc>
        <w:tc>
          <w:tcPr>
            <w:tcW w:w="2252" w:type="dxa"/>
          </w:tcPr>
          <w:p w14:paraId="613E03A8" w14:textId="0C74C014" w:rsidR="00E7061D" w:rsidRDefault="00E7061D" w:rsidP="003D6F05">
            <w:pPr>
              <w:spacing w:after="120"/>
              <w:jc w:val="center"/>
              <w:rPr>
                <w:sz w:val="24"/>
                <w:szCs w:val="22"/>
              </w:rPr>
            </w:pPr>
            <w:r>
              <w:rPr>
                <w:sz w:val="24"/>
                <w:szCs w:val="22"/>
              </w:rPr>
              <w:t>X-Large</w:t>
            </w:r>
          </w:p>
        </w:tc>
        <w:tc>
          <w:tcPr>
            <w:tcW w:w="2068" w:type="dxa"/>
          </w:tcPr>
          <w:p w14:paraId="231F3793" w14:textId="1DCD4650" w:rsidR="00E7061D" w:rsidRDefault="00E7061D" w:rsidP="003D6F05">
            <w:pPr>
              <w:spacing w:after="120"/>
              <w:jc w:val="center"/>
              <w:rPr>
                <w:sz w:val="24"/>
                <w:szCs w:val="22"/>
              </w:rPr>
            </w:pPr>
            <w:r>
              <w:rPr>
                <w:sz w:val="24"/>
                <w:szCs w:val="22"/>
              </w:rPr>
              <w:t>10</w:t>
            </w:r>
          </w:p>
        </w:tc>
      </w:tr>
      <w:tr w:rsidR="00E7061D" w14:paraId="4ADD7C98" w14:textId="77777777" w:rsidTr="00E7061D">
        <w:tc>
          <w:tcPr>
            <w:tcW w:w="2605" w:type="dxa"/>
          </w:tcPr>
          <w:p w14:paraId="455310F9" w14:textId="77777777" w:rsidR="00E7061D" w:rsidRDefault="00E7061D" w:rsidP="00BF1645">
            <w:pPr>
              <w:spacing w:after="120"/>
              <w:rPr>
                <w:sz w:val="24"/>
                <w:szCs w:val="22"/>
              </w:rPr>
            </w:pPr>
          </w:p>
        </w:tc>
        <w:tc>
          <w:tcPr>
            <w:tcW w:w="2425" w:type="dxa"/>
          </w:tcPr>
          <w:p w14:paraId="1EBEE7A4" w14:textId="08EF14E9" w:rsidR="00E7061D" w:rsidRDefault="00E7061D" w:rsidP="003D6F05">
            <w:pPr>
              <w:spacing w:after="120"/>
              <w:jc w:val="center"/>
              <w:rPr>
                <w:sz w:val="24"/>
                <w:szCs w:val="22"/>
              </w:rPr>
            </w:pPr>
            <w:r>
              <w:rPr>
                <w:sz w:val="24"/>
                <w:szCs w:val="22"/>
              </w:rPr>
              <w:t>Jim Wilson</w:t>
            </w:r>
          </w:p>
        </w:tc>
        <w:tc>
          <w:tcPr>
            <w:tcW w:w="2252" w:type="dxa"/>
          </w:tcPr>
          <w:p w14:paraId="1CC9477C" w14:textId="11378E55" w:rsidR="00E7061D" w:rsidRDefault="00E7061D" w:rsidP="003D6F05">
            <w:pPr>
              <w:spacing w:after="120"/>
              <w:jc w:val="center"/>
              <w:rPr>
                <w:sz w:val="24"/>
                <w:szCs w:val="22"/>
              </w:rPr>
            </w:pPr>
            <w:r>
              <w:rPr>
                <w:sz w:val="24"/>
                <w:szCs w:val="22"/>
              </w:rPr>
              <w:t>X-Large</w:t>
            </w:r>
          </w:p>
        </w:tc>
        <w:tc>
          <w:tcPr>
            <w:tcW w:w="2068" w:type="dxa"/>
          </w:tcPr>
          <w:p w14:paraId="70C82FC5" w14:textId="159B2499" w:rsidR="00E7061D" w:rsidRDefault="00E7061D" w:rsidP="003D6F05">
            <w:pPr>
              <w:spacing w:after="120"/>
              <w:jc w:val="center"/>
              <w:rPr>
                <w:sz w:val="24"/>
                <w:szCs w:val="22"/>
              </w:rPr>
            </w:pPr>
            <w:r>
              <w:rPr>
                <w:sz w:val="24"/>
                <w:szCs w:val="22"/>
              </w:rPr>
              <w:t>11</w:t>
            </w:r>
          </w:p>
        </w:tc>
      </w:tr>
      <w:tr w:rsidR="00E7061D" w14:paraId="55D1BB22" w14:textId="6EEE101C" w:rsidTr="00E7061D">
        <w:tc>
          <w:tcPr>
            <w:tcW w:w="2605" w:type="dxa"/>
          </w:tcPr>
          <w:p w14:paraId="25B22532" w14:textId="36951DA1" w:rsidR="00E7061D" w:rsidRPr="00BF1645" w:rsidRDefault="00E7061D" w:rsidP="00BF1645">
            <w:pPr>
              <w:spacing w:after="120"/>
              <w:rPr>
                <w:sz w:val="24"/>
                <w:szCs w:val="22"/>
              </w:rPr>
            </w:pPr>
            <w:r>
              <w:rPr>
                <w:sz w:val="24"/>
                <w:szCs w:val="22"/>
              </w:rPr>
              <w:t>Financial Services</w:t>
            </w:r>
          </w:p>
        </w:tc>
        <w:tc>
          <w:tcPr>
            <w:tcW w:w="2425" w:type="dxa"/>
          </w:tcPr>
          <w:p w14:paraId="3E49B78C" w14:textId="6196957F" w:rsidR="00E7061D" w:rsidRPr="00BF1645" w:rsidRDefault="004566B3" w:rsidP="003D6F05">
            <w:pPr>
              <w:spacing w:after="120"/>
              <w:jc w:val="center"/>
              <w:rPr>
                <w:sz w:val="24"/>
                <w:szCs w:val="22"/>
              </w:rPr>
            </w:pPr>
            <w:r>
              <w:rPr>
                <w:sz w:val="24"/>
                <w:szCs w:val="22"/>
              </w:rPr>
              <w:t>Harvey Rosen</w:t>
            </w:r>
          </w:p>
        </w:tc>
        <w:tc>
          <w:tcPr>
            <w:tcW w:w="2252" w:type="dxa"/>
          </w:tcPr>
          <w:p w14:paraId="2D133B2B" w14:textId="25A5755D" w:rsidR="00E7061D" w:rsidRPr="00BF1645" w:rsidRDefault="004566B3" w:rsidP="003D6F05">
            <w:pPr>
              <w:spacing w:after="120"/>
              <w:jc w:val="center"/>
              <w:rPr>
                <w:sz w:val="24"/>
                <w:szCs w:val="22"/>
              </w:rPr>
            </w:pPr>
            <w:r>
              <w:rPr>
                <w:sz w:val="24"/>
                <w:szCs w:val="22"/>
              </w:rPr>
              <w:t>Medium</w:t>
            </w:r>
          </w:p>
        </w:tc>
        <w:tc>
          <w:tcPr>
            <w:tcW w:w="2068" w:type="dxa"/>
          </w:tcPr>
          <w:p w14:paraId="3DECFE8E" w14:textId="028C50A8" w:rsidR="00E7061D" w:rsidRDefault="004566B3" w:rsidP="003D6F05">
            <w:pPr>
              <w:spacing w:after="120"/>
              <w:jc w:val="center"/>
              <w:rPr>
                <w:sz w:val="24"/>
                <w:szCs w:val="22"/>
              </w:rPr>
            </w:pPr>
            <w:r>
              <w:rPr>
                <w:sz w:val="24"/>
                <w:szCs w:val="22"/>
              </w:rPr>
              <w:t>9.5</w:t>
            </w:r>
          </w:p>
        </w:tc>
      </w:tr>
      <w:tr w:rsidR="004566B3" w14:paraId="3A870D58" w14:textId="77777777" w:rsidTr="00E7061D">
        <w:tc>
          <w:tcPr>
            <w:tcW w:w="2605" w:type="dxa"/>
          </w:tcPr>
          <w:p w14:paraId="388629B5" w14:textId="77777777" w:rsidR="004566B3" w:rsidRDefault="004566B3" w:rsidP="00BF1645">
            <w:pPr>
              <w:spacing w:after="120"/>
              <w:rPr>
                <w:sz w:val="24"/>
                <w:szCs w:val="22"/>
              </w:rPr>
            </w:pPr>
          </w:p>
        </w:tc>
        <w:tc>
          <w:tcPr>
            <w:tcW w:w="2425" w:type="dxa"/>
          </w:tcPr>
          <w:p w14:paraId="0DFADBE6" w14:textId="4517F946" w:rsidR="004566B3" w:rsidRDefault="004566B3" w:rsidP="003D6F05">
            <w:pPr>
              <w:spacing w:after="120"/>
              <w:jc w:val="center"/>
              <w:rPr>
                <w:sz w:val="24"/>
                <w:szCs w:val="22"/>
              </w:rPr>
            </w:pPr>
            <w:r>
              <w:rPr>
                <w:sz w:val="24"/>
                <w:szCs w:val="22"/>
              </w:rPr>
              <w:t>Julie Low</w:t>
            </w:r>
          </w:p>
        </w:tc>
        <w:tc>
          <w:tcPr>
            <w:tcW w:w="2252" w:type="dxa"/>
          </w:tcPr>
          <w:p w14:paraId="6BD2C38B" w14:textId="710C21AF" w:rsidR="004566B3" w:rsidRDefault="004566B3" w:rsidP="003D6F05">
            <w:pPr>
              <w:spacing w:after="120"/>
              <w:jc w:val="center"/>
              <w:rPr>
                <w:sz w:val="24"/>
                <w:szCs w:val="22"/>
              </w:rPr>
            </w:pPr>
            <w:r>
              <w:rPr>
                <w:sz w:val="24"/>
                <w:szCs w:val="22"/>
              </w:rPr>
              <w:t>Small</w:t>
            </w:r>
          </w:p>
        </w:tc>
        <w:tc>
          <w:tcPr>
            <w:tcW w:w="2068" w:type="dxa"/>
          </w:tcPr>
          <w:p w14:paraId="0FA4A628" w14:textId="7F77144A" w:rsidR="004566B3" w:rsidRDefault="004566B3" w:rsidP="003D6F05">
            <w:pPr>
              <w:spacing w:after="120"/>
              <w:jc w:val="center"/>
              <w:rPr>
                <w:sz w:val="24"/>
                <w:szCs w:val="22"/>
              </w:rPr>
            </w:pPr>
            <w:r>
              <w:rPr>
                <w:sz w:val="24"/>
                <w:szCs w:val="22"/>
              </w:rPr>
              <w:t>6.5</w:t>
            </w:r>
          </w:p>
        </w:tc>
      </w:tr>
      <w:tr w:rsidR="004566B3" w14:paraId="2AC9A7BA" w14:textId="77777777" w:rsidTr="00E7061D">
        <w:tc>
          <w:tcPr>
            <w:tcW w:w="2605" w:type="dxa"/>
          </w:tcPr>
          <w:p w14:paraId="17BA4E9C" w14:textId="77777777" w:rsidR="004566B3" w:rsidRDefault="004566B3" w:rsidP="00BF1645">
            <w:pPr>
              <w:spacing w:after="120"/>
              <w:rPr>
                <w:sz w:val="24"/>
                <w:szCs w:val="22"/>
              </w:rPr>
            </w:pPr>
          </w:p>
        </w:tc>
        <w:tc>
          <w:tcPr>
            <w:tcW w:w="2425" w:type="dxa"/>
          </w:tcPr>
          <w:p w14:paraId="61667F5A" w14:textId="53E07AB8" w:rsidR="004566B3" w:rsidRDefault="004566B3" w:rsidP="003D6F05">
            <w:pPr>
              <w:spacing w:after="120"/>
              <w:jc w:val="center"/>
              <w:rPr>
                <w:sz w:val="24"/>
                <w:szCs w:val="22"/>
              </w:rPr>
            </w:pPr>
            <w:r>
              <w:rPr>
                <w:sz w:val="24"/>
                <w:szCs w:val="22"/>
              </w:rPr>
              <w:t>Frank Johnson</w:t>
            </w:r>
          </w:p>
        </w:tc>
        <w:tc>
          <w:tcPr>
            <w:tcW w:w="2252" w:type="dxa"/>
          </w:tcPr>
          <w:p w14:paraId="343080E1" w14:textId="6AEE58D2" w:rsidR="004566B3" w:rsidRDefault="004566B3" w:rsidP="003D6F05">
            <w:pPr>
              <w:spacing w:after="120"/>
              <w:jc w:val="center"/>
              <w:rPr>
                <w:sz w:val="24"/>
                <w:szCs w:val="22"/>
              </w:rPr>
            </w:pPr>
            <w:r>
              <w:rPr>
                <w:sz w:val="24"/>
                <w:szCs w:val="22"/>
              </w:rPr>
              <w:t>Large</w:t>
            </w:r>
          </w:p>
        </w:tc>
        <w:tc>
          <w:tcPr>
            <w:tcW w:w="2068" w:type="dxa"/>
          </w:tcPr>
          <w:p w14:paraId="43CD01C4" w14:textId="7F2B681D" w:rsidR="004566B3" w:rsidRDefault="004566B3" w:rsidP="003D6F05">
            <w:pPr>
              <w:spacing w:after="120"/>
              <w:jc w:val="center"/>
              <w:rPr>
                <w:sz w:val="24"/>
                <w:szCs w:val="22"/>
              </w:rPr>
            </w:pPr>
            <w:r>
              <w:rPr>
                <w:sz w:val="24"/>
                <w:szCs w:val="22"/>
              </w:rPr>
              <w:t>11</w:t>
            </w:r>
          </w:p>
        </w:tc>
      </w:tr>
      <w:tr w:rsidR="004566B3" w14:paraId="29A02EC4" w14:textId="77777777" w:rsidTr="00E7061D">
        <w:tc>
          <w:tcPr>
            <w:tcW w:w="2605" w:type="dxa"/>
          </w:tcPr>
          <w:p w14:paraId="774551CC" w14:textId="77777777" w:rsidR="004566B3" w:rsidRDefault="004566B3" w:rsidP="00BF1645">
            <w:pPr>
              <w:spacing w:after="120"/>
              <w:rPr>
                <w:sz w:val="24"/>
                <w:szCs w:val="22"/>
              </w:rPr>
            </w:pPr>
          </w:p>
        </w:tc>
        <w:tc>
          <w:tcPr>
            <w:tcW w:w="2425" w:type="dxa"/>
          </w:tcPr>
          <w:p w14:paraId="395FFA71" w14:textId="263AB308" w:rsidR="004566B3" w:rsidRDefault="004566B3" w:rsidP="003D6F05">
            <w:pPr>
              <w:spacing w:after="120"/>
              <w:jc w:val="center"/>
              <w:rPr>
                <w:sz w:val="24"/>
                <w:szCs w:val="22"/>
              </w:rPr>
            </w:pPr>
            <w:r>
              <w:rPr>
                <w:sz w:val="24"/>
                <w:szCs w:val="22"/>
              </w:rPr>
              <w:t>Susan Smith</w:t>
            </w:r>
          </w:p>
        </w:tc>
        <w:tc>
          <w:tcPr>
            <w:tcW w:w="2252" w:type="dxa"/>
          </w:tcPr>
          <w:p w14:paraId="32179A4B" w14:textId="1CB3F799" w:rsidR="004566B3" w:rsidRDefault="004566B3" w:rsidP="003D6F05">
            <w:pPr>
              <w:spacing w:after="120"/>
              <w:jc w:val="center"/>
              <w:rPr>
                <w:sz w:val="24"/>
                <w:szCs w:val="22"/>
              </w:rPr>
            </w:pPr>
            <w:r>
              <w:rPr>
                <w:sz w:val="24"/>
                <w:szCs w:val="22"/>
              </w:rPr>
              <w:t>Small</w:t>
            </w:r>
          </w:p>
        </w:tc>
        <w:tc>
          <w:tcPr>
            <w:tcW w:w="2068" w:type="dxa"/>
          </w:tcPr>
          <w:p w14:paraId="4E86EF89" w14:textId="2FA6AA08" w:rsidR="004566B3" w:rsidRDefault="004566B3" w:rsidP="003D6F05">
            <w:pPr>
              <w:spacing w:after="120"/>
              <w:jc w:val="center"/>
              <w:rPr>
                <w:sz w:val="24"/>
                <w:szCs w:val="22"/>
              </w:rPr>
            </w:pPr>
            <w:r>
              <w:rPr>
                <w:sz w:val="24"/>
                <w:szCs w:val="22"/>
              </w:rPr>
              <w:t>5</w:t>
            </w:r>
          </w:p>
        </w:tc>
      </w:tr>
      <w:tr w:rsidR="00E7061D" w14:paraId="67FA955A" w14:textId="47EE5524" w:rsidTr="00E7061D">
        <w:tc>
          <w:tcPr>
            <w:tcW w:w="2605" w:type="dxa"/>
          </w:tcPr>
          <w:p w14:paraId="6A04F15F" w14:textId="680EB496" w:rsidR="00E7061D" w:rsidRPr="00BF1645" w:rsidRDefault="00E7061D" w:rsidP="00BF1645">
            <w:pPr>
              <w:spacing w:after="120"/>
              <w:rPr>
                <w:sz w:val="24"/>
                <w:szCs w:val="22"/>
              </w:rPr>
            </w:pPr>
            <w:r>
              <w:rPr>
                <w:sz w:val="24"/>
                <w:szCs w:val="22"/>
              </w:rPr>
              <w:t>Information Technology</w:t>
            </w:r>
          </w:p>
        </w:tc>
        <w:tc>
          <w:tcPr>
            <w:tcW w:w="2425" w:type="dxa"/>
          </w:tcPr>
          <w:p w14:paraId="5AACCA89" w14:textId="122FD991" w:rsidR="00E7061D" w:rsidRPr="00BF1645" w:rsidRDefault="004566B3" w:rsidP="003D6F05">
            <w:pPr>
              <w:spacing w:after="120"/>
              <w:jc w:val="center"/>
              <w:rPr>
                <w:sz w:val="24"/>
                <w:szCs w:val="22"/>
              </w:rPr>
            </w:pPr>
            <w:r>
              <w:rPr>
                <w:sz w:val="24"/>
                <w:szCs w:val="22"/>
              </w:rPr>
              <w:t>Tom Carlson</w:t>
            </w:r>
          </w:p>
        </w:tc>
        <w:tc>
          <w:tcPr>
            <w:tcW w:w="2252" w:type="dxa"/>
          </w:tcPr>
          <w:p w14:paraId="31E2E1BB" w14:textId="2700A6AA" w:rsidR="00E7061D" w:rsidRPr="00BF1645" w:rsidRDefault="004566B3" w:rsidP="003D6F05">
            <w:pPr>
              <w:spacing w:after="120"/>
              <w:jc w:val="center"/>
              <w:rPr>
                <w:sz w:val="24"/>
                <w:szCs w:val="22"/>
              </w:rPr>
            </w:pPr>
            <w:r>
              <w:rPr>
                <w:sz w:val="24"/>
                <w:szCs w:val="22"/>
              </w:rPr>
              <w:t>Large</w:t>
            </w:r>
          </w:p>
        </w:tc>
        <w:tc>
          <w:tcPr>
            <w:tcW w:w="2068" w:type="dxa"/>
          </w:tcPr>
          <w:p w14:paraId="1D4531D4" w14:textId="3B3E6A3B" w:rsidR="00E7061D" w:rsidRDefault="004566B3" w:rsidP="003D6F05">
            <w:pPr>
              <w:spacing w:after="120"/>
              <w:jc w:val="center"/>
              <w:rPr>
                <w:sz w:val="24"/>
                <w:szCs w:val="22"/>
              </w:rPr>
            </w:pPr>
            <w:r>
              <w:rPr>
                <w:sz w:val="24"/>
                <w:szCs w:val="22"/>
              </w:rPr>
              <w:t>11</w:t>
            </w:r>
          </w:p>
        </w:tc>
      </w:tr>
      <w:tr w:rsidR="004566B3" w14:paraId="15F51B89" w14:textId="77777777" w:rsidTr="00E7061D">
        <w:tc>
          <w:tcPr>
            <w:tcW w:w="2605" w:type="dxa"/>
          </w:tcPr>
          <w:p w14:paraId="44A89E60" w14:textId="77777777" w:rsidR="004566B3" w:rsidRDefault="004566B3" w:rsidP="00BF1645">
            <w:pPr>
              <w:spacing w:after="120"/>
              <w:rPr>
                <w:sz w:val="24"/>
                <w:szCs w:val="22"/>
              </w:rPr>
            </w:pPr>
          </w:p>
        </w:tc>
        <w:tc>
          <w:tcPr>
            <w:tcW w:w="2425" w:type="dxa"/>
          </w:tcPr>
          <w:p w14:paraId="13D0AC75" w14:textId="7EB19AF2" w:rsidR="004566B3" w:rsidRDefault="004566B3" w:rsidP="003D6F05">
            <w:pPr>
              <w:spacing w:after="120"/>
              <w:jc w:val="center"/>
              <w:rPr>
                <w:sz w:val="24"/>
                <w:szCs w:val="22"/>
              </w:rPr>
            </w:pPr>
            <w:r>
              <w:rPr>
                <w:sz w:val="24"/>
                <w:szCs w:val="22"/>
              </w:rPr>
              <w:t>Mike Johnson</w:t>
            </w:r>
          </w:p>
        </w:tc>
        <w:tc>
          <w:tcPr>
            <w:tcW w:w="2252" w:type="dxa"/>
          </w:tcPr>
          <w:p w14:paraId="4774C757" w14:textId="0636D7F2" w:rsidR="004566B3" w:rsidRDefault="004566B3" w:rsidP="003D6F05">
            <w:pPr>
              <w:spacing w:after="120"/>
              <w:jc w:val="center"/>
              <w:rPr>
                <w:sz w:val="24"/>
                <w:szCs w:val="22"/>
              </w:rPr>
            </w:pPr>
            <w:r>
              <w:rPr>
                <w:sz w:val="24"/>
                <w:szCs w:val="22"/>
              </w:rPr>
              <w:t>Medium</w:t>
            </w:r>
          </w:p>
        </w:tc>
        <w:tc>
          <w:tcPr>
            <w:tcW w:w="2068" w:type="dxa"/>
          </w:tcPr>
          <w:p w14:paraId="66102F57" w14:textId="0B8A3CBE" w:rsidR="004566B3" w:rsidRDefault="004566B3" w:rsidP="003D6F05">
            <w:pPr>
              <w:spacing w:after="120"/>
              <w:jc w:val="center"/>
              <w:rPr>
                <w:sz w:val="24"/>
                <w:szCs w:val="22"/>
              </w:rPr>
            </w:pPr>
            <w:r>
              <w:rPr>
                <w:sz w:val="24"/>
                <w:szCs w:val="22"/>
              </w:rPr>
              <w:t>10</w:t>
            </w:r>
          </w:p>
        </w:tc>
      </w:tr>
      <w:tr w:rsidR="004566B3" w14:paraId="703F97BE" w14:textId="77777777" w:rsidTr="00E7061D">
        <w:tc>
          <w:tcPr>
            <w:tcW w:w="2605" w:type="dxa"/>
          </w:tcPr>
          <w:p w14:paraId="3B8360C1" w14:textId="77777777" w:rsidR="004566B3" w:rsidRDefault="004566B3" w:rsidP="00BF1645">
            <w:pPr>
              <w:spacing w:after="120"/>
              <w:rPr>
                <w:sz w:val="24"/>
                <w:szCs w:val="22"/>
              </w:rPr>
            </w:pPr>
          </w:p>
        </w:tc>
        <w:tc>
          <w:tcPr>
            <w:tcW w:w="2425" w:type="dxa"/>
          </w:tcPr>
          <w:p w14:paraId="3A23A55B" w14:textId="698F29A1" w:rsidR="004566B3" w:rsidRDefault="004566B3" w:rsidP="003D6F05">
            <w:pPr>
              <w:spacing w:after="120"/>
              <w:jc w:val="center"/>
              <w:rPr>
                <w:sz w:val="24"/>
                <w:szCs w:val="22"/>
              </w:rPr>
            </w:pPr>
            <w:r>
              <w:rPr>
                <w:sz w:val="24"/>
                <w:szCs w:val="22"/>
              </w:rPr>
              <w:t>Greg Anderson</w:t>
            </w:r>
          </w:p>
        </w:tc>
        <w:tc>
          <w:tcPr>
            <w:tcW w:w="2252" w:type="dxa"/>
          </w:tcPr>
          <w:p w14:paraId="048B545A" w14:textId="4CB328F3" w:rsidR="004566B3" w:rsidRDefault="004566B3" w:rsidP="003D6F05">
            <w:pPr>
              <w:spacing w:after="120"/>
              <w:jc w:val="center"/>
              <w:rPr>
                <w:sz w:val="24"/>
                <w:szCs w:val="22"/>
              </w:rPr>
            </w:pPr>
            <w:r>
              <w:rPr>
                <w:sz w:val="24"/>
                <w:szCs w:val="22"/>
              </w:rPr>
              <w:t>X-Large</w:t>
            </w:r>
          </w:p>
        </w:tc>
        <w:tc>
          <w:tcPr>
            <w:tcW w:w="2068" w:type="dxa"/>
          </w:tcPr>
          <w:p w14:paraId="702FAE53" w14:textId="0AA32780" w:rsidR="004566B3" w:rsidRDefault="004566B3" w:rsidP="003D6F05">
            <w:pPr>
              <w:spacing w:after="120"/>
              <w:jc w:val="center"/>
              <w:rPr>
                <w:sz w:val="24"/>
                <w:szCs w:val="22"/>
              </w:rPr>
            </w:pPr>
            <w:r>
              <w:rPr>
                <w:sz w:val="24"/>
                <w:szCs w:val="22"/>
              </w:rPr>
              <w:t>11</w:t>
            </w:r>
          </w:p>
        </w:tc>
      </w:tr>
      <w:tr w:rsidR="004566B3" w14:paraId="16378770" w14:textId="77777777" w:rsidTr="00E7061D">
        <w:tc>
          <w:tcPr>
            <w:tcW w:w="2605" w:type="dxa"/>
          </w:tcPr>
          <w:p w14:paraId="66C71462" w14:textId="77777777" w:rsidR="004566B3" w:rsidRDefault="004566B3" w:rsidP="00BF1645">
            <w:pPr>
              <w:spacing w:after="120"/>
              <w:rPr>
                <w:sz w:val="24"/>
                <w:szCs w:val="22"/>
              </w:rPr>
            </w:pPr>
          </w:p>
        </w:tc>
        <w:tc>
          <w:tcPr>
            <w:tcW w:w="2425" w:type="dxa"/>
          </w:tcPr>
          <w:p w14:paraId="7E65E56A" w14:textId="797ADA13" w:rsidR="004566B3" w:rsidRDefault="004566B3" w:rsidP="003D6F05">
            <w:pPr>
              <w:spacing w:after="120"/>
              <w:jc w:val="center"/>
              <w:rPr>
                <w:sz w:val="24"/>
                <w:szCs w:val="22"/>
              </w:rPr>
            </w:pPr>
            <w:r>
              <w:rPr>
                <w:sz w:val="24"/>
                <w:szCs w:val="22"/>
              </w:rPr>
              <w:t>Johnathan Jackson</w:t>
            </w:r>
          </w:p>
        </w:tc>
        <w:tc>
          <w:tcPr>
            <w:tcW w:w="2252" w:type="dxa"/>
          </w:tcPr>
          <w:p w14:paraId="261F1057" w14:textId="3434C950" w:rsidR="004566B3" w:rsidRDefault="004566B3" w:rsidP="003D6F05">
            <w:pPr>
              <w:spacing w:after="120"/>
              <w:jc w:val="center"/>
              <w:rPr>
                <w:sz w:val="24"/>
                <w:szCs w:val="22"/>
              </w:rPr>
            </w:pPr>
            <w:r>
              <w:rPr>
                <w:sz w:val="24"/>
                <w:szCs w:val="22"/>
              </w:rPr>
              <w:t>X-Large</w:t>
            </w:r>
          </w:p>
        </w:tc>
        <w:tc>
          <w:tcPr>
            <w:tcW w:w="2068" w:type="dxa"/>
          </w:tcPr>
          <w:p w14:paraId="10C2A4C3" w14:textId="0FAF9214" w:rsidR="004566B3" w:rsidRDefault="004566B3" w:rsidP="003D6F05">
            <w:pPr>
              <w:spacing w:after="120"/>
              <w:jc w:val="center"/>
              <w:rPr>
                <w:sz w:val="24"/>
                <w:szCs w:val="22"/>
              </w:rPr>
            </w:pPr>
            <w:r>
              <w:rPr>
                <w:sz w:val="24"/>
                <w:szCs w:val="22"/>
              </w:rPr>
              <w:t>10</w:t>
            </w:r>
          </w:p>
        </w:tc>
      </w:tr>
      <w:tr w:rsidR="00E7061D" w14:paraId="548EACD1" w14:textId="02954D23" w:rsidTr="00E7061D">
        <w:tc>
          <w:tcPr>
            <w:tcW w:w="2605" w:type="dxa"/>
          </w:tcPr>
          <w:p w14:paraId="13409668" w14:textId="6A0614B5" w:rsidR="00E7061D" w:rsidRPr="00BF1645" w:rsidRDefault="00E7061D" w:rsidP="00BF1645">
            <w:pPr>
              <w:spacing w:after="120"/>
              <w:rPr>
                <w:sz w:val="24"/>
                <w:szCs w:val="22"/>
              </w:rPr>
            </w:pPr>
            <w:r>
              <w:rPr>
                <w:sz w:val="24"/>
                <w:szCs w:val="22"/>
              </w:rPr>
              <w:t>Human Resources</w:t>
            </w:r>
          </w:p>
        </w:tc>
        <w:tc>
          <w:tcPr>
            <w:tcW w:w="2425" w:type="dxa"/>
          </w:tcPr>
          <w:p w14:paraId="2FD6DF29" w14:textId="65268C84" w:rsidR="00E7061D" w:rsidRPr="00BF1645" w:rsidRDefault="004566B3" w:rsidP="003D6F05">
            <w:pPr>
              <w:spacing w:after="120"/>
              <w:jc w:val="center"/>
              <w:rPr>
                <w:sz w:val="24"/>
                <w:szCs w:val="22"/>
              </w:rPr>
            </w:pPr>
            <w:r>
              <w:rPr>
                <w:sz w:val="24"/>
                <w:szCs w:val="22"/>
              </w:rPr>
              <w:t>Julie Smith</w:t>
            </w:r>
          </w:p>
        </w:tc>
        <w:tc>
          <w:tcPr>
            <w:tcW w:w="2252" w:type="dxa"/>
          </w:tcPr>
          <w:p w14:paraId="613BF764" w14:textId="7B65F141" w:rsidR="00E7061D" w:rsidRPr="00BF1645" w:rsidRDefault="004566B3" w:rsidP="003D6F05">
            <w:pPr>
              <w:spacing w:after="120"/>
              <w:jc w:val="center"/>
              <w:rPr>
                <w:sz w:val="24"/>
                <w:szCs w:val="22"/>
              </w:rPr>
            </w:pPr>
            <w:r>
              <w:rPr>
                <w:sz w:val="24"/>
                <w:szCs w:val="22"/>
              </w:rPr>
              <w:t>Large</w:t>
            </w:r>
          </w:p>
        </w:tc>
        <w:tc>
          <w:tcPr>
            <w:tcW w:w="2068" w:type="dxa"/>
          </w:tcPr>
          <w:p w14:paraId="34BCF741" w14:textId="03D02063" w:rsidR="00E7061D" w:rsidRDefault="004566B3" w:rsidP="003D6F05">
            <w:pPr>
              <w:spacing w:after="120"/>
              <w:jc w:val="center"/>
              <w:rPr>
                <w:sz w:val="24"/>
                <w:szCs w:val="22"/>
              </w:rPr>
            </w:pPr>
            <w:r>
              <w:rPr>
                <w:sz w:val="24"/>
                <w:szCs w:val="22"/>
              </w:rPr>
              <w:t>7</w:t>
            </w:r>
          </w:p>
        </w:tc>
      </w:tr>
      <w:tr w:rsidR="004566B3" w14:paraId="7F8CCDFB" w14:textId="77777777" w:rsidTr="00E7061D">
        <w:tc>
          <w:tcPr>
            <w:tcW w:w="2605" w:type="dxa"/>
          </w:tcPr>
          <w:p w14:paraId="5D1B2198" w14:textId="77777777" w:rsidR="004566B3" w:rsidRDefault="004566B3" w:rsidP="00BF1645">
            <w:pPr>
              <w:spacing w:after="120"/>
              <w:rPr>
                <w:sz w:val="24"/>
                <w:szCs w:val="22"/>
              </w:rPr>
            </w:pPr>
          </w:p>
        </w:tc>
        <w:tc>
          <w:tcPr>
            <w:tcW w:w="2425" w:type="dxa"/>
          </w:tcPr>
          <w:p w14:paraId="74E4AB64" w14:textId="67282EDC" w:rsidR="004566B3" w:rsidRDefault="004566B3" w:rsidP="003D6F05">
            <w:pPr>
              <w:spacing w:after="120"/>
              <w:jc w:val="center"/>
              <w:rPr>
                <w:sz w:val="24"/>
                <w:szCs w:val="22"/>
              </w:rPr>
            </w:pPr>
            <w:r>
              <w:rPr>
                <w:sz w:val="24"/>
                <w:szCs w:val="22"/>
              </w:rPr>
              <w:t>Robert Wheller</w:t>
            </w:r>
          </w:p>
        </w:tc>
        <w:tc>
          <w:tcPr>
            <w:tcW w:w="2252" w:type="dxa"/>
          </w:tcPr>
          <w:p w14:paraId="0390201B" w14:textId="23DFA94F" w:rsidR="004566B3" w:rsidRDefault="004566B3" w:rsidP="003D6F05">
            <w:pPr>
              <w:spacing w:after="120"/>
              <w:jc w:val="center"/>
              <w:rPr>
                <w:sz w:val="24"/>
                <w:szCs w:val="22"/>
              </w:rPr>
            </w:pPr>
            <w:r>
              <w:rPr>
                <w:sz w:val="24"/>
                <w:szCs w:val="22"/>
              </w:rPr>
              <w:t>Medium</w:t>
            </w:r>
          </w:p>
        </w:tc>
        <w:tc>
          <w:tcPr>
            <w:tcW w:w="2068" w:type="dxa"/>
          </w:tcPr>
          <w:p w14:paraId="4B2C5A30" w14:textId="36C94A41" w:rsidR="004566B3" w:rsidRDefault="004566B3" w:rsidP="003D6F05">
            <w:pPr>
              <w:spacing w:after="120"/>
              <w:jc w:val="center"/>
              <w:rPr>
                <w:sz w:val="24"/>
                <w:szCs w:val="22"/>
              </w:rPr>
            </w:pPr>
            <w:r>
              <w:rPr>
                <w:sz w:val="24"/>
                <w:szCs w:val="22"/>
              </w:rPr>
              <w:t>8</w:t>
            </w:r>
          </w:p>
        </w:tc>
      </w:tr>
      <w:tr w:rsidR="004566B3" w14:paraId="0F8F4A08" w14:textId="77777777" w:rsidTr="00E7061D">
        <w:tc>
          <w:tcPr>
            <w:tcW w:w="2605" w:type="dxa"/>
          </w:tcPr>
          <w:p w14:paraId="67C3DBC7" w14:textId="77777777" w:rsidR="004566B3" w:rsidRDefault="004566B3" w:rsidP="00BF1645">
            <w:pPr>
              <w:spacing w:after="120"/>
              <w:rPr>
                <w:sz w:val="24"/>
                <w:szCs w:val="22"/>
              </w:rPr>
            </w:pPr>
          </w:p>
        </w:tc>
        <w:tc>
          <w:tcPr>
            <w:tcW w:w="2425" w:type="dxa"/>
          </w:tcPr>
          <w:p w14:paraId="5FD35548" w14:textId="23FE623B" w:rsidR="004566B3" w:rsidRDefault="004566B3" w:rsidP="003D6F05">
            <w:pPr>
              <w:spacing w:after="120"/>
              <w:jc w:val="center"/>
              <w:rPr>
                <w:sz w:val="24"/>
                <w:szCs w:val="22"/>
              </w:rPr>
            </w:pPr>
            <w:r>
              <w:rPr>
                <w:sz w:val="24"/>
                <w:szCs w:val="22"/>
              </w:rPr>
              <w:t>Candace Lopez</w:t>
            </w:r>
          </w:p>
        </w:tc>
        <w:tc>
          <w:tcPr>
            <w:tcW w:w="2252" w:type="dxa"/>
          </w:tcPr>
          <w:p w14:paraId="497B8BE3" w14:textId="73561E96" w:rsidR="004566B3" w:rsidRDefault="004566B3" w:rsidP="003D6F05">
            <w:pPr>
              <w:spacing w:after="120"/>
              <w:jc w:val="center"/>
              <w:rPr>
                <w:sz w:val="24"/>
                <w:szCs w:val="22"/>
              </w:rPr>
            </w:pPr>
            <w:r>
              <w:rPr>
                <w:sz w:val="24"/>
                <w:szCs w:val="22"/>
              </w:rPr>
              <w:t>Small</w:t>
            </w:r>
          </w:p>
        </w:tc>
        <w:tc>
          <w:tcPr>
            <w:tcW w:w="2068" w:type="dxa"/>
          </w:tcPr>
          <w:p w14:paraId="23B2706A" w14:textId="7F0D702D" w:rsidR="004566B3" w:rsidRDefault="004566B3" w:rsidP="003D6F05">
            <w:pPr>
              <w:spacing w:after="120"/>
              <w:jc w:val="center"/>
              <w:rPr>
                <w:sz w:val="24"/>
                <w:szCs w:val="22"/>
              </w:rPr>
            </w:pPr>
            <w:r>
              <w:rPr>
                <w:sz w:val="24"/>
                <w:szCs w:val="22"/>
              </w:rPr>
              <w:t>6</w:t>
            </w:r>
          </w:p>
        </w:tc>
      </w:tr>
      <w:tr w:rsidR="004566B3" w14:paraId="02C0C117" w14:textId="77777777" w:rsidTr="00E7061D">
        <w:tc>
          <w:tcPr>
            <w:tcW w:w="2605" w:type="dxa"/>
          </w:tcPr>
          <w:p w14:paraId="73C95965" w14:textId="77777777" w:rsidR="004566B3" w:rsidRDefault="004566B3" w:rsidP="00BF1645">
            <w:pPr>
              <w:spacing w:after="120"/>
              <w:rPr>
                <w:sz w:val="24"/>
                <w:szCs w:val="22"/>
              </w:rPr>
            </w:pPr>
          </w:p>
        </w:tc>
        <w:tc>
          <w:tcPr>
            <w:tcW w:w="2425" w:type="dxa"/>
          </w:tcPr>
          <w:p w14:paraId="0E7778B9" w14:textId="54488D5B" w:rsidR="004566B3" w:rsidRDefault="004566B3" w:rsidP="003D6F05">
            <w:pPr>
              <w:spacing w:after="120"/>
              <w:jc w:val="center"/>
              <w:rPr>
                <w:sz w:val="24"/>
                <w:szCs w:val="22"/>
              </w:rPr>
            </w:pPr>
            <w:r>
              <w:rPr>
                <w:sz w:val="24"/>
                <w:szCs w:val="22"/>
              </w:rPr>
              <w:t>Andrew Lopez</w:t>
            </w:r>
          </w:p>
        </w:tc>
        <w:tc>
          <w:tcPr>
            <w:tcW w:w="2252" w:type="dxa"/>
          </w:tcPr>
          <w:p w14:paraId="185EFC98" w14:textId="301E7FF0" w:rsidR="004566B3" w:rsidRDefault="004566B3" w:rsidP="003D6F05">
            <w:pPr>
              <w:spacing w:after="120"/>
              <w:jc w:val="center"/>
              <w:rPr>
                <w:sz w:val="24"/>
                <w:szCs w:val="22"/>
              </w:rPr>
            </w:pPr>
            <w:r>
              <w:rPr>
                <w:sz w:val="24"/>
                <w:szCs w:val="22"/>
              </w:rPr>
              <w:t>Large</w:t>
            </w:r>
          </w:p>
        </w:tc>
        <w:tc>
          <w:tcPr>
            <w:tcW w:w="2068" w:type="dxa"/>
          </w:tcPr>
          <w:p w14:paraId="0F0D0D37" w14:textId="66574D36" w:rsidR="004566B3" w:rsidRDefault="004566B3" w:rsidP="003D6F05">
            <w:pPr>
              <w:spacing w:after="120"/>
              <w:jc w:val="center"/>
              <w:rPr>
                <w:sz w:val="24"/>
                <w:szCs w:val="22"/>
              </w:rPr>
            </w:pPr>
            <w:r>
              <w:rPr>
                <w:sz w:val="24"/>
                <w:szCs w:val="22"/>
              </w:rPr>
              <w:t>10</w:t>
            </w:r>
          </w:p>
        </w:tc>
      </w:tr>
      <w:tr w:rsidR="00E7061D" w14:paraId="55D79A77" w14:textId="506653A7" w:rsidTr="00E7061D">
        <w:tc>
          <w:tcPr>
            <w:tcW w:w="2605" w:type="dxa"/>
          </w:tcPr>
          <w:p w14:paraId="0088A093" w14:textId="00B897EA" w:rsidR="00E7061D" w:rsidRPr="00BF1645" w:rsidRDefault="00E7061D" w:rsidP="00BF1645">
            <w:pPr>
              <w:spacing w:after="120"/>
              <w:rPr>
                <w:sz w:val="24"/>
                <w:szCs w:val="22"/>
              </w:rPr>
            </w:pPr>
            <w:r>
              <w:rPr>
                <w:sz w:val="24"/>
                <w:szCs w:val="22"/>
              </w:rPr>
              <w:t>Marketing</w:t>
            </w:r>
          </w:p>
        </w:tc>
        <w:tc>
          <w:tcPr>
            <w:tcW w:w="2425" w:type="dxa"/>
          </w:tcPr>
          <w:p w14:paraId="1484E84B" w14:textId="3B1844F6" w:rsidR="00E7061D" w:rsidRPr="00BF1645" w:rsidRDefault="004566B3" w:rsidP="003D6F05">
            <w:pPr>
              <w:spacing w:after="120"/>
              <w:jc w:val="center"/>
              <w:rPr>
                <w:sz w:val="24"/>
                <w:szCs w:val="22"/>
              </w:rPr>
            </w:pPr>
            <w:r>
              <w:rPr>
                <w:sz w:val="24"/>
                <w:szCs w:val="22"/>
              </w:rPr>
              <w:t>Roger Meyer</w:t>
            </w:r>
          </w:p>
        </w:tc>
        <w:tc>
          <w:tcPr>
            <w:tcW w:w="2252" w:type="dxa"/>
          </w:tcPr>
          <w:p w14:paraId="49D04443" w14:textId="3B870671" w:rsidR="00E7061D" w:rsidRPr="00BF1645" w:rsidRDefault="004566B3" w:rsidP="003D6F05">
            <w:pPr>
              <w:spacing w:after="120"/>
              <w:jc w:val="center"/>
              <w:rPr>
                <w:sz w:val="24"/>
                <w:szCs w:val="22"/>
              </w:rPr>
            </w:pPr>
            <w:r>
              <w:rPr>
                <w:sz w:val="24"/>
                <w:szCs w:val="22"/>
              </w:rPr>
              <w:t>X-Large</w:t>
            </w:r>
          </w:p>
        </w:tc>
        <w:tc>
          <w:tcPr>
            <w:tcW w:w="2068" w:type="dxa"/>
          </w:tcPr>
          <w:p w14:paraId="00A412C0" w14:textId="0806DF4F" w:rsidR="00E7061D" w:rsidRDefault="004566B3" w:rsidP="003D6F05">
            <w:pPr>
              <w:spacing w:after="120"/>
              <w:jc w:val="center"/>
              <w:rPr>
                <w:sz w:val="24"/>
                <w:szCs w:val="22"/>
              </w:rPr>
            </w:pPr>
            <w:r>
              <w:rPr>
                <w:sz w:val="24"/>
                <w:szCs w:val="22"/>
              </w:rPr>
              <w:t>11</w:t>
            </w:r>
          </w:p>
        </w:tc>
      </w:tr>
      <w:tr w:rsidR="004566B3" w14:paraId="1512F727" w14:textId="77777777" w:rsidTr="00E7061D">
        <w:tc>
          <w:tcPr>
            <w:tcW w:w="2605" w:type="dxa"/>
          </w:tcPr>
          <w:p w14:paraId="7BF2E018" w14:textId="77777777" w:rsidR="004566B3" w:rsidRDefault="004566B3" w:rsidP="00BF1645">
            <w:pPr>
              <w:spacing w:after="120"/>
              <w:rPr>
                <w:sz w:val="24"/>
                <w:szCs w:val="22"/>
              </w:rPr>
            </w:pPr>
          </w:p>
        </w:tc>
        <w:tc>
          <w:tcPr>
            <w:tcW w:w="2425" w:type="dxa"/>
          </w:tcPr>
          <w:p w14:paraId="2F8BF4E0" w14:textId="521864DD" w:rsidR="004566B3" w:rsidRDefault="004566B3" w:rsidP="003D6F05">
            <w:pPr>
              <w:spacing w:after="120"/>
              <w:jc w:val="center"/>
              <w:rPr>
                <w:sz w:val="24"/>
                <w:szCs w:val="22"/>
              </w:rPr>
            </w:pPr>
            <w:r>
              <w:rPr>
                <w:sz w:val="24"/>
                <w:szCs w:val="22"/>
              </w:rPr>
              <w:t>Lisa Garcia</w:t>
            </w:r>
          </w:p>
        </w:tc>
        <w:tc>
          <w:tcPr>
            <w:tcW w:w="2252" w:type="dxa"/>
          </w:tcPr>
          <w:p w14:paraId="273E0E77" w14:textId="71E51F1C" w:rsidR="004566B3" w:rsidRDefault="004566B3" w:rsidP="003D6F05">
            <w:pPr>
              <w:spacing w:after="120"/>
              <w:jc w:val="center"/>
              <w:rPr>
                <w:sz w:val="24"/>
                <w:szCs w:val="22"/>
              </w:rPr>
            </w:pPr>
            <w:r>
              <w:rPr>
                <w:sz w:val="24"/>
                <w:szCs w:val="22"/>
              </w:rPr>
              <w:t>Large</w:t>
            </w:r>
          </w:p>
        </w:tc>
        <w:tc>
          <w:tcPr>
            <w:tcW w:w="2068" w:type="dxa"/>
          </w:tcPr>
          <w:p w14:paraId="12BDC3F3" w14:textId="49F5E3FA" w:rsidR="004566B3" w:rsidRDefault="004566B3" w:rsidP="003D6F05">
            <w:pPr>
              <w:spacing w:after="120"/>
              <w:jc w:val="center"/>
              <w:rPr>
                <w:sz w:val="24"/>
                <w:szCs w:val="22"/>
              </w:rPr>
            </w:pPr>
            <w:r>
              <w:rPr>
                <w:sz w:val="24"/>
                <w:szCs w:val="22"/>
              </w:rPr>
              <w:t>8</w:t>
            </w:r>
          </w:p>
        </w:tc>
      </w:tr>
      <w:tr w:rsidR="004566B3" w14:paraId="3E026C98" w14:textId="77777777" w:rsidTr="00E7061D">
        <w:tc>
          <w:tcPr>
            <w:tcW w:w="2605" w:type="dxa"/>
          </w:tcPr>
          <w:p w14:paraId="6457C3AE" w14:textId="77777777" w:rsidR="004566B3" w:rsidRDefault="004566B3" w:rsidP="00BF1645">
            <w:pPr>
              <w:spacing w:after="120"/>
              <w:rPr>
                <w:sz w:val="24"/>
                <w:szCs w:val="22"/>
              </w:rPr>
            </w:pPr>
          </w:p>
        </w:tc>
        <w:tc>
          <w:tcPr>
            <w:tcW w:w="2425" w:type="dxa"/>
          </w:tcPr>
          <w:p w14:paraId="15FADD74" w14:textId="662F15AB" w:rsidR="004566B3" w:rsidRDefault="004566B3" w:rsidP="003D6F05">
            <w:pPr>
              <w:spacing w:after="120"/>
              <w:jc w:val="center"/>
              <w:rPr>
                <w:sz w:val="24"/>
                <w:szCs w:val="22"/>
              </w:rPr>
            </w:pPr>
            <w:r>
              <w:rPr>
                <w:sz w:val="24"/>
                <w:szCs w:val="22"/>
              </w:rPr>
              <w:t>Michael Verta</w:t>
            </w:r>
          </w:p>
        </w:tc>
        <w:tc>
          <w:tcPr>
            <w:tcW w:w="2252" w:type="dxa"/>
          </w:tcPr>
          <w:p w14:paraId="540E6C8D" w14:textId="29D951AE" w:rsidR="004566B3" w:rsidRDefault="004566B3" w:rsidP="003D6F05">
            <w:pPr>
              <w:spacing w:after="120"/>
              <w:jc w:val="center"/>
              <w:rPr>
                <w:sz w:val="24"/>
                <w:szCs w:val="22"/>
              </w:rPr>
            </w:pPr>
            <w:r>
              <w:rPr>
                <w:sz w:val="24"/>
                <w:szCs w:val="22"/>
              </w:rPr>
              <w:t>Large</w:t>
            </w:r>
          </w:p>
        </w:tc>
        <w:tc>
          <w:tcPr>
            <w:tcW w:w="2068" w:type="dxa"/>
          </w:tcPr>
          <w:p w14:paraId="48674D04" w14:textId="298F13ED" w:rsidR="004566B3" w:rsidRDefault="004566B3" w:rsidP="003D6F05">
            <w:pPr>
              <w:spacing w:after="120"/>
              <w:jc w:val="center"/>
              <w:rPr>
                <w:sz w:val="24"/>
                <w:szCs w:val="22"/>
              </w:rPr>
            </w:pPr>
            <w:r>
              <w:rPr>
                <w:sz w:val="24"/>
                <w:szCs w:val="22"/>
              </w:rPr>
              <w:t>9</w:t>
            </w:r>
          </w:p>
        </w:tc>
      </w:tr>
      <w:tr w:rsidR="004566B3" w14:paraId="74C38AEA" w14:textId="77777777" w:rsidTr="00E7061D">
        <w:tc>
          <w:tcPr>
            <w:tcW w:w="2605" w:type="dxa"/>
          </w:tcPr>
          <w:p w14:paraId="783024C0" w14:textId="77777777" w:rsidR="004566B3" w:rsidRDefault="004566B3" w:rsidP="00BF1645">
            <w:pPr>
              <w:spacing w:after="120"/>
              <w:rPr>
                <w:sz w:val="24"/>
                <w:szCs w:val="22"/>
              </w:rPr>
            </w:pPr>
          </w:p>
        </w:tc>
        <w:tc>
          <w:tcPr>
            <w:tcW w:w="2425" w:type="dxa"/>
          </w:tcPr>
          <w:p w14:paraId="69FEE4D1" w14:textId="296B101E" w:rsidR="004566B3" w:rsidRDefault="004566B3" w:rsidP="003D6F05">
            <w:pPr>
              <w:spacing w:after="120"/>
              <w:jc w:val="center"/>
              <w:rPr>
                <w:sz w:val="24"/>
                <w:szCs w:val="22"/>
              </w:rPr>
            </w:pPr>
            <w:r>
              <w:rPr>
                <w:sz w:val="24"/>
                <w:szCs w:val="22"/>
              </w:rPr>
              <w:t>Ruby Gem</w:t>
            </w:r>
          </w:p>
        </w:tc>
        <w:tc>
          <w:tcPr>
            <w:tcW w:w="2252" w:type="dxa"/>
          </w:tcPr>
          <w:p w14:paraId="729D048F" w14:textId="626EB51F" w:rsidR="004566B3" w:rsidRDefault="004566B3" w:rsidP="003D6F05">
            <w:pPr>
              <w:spacing w:after="120"/>
              <w:jc w:val="center"/>
              <w:rPr>
                <w:sz w:val="24"/>
                <w:szCs w:val="22"/>
              </w:rPr>
            </w:pPr>
            <w:r>
              <w:rPr>
                <w:sz w:val="24"/>
                <w:szCs w:val="22"/>
              </w:rPr>
              <w:t>Large</w:t>
            </w:r>
          </w:p>
        </w:tc>
        <w:tc>
          <w:tcPr>
            <w:tcW w:w="2068" w:type="dxa"/>
          </w:tcPr>
          <w:p w14:paraId="0CC4CB9A" w14:textId="27931EB4" w:rsidR="004566B3" w:rsidRDefault="004566B3" w:rsidP="003D6F05">
            <w:pPr>
              <w:spacing w:after="120"/>
              <w:jc w:val="center"/>
              <w:rPr>
                <w:sz w:val="24"/>
                <w:szCs w:val="22"/>
              </w:rPr>
            </w:pPr>
            <w:r>
              <w:rPr>
                <w:sz w:val="24"/>
                <w:szCs w:val="22"/>
              </w:rPr>
              <w:t>9</w:t>
            </w:r>
          </w:p>
        </w:tc>
      </w:tr>
      <w:tr w:rsidR="00E7061D" w14:paraId="68D58EE7" w14:textId="31700480" w:rsidTr="00E7061D">
        <w:tc>
          <w:tcPr>
            <w:tcW w:w="2605" w:type="dxa"/>
          </w:tcPr>
          <w:p w14:paraId="4B4D9A67" w14:textId="79959937" w:rsidR="00E7061D" w:rsidRPr="00BF1645" w:rsidRDefault="00E7061D" w:rsidP="00BF1645">
            <w:pPr>
              <w:spacing w:after="120"/>
              <w:rPr>
                <w:sz w:val="24"/>
                <w:szCs w:val="22"/>
              </w:rPr>
            </w:pPr>
            <w:r>
              <w:rPr>
                <w:sz w:val="24"/>
                <w:szCs w:val="22"/>
              </w:rPr>
              <w:t>Administrative Support</w:t>
            </w:r>
          </w:p>
        </w:tc>
        <w:tc>
          <w:tcPr>
            <w:tcW w:w="2425" w:type="dxa"/>
          </w:tcPr>
          <w:p w14:paraId="7B292CB8" w14:textId="76D32278" w:rsidR="00E7061D" w:rsidRPr="00BF1645" w:rsidRDefault="004566B3" w:rsidP="003D6F05">
            <w:pPr>
              <w:spacing w:after="120"/>
              <w:jc w:val="center"/>
              <w:rPr>
                <w:sz w:val="24"/>
                <w:szCs w:val="22"/>
              </w:rPr>
            </w:pPr>
            <w:r>
              <w:rPr>
                <w:sz w:val="24"/>
                <w:szCs w:val="22"/>
              </w:rPr>
              <w:t>Edna Renick</w:t>
            </w:r>
          </w:p>
        </w:tc>
        <w:tc>
          <w:tcPr>
            <w:tcW w:w="2252" w:type="dxa"/>
          </w:tcPr>
          <w:p w14:paraId="75A57DBC" w14:textId="153522F4" w:rsidR="00E7061D" w:rsidRPr="00BF1645" w:rsidRDefault="004566B3" w:rsidP="003D6F05">
            <w:pPr>
              <w:spacing w:after="120"/>
              <w:jc w:val="center"/>
              <w:rPr>
                <w:sz w:val="24"/>
                <w:szCs w:val="22"/>
              </w:rPr>
            </w:pPr>
            <w:r>
              <w:rPr>
                <w:sz w:val="24"/>
                <w:szCs w:val="22"/>
              </w:rPr>
              <w:t>Medium</w:t>
            </w:r>
          </w:p>
        </w:tc>
        <w:tc>
          <w:tcPr>
            <w:tcW w:w="2068" w:type="dxa"/>
          </w:tcPr>
          <w:p w14:paraId="3169778C" w14:textId="7FABF6A2" w:rsidR="00E7061D" w:rsidRDefault="004566B3" w:rsidP="003D6F05">
            <w:pPr>
              <w:spacing w:after="120"/>
              <w:jc w:val="center"/>
              <w:rPr>
                <w:sz w:val="24"/>
                <w:szCs w:val="22"/>
              </w:rPr>
            </w:pPr>
            <w:r>
              <w:rPr>
                <w:sz w:val="24"/>
                <w:szCs w:val="22"/>
              </w:rPr>
              <w:t>7</w:t>
            </w:r>
          </w:p>
        </w:tc>
      </w:tr>
      <w:tr w:rsidR="004566B3" w14:paraId="47132CBA" w14:textId="77777777" w:rsidTr="00E7061D">
        <w:tc>
          <w:tcPr>
            <w:tcW w:w="2605" w:type="dxa"/>
          </w:tcPr>
          <w:p w14:paraId="36FD1D2C" w14:textId="77777777" w:rsidR="004566B3" w:rsidRDefault="004566B3" w:rsidP="00BF1645">
            <w:pPr>
              <w:spacing w:after="120"/>
              <w:rPr>
                <w:sz w:val="24"/>
                <w:szCs w:val="22"/>
              </w:rPr>
            </w:pPr>
          </w:p>
        </w:tc>
        <w:tc>
          <w:tcPr>
            <w:tcW w:w="2425" w:type="dxa"/>
          </w:tcPr>
          <w:p w14:paraId="2754F01C" w14:textId="1BEE4BFA" w:rsidR="004566B3" w:rsidRDefault="004566B3" w:rsidP="003D6F05">
            <w:pPr>
              <w:spacing w:after="120"/>
              <w:jc w:val="center"/>
              <w:rPr>
                <w:sz w:val="24"/>
                <w:szCs w:val="22"/>
              </w:rPr>
            </w:pPr>
            <w:r>
              <w:rPr>
                <w:sz w:val="24"/>
                <w:szCs w:val="22"/>
              </w:rPr>
              <w:t>Jennifer Aldridge</w:t>
            </w:r>
          </w:p>
        </w:tc>
        <w:tc>
          <w:tcPr>
            <w:tcW w:w="2252" w:type="dxa"/>
          </w:tcPr>
          <w:p w14:paraId="008C34D2" w14:textId="6DFF0645" w:rsidR="004566B3" w:rsidRDefault="004566B3" w:rsidP="003D6F05">
            <w:pPr>
              <w:spacing w:after="120"/>
              <w:jc w:val="center"/>
              <w:rPr>
                <w:sz w:val="24"/>
                <w:szCs w:val="22"/>
              </w:rPr>
            </w:pPr>
            <w:r>
              <w:rPr>
                <w:sz w:val="24"/>
                <w:szCs w:val="22"/>
              </w:rPr>
              <w:t>Small</w:t>
            </w:r>
          </w:p>
        </w:tc>
        <w:tc>
          <w:tcPr>
            <w:tcW w:w="2068" w:type="dxa"/>
          </w:tcPr>
          <w:p w14:paraId="1DD31D2E" w14:textId="27945908" w:rsidR="004566B3" w:rsidRDefault="004566B3" w:rsidP="003D6F05">
            <w:pPr>
              <w:spacing w:after="120"/>
              <w:jc w:val="center"/>
              <w:rPr>
                <w:sz w:val="24"/>
                <w:szCs w:val="22"/>
              </w:rPr>
            </w:pPr>
            <w:r>
              <w:rPr>
                <w:sz w:val="24"/>
                <w:szCs w:val="22"/>
              </w:rPr>
              <w:t>5</w:t>
            </w:r>
          </w:p>
        </w:tc>
      </w:tr>
      <w:tr w:rsidR="004566B3" w14:paraId="1113218D" w14:textId="77777777" w:rsidTr="00E7061D">
        <w:tc>
          <w:tcPr>
            <w:tcW w:w="2605" w:type="dxa"/>
          </w:tcPr>
          <w:p w14:paraId="3DB0FF7B" w14:textId="77777777" w:rsidR="004566B3" w:rsidRDefault="004566B3" w:rsidP="00BF1645">
            <w:pPr>
              <w:spacing w:after="120"/>
              <w:rPr>
                <w:sz w:val="24"/>
                <w:szCs w:val="22"/>
              </w:rPr>
            </w:pPr>
          </w:p>
        </w:tc>
        <w:tc>
          <w:tcPr>
            <w:tcW w:w="2425" w:type="dxa"/>
          </w:tcPr>
          <w:p w14:paraId="4A45E441" w14:textId="13A9547D" w:rsidR="004566B3" w:rsidRDefault="004566B3" w:rsidP="003D6F05">
            <w:pPr>
              <w:spacing w:after="120"/>
              <w:jc w:val="center"/>
              <w:rPr>
                <w:sz w:val="24"/>
                <w:szCs w:val="22"/>
              </w:rPr>
            </w:pPr>
            <w:r>
              <w:rPr>
                <w:sz w:val="24"/>
                <w:szCs w:val="22"/>
              </w:rPr>
              <w:t>Sally Mendoza</w:t>
            </w:r>
          </w:p>
        </w:tc>
        <w:tc>
          <w:tcPr>
            <w:tcW w:w="2252" w:type="dxa"/>
          </w:tcPr>
          <w:p w14:paraId="765271E5" w14:textId="782CCADF" w:rsidR="004566B3" w:rsidRDefault="004566B3" w:rsidP="003D6F05">
            <w:pPr>
              <w:spacing w:after="120"/>
              <w:jc w:val="center"/>
              <w:rPr>
                <w:sz w:val="24"/>
                <w:szCs w:val="22"/>
              </w:rPr>
            </w:pPr>
            <w:r>
              <w:rPr>
                <w:sz w:val="24"/>
                <w:szCs w:val="22"/>
              </w:rPr>
              <w:t>Small</w:t>
            </w:r>
          </w:p>
        </w:tc>
        <w:tc>
          <w:tcPr>
            <w:tcW w:w="2068" w:type="dxa"/>
          </w:tcPr>
          <w:p w14:paraId="53E847B1" w14:textId="5EFF8964" w:rsidR="004566B3" w:rsidRDefault="004566B3" w:rsidP="003D6F05">
            <w:pPr>
              <w:spacing w:after="120"/>
              <w:jc w:val="center"/>
              <w:rPr>
                <w:sz w:val="24"/>
                <w:szCs w:val="22"/>
              </w:rPr>
            </w:pPr>
            <w:r>
              <w:rPr>
                <w:sz w:val="24"/>
                <w:szCs w:val="22"/>
              </w:rPr>
              <w:t>5</w:t>
            </w:r>
          </w:p>
        </w:tc>
      </w:tr>
      <w:tr w:rsidR="004566B3" w14:paraId="1F574E76" w14:textId="77777777" w:rsidTr="00E7061D">
        <w:tc>
          <w:tcPr>
            <w:tcW w:w="2605" w:type="dxa"/>
          </w:tcPr>
          <w:p w14:paraId="13A205A8" w14:textId="77777777" w:rsidR="004566B3" w:rsidRDefault="004566B3" w:rsidP="00BF1645">
            <w:pPr>
              <w:spacing w:after="120"/>
              <w:rPr>
                <w:sz w:val="24"/>
                <w:szCs w:val="22"/>
              </w:rPr>
            </w:pPr>
          </w:p>
        </w:tc>
        <w:tc>
          <w:tcPr>
            <w:tcW w:w="2425" w:type="dxa"/>
          </w:tcPr>
          <w:p w14:paraId="49BFA9DD" w14:textId="3A68FB37" w:rsidR="004566B3" w:rsidRDefault="004566B3" w:rsidP="003D6F05">
            <w:pPr>
              <w:spacing w:after="120"/>
              <w:jc w:val="center"/>
              <w:rPr>
                <w:sz w:val="24"/>
                <w:szCs w:val="22"/>
              </w:rPr>
            </w:pPr>
            <w:r>
              <w:rPr>
                <w:sz w:val="24"/>
                <w:szCs w:val="22"/>
              </w:rPr>
              <w:t>Kelly Sanderson</w:t>
            </w:r>
          </w:p>
        </w:tc>
        <w:tc>
          <w:tcPr>
            <w:tcW w:w="2252" w:type="dxa"/>
          </w:tcPr>
          <w:p w14:paraId="58E46717" w14:textId="577C5B1B" w:rsidR="004566B3" w:rsidRDefault="004566B3" w:rsidP="003D6F05">
            <w:pPr>
              <w:spacing w:after="120"/>
              <w:jc w:val="center"/>
              <w:rPr>
                <w:sz w:val="24"/>
                <w:szCs w:val="22"/>
              </w:rPr>
            </w:pPr>
            <w:r>
              <w:rPr>
                <w:sz w:val="24"/>
                <w:szCs w:val="22"/>
              </w:rPr>
              <w:t>Small</w:t>
            </w:r>
          </w:p>
        </w:tc>
        <w:tc>
          <w:tcPr>
            <w:tcW w:w="2068" w:type="dxa"/>
          </w:tcPr>
          <w:p w14:paraId="4D53B519" w14:textId="321C8DD2" w:rsidR="004566B3" w:rsidRDefault="004566B3" w:rsidP="003D6F05">
            <w:pPr>
              <w:spacing w:after="120"/>
              <w:jc w:val="center"/>
              <w:rPr>
                <w:sz w:val="24"/>
                <w:szCs w:val="22"/>
              </w:rPr>
            </w:pPr>
            <w:r>
              <w:rPr>
                <w:sz w:val="24"/>
                <w:szCs w:val="22"/>
              </w:rPr>
              <w:t>6</w:t>
            </w:r>
          </w:p>
        </w:tc>
      </w:tr>
    </w:tbl>
    <w:p w14:paraId="48B1E778" w14:textId="5CD4497F" w:rsidR="003D6F05" w:rsidRDefault="00A06A51" w:rsidP="003D6F05">
      <w:pPr>
        <w:spacing w:after="120"/>
        <w:jc w:val="center"/>
        <w:rPr>
          <w:b/>
          <w:sz w:val="24"/>
          <w:szCs w:val="22"/>
        </w:rPr>
      </w:pPr>
      <w:r>
        <w:rPr>
          <w:noProof/>
        </w:rPr>
        <w:drawing>
          <wp:anchor distT="0" distB="0" distL="114300" distR="114300" simplePos="0" relativeHeight="251721728" behindDoc="1" locked="0" layoutInCell="1" allowOverlap="1" wp14:anchorId="61F4830C" wp14:editId="591A05EB">
            <wp:simplePos x="0" y="0"/>
            <wp:positionH relativeFrom="column">
              <wp:posOffset>3429000</wp:posOffset>
            </wp:positionH>
            <wp:positionV relativeFrom="paragraph">
              <wp:posOffset>149224</wp:posOffset>
            </wp:positionV>
            <wp:extent cx="1934210" cy="1039495"/>
            <wp:effectExtent l="0" t="0" r="8890" b="8255"/>
            <wp:wrapNone/>
            <wp:docPr id="9" name="Picture 9"/>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934210" cy="1039495"/>
                    </a:xfrm>
                    <a:prstGeom prst="rect">
                      <a:avLst/>
                    </a:prstGeom>
                  </pic:spPr>
                </pic:pic>
              </a:graphicData>
            </a:graphic>
            <wp14:sizeRelH relativeFrom="page">
              <wp14:pctWidth>0</wp14:pctWidth>
            </wp14:sizeRelH>
            <wp14:sizeRelV relativeFrom="page">
              <wp14:pctHeight>0</wp14:pctHeight>
            </wp14:sizeRelV>
          </wp:anchor>
        </w:drawing>
      </w:r>
    </w:p>
    <w:p w14:paraId="2E91E1E8" w14:textId="35ED53C1" w:rsidR="00BF1645" w:rsidRPr="004566B3" w:rsidRDefault="004566B3" w:rsidP="004566B3">
      <w:pPr>
        <w:spacing w:after="120"/>
        <w:jc w:val="center"/>
        <w:rPr>
          <w:b/>
          <w:sz w:val="24"/>
          <w:szCs w:val="22"/>
        </w:rPr>
      </w:pPr>
      <w:r w:rsidRPr="00FB48EC">
        <w:rPr>
          <w:i/>
          <w:iCs/>
          <w:noProof/>
        </w:rPr>
        <mc:AlternateContent>
          <mc:Choice Requires="wps">
            <w:drawing>
              <wp:anchor distT="0" distB="0" distL="114300" distR="114300" simplePos="0" relativeHeight="251715584" behindDoc="0" locked="0" layoutInCell="1" allowOverlap="1" wp14:anchorId="5D2AEFE6" wp14:editId="3CB5C3A0">
                <wp:simplePos x="0" y="0"/>
                <wp:positionH relativeFrom="margin">
                  <wp:posOffset>-236859</wp:posOffset>
                </wp:positionH>
                <wp:positionV relativeFrom="paragraph">
                  <wp:posOffset>751176</wp:posOffset>
                </wp:positionV>
                <wp:extent cx="1057275" cy="516890"/>
                <wp:effectExtent l="0" t="0" r="952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516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CD6864" w14:textId="33231F0B" w:rsidR="00E7061D" w:rsidRPr="00700915" w:rsidRDefault="00E7061D" w:rsidP="00E7061D">
                            <w:pPr>
                              <w:rPr>
                                <w:sz w:val="24"/>
                                <w:szCs w:val="24"/>
                              </w:rPr>
                            </w:pPr>
                            <w:r w:rsidRPr="00700915">
                              <w:rPr>
                                <w:sz w:val="24"/>
                                <w:szCs w:val="24"/>
                              </w:rPr>
                              <w:t>Contestant #</w:t>
                            </w:r>
                            <w:r w:rsidRPr="00700915">
                              <w:rPr>
                                <w:sz w:val="24"/>
                                <w:szCs w:val="24"/>
                              </w:rPr>
                              <w:br/>
                              <w:t xml:space="preserve">Job </w:t>
                            </w:r>
                            <w:r>
                              <w:rPr>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AEFE6" id="Text Box 5" o:spid="_x0000_s1034" type="#_x0000_t202" style="position:absolute;left:0;text-align:left;margin-left:-18.65pt;margin-top:59.15pt;width:83.25pt;height:40.7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" stroked="f">
                <v:textbox>
                  <w:txbxContent>
                    <w:p w14:paraId="69CD6864" w14:textId="33231F0B" w:rsidR="00E7061D" w:rsidRPr="00700915" w:rsidRDefault="00E7061D" w:rsidP="00E7061D">
                      <w:pPr>
                        <w:rPr>
                          <w:sz w:val="24"/>
                          <w:szCs w:val="24"/>
                        </w:rPr>
                      </w:pPr>
                      <w:r w:rsidRPr="00700915">
                        <w:rPr>
                          <w:sz w:val="24"/>
                          <w:szCs w:val="24"/>
                        </w:rPr>
                        <w:t>Contestant #</w:t>
                      </w:r>
                      <w:r w:rsidRPr="00700915">
                        <w:rPr>
                          <w:sz w:val="24"/>
                          <w:szCs w:val="24"/>
                        </w:rPr>
                        <w:br/>
                        <w:t xml:space="preserve">Job </w:t>
                      </w:r>
                      <w:r>
                        <w:rPr>
                          <w:sz w:val="24"/>
                          <w:szCs w:val="24"/>
                        </w:rPr>
                        <w:t>4</w:t>
                      </w:r>
                    </w:p>
                  </w:txbxContent>
                </v:textbox>
                <w10:wrap anchorx="margin"/>
              </v:shape>
            </w:pict>
          </mc:Fallback>
        </mc:AlternateContent>
      </w:r>
    </w:p>
    <w:sectPr w:rsidR="00BF1645" w:rsidRPr="004566B3" w:rsidSect="00A06811">
      <w:headerReference w:type="default" r:id="rId11"/>
      <w:headerReference w:type="first" r:id="rId12"/>
      <w:pgSz w:w="12240" w:h="15840"/>
      <w:pgMar w:top="1166"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CC650" w14:textId="77777777" w:rsidR="00D30286" w:rsidRDefault="00D30286" w:rsidP="00CB393A">
      <w:r>
        <w:separator/>
      </w:r>
    </w:p>
  </w:endnote>
  <w:endnote w:type="continuationSeparator" w:id="0">
    <w:p w14:paraId="7F05EF2B" w14:textId="77777777" w:rsidR="00D30286" w:rsidRDefault="00D30286" w:rsidP="00CB3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mericana BT">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05A75B" w14:textId="77777777" w:rsidR="00D30286" w:rsidRDefault="00D30286" w:rsidP="00CB393A">
      <w:r>
        <w:separator/>
      </w:r>
    </w:p>
  </w:footnote>
  <w:footnote w:type="continuationSeparator" w:id="0">
    <w:p w14:paraId="33BFD3E1" w14:textId="77777777" w:rsidR="00D30286" w:rsidRDefault="00D30286" w:rsidP="00CB3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AC9DB9" w14:textId="6BAA74AE" w:rsidR="00E7061D" w:rsidRPr="005D5292" w:rsidRDefault="00E7061D" w:rsidP="00B264D3">
    <w:pPr>
      <w:rPr>
        <w:b/>
      </w:rPr>
    </w:pPr>
    <w:r w:rsidRPr="005D5292">
      <w:rPr>
        <w:b/>
        <w:noProof/>
      </w:rPr>
      <w:t>FUNDAMENTAL WORD PROCESSING</w:t>
    </w:r>
    <w:r w:rsidRPr="005D5292">
      <w:rPr>
        <w:b/>
      </w:rPr>
      <w:t xml:space="preserve"> - </w:t>
    </w:r>
    <w:r>
      <w:rPr>
        <w:b/>
      </w:rPr>
      <w:t>NATIONALS</w:t>
    </w:r>
    <w:r w:rsidRPr="005D5292">
      <w:rPr>
        <w:b/>
      </w:rPr>
      <w:t xml:space="preserve"> 20</w:t>
    </w:r>
    <w:r>
      <w:rPr>
        <w:b/>
      </w:rPr>
      <w:t>20</w:t>
    </w:r>
  </w:p>
  <w:p w14:paraId="262B7576" w14:textId="77777777" w:rsidR="00E7061D" w:rsidRDefault="00E7061D" w:rsidP="00B264D3">
    <w:r>
      <w:rPr>
        <w:b/>
      </w:rPr>
      <w:t>ANSWER KEY</w:t>
    </w:r>
  </w:p>
  <w:p w14:paraId="6C45ECA2" w14:textId="7D981AC1" w:rsidR="00E7061D" w:rsidRDefault="00E7061D" w:rsidP="00B264D3">
    <w:r>
      <w:rPr>
        <w:b/>
      </w:rPr>
      <w:t xml:space="preserve">Page </w:t>
    </w:r>
    <w:r>
      <w:fldChar w:fldCharType="begin"/>
    </w:r>
    <w:r>
      <w:instrText>PAGE</w:instrText>
    </w:r>
    <w:r>
      <w:fldChar w:fldCharType="separate"/>
    </w:r>
    <w:r w:rsidR="00A52B0B">
      <w:rPr>
        <w:noProof/>
      </w:rPr>
      <w:t>2</w:t>
    </w:r>
    <w:r>
      <w:fldChar w:fldCharType="end"/>
    </w:r>
    <w:r>
      <w:rPr>
        <w:b/>
      </w:rPr>
      <w:t xml:space="preserve"> of </w:t>
    </w:r>
    <w:r>
      <w:fldChar w:fldCharType="begin"/>
    </w:r>
    <w:r>
      <w:instrText>NUMPAGES</w:instrText>
    </w:r>
    <w:r>
      <w:fldChar w:fldCharType="separate"/>
    </w:r>
    <w:r w:rsidR="00A52B0B">
      <w:rPr>
        <w:noProof/>
      </w:rPr>
      <w:t>6</w:t>
    </w:r>
    <w:r>
      <w:fldChar w:fldCharType="end"/>
    </w:r>
  </w:p>
  <w:p w14:paraId="46AFA62A" w14:textId="77777777" w:rsidR="00E7061D" w:rsidRDefault="00E706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92EE2" w14:textId="291C5069" w:rsidR="00E7061D" w:rsidRDefault="00E7061D" w:rsidP="00A06811">
    <w:pPr>
      <w:tabs>
        <w:tab w:val="right" w:pos="9450"/>
      </w:tabs>
      <w:spacing w:before="120" w:after="120"/>
      <w:rPr>
        <w:sz w:val="24"/>
      </w:rPr>
    </w:pPr>
  </w:p>
  <w:p w14:paraId="747842EE" w14:textId="77777777" w:rsidR="00E7061D" w:rsidRDefault="00E7061D">
    <w:pPr>
      <w:pStyle w:val="Header"/>
    </w:pPr>
  </w:p>
  <w:p w14:paraId="44AC9275" w14:textId="77777777" w:rsidR="00E7061D" w:rsidRDefault="00E70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E3ED2"/>
    <w:multiLevelType w:val="hybridMultilevel"/>
    <w:tmpl w:val="1C487AB4"/>
    <w:lvl w:ilvl="0" w:tplc="08947E00">
      <w:start w:val="18"/>
      <w:numFmt w:val="decimal"/>
      <w:lvlText w:val="%1."/>
      <w:lvlJc w:val="left"/>
      <w:pPr>
        <w:tabs>
          <w:tab w:val="num" w:pos="360"/>
        </w:tabs>
        <w:ind w:left="360" w:hanging="540"/>
      </w:pPr>
      <w:rPr>
        <w:rFonts w:hint="default"/>
      </w:rPr>
    </w:lvl>
    <w:lvl w:ilvl="1" w:tplc="CFFC799A">
      <w:start w:val="1"/>
      <w:numFmt w:val="upperLetter"/>
      <w:lvlText w:val="%2."/>
      <w:lvlJc w:val="left"/>
      <w:pPr>
        <w:tabs>
          <w:tab w:val="num" w:pos="945"/>
        </w:tabs>
        <w:ind w:left="945" w:hanging="405"/>
      </w:pPr>
      <w:rPr>
        <w:rFonts w:ascii="Arial" w:eastAsia="SimSun" w:hAnsi="Arial" w:cs="Times New Roman"/>
      </w:r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1" w15:restartNumberingAfterBreak="0">
    <w:nsid w:val="06D845EF"/>
    <w:multiLevelType w:val="hybridMultilevel"/>
    <w:tmpl w:val="DBD89F1E"/>
    <w:lvl w:ilvl="0" w:tplc="422E6158">
      <w:start w:val="1"/>
      <w:numFmt w:val="upp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 w15:restartNumberingAfterBreak="0">
    <w:nsid w:val="09890307"/>
    <w:multiLevelType w:val="hybridMultilevel"/>
    <w:tmpl w:val="86781E38"/>
    <w:lvl w:ilvl="0" w:tplc="0409000F">
      <w:start w:val="1"/>
      <w:numFmt w:val="decimal"/>
      <w:lvlText w:val="%1."/>
      <w:lvlJc w:val="left"/>
      <w:pPr>
        <w:tabs>
          <w:tab w:val="num" w:pos="720"/>
        </w:tabs>
        <w:ind w:left="720" w:hanging="360"/>
      </w:pPr>
    </w:lvl>
    <w:lvl w:ilvl="1" w:tplc="04090015">
      <w:start w:val="1"/>
      <w:numFmt w:val="upp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B46B38"/>
    <w:multiLevelType w:val="hybridMultilevel"/>
    <w:tmpl w:val="F200999A"/>
    <w:lvl w:ilvl="0" w:tplc="A42EFDD2">
      <w:start w:val="1"/>
      <w:numFmt w:val="upperLetter"/>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0F0061"/>
    <w:multiLevelType w:val="hybridMultilevel"/>
    <w:tmpl w:val="AC56042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1E24DB"/>
    <w:multiLevelType w:val="multilevel"/>
    <w:tmpl w:val="2AEC0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B0077"/>
    <w:multiLevelType w:val="hybridMultilevel"/>
    <w:tmpl w:val="F7FE508E"/>
    <w:lvl w:ilvl="0" w:tplc="55EE13E8">
      <w:start w:val="1"/>
      <w:numFmt w:val="bullet"/>
      <w:lvlText w:val=""/>
      <w:lvlJc w:val="left"/>
      <w:pPr>
        <w:tabs>
          <w:tab w:val="num" w:pos="7200"/>
        </w:tabs>
        <w:ind w:left="6264" w:firstLine="576"/>
      </w:pPr>
      <w:rPr>
        <w:rFonts w:ascii="Symbol" w:hAnsi="Symbol" w:hint="default"/>
      </w:rPr>
    </w:lvl>
    <w:lvl w:ilvl="1" w:tplc="04090003" w:tentative="1">
      <w:start w:val="1"/>
      <w:numFmt w:val="bullet"/>
      <w:lvlText w:val="o"/>
      <w:lvlJc w:val="left"/>
      <w:pPr>
        <w:tabs>
          <w:tab w:val="num" w:pos="7920"/>
        </w:tabs>
        <w:ind w:left="7920" w:hanging="360"/>
      </w:pPr>
      <w:rPr>
        <w:rFonts w:ascii="Courier New" w:hAnsi="Courier New" w:hint="default"/>
      </w:rPr>
    </w:lvl>
    <w:lvl w:ilvl="2" w:tplc="04090005" w:tentative="1">
      <w:start w:val="1"/>
      <w:numFmt w:val="bullet"/>
      <w:lvlText w:val=""/>
      <w:lvlJc w:val="left"/>
      <w:pPr>
        <w:tabs>
          <w:tab w:val="num" w:pos="8640"/>
        </w:tabs>
        <w:ind w:left="8640" w:hanging="360"/>
      </w:pPr>
      <w:rPr>
        <w:rFonts w:ascii="Wingdings" w:hAnsi="Wingdings" w:hint="default"/>
      </w:rPr>
    </w:lvl>
    <w:lvl w:ilvl="3" w:tplc="04090001" w:tentative="1">
      <w:start w:val="1"/>
      <w:numFmt w:val="bullet"/>
      <w:lvlText w:val=""/>
      <w:lvlJc w:val="left"/>
      <w:pPr>
        <w:tabs>
          <w:tab w:val="num" w:pos="9360"/>
        </w:tabs>
        <w:ind w:left="9360" w:hanging="360"/>
      </w:pPr>
      <w:rPr>
        <w:rFonts w:ascii="Symbol" w:hAnsi="Symbol" w:hint="default"/>
      </w:rPr>
    </w:lvl>
    <w:lvl w:ilvl="4" w:tplc="04090003" w:tentative="1">
      <w:start w:val="1"/>
      <w:numFmt w:val="bullet"/>
      <w:lvlText w:val="o"/>
      <w:lvlJc w:val="left"/>
      <w:pPr>
        <w:tabs>
          <w:tab w:val="num" w:pos="10080"/>
        </w:tabs>
        <w:ind w:left="10080" w:hanging="360"/>
      </w:pPr>
      <w:rPr>
        <w:rFonts w:ascii="Courier New" w:hAnsi="Courier New" w:hint="default"/>
      </w:rPr>
    </w:lvl>
    <w:lvl w:ilvl="5" w:tplc="04090005" w:tentative="1">
      <w:start w:val="1"/>
      <w:numFmt w:val="bullet"/>
      <w:lvlText w:val=""/>
      <w:lvlJc w:val="left"/>
      <w:pPr>
        <w:tabs>
          <w:tab w:val="num" w:pos="10800"/>
        </w:tabs>
        <w:ind w:left="10800" w:hanging="360"/>
      </w:pPr>
      <w:rPr>
        <w:rFonts w:ascii="Wingdings" w:hAnsi="Wingdings" w:hint="default"/>
      </w:rPr>
    </w:lvl>
    <w:lvl w:ilvl="6" w:tplc="04090001" w:tentative="1">
      <w:start w:val="1"/>
      <w:numFmt w:val="bullet"/>
      <w:lvlText w:val=""/>
      <w:lvlJc w:val="left"/>
      <w:pPr>
        <w:tabs>
          <w:tab w:val="num" w:pos="11520"/>
        </w:tabs>
        <w:ind w:left="11520" w:hanging="360"/>
      </w:pPr>
      <w:rPr>
        <w:rFonts w:ascii="Symbol" w:hAnsi="Symbol" w:hint="default"/>
      </w:rPr>
    </w:lvl>
    <w:lvl w:ilvl="7" w:tplc="04090003" w:tentative="1">
      <w:start w:val="1"/>
      <w:numFmt w:val="bullet"/>
      <w:lvlText w:val="o"/>
      <w:lvlJc w:val="left"/>
      <w:pPr>
        <w:tabs>
          <w:tab w:val="num" w:pos="12240"/>
        </w:tabs>
        <w:ind w:left="12240" w:hanging="360"/>
      </w:pPr>
      <w:rPr>
        <w:rFonts w:ascii="Courier New" w:hAnsi="Courier New" w:hint="default"/>
      </w:rPr>
    </w:lvl>
    <w:lvl w:ilvl="8" w:tplc="04090005" w:tentative="1">
      <w:start w:val="1"/>
      <w:numFmt w:val="bullet"/>
      <w:lvlText w:val=""/>
      <w:lvlJc w:val="left"/>
      <w:pPr>
        <w:tabs>
          <w:tab w:val="num" w:pos="12960"/>
        </w:tabs>
        <w:ind w:left="12960" w:hanging="360"/>
      </w:pPr>
      <w:rPr>
        <w:rFonts w:ascii="Wingdings" w:hAnsi="Wingdings" w:hint="default"/>
      </w:rPr>
    </w:lvl>
  </w:abstractNum>
  <w:abstractNum w:abstractNumId="7" w15:restartNumberingAfterBreak="0">
    <w:nsid w:val="14891109"/>
    <w:multiLevelType w:val="hybridMultilevel"/>
    <w:tmpl w:val="392A648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574AA8"/>
    <w:multiLevelType w:val="hybridMultilevel"/>
    <w:tmpl w:val="238AA77E"/>
    <w:lvl w:ilvl="0" w:tplc="086EA38E">
      <w:start w:val="1"/>
      <w:numFmt w:val="upp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9" w15:restartNumberingAfterBreak="0">
    <w:nsid w:val="1FEF5AF5"/>
    <w:multiLevelType w:val="hybridMultilevel"/>
    <w:tmpl w:val="21AE61EC"/>
    <w:lvl w:ilvl="0" w:tplc="FCAABAF0">
      <w:start w:val="1"/>
      <w:numFmt w:val="upperLetter"/>
      <w:lvlText w:val="%1."/>
      <w:lvlJc w:val="left"/>
      <w:pPr>
        <w:tabs>
          <w:tab w:val="num" w:pos="825"/>
        </w:tabs>
        <w:ind w:left="825" w:hanging="405"/>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0" w15:restartNumberingAfterBreak="0">
    <w:nsid w:val="202157F2"/>
    <w:multiLevelType w:val="hybridMultilevel"/>
    <w:tmpl w:val="4F1C5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8096E"/>
    <w:multiLevelType w:val="hybridMultilevel"/>
    <w:tmpl w:val="00701E64"/>
    <w:lvl w:ilvl="0" w:tplc="FFFFFFFF">
      <w:start w:val="1"/>
      <w:numFmt w:val="decimal"/>
      <w:lvlText w:val="%1."/>
      <w:lvlJc w:val="left"/>
      <w:pPr>
        <w:tabs>
          <w:tab w:val="num" w:pos="720"/>
        </w:tabs>
        <w:ind w:left="720" w:hanging="720"/>
      </w:pPr>
      <w:rPr>
        <w:rFonts w:hint="default"/>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271D3DB8"/>
    <w:multiLevelType w:val="hybridMultilevel"/>
    <w:tmpl w:val="DCAA189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D5792E"/>
    <w:multiLevelType w:val="hybridMultilevel"/>
    <w:tmpl w:val="E58A9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923228"/>
    <w:multiLevelType w:val="multilevel"/>
    <w:tmpl w:val="D926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81DDC"/>
    <w:multiLevelType w:val="hybridMultilevel"/>
    <w:tmpl w:val="862851F6"/>
    <w:lvl w:ilvl="0" w:tplc="04090013">
      <w:start w:val="1"/>
      <w:numFmt w:val="upperRoman"/>
      <w:lvlText w:val="%1."/>
      <w:lvlJc w:val="right"/>
      <w:pPr>
        <w:tabs>
          <w:tab w:val="num" w:pos="1440"/>
        </w:tabs>
        <w:ind w:left="1440" w:hanging="18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3A022FFC"/>
    <w:multiLevelType w:val="hybridMultilevel"/>
    <w:tmpl w:val="E3664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CF79B5"/>
    <w:multiLevelType w:val="hybridMultilevel"/>
    <w:tmpl w:val="A1085730"/>
    <w:lvl w:ilvl="0" w:tplc="679C2958">
      <w:start w:val="1"/>
      <w:numFmt w:val="upperLetter"/>
      <w:lvlText w:val="%1."/>
      <w:lvlJc w:val="left"/>
      <w:pPr>
        <w:tabs>
          <w:tab w:val="num" w:pos="825"/>
        </w:tabs>
        <w:ind w:left="825" w:hanging="405"/>
      </w:pPr>
      <w:rPr>
        <w:rFonts w:hint="default"/>
      </w:rPr>
    </w:lvl>
    <w:lvl w:ilvl="1" w:tplc="638EC618">
      <w:start w:val="7"/>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8" w15:restartNumberingAfterBreak="0">
    <w:nsid w:val="3DE37AF5"/>
    <w:multiLevelType w:val="hybridMultilevel"/>
    <w:tmpl w:val="9864D6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8B5E38"/>
    <w:multiLevelType w:val="multilevel"/>
    <w:tmpl w:val="64BE3506"/>
    <w:lvl w:ilvl="0">
      <w:start w:val="12"/>
      <w:numFmt w:val="decimal"/>
      <w:lvlText w:val="%1."/>
      <w:lvlJc w:val="left"/>
      <w:pPr>
        <w:tabs>
          <w:tab w:val="num" w:pos="300"/>
        </w:tabs>
        <w:ind w:left="300" w:hanging="480"/>
      </w:pPr>
      <w:rPr>
        <w:rFonts w:hint="default"/>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20" w15:restartNumberingAfterBreak="0">
    <w:nsid w:val="42E91BAF"/>
    <w:multiLevelType w:val="hybridMultilevel"/>
    <w:tmpl w:val="98ACA36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5574C54"/>
    <w:multiLevelType w:val="hybridMultilevel"/>
    <w:tmpl w:val="94AE4326"/>
    <w:lvl w:ilvl="0" w:tplc="70E817F0">
      <w:start w:val="1"/>
      <w:numFmt w:val="upp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2" w15:restartNumberingAfterBreak="0">
    <w:nsid w:val="4BA824F0"/>
    <w:multiLevelType w:val="hybridMultilevel"/>
    <w:tmpl w:val="D31A46C8"/>
    <w:lvl w:ilvl="0" w:tplc="E926058E">
      <w:start w:val="1"/>
      <w:numFmt w:val="upperLetter"/>
      <w:lvlText w:val="%1."/>
      <w:lvlJc w:val="left"/>
      <w:pPr>
        <w:tabs>
          <w:tab w:val="num" w:pos="765"/>
        </w:tabs>
        <w:ind w:left="765" w:hanging="405"/>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3897604"/>
    <w:multiLevelType w:val="hybridMultilevel"/>
    <w:tmpl w:val="64BE3506"/>
    <w:lvl w:ilvl="0" w:tplc="377CDECA">
      <w:start w:val="12"/>
      <w:numFmt w:val="decimal"/>
      <w:lvlText w:val="%1."/>
      <w:lvlJc w:val="left"/>
      <w:pPr>
        <w:tabs>
          <w:tab w:val="num" w:pos="300"/>
        </w:tabs>
        <w:ind w:left="300" w:hanging="48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24" w15:restartNumberingAfterBreak="0">
    <w:nsid w:val="54657859"/>
    <w:multiLevelType w:val="hybridMultilevel"/>
    <w:tmpl w:val="1AD8484E"/>
    <w:lvl w:ilvl="0" w:tplc="37981EE8">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5" w15:restartNumberingAfterBreak="0">
    <w:nsid w:val="5BA92F7D"/>
    <w:multiLevelType w:val="hybridMultilevel"/>
    <w:tmpl w:val="87B81692"/>
    <w:lvl w:ilvl="0" w:tplc="22D81D6E">
      <w:start w:val="1"/>
      <w:numFmt w:val="upperLetter"/>
      <w:lvlText w:val="%1."/>
      <w:lvlJc w:val="left"/>
      <w:pPr>
        <w:tabs>
          <w:tab w:val="num" w:pos="825"/>
        </w:tabs>
        <w:ind w:left="825" w:hanging="405"/>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6" w15:restartNumberingAfterBreak="0">
    <w:nsid w:val="5EFC2B11"/>
    <w:multiLevelType w:val="hybridMultilevel"/>
    <w:tmpl w:val="9B86D228"/>
    <w:lvl w:ilvl="0" w:tplc="3E1E7F1A">
      <w:start w:val="1"/>
      <w:numFmt w:val="upp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7" w15:restartNumberingAfterBreak="0">
    <w:nsid w:val="5F673ADB"/>
    <w:multiLevelType w:val="hybridMultilevel"/>
    <w:tmpl w:val="D81C6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BC6E39"/>
    <w:multiLevelType w:val="hybridMultilevel"/>
    <w:tmpl w:val="B1861932"/>
    <w:lvl w:ilvl="0" w:tplc="D39CA4C4">
      <w:start w:val="14"/>
      <w:numFmt w:val="decimal"/>
      <w:lvlText w:val="%1."/>
      <w:lvlJc w:val="left"/>
      <w:pPr>
        <w:tabs>
          <w:tab w:val="num" w:pos="300"/>
        </w:tabs>
        <w:ind w:left="30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91D527F"/>
    <w:multiLevelType w:val="hybridMultilevel"/>
    <w:tmpl w:val="555AF110"/>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9BE7C7D"/>
    <w:multiLevelType w:val="hybridMultilevel"/>
    <w:tmpl w:val="4210F1A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CC74F81"/>
    <w:multiLevelType w:val="hybridMultilevel"/>
    <w:tmpl w:val="773E2562"/>
    <w:lvl w:ilvl="0" w:tplc="04090001">
      <w:start w:val="1"/>
      <w:numFmt w:val="bullet"/>
      <w:lvlText w:val=""/>
      <w:lvlJc w:val="left"/>
      <w:pPr>
        <w:tabs>
          <w:tab w:val="num" w:pos="720"/>
        </w:tabs>
        <w:ind w:left="720" w:hanging="360"/>
      </w:pPr>
      <w:rPr>
        <w:rFonts w:ascii="Symbol" w:hAnsi="Symbol" w:hint="default"/>
      </w:rPr>
    </w:lvl>
    <w:lvl w:ilvl="1" w:tplc="96C8E036">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D6C06D6"/>
    <w:multiLevelType w:val="hybridMultilevel"/>
    <w:tmpl w:val="AF90AE1A"/>
    <w:lvl w:ilvl="0" w:tplc="F82EC330">
      <w:start w:val="1"/>
      <w:numFmt w:val="upp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3" w15:restartNumberingAfterBreak="0">
    <w:nsid w:val="6DDA07B0"/>
    <w:multiLevelType w:val="hybridMultilevel"/>
    <w:tmpl w:val="3D3A3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33E81"/>
    <w:multiLevelType w:val="hybridMultilevel"/>
    <w:tmpl w:val="2514F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0F7429"/>
    <w:multiLevelType w:val="hybridMultilevel"/>
    <w:tmpl w:val="0F46719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39F73A1"/>
    <w:multiLevelType w:val="multilevel"/>
    <w:tmpl w:val="00A29188"/>
    <w:lvl w:ilvl="0">
      <w:start w:val="1"/>
      <w:numFmt w:val="decimal"/>
      <w:lvlText w:val="%1."/>
      <w:lvlJc w:val="left"/>
      <w:pPr>
        <w:tabs>
          <w:tab w:val="num" w:pos="2880"/>
        </w:tabs>
        <w:ind w:left="2880" w:hanging="720"/>
      </w:pPr>
      <w:rPr>
        <w:rFonts w:hint="default"/>
        <w:b/>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37" w15:restartNumberingAfterBreak="0">
    <w:nsid w:val="750357B8"/>
    <w:multiLevelType w:val="hybridMultilevel"/>
    <w:tmpl w:val="0B2CE15A"/>
    <w:lvl w:ilvl="0" w:tplc="04090015">
      <w:start w:val="1"/>
      <w:numFmt w:val="upperLetter"/>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8" w15:restartNumberingAfterBreak="0">
    <w:nsid w:val="767659A0"/>
    <w:multiLevelType w:val="hybridMultilevel"/>
    <w:tmpl w:val="13D67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7B9390"/>
    <w:multiLevelType w:val="hybridMultilevel"/>
    <w:tmpl w:val="A4461C1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7F187DBD"/>
    <w:multiLevelType w:val="hybridMultilevel"/>
    <w:tmpl w:val="F2A09838"/>
    <w:lvl w:ilvl="0" w:tplc="9D1A5E58">
      <w:start w:val="1"/>
      <w:numFmt w:val="upperLetter"/>
      <w:lvlText w:val="%1."/>
      <w:lvlJc w:val="left"/>
      <w:pPr>
        <w:tabs>
          <w:tab w:val="num" w:pos="825"/>
        </w:tabs>
        <w:ind w:left="825" w:hanging="405"/>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num w:numId="1">
    <w:abstractNumId w:val="36"/>
  </w:num>
  <w:num w:numId="2">
    <w:abstractNumId w:val="31"/>
  </w:num>
  <w:num w:numId="3">
    <w:abstractNumId w:val="2"/>
  </w:num>
  <w:num w:numId="4">
    <w:abstractNumId w:val="4"/>
  </w:num>
  <w:num w:numId="5">
    <w:abstractNumId w:val="24"/>
  </w:num>
  <w:num w:numId="6">
    <w:abstractNumId w:val="25"/>
  </w:num>
  <w:num w:numId="7">
    <w:abstractNumId w:val="9"/>
  </w:num>
  <w:num w:numId="8">
    <w:abstractNumId w:val="17"/>
  </w:num>
  <w:num w:numId="9">
    <w:abstractNumId w:val="7"/>
  </w:num>
  <w:num w:numId="10">
    <w:abstractNumId w:val="37"/>
  </w:num>
  <w:num w:numId="11">
    <w:abstractNumId w:val="30"/>
  </w:num>
  <w:num w:numId="12">
    <w:abstractNumId w:val="40"/>
  </w:num>
  <w:num w:numId="13">
    <w:abstractNumId w:val="20"/>
  </w:num>
  <w:num w:numId="14">
    <w:abstractNumId w:val="35"/>
  </w:num>
  <w:num w:numId="15">
    <w:abstractNumId w:val="12"/>
  </w:num>
  <w:num w:numId="16">
    <w:abstractNumId w:val="23"/>
  </w:num>
  <w:num w:numId="17">
    <w:abstractNumId w:val="19"/>
  </w:num>
  <w:num w:numId="18">
    <w:abstractNumId w:val="28"/>
  </w:num>
  <w:num w:numId="19">
    <w:abstractNumId w:val="22"/>
  </w:num>
  <w:num w:numId="20">
    <w:abstractNumId w:val="3"/>
  </w:num>
  <w:num w:numId="21">
    <w:abstractNumId w:val="0"/>
  </w:num>
  <w:num w:numId="22">
    <w:abstractNumId w:val="21"/>
  </w:num>
  <w:num w:numId="23">
    <w:abstractNumId w:val="32"/>
  </w:num>
  <w:num w:numId="24">
    <w:abstractNumId w:val="15"/>
  </w:num>
  <w:num w:numId="25">
    <w:abstractNumId w:val="29"/>
  </w:num>
  <w:num w:numId="26">
    <w:abstractNumId w:val="8"/>
  </w:num>
  <w:num w:numId="27">
    <w:abstractNumId w:val="1"/>
  </w:num>
  <w:num w:numId="28">
    <w:abstractNumId w:val="26"/>
  </w:num>
  <w:num w:numId="29">
    <w:abstractNumId w:val="6"/>
  </w:num>
  <w:num w:numId="30">
    <w:abstractNumId w:val="11"/>
  </w:num>
  <w:num w:numId="31">
    <w:abstractNumId w:val="33"/>
  </w:num>
  <w:num w:numId="32">
    <w:abstractNumId w:val="27"/>
  </w:num>
  <w:num w:numId="33">
    <w:abstractNumId w:val="18"/>
  </w:num>
  <w:num w:numId="34">
    <w:abstractNumId w:val="39"/>
  </w:num>
  <w:num w:numId="35">
    <w:abstractNumId w:val="16"/>
  </w:num>
  <w:num w:numId="36">
    <w:abstractNumId w:val="14"/>
  </w:num>
  <w:num w:numId="37">
    <w:abstractNumId w:val="5"/>
  </w:num>
  <w:num w:numId="38">
    <w:abstractNumId w:val="10"/>
  </w:num>
  <w:num w:numId="39">
    <w:abstractNumId w:val="13"/>
  </w:num>
  <w:num w:numId="40">
    <w:abstractNumId w:val="34"/>
  </w:num>
  <w:num w:numId="41">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cNew, Amber">
    <w15:presenceInfo w15:providerId="None" w15:userId="McNew, Amb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jAzsTA0tzAxM7Y0tjBU0lEKTi0uzszPAykwrAUAZh0/SywAAAA="/>
  </w:docVars>
  <w:rsids>
    <w:rsidRoot w:val="00A25C87"/>
    <w:rsid w:val="00001AF2"/>
    <w:rsid w:val="000072D6"/>
    <w:rsid w:val="000118F1"/>
    <w:rsid w:val="00023949"/>
    <w:rsid w:val="00025D29"/>
    <w:rsid w:val="000442B0"/>
    <w:rsid w:val="00044985"/>
    <w:rsid w:val="000526A2"/>
    <w:rsid w:val="00075B44"/>
    <w:rsid w:val="00077C9F"/>
    <w:rsid w:val="00084976"/>
    <w:rsid w:val="000A070E"/>
    <w:rsid w:val="000D5B78"/>
    <w:rsid w:val="000E1D55"/>
    <w:rsid w:val="000E66DA"/>
    <w:rsid w:val="000E6EC0"/>
    <w:rsid w:val="000F33C2"/>
    <w:rsid w:val="000F415C"/>
    <w:rsid w:val="000F4516"/>
    <w:rsid w:val="000F46B6"/>
    <w:rsid w:val="000F697E"/>
    <w:rsid w:val="00105725"/>
    <w:rsid w:val="0014204B"/>
    <w:rsid w:val="0014771D"/>
    <w:rsid w:val="001514D7"/>
    <w:rsid w:val="00151EF3"/>
    <w:rsid w:val="0015568D"/>
    <w:rsid w:val="00155DFD"/>
    <w:rsid w:val="00160078"/>
    <w:rsid w:val="0016050B"/>
    <w:rsid w:val="00163801"/>
    <w:rsid w:val="00183E17"/>
    <w:rsid w:val="00183FDC"/>
    <w:rsid w:val="001853B1"/>
    <w:rsid w:val="0019245E"/>
    <w:rsid w:val="00195663"/>
    <w:rsid w:val="001B3B4B"/>
    <w:rsid w:val="001C4AEF"/>
    <w:rsid w:val="001C6465"/>
    <w:rsid w:val="001C70F2"/>
    <w:rsid w:val="001D2AF0"/>
    <w:rsid w:val="001D3F0A"/>
    <w:rsid w:val="001D4746"/>
    <w:rsid w:val="001D6FFD"/>
    <w:rsid w:val="001D720F"/>
    <w:rsid w:val="001F2F7C"/>
    <w:rsid w:val="001F5A70"/>
    <w:rsid w:val="001F7655"/>
    <w:rsid w:val="002025CF"/>
    <w:rsid w:val="00203C8A"/>
    <w:rsid w:val="00207B97"/>
    <w:rsid w:val="00246D0E"/>
    <w:rsid w:val="00247AE1"/>
    <w:rsid w:val="00250F40"/>
    <w:rsid w:val="00251877"/>
    <w:rsid w:val="002527AB"/>
    <w:rsid w:val="00253BBF"/>
    <w:rsid w:val="00293143"/>
    <w:rsid w:val="0029614E"/>
    <w:rsid w:val="00296425"/>
    <w:rsid w:val="002B2BB4"/>
    <w:rsid w:val="002B65B9"/>
    <w:rsid w:val="002C0391"/>
    <w:rsid w:val="002C2D58"/>
    <w:rsid w:val="002D5E0D"/>
    <w:rsid w:val="002E2ADD"/>
    <w:rsid w:val="002E6A77"/>
    <w:rsid w:val="00306FEF"/>
    <w:rsid w:val="0031033E"/>
    <w:rsid w:val="00337654"/>
    <w:rsid w:val="00337E23"/>
    <w:rsid w:val="0034325C"/>
    <w:rsid w:val="00345E13"/>
    <w:rsid w:val="003466FD"/>
    <w:rsid w:val="00350938"/>
    <w:rsid w:val="00356CA4"/>
    <w:rsid w:val="00361111"/>
    <w:rsid w:val="0037439E"/>
    <w:rsid w:val="00374A57"/>
    <w:rsid w:val="00382EDB"/>
    <w:rsid w:val="003934B9"/>
    <w:rsid w:val="003958F1"/>
    <w:rsid w:val="003A0048"/>
    <w:rsid w:val="003A26F3"/>
    <w:rsid w:val="003B4475"/>
    <w:rsid w:val="003B7FC0"/>
    <w:rsid w:val="003D0DE7"/>
    <w:rsid w:val="003D55F1"/>
    <w:rsid w:val="003D6F05"/>
    <w:rsid w:val="003E18AF"/>
    <w:rsid w:val="003E5822"/>
    <w:rsid w:val="003E7960"/>
    <w:rsid w:val="003E7A9D"/>
    <w:rsid w:val="003F16F1"/>
    <w:rsid w:val="003F3078"/>
    <w:rsid w:val="00404714"/>
    <w:rsid w:val="00411193"/>
    <w:rsid w:val="004116CC"/>
    <w:rsid w:val="0041409A"/>
    <w:rsid w:val="00414A47"/>
    <w:rsid w:val="00416041"/>
    <w:rsid w:val="0042601A"/>
    <w:rsid w:val="00446D12"/>
    <w:rsid w:val="004566B3"/>
    <w:rsid w:val="00457DAE"/>
    <w:rsid w:val="00470493"/>
    <w:rsid w:val="00473743"/>
    <w:rsid w:val="004818B3"/>
    <w:rsid w:val="004850CB"/>
    <w:rsid w:val="00494853"/>
    <w:rsid w:val="00494DD1"/>
    <w:rsid w:val="004A31AB"/>
    <w:rsid w:val="004A60F1"/>
    <w:rsid w:val="004B1CFE"/>
    <w:rsid w:val="004C3338"/>
    <w:rsid w:val="004C35E3"/>
    <w:rsid w:val="004C6A24"/>
    <w:rsid w:val="004D2605"/>
    <w:rsid w:val="004D2DA9"/>
    <w:rsid w:val="004E4B23"/>
    <w:rsid w:val="004E671D"/>
    <w:rsid w:val="004E7AD2"/>
    <w:rsid w:val="0051257B"/>
    <w:rsid w:val="005277DA"/>
    <w:rsid w:val="0053773E"/>
    <w:rsid w:val="00557EE5"/>
    <w:rsid w:val="00567515"/>
    <w:rsid w:val="0057566D"/>
    <w:rsid w:val="00575F57"/>
    <w:rsid w:val="0058240D"/>
    <w:rsid w:val="00582561"/>
    <w:rsid w:val="00585015"/>
    <w:rsid w:val="00591412"/>
    <w:rsid w:val="00592107"/>
    <w:rsid w:val="005950E6"/>
    <w:rsid w:val="00595C1C"/>
    <w:rsid w:val="005A1E78"/>
    <w:rsid w:val="005A71ED"/>
    <w:rsid w:val="005B2047"/>
    <w:rsid w:val="005B5815"/>
    <w:rsid w:val="005B6325"/>
    <w:rsid w:val="005C2A98"/>
    <w:rsid w:val="005E0B99"/>
    <w:rsid w:val="005E1D18"/>
    <w:rsid w:val="005F7822"/>
    <w:rsid w:val="00610893"/>
    <w:rsid w:val="00616952"/>
    <w:rsid w:val="00620B0A"/>
    <w:rsid w:val="00623A8D"/>
    <w:rsid w:val="00623D64"/>
    <w:rsid w:val="00640E9C"/>
    <w:rsid w:val="00653A90"/>
    <w:rsid w:val="00657494"/>
    <w:rsid w:val="00666A58"/>
    <w:rsid w:val="00671191"/>
    <w:rsid w:val="00681553"/>
    <w:rsid w:val="006902DA"/>
    <w:rsid w:val="00695FA0"/>
    <w:rsid w:val="006A466D"/>
    <w:rsid w:val="006B79C5"/>
    <w:rsid w:val="006C3890"/>
    <w:rsid w:val="006D302A"/>
    <w:rsid w:val="006D7859"/>
    <w:rsid w:val="006E6416"/>
    <w:rsid w:val="006F38B0"/>
    <w:rsid w:val="006F7F79"/>
    <w:rsid w:val="00700915"/>
    <w:rsid w:val="00700E61"/>
    <w:rsid w:val="00706A07"/>
    <w:rsid w:val="00713195"/>
    <w:rsid w:val="0071502F"/>
    <w:rsid w:val="0072078F"/>
    <w:rsid w:val="0072160B"/>
    <w:rsid w:val="007225A7"/>
    <w:rsid w:val="00732711"/>
    <w:rsid w:val="00734894"/>
    <w:rsid w:val="00737240"/>
    <w:rsid w:val="00742249"/>
    <w:rsid w:val="00746145"/>
    <w:rsid w:val="00752E77"/>
    <w:rsid w:val="00764627"/>
    <w:rsid w:val="00766A28"/>
    <w:rsid w:val="0077492C"/>
    <w:rsid w:val="00787E36"/>
    <w:rsid w:val="00791CE8"/>
    <w:rsid w:val="0079487F"/>
    <w:rsid w:val="00797AC3"/>
    <w:rsid w:val="007B260A"/>
    <w:rsid w:val="007B5BA7"/>
    <w:rsid w:val="007B6957"/>
    <w:rsid w:val="007C62A6"/>
    <w:rsid w:val="007D5719"/>
    <w:rsid w:val="007D6641"/>
    <w:rsid w:val="007E4B44"/>
    <w:rsid w:val="007F1392"/>
    <w:rsid w:val="00801D27"/>
    <w:rsid w:val="00803700"/>
    <w:rsid w:val="00806EC1"/>
    <w:rsid w:val="00812EAD"/>
    <w:rsid w:val="008210C1"/>
    <w:rsid w:val="008249AC"/>
    <w:rsid w:val="008278BE"/>
    <w:rsid w:val="00847EB7"/>
    <w:rsid w:val="00850A7B"/>
    <w:rsid w:val="00850FC4"/>
    <w:rsid w:val="00855FC7"/>
    <w:rsid w:val="00861AD2"/>
    <w:rsid w:val="00865959"/>
    <w:rsid w:val="0087042E"/>
    <w:rsid w:val="008742C9"/>
    <w:rsid w:val="00874BE4"/>
    <w:rsid w:val="00882F4A"/>
    <w:rsid w:val="00884160"/>
    <w:rsid w:val="0089013B"/>
    <w:rsid w:val="00893119"/>
    <w:rsid w:val="00893BED"/>
    <w:rsid w:val="008C1D30"/>
    <w:rsid w:val="008C46DA"/>
    <w:rsid w:val="008C7E00"/>
    <w:rsid w:val="008D3DCB"/>
    <w:rsid w:val="008D4042"/>
    <w:rsid w:val="008D490A"/>
    <w:rsid w:val="008D6B17"/>
    <w:rsid w:val="008E13A4"/>
    <w:rsid w:val="008E1D1F"/>
    <w:rsid w:val="008E4FD6"/>
    <w:rsid w:val="008E5736"/>
    <w:rsid w:val="008E7720"/>
    <w:rsid w:val="008F18AA"/>
    <w:rsid w:val="008F7376"/>
    <w:rsid w:val="00900AB1"/>
    <w:rsid w:val="009113CE"/>
    <w:rsid w:val="00914DA0"/>
    <w:rsid w:val="00917A3A"/>
    <w:rsid w:val="009217B9"/>
    <w:rsid w:val="009221EB"/>
    <w:rsid w:val="00923C98"/>
    <w:rsid w:val="00925ED2"/>
    <w:rsid w:val="00927562"/>
    <w:rsid w:val="00940A60"/>
    <w:rsid w:val="00951B5B"/>
    <w:rsid w:val="00962886"/>
    <w:rsid w:val="00966219"/>
    <w:rsid w:val="00966B37"/>
    <w:rsid w:val="00967157"/>
    <w:rsid w:val="00971602"/>
    <w:rsid w:val="0097578D"/>
    <w:rsid w:val="009855BF"/>
    <w:rsid w:val="00986CFA"/>
    <w:rsid w:val="009A0491"/>
    <w:rsid w:val="009A0E72"/>
    <w:rsid w:val="009B05DD"/>
    <w:rsid w:val="009C62F6"/>
    <w:rsid w:val="009E0B00"/>
    <w:rsid w:val="009E2B81"/>
    <w:rsid w:val="009E2BE7"/>
    <w:rsid w:val="009E7D52"/>
    <w:rsid w:val="009F5302"/>
    <w:rsid w:val="009F7A8F"/>
    <w:rsid w:val="00A03FCA"/>
    <w:rsid w:val="00A06811"/>
    <w:rsid w:val="00A06A51"/>
    <w:rsid w:val="00A17A07"/>
    <w:rsid w:val="00A253BE"/>
    <w:rsid w:val="00A254AE"/>
    <w:rsid w:val="00A25C87"/>
    <w:rsid w:val="00A3015F"/>
    <w:rsid w:val="00A31C6D"/>
    <w:rsid w:val="00A3280A"/>
    <w:rsid w:val="00A34123"/>
    <w:rsid w:val="00A368C8"/>
    <w:rsid w:val="00A4639C"/>
    <w:rsid w:val="00A50437"/>
    <w:rsid w:val="00A52B0B"/>
    <w:rsid w:val="00A5413E"/>
    <w:rsid w:val="00A63148"/>
    <w:rsid w:val="00A71AD1"/>
    <w:rsid w:val="00A827A9"/>
    <w:rsid w:val="00A977C6"/>
    <w:rsid w:val="00AA0907"/>
    <w:rsid w:val="00AA0FCF"/>
    <w:rsid w:val="00AA2423"/>
    <w:rsid w:val="00AC1708"/>
    <w:rsid w:val="00AC75A7"/>
    <w:rsid w:val="00AD1B38"/>
    <w:rsid w:val="00AD232F"/>
    <w:rsid w:val="00AD77F7"/>
    <w:rsid w:val="00AF0910"/>
    <w:rsid w:val="00AF75B3"/>
    <w:rsid w:val="00B10149"/>
    <w:rsid w:val="00B14364"/>
    <w:rsid w:val="00B1618D"/>
    <w:rsid w:val="00B264D3"/>
    <w:rsid w:val="00B33161"/>
    <w:rsid w:val="00B548C6"/>
    <w:rsid w:val="00B706F9"/>
    <w:rsid w:val="00B74612"/>
    <w:rsid w:val="00B75DC5"/>
    <w:rsid w:val="00B8524D"/>
    <w:rsid w:val="00B956AF"/>
    <w:rsid w:val="00BA15B9"/>
    <w:rsid w:val="00BA3BD8"/>
    <w:rsid w:val="00BD083E"/>
    <w:rsid w:val="00BD629E"/>
    <w:rsid w:val="00BE5010"/>
    <w:rsid w:val="00BF0441"/>
    <w:rsid w:val="00BF1645"/>
    <w:rsid w:val="00BF7DCA"/>
    <w:rsid w:val="00C01FD7"/>
    <w:rsid w:val="00C0217D"/>
    <w:rsid w:val="00C03C91"/>
    <w:rsid w:val="00C06B40"/>
    <w:rsid w:val="00C1126B"/>
    <w:rsid w:val="00C321F2"/>
    <w:rsid w:val="00C32D06"/>
    <w:rsid w:val="00C3733E"/>
    <w:rsid w:val="00C43BC0"/>
    <w:rsid w:val="00C50FFC"/>
    <w:rsid w:val="00C51FF7"/>
    <w:rsid w:val="00C56541"/>
    <w:rsid w:val="00C57FB1"/>
    <w:rsid w:val="00C63DD7"/>
    <w:rsid w:val="00C65460"/>
    <w:rsid w:val="00C8279C"/>
    <w:rsid w:val="00C8532E"/>
    <w:rsid w:val="00C87D48"/>
    <w:rsid w:val="00C93681"/>
    <w:rsid w:val="00C93DFC"/>
    <w:rsid w:val="00C94972"/>
    <w:rsid w:val="00C95A62"/>
    <w:rsid w:val="00CA4CB9"/>
    <w:rsid w:val="00CB1E81"/>
    <w:rsid w:val="00CB393A"/>
    <w:rsid w:val="00CB5619"/>
    <w:rsid w:val="00CC228E"/>
    <w:rsid w:val="00CC3739"/>
    <w:rsid w:val="00CD331B"/>
    <w:rsid w:val="00CD6C67"/>
    <w:rsid w:val="00CE75D7"/>
    <w:rsid w:val="00CF0597"/>
    <w:rsid w:val="00CF40ED"/>
    <w:rsid w:val="00CF5D42"/>
    <w:rsid w:val="00CF6F1A"/>
    <w:rsid w:val="00D01340"/>
    <w:rsid w:val="00D20B27"/>
    <w:rsid w:val="00D2278B"/>
    <w:rsid w:val="00D26648"/>
    <w:rsid w:val="00D30286"/>
    <w:rsid w:val="00D30BE1"/>
    <w:rsid w:val="00D457C0"/>
    <w:rsid w:val="00D4597F"/>
    <w:rsid w:val="00D47971"/>
    <w:rsid w:val="00D601C3"/>
    <w:rsid w:val="00D65E9F"/>
    <w:rsid w:val="00D77C58"/>
    <w:rsid w:val="00D83383"/>
    <w:rsid w:val="00D86391"/>
    <w:rsid w:val="00D9629C"/>
    <w:rsid w:val="00DA3C8B"/>
    <w:rsid w:val="00DA7EAD"/>
    <w:rsid w:val="00DB17AB"/>
    <w:rsid w:val="00DB1DD9"/>
    <w:rsid w:val="00DB340D"/>
    <w:rsid w:val="00DC481A"/>
    <w:rsid w:val="00DE0411"/>
    <w:rsid w:val="00DE2965"/>
    <w:rsid w:val="00DE4C45"/>
    <w:rsid w:val="00DF0770"/>
    <w:rsid w:val="00DF4D60"/>
    <w:rsid w:val="00DF6760"/>
    <w:rsid w:val="00E12AA4"/>
    <w:rsid w:val="00E14C59"/>
    <w:rsid w:val="00E1521C"/>
    <w:rsid w:val="00E260E6"/>
    <w:rsid w:val="00E42376"/>
    <w:rsid w:val="00E503C8"/>
    <w:rsid w:val="00E52D7A"/>
    <w:rsid w:val="00E65850"/>
    <w:rsid w:val="00E65EE4"/>
    <w:rsid w:val="00E66305"/>
    <w:rsid w:val="00E7061D"/>
    <w:rsid w:val="00E7684A"/>
    <w:rsid w:val="00E83116"/>
    <w:rsid w:val="00E9418A"/>
    <w:rsid w:val="00E9566C"/>
    <w:rsid w:val="00EA2ADA"/>
    <w:rsid w:val="00EA412D"/>
    <w:rsid w:val="00EA634C"/>
    <w:rsid w:val="00EB375E"/>
    <w:rsid w:val="00EB3B45"/>
    <w:rsid w:val="00EB644C"/>
    <w:rsid w:val="00EC38D0"/>
    <w:rsid w:val="00ED2BBD"/>
    <w:rsid w:val="00EE0636"/>
    <w:rsid w:val="00EE65F9"/>
    <w:rsid w:val="00EF1153"/>
    <w:rsid w:val="00EF14B6"/>
    <w:rsid w:val="00F01B40"/>
    <w:rsid w:val="00F14D09"/>
    <w:rsid w:val="00F155E8"/>
    <w:rsid w:val="00F26B9D"/>
    <w:rsid w:val="00F34DCF"/>
    <w:rsid w:val="00F3699D"/>
    <w:rsid w:val="00F460A5"/>
    <w:rsid w:val="00F53C05"/>
    <w:rsid w:val="00F60DF5"/>
    <w:rsid w:val="00F613AA"/>
    <w:rsid w:val="00F66BAD"/>
    <w:rsid w:val="00F71ADB"/>
    <w:rsid w:val="00F7709A"/>
    <w:rsid w:val="00F77BC9"/>
    <w:rsid w:val="00F81C9E"/>
    <w:rsid w:val="00F91B79"/>
    <w:rsid w:val="00F9609C"/>
    <w:rsid w:val="00FA4ECD"/>
    <w:rsid w:val="00FA5D21"/>
    <w:rsid w:val="00FB2EBD"/>
    <w:rsid w:val="00FB7104"/>
    <w:rsid w:val="00FC451F"/>
    <w:rsid w:val="00FC6004"/>
    <w:rsid w:val="00FD048E"/>
    <w:rsid w:val="00FD7AB0"/>
    <w:rsid w:val="00FF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306F4"/>
  <w15:docId w15:val="{EDD81FBA-D2BA-4DD8-AA07-91EB6732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5C87"/>
    <w:rPr>
      <w:rFonts w:ascii="Times New Roman" w:eastAsia="Times New Roman" w:hAnsi="Times New Roman"/>
    </w:rPr>
  </w:style>
  <w:style w:type="paragraph" w:styleId="Heading1">
    <w:name w:val="heading 1"/>
    <w:basedOn w:val="Normal"/>
    <w:next w:val="Normal"/>
    <w:link w:val="Heading1Char"/>
    <w:qFormat/>
    <w:rsid w:val="00A25C87"/>
    <w:pPr>
      <w:keepNext/>
      <w:spacing w:before="240" w:after="60"/>
      <w:outlineLvl w:val="0"/>
    </w:pPr>
    <w:rPr>
      <w:rFonts w:ascii="Arial" w:eastAsia="SimSun" w:hAnsi="Arial"/>
      <w:b/>
      <w:bCs/>
      <w:kern w:val="32"/>
      <w:sz w:val="32"/>
      <w:szCs w:val="32"/>
      <w:lang w:val="x-none" w:eastAsia="zh-CN"/>
    </w:rPr>
  </w:style>
  <w:style w:type="paragraph" w:styleId="Heading2">
    <w:name w:val="heading 2"/>
    <w:basedOn w:val="Normal"/>
    <w:next w:val="Normal"/>
    <w:link w:val="Heading2Char"/>
    <w:qFormat/>
    <w:rsid w:val="00A25C87"/>
    <w:pPr>
      <w:keepNext/>
      <w:spacing w:before="240" w:after="60"/>
      <w:outlineLvl w:val="1"/>
    </w:pPr>
    <w:rPr>
      <w:rFonts w:ascii="Arial" w:eastAsia="SimSun" w:hAnsi="Arial"/>
      <w:b/>
      <w:bCs/>
      <w:i/>
      <w:iCs/>
      <w:sz w:val="28"/>
      <w:szCs w:val="28"/>
      <w:lang w:val="x-none" w:eastAsia="zh-CN"/>
    </w:rPr>
  </w:style>
  <w:style w:type="paragraph" w:styleId="Heading4">
    <w:name w:val="heading 4"/>
    <w:basedOn w:val="Normal"/>
    <w:next w:val="Normal"/>
    <w:link w:val="Heading4Char"/>
    <w:qFormat/>
    <w:rsid w:val="00A25C87"/>
    <w:pPr>
      <w:keepNext/>
      <w:keepLines/>
      <w:spacing w:before="200"/>
      <w:outlineLvl w:val="3"/>
    </w:pPr>
    <w:rPr>
      <w:rFonts w:ascii="Cambria" w:hAnsi="Cambria"/>
      <w:b/>
      <w:bCs/>
      <w:i/>
      <w:iCs/>
      <w:color w:val="4F81BD"/>
      <w:lang w:val="x-none" w:eastAsia="x-none"/>
    </w:rPr>
  </w:style>
  <w:style w:type="paragraph" w:styleId="Heading5">
    <w:name w:val="heading 5"/>
    <w:basedOn w:val="Normal"/>
    <w:next w:val="Normal"/>
    <w:link w:val="Heading5Char"/>
    <w:qFormat/>
    <w:rsid w:val="00A25C87"/>
    <w:pPr>
      <w:keepNext/>
      <w:tabs>
        <w:tab w:val="right" w:pos="9450"/>
      </w:tabs>
      <w:spacing w:before="120" w:after="120"/>
      <w:outlineLvl w:val="4"/>
    </w:pPr>
    <w:rPr>
      <w:sz w:val="24"/>
      <w:lang w:val="x-none" w:eastAsia="x-none"/>
    </w:rPr>
  </w:style>
  <w:style w:type="paragraph" w:styleId="Heading6">
    <w:name w:val="heading 6"/>
    <w:basedOn w:val="Normal"/>
    <w:next w:val="Normal"/>
    <w:link w:val="Heading6Char"/>
    <w:uiPriority w:val="9"/>
    <w:unhideWhenUsed/>
    <w:qFormat/>
    <w:rsid w:val="00DF4D60"/>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25C87"/>
    <w:rPr>
      <w:rFonts w:ascii="Arial" w:eastAsia="SimSun" w:hAnsi="Arial" w:cs="Arial"/>
      <w:b/>
      <w:bCs/>
      <w:kern w:val="32"/>
      <w:sz w:val="32"/>
      <w:szCs w:val="32"/>
      <w:lang w:eastAsia="zh-CN"/>
    </w:rPr>
  </w:style>
  <w:style w:type="character" w:customStyle="1" w:styleId="Heading2Char">
    <w:name w:val="Heading 2 Char"/>
    <w:link w:val="Heading2"/>
    <w:rsid w:val="00A25C87"/>
    <w:rPr>
      <w:rFonts w:ascii="Arial" w:eastAsia="SimSun" w:hAnsi="Arial" w:cs="Arial"/>
      <w:b/>
      <w:bCs/>
      <w:i/>
      <w:iCs/>
      <w:sz w:val="28"/>
      <w:szCs w:val="28"/>
      <w:lang w:eastAsia="zh-CN"/>
    </w:rPr>
  </w:style>
  <w:style w:type="character" w:customStyle="1" w:styleId="Heading4Char">
    <w:name w:val="Heading 4 Char"/>
    <w:link w:val="Heading4"/>
    <w:rsid w:val="00A25C87"/>
    <w:rPr>
      <w:rFonts w:ascii="Cambria" w:eastAsia="Times New Roman" w:hAnsi="Cambria" w:cs="Times New Roman"/>
      <w:b/>
      <w:bCs/>
      <w:i/>
      <w:iCs/>
      <w:color w:val="4F81BD"/>
      <w:sz w:val="20"/>
      <w:szCs w:val="20"/>
    </w:rPr>
  </w:style>
  <w:style w:type="character" w:customStyle="1" w:styleId="Heading5Char">
    <w:name w:val="Heading 5 Char"/>
    <w:link w:val="Heading5"/>
    <w:rsid w:val="00A25C87"/>
    <w:rPr>
      <w:rFonts w:ascii="Times New Roman" w:eastAsia="Times New Roman" w:hAnsi="Times New Roman" w:cs="Times New Roman"/>
      <w:sz w:val="24"/>
      <w:szCs w:val="20"/>
    </w:rPr>
  </w:style>
  <w:style w:type="paragraph" w:styleId="BodyText2">
    <w:name w:val="Body Text 2"/>
    <w:basedOn w:val="Normal"/>
    <w:link w:val="BodyText2Char"/>
    <w:rsid w:val="00A25C87"/>
    <w:pPr>
      <w:widowControl w:val="0"/>
      <w:tabs>
        <w:tab w:val="center" w:pos="4725"/>
      </w:tabs>
      <w:jc w:val="center"/>
    </w:pPr>
    <w:rPr>
      <w:b/>
      <w:snapToGrid w:val="0"/>
      <w:sz w:val="56"/>
      <w:lang w:val="x-none" w:eastAsia="x-none"/>
    </w:rPr>
  </w:style>
  <w:style w:type="character" w:customStyle="1" w:styleId="BodyText2Char">
    <w:name w:val="Body Text 2 Char"/>
    <w:link w:val="BodyText2"/>
    <w:rsid w:val="00A25C87"/>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A25C87"/>
    <w:pPr>
      <w:tabs>
        <w:tab w:val="center" w:pos="4320"/>
        <w:tab w:val="right" w:pos="8640"/>
      </w:tabs>
    </w:pPr>
    <w:rPr>
      <w:lang w:val="x-none" w:eastAsia="x-none"/>
    </w:rPr>
  </w:style>
  <w:style w:type="character" w:customStyle="1" w:styleId="HeaderChar">
    <w:name w:val="Header Char"/>
    <w:link w:val="Header"/>
    <w:uiPriority w:val="99"/>
    <w:rsid w:val="00A25C87"/>
    <w:rPr>
      <w:rFonts w:ascii="Times New Roman" w:eastAsia="Times New Roman" w:hAnsi="Times New Roman" w:cs="Times New Roman"/>
      <w:sz w:val="20"/>
      <w:szCs w:val="20"/>
    </w:rPr>
  </w:style>
  <w:style w:type="character" w:styleId="PageNumber">
    <w:name w:val="page number"/>
    <w:basedOn w:val="DefaultParagraphFont"/>
    <w:rsid w:val="00A25C87"/>
  </w:style>
  <w:style w:type="paragraph" w:styleId="Footer">
    <w:name w:val="footer"/>
    <w:basedOn w:val="Normal"/>
    <w:link w:val="FooterChar"/>
    <w:unhideWhenUsed/>
    <w:rsid w:val="00A25C87"/>
    <w:pPr>
      <w:tabs>
        <w:tab w:val="center" w:pos="4680"/>
        <w:tab w:val="right" w:pos="9360"/>
      </w:tabs>
    </w:pPr>
    <w:rPr>
      <w:lang w:val="x-none" w:eastAsia="x-none"/>
    </w:rPr>
  </w:style>
  <w:style w:type="character" w:customStyle="1" w:styleId="FooterChar">
    <w:name w:val="Footer Char"/>
    <w:link w:val="Footer"/>
    <w:rsid w:val="00A25C87"/>
    <w:rPr>
      <w:rFonts w:ascii="Times New Roman" w:eastAsia="Times New Roman" w:hAnsi="Times New Roman" w:cs="Times New Roman"/>
      <w:sz w:val="20"/>
      <w:szCs w:val="20"/>
    </w:rPr>
  </w:style>
  <w:style w:type="paragraph" w:styleId="List">
    <w:name w:val="List"/>
    <w:basedOn w:val="Normal"/>
    <w:rsid w:val="00A25C87"/>
    <w:pPr>
      <w:ind w:left="360" w:hanging="360"/>
    </w:pPr>
    <w:rPr>
      <w:rFonts w:eastAsia="SimSun"/>
      <w:sz w:val="24"/>
      <w:szCs w:val="24"/>
      <w:lang w:eastAsia="zh-CN"/>
    </w:rPr>
  </w:style>
  <w:style w:type="paragraph" w:styleId="List2">
    <w:name w:val="List 2"/>
    <w:basedOn w:val="Normal"/>
    <w:rsid w:val="00A25C87"/>
    <w:pPr>
      <w:ind w:left="720" w:hanging="360"/>
    </w:pPr>
    <w:rPr>
      <w:rFonts w:eastAsia="SimSun"/>
      <w:sz w:val="24"/>
      <w:szCs w:val="24"/>
      <w:lang w:eastAsia="zh-CN"/>
    </w:rPr>
  </w:style>
  <w:style w:type="paragraph" w:styleId="Title">
    <w:name w:val="Title"/>
    <w:basedOn w:val="Normal"/>
    <w:link w:val="TitleChar"/>
    <w:qFormat/>
    <w:rsid w:val="00A25C87"/>
    <w:pPr>
      <w:spacing w:before="240" w:after="60"/>
      <w:jc w:val="center"/>
      <w:outlineLvl w:val="0"/>
    </w:pPr>
    <w:rPr>
      <w:rFonts w:ascii="Arial" w:eastAsia="SimSun" w:hAnsi="Arial"/>
      <w:b/>
      <w:bCs/>
      <w:kern w:val="28"/>
      <w:sz w:val="32"/>
      <w:szCs w:val="32"/>
      <w:lang w:val="x-none" w:eastAsia="zh-CN"/>
    </w:rPr>
  </w:style>
  <w:style w:type="character" w:customStyle="1" w:styleId="TitleChar">
    <w:name w:val="Title Char"/>
    <w:link w:val="Title"/>
    <w:rsid w:val="00A25C87"/>
    <w:rPr>
      <w:rFonts w:ascii="Arial" w:eastAsia="SimSun" w:hAnsi="Arial" w:cs="Arial"/>
      <w:b/>
      <w:bCs/>
      <w:kern w:val="28"/>
      <w:sz w:val="32"/>
      <w:szCs w:val="32"/>
      <w:lang w:eastAsia="zh-CN"/>
    </w:rPr>
  </w:style>
  <w:style w:type="paragraph" w:styleId="BodyText">
    <w:name w:val="Body Text"/>
    <w:basedOn w:val="Normal"/>
    <w:link w:val="BodyTextChar"/>
    <w:rsid w:val="00A25C87"/>
    <w:pPr>
      <w:spacing w:after="120"/>
    </w:pPr>
    <w:rPr>
      <w:rFonts w:eastAsia="SimSun"/>
      <w:sz w:val="24"/>
      <w:szCs w:val="24"/>
      <w:lang w:val="x-none" w:eastAsia="zh-CN"/>
    </w:rPr>
  </w:style>
  <w:style w:type="character" w:customStyle="1" w:styleId="BodyTextChar">
    <w:name w:val="Body Text Char"/>
    <w:link w:val="BodyText"/>
    <w:rsid w:val="00A25C87"/>
    <w:rPr>
      <w:rFonts w:ascii="Times New Roman" w:eastAsia="SimSun" w:hAnsi="Times New Roman" w:cs="Times New Roman"/>
      <w:sz w:val="24"/>
      <w:szCs w:val="24"/>
      <w:lang w:eastAsia="zh-CN"/>
    </w:rPr>
  </w:style>
  <w:style w:type="paragraph" w:styleId="BodyTextFirstIndent">
    <w:name w:val="Body Text First Indent"/>
    <w:basedOn w:val="BodyText"/>
    <w:link w:val="BodyTextFirstIndentChar"/>
    <w:rsid w:val="00A25C87"/>
    <w:pPr>
      <w:ind w:firstLine="210"/>
    </w:pPr>
  </w:style>
  <w:style w:type="character" w:customStyle="1" w:styleId="BodyTextFirstIndentChar">
    <w:name w:val="Body Text First Indent Char"/>
    <w:basedOn w:val="BodyTextChar"/>
    <w:link w:val="BodyTextFirstIndent"/>
    <w:rsid w:val="00A25C87"/>
    <w:rPr>
      <w:rFonts w:ascii="Times New Roman" w:eastAsia="SimSun" w:hAnsi="Times New Roman" w:cs="Times New Roman"/>
      <w:sz w:val="24"/>
      <w:szCs w:val="24"/>
      <w:lang w:eastAsia="zh-CN"/>
    </w:rPr>
  </w:style>
  <w:style w:type="paragraph" w:styleId="BodyTextIndent">
    <w:name w:val="Body Text Indent"/>
    <w:basedOn w:val="Normal"/>
    <w:link w:val="BodyTextIndentChar"/>
    <w:rsid w:val="00A25C87"/>
    <w:pPr>
      <w:spacing w:after="120"/>
      <w:ind w:left="360"/>
    </w:pPr>
    <w:rPr>
      <w:rFonts w:eastAsia="SimSun"/>
      <w:sz w:val="24"/>
      <w:szCs w:val="24"/>
      <w:lang w:val="x-none" w:eastAsia="zh-CN"/>
    </w:rPr>
  </w:style>
  <w:style w:type="character" w:customStyle="1" w:styleId="BodyTextIndentChar">
    <w:name w:val="Body Text Indent Char"/>
    <w:link w:val="BodyTextIndent"/>
    <w:rsid w:val="00A25C87"/>
    <w:rPr>
      <w:rFonts w:ascii="Times New Roman" w:eastAsia="SimSun" w:hAnsi="Times New Roman" w:cs="Times New Roman"/>
      <w:sz w:val="24"/>
      <w:szCs w:val="24"/>
      <w:lang w:eastAsia="zh-CN"/>
    </w:rPr>
  </w:style>
  <w:style w:type="paragraph" w:styleId="BodyTextFirstIndent2">
    <w:name w:val="Body Text First Indent 2"/>
    <w:basedOn w:val="BodyTextIndent"/>
    <w:link w:val="BodyTextFirstIndent2Char"/>
    <w:rsid w:val="00A25C87"/>
    <w:pPr>
      <w:ind w:firstLine="210"/>
    </w:pPr>
  </w:style>
  <w:style w:type="character" w:customStyle="1" w:styleId="BodyTextFirstIndent2Char">
    <w:name w:val="Body Text First Indent 2 Char"/>
    <w:basedOn w:val="BodyTextIndentChar"/>
    <w:link w:val="BodyTextFirstIndent2"/>
    <w:rsid w:val="00A25C87"/>
    <w:rPr>
      <w:rFonts w:ascii="Times New Roman" w:eastAsia="SimSun" w:hAnsi="Times New Roman" w:cs="Times New Roman"/>
      <w:sz w:val="24"/>
      <w:szCs w:val="24"/>
      <w:lang w:eastAsia="zh-CN"/>
    </w:rPr>
  </w:style>
  <w:style w:type="paragraph" w:styleId="BlockText">
    <w:name w:val="Block Text"/>
    <w:basedOn w:val="Normal"/>
    <w:rsid w:val="00CB393A"/>
    <w:pPr>
      <w:ind w:left="720" w:right="720"/>
    </w:pPr>
    <w:rPr>
      <w:rFonts w:ascii="Americana BT" w:hAnsi="Americana BT"/>
      <w:sz w:val="28"/>
      <w:szCs w:val="24"/>
    </w:rPr>
  </w:style>
  <w:style w:type="paragraph" w:styleId="BalloonText">
    <w:name w:val="Balloon Text"/>
    <w:basedOn w:val="Normal"/>
    <w:semiHidden/>
    <w:rsid w:val="00A71AD1"/>
    <w:rPr>
      <w:rFonts w:ascii="Tahoma" w:hAnsi="Tahoma" w:cs="Tahoma"/>
      <w:sz w:val="16"/>
      <w:szCs w:val="16"/>
    </w:rPr>
  </w:style>
  <w:style w:type="table" w:styleId="TableGrid">
    <w:name w:val="Table Grid"/>
    <w:basedOn w:val="TableNormal"/>
    <w:rsid w:val="003A2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0B0A"/>
    <w:rPr>
      <w:sz w:val="22"/>
      <w:szCs w:val="22"/>
    </w:rPr>
  </w:style>
  <w:style w:type="table" w:customStyle="1" w:styleId="TableGrid1">
    <w:name w:val="Table Grid1"/>
    <w:basedOn w:val="TableNormal"/>
    <w:next w:val="TableGrid"/>
    <w:uiPriority w:val="59"/>
    <w:rsid w:val="008D490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25CF"/>
    <w:pPr>
      <w:spacing w:after="200" w:line="276" w:lineRule="auto"/>
      <w:ind w:left="720"/>
      <w:contextualSpacing/>
    </w:pPr>
    <w:rPr>
      <w:rFonts w:ascii="Calibri" w:eastAsia="Calibri" w:hAnsi="Calibri"/>
      <w:sz w:val="22"/>
      <w:szCs w:val="22"/>
    </w:rPr>
  </w:style>
  <w:style w:type="character" w:styleId="CommentReference">
    <w:name w:val="annotation reference"/>
    <w:basedOn w:val="DefaultParagraphFont"/>
    <w:uiPriority w:val="99"/>
    <w:semiHidden/>
    <w:unhideWhenUsed/>
    <w:rsid w:val="009855BF"/>
    <w:rPr>
      <w:sz w:val="16"/>
      <w:szCs w:val="16"/>
    </w:rPr>
  </w:style>
  <w:style w:type="paragraph" w:styleId="CommentText">
    <w:name w:val="annotation text"/>
    <w:basedOn w:val="Normal"/>
    <w:link w:val="CommentTextChar"/>
    <w:uiPriority w:val="99"/>
    <w:semiHidden/>
    <w:unhideWhenUsed/>
    <w:rsid w:val="009855BF"/>
  </w:style>
  <w:style w:type="character" w:customStyle="1" w:styleId="CommentTextChar">
    <w:name w:val="Comment Text Char"/>
    <w:basedOn w:val="DefaultParagraphFont"/>
    <w:link w:val="CommentText"/>
    <w:uiPriority w:val="99"/>
    <w:semiHidden/>
    <w:rsid w:val="009855B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855BF"/>
    <w:rPr>
      <w:b/>
      <w:bCs/>
    </w:rPr>
  </w:style>
  <w:style w:type="character" w:customStyle="1" w:styleId="CommentSubjectChar">
    <w:name w:val="Comment Subject Char"/>
    <w:basedOn w:val="CommentTextChar"/>
    <w:link w:val="CommentSubject"/>
    <w:uiPriority w:val="99"/>
    <w:semiHidden/>
    <w:rsid w:val="009855BF"/>
    <w:rPr>
      <w:rFonts w:ascii="Times New Roman" w:eastAsia="Times New Roman" w:hAnsi="Times New Roman"/>
      <w:b/>
      <w:bCs/>
    </w:rPr>
  </w:style>
  <w:style w:type="paragraph" w:customStyle="1" w:styleId="Default">
    <w:name w:val="Default"/>
    <w:rsid w:val="00850A7B"/>
    <w:pPr>
      <w:autoSpaceDE w:val="0"/>
      <w:autoSpaceDN w:val="0"/>
      <w:adjustRightInd w:val="0"/>
    </w:pPr>
    <w:rPr>
      <w:rFonts w:ascii="Times New Roman" w:hAnsi="Times New Roman"/>
      <w:color w:val="000000"/>
      <w:sz w:val="24"/>
      <w:szCs w:val="24"/>
    </w:rPr>
  </w:style>
  <w:style w:type="character" w:customStyle="1" w:styleId="Heading6Char">
    <w:name w:val="Heading 6 Char"/>
    <w:basedOn w:val="DefaultParagraphFont"/>
    <w:link w:val="Heading6"/>
    <w:uiPriority w:val="9"/>
    <w:rsid w:val="00DF4D60"/>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66A58"/>
    <w:rPr>
      <w:color w:val="0563C1" w:themeColor="hyperlink"/>
      <w:u w:val="single"/>
    </w:rPr>
  </w:style>
  <w:style w:type="character" w:styleId="IntenseEmphasis">
    <w:name w:val="Intense Emphasis"/>
    <w:basedOn w:val="DefaultParagraphFont"/>
    <w:uiPriority w:val="21"/>
    <w:qFormat/>
    <w:rsid w:val="00306FEF"/>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765478">
      <w:bodyDiv w:val="1"/>
      <w:marLeft w:val="0"/>
      <w:marRight w:val="0"/>
      <w:marTop w:val="0"/>
      <w:marBottom w:val="0"/>
      <w:divBdr>
        <w:top w:val="none" w:sz="0" w:space="0" w:color="auto"/>
        <w:left w:val="none" w:sz="0" w:space="0" w:color="auto"/>
        <w:bottom w:val="none" w:sz="0" w:space="0" w:color="auto"/>
        <w:right w:val="none" w:sz="0" w:space="0" w:color="auto"/>
      </w:divBdr>
    </w:div>
    <w:div w:id="656614446">
      <w:bodyDiv w:val="1"/>
      <w:marLeft w:val="0"/>
      <w:marRight w:val="0"/>
      <w:marTop w:val="0"/>
      <w:marBottom w:val="0"/>
      <w:divBdr>
        <w:top w:val="none" w:sz="0" w:space="0" w:color="auto"/>
        <w:left w:val="none" w:sz="0" w:space="0" w:color="auto"/>
        <w:bottom w:val="none" w:sz="0" w:space="0" w:color="auto"/>
        <w:right w:val="none" w:sz="0" w:space="0" w:color="auto"/>
      </w:divBdr>
      <w:divsChild>
        <w:div w:id="2096512275">
          <w:marLeft w:val="0"/>
          <w:marRight w:val="0"/>
          <w:marTop w:val="0"/>
          <w:marBottom w:val="0"/>
          <w:divBdr>
            <w:top w:val="none" w:sz="0" w:space="0" w:color="auto"/>
            <w:left w:val="none" w:sz="0" w:space="0" w:color="auto"/>
            <w:bottom w:val="none" w:sz="0" w:space="0" w:color="auto"/>
            <w:right w:val="none" w:sz="0" w:space="0" w:color="auto"/>
          </w:divBdr>
          <w:divsChild>
            <w:div w:id="450326973">
              <w:marLeft w:val="0"/>
              <w:marRight w:val="0"/>
              <w:marTop w:val="0"/>
              <w:marBottom w:val="0"/>
              <w:divBdr>
                <w:top w:val="none" w:sz="0" w:space="0" w:color="auto"/>
                <w:left w:val="none" w:sz="0" w:space="0" w:color="auto"/>
                <w:bottom w:val="none" w:sz="0" w:space="0" w:color="auto"/>
                <w:right w:val="none" w:sz="0" w:space="0" w:color="auto"/>
              </w:divBdr>
              <w:divsChild>
                <w:div w:id="860973174">
                  <w:marLeft w:val="0"/>
                  <w:marRight w:val="0"/>
                  <w:marTop w:val="100"/>
                  <w:marBottom w:val="100"/>
                  <w:divBdr>
                    <w:top w:val="none" w:sz="0" w:space="0" w:color="auto"/>
                    <w:left w:val="none" w:sz="0" w:space="0" w:color="auto"/>
                    <w:bottom w:val="none" w:sz="0" w:space="0" w:color="auto"/>
                    <w:right w:val="none" w:sz="0" w:space="0" w:color="auto"/>
                  </w:divBdr>
                  <w:divsChild>
                    <w:div w:id="655229566">
                      <w:marLeft w:val="525"/>
                      <w:marRight w:val="525"/>
                      <w:marTop w:val="0"/>
                      <w:marBottom w:val="0"/>
                      <w:divBdr>
                        <w:top w:val="none" w:sz="0" w:space="0" w:color="auto"/>
                        <w:left w:val="none" w:sz="0" w:space="0" w:color="auto"/>
                        <w:bottom w:val="none" w:sz="0" w:space="0" w:color="auto"/>
                        <w:right w:val="none" w:sz="0" w:space="0" w:color="auto"/>
                      </w:divBdr>
                      <w:divsChild>
                        <w:div w:id="2133941325">
                          <w:marLeft w:val="0"/>
                          <w:marRight w:val="0"/>
                          <w:marTop w:val="0"/>
                          <w:marBottom w:val="0"/>
                          <w:divBdr>
                            <w:top w:val="none" w:sz="0" w:space="0" w:color="auto"/>
                            <w:left w:val="none" w:sz="0" w:space="0" w:color="auto"/>
                            <w:bottom w:val="none" w:sz="0" w:space="0" w:color="auto"/>
                            <w:right w:val="none" w:sz="0" w:space="0" w:color="auto"/>
                          </w:divBdr>
                          <w:divsChild>
                            <w:div w:id="1825389619">
                              <w:marLeft w:val="0"/>
                              <w:marRight w:val="0"/>
                              <w:marTop w:val="0"/>
                              <w:marBottom w:val="0"/>
                              <w:divBdr>
                                <w:top w:val="none" w:sz="0" w:space="0" w:color="auto"/>
                                <w:left w:val="none" w:sz="0" w:space="0" w:color="auto"/>
                                <w:bottom w:val="none" w:sz="0" w:space="0" w:color="auto"/>
                                <w:right w:val="none" w:sz="0" w:space="0" w:color="auto"/>
                              </w:divBdr>
                              <w:divsChild>
                                <w:div w:id="542597213">
                                  <w:marLeft w:val="0"/>
                                  <w:marRight w:val="0"/>
                                  <w:marTop w:val="0"/>
                                  <w:marBottom w:val="0"/>
                                  <w:divBdr>
                                    <w:top w:val="none" w:sz="0" w:space="0" w:color="auto"/>
                                    <w:left w:val="none" w:sz="0" w:space="0" w:color="auto"/>
                                    <w:bottom w:val="none" w:sz="0" w:space="0" w:color="auto"/>
                                    <w:right w:val="none" w:sz="0" w:space="0" w:color="auto"/>
                                  </w:divBdr>
                                  <w:divsChild>
                                    <w:div w:id="551308414">
                                      <w:marLeft w:val="225"/>
                                      <w:marRight w:val="180"/>
                                      <w:marTop w:val="300"/>
                                      <w:marBottom w:val="0"/>
                                      <w:divBdr>
                                        <w:top w:val="none" w:sz="0" w:space="0" w:color="auto"/>
                                        <w:left w:val="none" w:sz="0" w:space="0" w:color="auto"/>
                                        <w:bottom w:val="none" w:sz="0" w:space="0" w:color="auto"/>
                                        <w:right w:val="none" w:sz="0" w:space="0" w:color="auto"/>
                                      </w:divBdr>
                                      <w:divsChild>
                                        <w:div w:id="645403507">
                                          <w:marLeft w:val="0"/>
                                          <w:marRight w:val="0"/>
                                          <w:marTop w:val="0"/>
                                          <w:marBottom w:val="0"/>
                                          <w:divBdr>
                                            <w:top w:val="none" w:sz="0" w:space="0" w:color="auto"/>
                                            <w:left w:val="none" w:sz="0" w:space="0" w:color="auto"/>
                                            <w:bottom w:val="none" w:sz="0" w:space="0" w:color="auto"/>
                                            <w:right w:val="none" w:sz="0" w:space="0" w:color="auto"/>
                                          </w:divBdr>
                                          <w:divsChild>
                                            <w:div w:id="21012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9060788">
      <w:bodyDiv w:val="1"/>
      <w:marLeft w:val="0"/>
      <w:marRight w:val="0"/>
      <w:marTop w:val="0"/>
      <w:marBottom w:val="0"/>
      <w:divBdr>
        <w:top w:val="none" w:sz="0" w:space="0" w:color="auto"/>
        <w:left w:val="none" w:sz="0" w:space="0" w:color="auto"/>
        <w:bottom w:val="none" w:sz="0" w:space="0" w:color="auto"/>
        <w:right w:val="none" w:sz="0" w:space="0" w:color="auto"/>
      </w:divBdr>
      <w:divsChild>
        <w:div w:id="136381431">
          <w:marLeft w:val="0"/>
          <w:marRight w:val="0"/>
          <w:marTop w:val="0"/>
          <w:marBottom w:val="0"/>
          <w:divBdr>
            <w:top w:val="none" w:sz="0" w:space="0" w:color="auto"/>
            <w:left w:val="none" w:sz="0" w:space="0" w:color="auto"/>
            <w:bottom w:val="none" w:sz="0" w:space="0" w:color="auto"/>
            <w:right w:val="none" w:sz="0" w:space="0" w:color="auto"/>
          </w:divBdr>
          <w:divsChild>
            <w:div w:id="1507020395">
              <w:marLeft w:val="0"/>
              <w:marRight w:val="0"/>
              <w:marTop w:val="0"/>
              <w:marBottom w:val="0"/>
              <w:divBdr>
                <w:top w:val="none" w:sz="0" w:space="0" w:color="auto"/>
                <w:left w:val="none" w:sz="0" w:space="0" w:color="auto"/>
                <w:bottom w:val="none" w:sz="0" w:space="0" w:color="auto"/>
                <w:right w:val="none" w:sz="0" w:space="0" w:color="auto"/>
              </w:divBdr>
              <w:divsChild>
                <w:div w:id="2093425442">
                  <w:marLeft w:val="0"/>
                  <w:marRight w:val="0"/>
                  <w:marTop w:val="100"/>
                  <w:marBottom w:val="100"/>
                  <w:divBdr>
                    <w:top w:val="none" w:sz="0" w:space="0" w:color="auto"/>
                    <w:left w:val="none" w:sz="0" w:space="0" w:color="auto"/>
                    <w:bottom w:val="none" w:sz="0" w:space="0" w:color="auto"/>
                    <w:right w:val="none" w:sz="0" w:space="0" w:color="auto"/>
                  </w:divBdr>
                  <w:divsChild>
                    <w:div w:id="1010792870">
                      <w:marLeft w:val="525"/>
                      <w:marRight w:val="525"/>
                      <w:marTop w:val="0"/>
                      <w:marBottom w:val="0"/>
                      <w:divBdr>
                        <w:top w:val="none" w:sz="0" w:space="0" w:color="auto"/>
                        <w:left w:val="none" w:sz="0" w:space="0" w:color="auto"/>
                        <w:bottom w:val="none" w:sz="0" w:space="0" w:color="auto"/>
                        <w:right w:val="none" w:sz="0" w:space="0" w:color="auto"/>
                      </w:divBdr>
                      <w:divsChild>
                        <w:div w:id="816845994">
                          <w:marLeft w:val="0"/>
                          <w:marRight w:val="0"/>
                          <w:marTop w:val="0"/>
                          <w:marBottom w:val="0"/>
                          <w:divBdr>
                            <w:top w:val="none" w:sz="0" w:space="0" w:color="auto"/>
                            <w:left w:val="none" w:sz="0" w:space="0" w:color="auto"/>
                            <w:bottom w:val="none" w:sz="0" w:space="0" w:color="auto"/>
                            <w:right w:val="none" w:sz="0" w:space="0" w:color="auto"/>
                          </w:divBdr>
                          <w:divsChild>
                            <w:div w:id="270014754">
                              <w:marLeft w:val="0"/>
                              <w:marRight w:val="0"/>
                              <w:marTop w:val="0"/>
                              <w:marBottom w:val="0"/>
                              <w:divBdr>
                                <w:top w:val="none" w:sz="0" w:space="0" w:color="auto"/>
                                <w:left w:val="none" w:sz="0" w:space="0" w:color="auto"/>
                                <w:bottom w:val="none" w:sz="0" w:space="0" w:color="auto"/>
                                <w:right w:val="none" w:sz="0" w:space="0" w:color="auto"/>
                              </w:divBdr>
                              <w:divsChild>
                                <w:div w:id="153567654">
                                  <w:marLeft w:val="0"/>
                                  <w:marRight w:val="0"/>
                                  <w:marTop w:val="0"/>
                                  <w:marBottom w:val="0"/>
                                  <w:divBdr>
                                    <w:top w:val="none" w:sz="0" w:space="0" w:color="auto"/>
                                    <w:left w:val="none" w:sz="0" w:space="0" w:color="auto"/>
                                    <w:bottom w:val="none" w:sz="0" w:space="0" w:color="auto"/>
                                    <w:right w:val="none" w:sz="0" w:space="0" w:color="auto"/>
                                  </w:divBdr>
                                  <w:divsChild>
                                    <w:div w:id="1799685524">
                                      <w:marLeft w:val="225"/>
                                      <w:marRight w:val="180"/>
                                      <w:marTop w:val="300"/>
                                      <w:marBottom w:val="0"/>
                                      <w:divBdr>
                                        <w:top w:val="none" w:sz="0" w:space="0" w:color="auto"/>
                                        <w:left w:val="none" w:sz="0" w:space="0" w:color="auto"/>
                                        <w:bottom w:val="none" w:sz="0" w:space="0" w:color="auto"/>
                                        <w:right w:val="none" w:sz="0" w:space="0" w:color="auto"/>
                                      </w:divBdr>
                                      <w:divsChild>
                                        <w:div w:id="302084143">
                                          <w:marLeft w:val="0"/>
                                          <w:marRight w:val="0"/>
                                          <w:marTop w:val="0"/>
                                          <w:marBottom w:val="0"/>
                                          <w:divBdr>
                                            <w:top w:val="none" w:sz="0" w:space="0" w:color="auto"/>
                                            <w:left w:val="none" w:sz="0" w:space="0" w:color="auto"/>
                                            <w:bottom w:val="none" w:sz="0" w:space="0" w:color="auto"/>
                                            <w:right w:val="none" w:sz="0" w:space="0" w:color="auto"/>
                                          </w:divBdr>
                                          <w:divsChild>
                                            <w:div w:id="3170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3879577">
      <w:bodyDiv w:val="1"/>
      <w:marLeft w:val="0"/>
      <w:marRight w:val="0"/>
      <w:marTop w:val="0"/>
      <w:marBottom w:val="0"/>
      <w:divBdr>
        <w:top w:val="none" w:sz="0" w:space="0" w:color="auto"/>
        <w:left w:val="none" w:sz="0" w:space="0" w:color="auto"/>
        <w:bottom w:val="none" w:sz="0" w:space="0" w:color="auto"/>
        <w:right w:val="none" w:sz="0" w:space="0" w:color="auto"/>
      </w:divBdr>
    </w:div>
    <w:div w:id="21036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2A421-EE6D-45D9-885B-DD56F2587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KEYBOARDING PRODUCTION (20)</vt:lpstr>
    </vt:vector>
  </TitlesOfParts>
  <Company>Sony Electronics, Inc.</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KEYBOARDING PRODUCTION (20)</dc:title>
  <dc:subject/>
  <dc:creator>Jennifer Dunkle</dc:creator>
  <cp:keywords/>
  <dc:description/>
  <cp:lastModifiedBy>McNew, Amber</cp:lastModifiedBy>
  <cp:revision>2</cp:revision>
  <cp:lastPrinted>2015-02-12T22:10:00Z</cp:lastPrinted>
  <dcterms:created xsi:type="dcterms:W3CDTF">2020-03-04T14:38:00Z</dcterms:created>
  <dcterms:modified xsi:type="dcterms:W3CDTF">2020-03-04T14:38:00Z</dcterms:modified>
</cp:coreProperties>
</file>