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7AF" w:rsidRPr="002135D1" w:rsidRDefault="004753E5" w:rsidP="006F37AF">
      <w:pPr>
        <w:rPr>
          <w:rFonts w:ascii="Arial" w:hAnsi="Arial" w:cs="Arial"/>
        </w:rPr>
      </w:pPr>
      <w:ins w:id="0" w:author="amcnew@bpa.org" w:date="2019-10-29T20:10:00Z">
        <w:r>
          <w:rPr>
            <w:noProof/>
            <w:sz w:val="72"/>
          </w:rPr>
          <w:drawing>
            <wp:anchor distT="0" distB="0" distL="114300" distR="114300" simplePos="0" relativeHeight="251663360" behindDoc="1" locked="0" layoutInCell="1" allowOverlap="1" wp14:anchorId="31AE36E9" wp14:editId="037D4EA2">
              <wp:simplePos x="0" y="0"/>
              <wp:positionH relativeFrom="column">
                <wp:posOffset>5026640</wp:posOffset>
              </wp:positionH>
              <wp:positionV relativeFrom="paragraph">
                <wp:posOffset>-723900</wp:posOffset>
              </wp:positionV>
              <wp:extent cx="1422420" cy="1495425"/>
              <wp:effectExtent l="0" t="0" r="6350" b="0"/>
              <wp:wrapNone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jfypx[1].png"/>
                      <pic:cNvPicPr/>
                    </pic:nvPicPr>
                    <pic:blipFill rotWithShape="1"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3927" t="17338" r="1237" b="4006"/>
                      <a:stretch/>
                    </pic:blipFill>
                    <pic:spPr bwMode="auto">
                      <a:xfrm>
                        <a:off x="0" y="0"/>
                        <a:ext cx="1425293" cy="149844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:rsidR="00157EF4" w:rsidRPr="00404BC2" w:rsidRDefault="004753E5" w:rsidP="00157EF4">
      <w:pPr>
        <w:tabs>
          <w:tab w:val="right" w:pos="8640"/>
        </w:tabs>
        <w:jc w:val="center"/>
        <w:rPr>
          <w:rFonts w:ascii="Arial" w:hAnsi="Arial" w:cs="Arial"/>
          <w:b/>
          <w:sz w:val="64"/>
          <w:szCs w:val="64"/>
        </w:rPr>
      </w:pPr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78C39E6E" wp14:editId="03A1CC83">
            <wp:simplePos x="0" y="0"/>
            <wp:positionH relativeFrom="page">
              <wp:posOffset>2647950</wp:posOffset>
            </wp:positionH>
            <wp:positionV relativeFrom="paragraph">
              <wp:posOffset>142875</wp:posOffset>
            </wp:positionV>
            <wp:extent cx="2737485" cy="8236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53E5" w:rsidRDefault="004753E5" w:rsidP="00FB052C">
      <w:pPr>
        <w:pStyle w:val="BodyText2"/>
        <w:spacing w:after="0" w:line="240" w:lineRule="auto"/>
        <w:jc w:val="center"/>
        <w:rPr>
          <w:b/>
          <w:sz w:val="64"/>
          <w:szCs w:val="64"/>
        </w:rPr>
      </w:pPr>
    </w:p>
    <w:p w:rsidR="00FB052C" w:rsidRPr="00404BC2" w:rsidRDefault="00FB052C" w:rsidP="00FB052C">
      <w:pPr>
        <w:pStyle w:val="BodyText2"/>
        <w:spacing w:after="0" w:line="240" w:lineRule="auto"/>
        <w:jc w:val="center"/>
        <w:rPr>
          <w:b/>
          <w:sz w:val="64"/>
          <w:szCs w:val="64"/>
        </w:rPr>
      </w:pPr>
      <w:r w:rsidRPr="00404BC2">
        <w:rPr>
          <w:b/>
          <w:sz w:val="64"/>
          <w:szCs w:val="64"/>
        </w:rPr>
        <w:t>ECONOMIC RESEARCH INDIVIDUAL</w:t>
      </w:r>
    </w:p>
    <w:p w:rsidR="00FB052C" w:rsidRDefault="00FB052C" w:rsidP="00FB052C">
      <w:pPr>
        <w:pStyle w:val="BodyText2"/>
        <w:jc w:val="center"/>
        <w:rPr>
          <w:b/>
          <w:sz w:val="56"/>
          <w:szCs w:val="56"/>
        </w:rPr>
      </w:pPr>
      <w:r w:rsidRPr="00016F74">
        <w:rPr>
          <w:b/>
          <w:sz w:val="56"/>
          <w:szCs w:val="56"/>
        </w:rPr>
        <w:t>(155)</w:t>
      </w:r>
    </w:p>
    <w:p w:rsidR="004C6F42" w:rsidRDefault="004C6F42" w:rsidP="004C6F42">
      <w:pPr>
        <w:pStyle w:val="Heading1"/>
        <w:jc w:val="center"/>
        <w:rPr>
          <w:rFonts w:ascii="Times New Roman" w:hAnsi="Times New Roman"/>
          <w:b w:val="0"/>
          <w:sz w:val="56"/>
        </w:rPr>
      </w:pPr>
      <w:r w:rsidRPr="004C6F42">
        <w:rPr>
          <w:rFonts w:ascii="Times New Roman" w:hAnsi="Times New Roman"/>
          <w:b w:val="0"/>
          <w:sz w:val="56"/>
        </w:rPr>
        <w:t>—Secondary—</w:t>
      </w:r>
    </w:p>
    <w:p w:rsidR="004C6F42" w:rsidRPr="004C6F42" w:rsidRDefault="004C6F42" w:rsidP="004C6F42"/>
    <w:p w:rsidR="004C6F42" w:rsidRPr="004C6F42" w:rsidRDefault="004C6F42" w:rsidP="004C6F42"/>
    <w:p w:rsidR="00157EF4" w:rsidRPr="004753E5" w:rsidRDefault="00E25F38" w:rsidP="00FB052C">
      <w:pPr>
        <w:tabs>
          <w:tab w:val="right" w:pos="8640"/>
        </w:tabs>
        <w:jc w:val="center"/>
        <w:rPr>
          <w:rFonts w:ascii="Arial" w:hAnsi="Arial" w:cs="Arial"/>
          <w:b/>
          <w:color w:val="C00000"/>
          <w:sz w:val="44"/>
        </w:rPr>
      </w:pPr>
      <w:r>
        <w:rPr>
          <w:b/>
          <w:color w:val="C00000"/>
          <w:sz w:val="52"/>
        </w:rPr>
        <w:t>NATIONAL</w:t>
      </w:r>
      <w:r w:rsidR="00FB052C" w:rsidRPr="004753E5">
        <w:rPr>
          <w:b/>
          <w:color w:val="C00000"/>
          <w:sz w:val="52"/>
        </w:rPr>
        <w:t xml:space="preserve"> </w:t>
      </w:r>
      <w:r w:rsidR="00716220" w:rsidRPr="004753E5">
        <w:rPr>
          <w:b/>
          <w:color w:val="C00000"/>
          <w:sz w:val="52"/>
        </w:rPr>
        <w:t>20</w:t>
      </w:r>
      <w:r w:rsidR="00381BB1" w:rsidRPr="004753E5">
        <w:rPr>
          <w:b/>
          <w:color w:val="C00000"/>
          <w:sz w:val="52"/>
        </w:rPr>
        <w:t>20</w:t>
      </w:r>
    </w:p>
    <w:p w:rsidR="00157EF4" w:rsidRPr="00381BB1" w:rsidRDefault="00157EF4" w:rsidP="00157EF4">
      <w:pPr>
        <w:tabs>
          <w:tab w:val="right" w:pos="8640"/>
        </w:tabs>
        <w:jc w:val="center"/>
        <w:rPr>
          <w:rFonts w:ascii="Arial" w:hAnsi="Arial" w:cs="Arial"/>
          <w:b/>
          <w:color w:val="C00000"/>
          <w:sz w:val="44"/>
        </w:rPr>
      </w:pPr>
    </w:p>
    <w:p w:rsidR="00FB052C" w:rsidRDefault="00FB052C" w:rsidP="00EB31EE">
      <w:pPr>
        <w:tabs>
          <w:tab w:val="left" w:pos="2160"/>
          <w:tab w:val="left" w:pos="5580"/>
          <w:tab w:val="left" w:leader="underscore" w:pos="7380"/>
        </w:tabs>
        <w:rPr>
          <w:rFonts w:ascii="Arial" w:hAnsi="Arial" w:cs="Arial"/>
          <w:b/>
          <w:i/>
        </w:rPr>
      </w:pPr>
    </w:p>
    <w:p w:rsidR="006F37AF" w:rsidRPr="00852F5B" w:rsidRDefault="006F37AF" w:rsidP="006F37AF">
      <w:pPr>
        <w:tabs>
          <w:tab w:val="left" w:pos="1440"/>
          <w:tab w:val="left" w:pos="2880"/>
          <w:tab w:val="left" w:pos="6480"/>
          <w:tab w:val="right" w:pos="8640"/>
        </w:tabs>
        <w:rPr>
          <w:rFonts w:ascii="Arial" w:hAnsi="Arial" w:cs="Arial"/>
          <w:b/>
        </w:rPr>
      </w:pPr>
    </w:p>
    <w:p w:rsidR="00FB052C" w:rsidRPr="004510FE" w:rsidRDefault="00FB052C" w:rsidP="00FB052C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:rsidR="00FB052C" w:rsidRPr="004510FE" w:rsidRDefault="00FB052C" w:rsidP="00FB052C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  <w:r>
        <w:rPr>
          <w:b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666778" wp14:editId="6100849D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10795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052C" w:rsidRDefault="00FB052C" w:rsidP="00FB052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66677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2.85pt;width:495.7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S2yKgIAAFAEAAAOAAAAZHJzL2Uyb0RvYy54bWysVG1v2yAQ/j5p/wHxfbGTJllixam6ZJ0m&#10;dS9Sux+AMbbRgGNAYne/vgdOs6ib9mFaIiGOOx6ee+7Om+tBK3IUzkswJZ1OckqE4VBL05b028Pt&#10;mxUlPjBTMwVGlPRReHq9ff1q09tCzKADVQtHEMT4orcl7UKwRZZ53gnN/ASsMOhswGkW0HRtVjvW&#10;I7pW2SzPl1kPrrYOuPAeT/ejk24TftMIHr40jReBqJIit5BWl9Yqrtl2w4rWMdtJfqLB/oGFZtLg&#10;o2eoPQuMHJz8DUpL7sBDEyYcdAZNI7lIOWA20/xFNvcdsyLlguJ4e5bJ/z9Y/vn41RFZl/SKEsM0&#10;luhBDIG8g4FcRXV66wsMurcYFgY8xiqnTL29A/7dEwO7jplW3DgHfSdYjeym8WZ2cXXE8RGk6j9B&#10;jc+wQ4AENDROR+lQDILoWKXHc2UiFY6Hy9l6mc8WlHD0rdbzfJVKl7Hi+bZ1PnwQoEnclNRh5RM6&#10;O975ENmw4jkkPuZByfpWKpUM11Y75ciRYZfsV/GfEngRpgzpS7peII+/Q+Tp9ycILQO2u5IaszgH&#10;sSLK9t7UqRkDk2rcI2VlTjpG6UYRw1ANp7pUUD+iog7GtsYxxE0H7iclPbZ0Sf2PA3OCEvXRYFXW&#10;0/k8zkAy5ou3MzTcpae69DDDEaqkgZJxuwvj3Bysk22HL419YOAGK9nIJHIs+cjqxBvbNml/GrE4&#10;F5d2ivr1Idg+AQAA//8DAFBLAwQUAAYACAAAACEARPRv298AAAAJAQAADwAAAGRycy9kb3ducmV2&#10;LnhtbEyPy27CMBBF95X6D9ZU6qYCB0oCpHEQQkJ97Hh8wBBPk6j2OIoNhL+vu6LL0T2690yxGqwR&#10;F+p961jBZJyAIK6cbrlWcDxsRwsQPiBrNI5JwY08rMrHhwJz7a68o8s+1CKWsM9RQRNCl0vpq4Ys&#10;+rHriGP27XqLIZ59LXWP11hujZwmSSYtthwXGuxo01D1sz9bBXpjXrazCj/Wx/D55W+vQ3p43yn1&#10;/DSs30AEGsIdhj/9qA5ldDq5M2svjILRZJpFVEE6BxHz5XyxBHGK4CxLQZaF/P9B+QsAAP//AwBQ&#10;SwECLQAUAAYACAAAACEAtoM4kv4AAADhAQAAEwAAAAAAAAAAAAAAAAAAAAAAW0NvbnRlbnRfVHlw&#10;ZXNdLnhtbFBLAQItABQABgAIAAAAIQA4/SH/1gAAAJQBAAALAAAAAAAAAAAAAAAAAC8BAABfcmVs&#10;cy8ucmVsc1BLAQItABQABgAIAAAAIQClgS2yKgIAAFAEAAAOAAAAAAAAAAAAAAAAAC4CAABkcnMv&#10;ZTJvRG9jLnhtbFBLAQItABQABgAIAAAAIQBE9G/b3wAAAAkBAAAPAAAAAAAAAAAAAAAAAIQEAABk&#10;cnMvZG93bnJldi54bWxQSwUGAAAAAAQABADzAAAAkAUAAAAA&#10;" fillcolor="#d8d8d8">
                <v:textbox>
                  <w:txbxContent>
                    <w:p w:rsidR="00FB052C" w:rsidRDefault="00FB052C" w:rsidP="00FB052C"/>
                  </w:txbxContent>
                </v:textbox>
              </v:shape>
            </w:pict>
          </mc:Fallback>
        </mc:AlternateContent>
      </w:r>
    </w:p>
    <w:p w:rsidR="004753E5" w:rsidRDefault="00FB052C" w:rsidP="00FB052C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Judge</w:t>
      </w:r>
      <w:r w:rsidR="00977D69">
        <w:rPr>
          <w:b/>
          <w:sz w:val="40"/>
        </w:rPr>
        <w:t>s</w:t>
      </w:r>
      <w:r w:rsidRPr="00CB03C3">
        <w:rPr>
          <w:b/>
          <w:sz w:val="40"/>
        </w:rPr>
        <w:t>: Please double check and verify</w:t>
      </w:r>
    </w:p>
    <w:p w:rsidR="00FB052C" w:rsidRPr="00CB03C3" w:rsidRDefault="00FB052C" w:rsidP="00FB052C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 xml:space="preserve"> </w:t>
      </w:r>
      <w:proofErr w:type="gramStart"/>
      <w:r w:rsidRPr="00CB03C3">
        <w:rPr>
          <w:b/>
          <w:sz w:val="40"/>
        </w:rPr>
        <w:t>all</w:t>
      </w:r>
      <w:proofErr w:type="gramEnd"/>
      <w:r w:rsidRPr="00CB03C3">
        <w:rPr>
          <w:b/>
          <w:sz w:val="40"/>
        </w:rPr>
        <w:t xml:space="preserve"> scores and answer keys!</w:t>
      </w:r>
    </w:p>
    <w:p w:rsidR="00FB052C" w:rsidRDefault="00FB052C" w:rsidP="00FB052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FB052C" w:rsidRDefault="00FB052C" w:rsidP="00FB052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6E08E8" w:rsidRDefault="006E08E8" w:rsidP="00FB052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FB052C" w:rsidRDefault="00FB052C" w:rsidP="00FB052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FB052C" w:rsidRPr="004510FE" w:rsidRDefault="00FB052C" w:rsidP="00FB052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016F74" w:rsidRDefault="00016F74" w:rsidP="00FB0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FB052C" w:rsidRPr="004510FE" w:rsidRDefault="00FB052C" w:rsidP="00FB0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:rsidR="00FB052C" w:rsidRPr="004510FE" w:rsidRDefault="00FB052C" w:rsidP="00FB0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FB052C" w:rsidRPr="004510FE" w:rsidRDefault="00FB052C" w:rsidP="00FB0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2E5FEF" w:rsidRDefault="002E5FEF">
      <w:pPr>
        <w:rPr>
          <w:b/>
          <w:noProof/>
        </w:rPr>
      </w:pPr>
      <w:r>
        <w:rPr>
          <w:b/>
          <w:noProof/>
        </w:rPr>
        <w:br w:type="page"/>
      </w:r>
    </w:p>
    <w:p w:rsidR="00157EF4" w:rsidRPr="00FB052C" w:rsidRDefault="00FB052C" w:rsidP="00157EF4">
      <w:pPr>
        <w:rPr>
          <w:b/>
          <w:noProof/>
        </w:rPr>
      </w:pPr>
      <w:r w:rsidRPr="00FB052C">
        <w:rPr>
          <w:b/>
          <w:noProof/>
        </w:rPr>
        <w:lastRenderedPageBreak/>
        <w:t>TOPIC</w:t>
      </w:r>
    </w:p>
    <w:p w:rsidR="00157EF4" w:rsidRDefault="00157EF4" w:rsidP="00157EF4">
      <w:pPr>
        <w:rPr>
          <w:b/>
          <w:bCs/>
          <w:u w:val="single"/>
        </w:rPr>
      </w:pPr>
    </w:p>
    <w:p w:rsidR="00381BB1" w:rsidRDefault="00381BB1" w:rsidP="00381BB1">
      <w:pPr>
        <w:rPr>
          <w:sz w:val="22"/>
          <w:szCs w:val="22"/>
        </w:rPr>
      </w:pPr>
      <w:r>
        <w:t xml:space="preserve">A student loan is a type of loan provided by the </w:t>
      </w:r>
      <w:r>
        <w:rPr>
          <w:color w:val="4BACC6" w:themeColor="accent5"/>
        </w:rPr>
        <w:t>United States</w:t>
      </w:r>
      <w:r>
        <w:t xml:space="preserve"> government or other </w:t>
      </w:r>
      <w:r>
        <w:rPr>
          <w:color w:val="4F81BD" w:themeColor="accent1"/>
        </w:rPr>
        <w:t xml:space="preserve">private </w:t>
      </w:r>
      <w:r>
        <w:t xml:space="preserve">financial institutions to students </w:t>
      </w:r>
      <w:r>
        <w:rPr>
          <w:color w:val="4F81BD" w:themeColor="accent1"/>
        </w:rPr>
        <w:t>and/or their parents</w:t>
      </w:r>
      <w:r>
        <w:t xml:space="preserve"> who need help financing higher education.  It </w:t>
      </w:r>
      <w:proofErr w:type="gramStart"/>
      <w:r>
        <w:t>is being said</w:t>
      </w:r>
      <w:proofErr w:type="gramEnd"/>
      <w:r>
        <w:t xml:space="preserve"> that student loan debt in this country is nearing crisis proportions.  Write a research paper that addresses whether this statement </w:t>
      </w:r>
      <w:proofErr w:type="gramStart"/>
      <w:r>
        <w:t>is supported</w:t>
      </w:r>
      <w:proofErr w:type="gramEnd"/>
      <w:r>
        <w:t xml:space="preserve"> by evidence.   </w:t>
      </w:r>
      <w:proofErr w:type="gramStart"/>
      <w:r>
        <w:t>Your paper should include the following but is not limited to just these bullets.</w:t>
      </w:r>
      <w:proofErr w:type="gramEnd"/>
      <w:r>
        <w:t xml:space="preserve"> </w:t>
      </w:r>
    </w:p>
    <w:p w:rsidR="00381BB1" w:rsidRDefault="00381BB1" w:rsidP="00381BB1">
      <w:pPr>
        <w:pStyle w:val="ListParagraph"/>
        <w:numPr>
          <w:ilvl w:val="0"/>
          <w:numId w:val="25"/>
        </w:numPr>
        <w:spacing w:after="160" w:line="256" w:lineRule="auto"/>
      </w:pPr>
      <w:r>
        <w:t xml:space="preserve">Discuss the advantages and disadvantages of the current student loan system. </w:t>
      </w:r>
    </w:p>
    <w:p w:rsidR="00381BB1" w:rsidRDefault="00381BB1" w:rsidP="00381BB1">
      <w:pPr>
        <w:pStyle w:val="ListParagraph"/>
        <w:numPr>
          <w:ilvl w:val="0"/>
          <w:numId w:val="25"/>
        </w:numPr>
        <w:spacing w:after="160" w:line="256" w:lineRule="auto"/>
      </w:pPr>
      <w:r>
        <w:t>What do financial planners recommend as a level of debt for higher education?</w:t>
      </w:r>
    </w:p>
    <w:p w:rsidR="00381BB1" w:rsidRDefault="00381BB1" w:rsidP="00381BB1">
      <w:pPr>
        <w:pStyle w:val="ListParagraph"/>
        <w:numPr>
          <w:ilvl w:val="0"/>
          <w:numId w:val="25"/>
        </w:numPr>
        <w:spacing w:after="160" w:line="256" w:lineRule="auto"/>
      </w:pPr>
      <w:r>
        <w:t>How do college majors play into the ability to repay student loan debt?</w:t>
      </w:r>
    </w:p>
    <w:p w:rsidR="00381BB1" w:rsidRDefault="00381BB1" w:rsidP="00381BB1">
      <w:pPr>
        <w:pStyle w:val="ListParagraph"/>
        <w:numPr>
          <w:ilvl w:val="0"/>
          <w:numId w:val="25"/>
        </w:numPr>
        <w:spacing w:after="160" w:line="256" w:lineRule="auto"/>
      </w:pPr>
      <w:r>
        <w:t>What is the economic impact of student loan debt on a person’s future?</w:t>
      </w:r>
    </w:p>
    <w:p w:rsidR="00381BB1" w:rsidRDefault="00381BB1" w:rsidP="00381BB1">
      <w:pPr>
        <w:pStyle w:val="ListParagraph"/>
        <w:numPr>
          <w:ilvl w:val="0"/>
          <w:numId w:val="25"/>
        </w:numPr>
        <w:spacing w:after="160" w:line="256" w:lineRule="auto"/>
      </w:pPr>
      <w:r>
        <w:t>Address what actions, if any, the federal</w:t>
      </w:r>
      <w:bookmarkStart w:id="1" w:name="_GoBack"/>
      <w:bookmarkEnd w:id="1"/>
      <w:r>
        <w:t xml:space="preserve"> government should take to protect students.</w:t>
      </w:r>
    </w:p>
    <w:p w:rsidR="00381BB1" w:rsidRDefault="00381BB1" w:rsidP="00381BB1">
      <w:pPr>
        <w:pStyle w:val="ListParagraph"/>
        <w:numPr>
          <w:ilvl w:val="0"/>
          <w:numId w:val="25"/>
        </w:numPr>
        <w:spacing w:after="160" w:line="256" w:lineRule="auto"/>
      </w:pPr>
      <w:r>
        <w:t xml:space="preserve">What is the impact of student loan debt on the economic well-being of the United States? </w:t>
      </w:r>
    </w:p>
    <w:p w:rsidR="00381BB1" w:rsidRPr="00FB052C" w:rsidRDefault="00381BB1" w:rsidP="00157EF4">
      <w:pPr>
        <w:rPr>
          <w:b/>
          <w:bCs/>
          <w:u w:val="single"/>
        </w:rPr>
      </w:pPr>
    </w:p>
    <w:p w:rsidR="00016F74" w:rsidRPr="00FB052C" w:rsidRDefault="00157EF4" w:rsidP="00404BC2">
      <w:pPr>
        <w:tabs>
          <w:tab w:val="left" w:pos="-360"/>
          <w:tab w:val="left" w:pos="0"/>
        </w:tabs>
        <w:spacing w:after="240"/>
        <w:ind w:right="450"/>
        <w:rPr>
          <w:b/>
          <w:u w:val="single"/>
        </w:rPr>
      </w:pPr>
      <w:r w:rsidRPr="00016F74">
        <w:rPr>
          <w:b/>
          <w:smallCaps/>
          <w:sz w:val="28"/>
          <w:szCs w:val="28"/>
          <w:u w:val="single"/>
        </w:rPr>
        <w:t>judging procedure</w:t>
      </w:r>
    </w:p>
    <w:p w:rsidR="00157EF4" w:rsidRPr="007D6FA3" w:rsidRDefault="00157EF4" w:rsidP="00B0736D">
      <w:pPr>
        <w:pStyle w:val="ListParagraph"/>
        <w:numPr>
          <w:ilvl w:val="0"/>
          <w:numId w:val="23"/>
        </w:numPr>
        <w:tabs>
          <w:tab w:val="left" w:pos="-360"/>
          <w:tab w:val="left" w:pos="0"/>
        </w:tabs>
        <w:ind w:left="360" w:right="450"/>
      </w:pPr>
      <w:proofErr w:type="gramStart"/>
      <w:r w:rsidRPr="00FB052C">
        <w:t>Contestant</w:t>
      </w:r>
      <w:r w:rsidR="00404BC2">
        <w:t>s</w:t>
      </w:r>
      <w:r w:rsidRPr="00FB052C">
        <w:t xml:space="preserve"> will be introduced by contestant number</w:t>
      </w:r>
      <w:proofErr w:type="gramEnd"/>
      <w:r w:rsidRPr="00FB052C">
        <w:t>.</w:t>
      </w:r>
      <w:r w:rsidR="00B0736D" w:rsidRPr="00B0736D">
        <w:rPr>
          <w:b/>
          <w:sz w:val="22"/>
          <w:szCs w:val="22"/>
        </w:rPr>
        <w:t xml:space="preserve"> </w:t>
      </w:r>
      <w:r w:rsidR="00B0736D" w:rsidRPr="007D6FA3">
        <w:rPr>
          <w:b/>
        </w:rPr>
        <w:t>Contestants may continue to wear their name badge</w:t>
      </w:r>
      <w:r w:rsidR="002E5FEF">
        <w:rPr>
          <w:b/>
        </w:rPr>
        <w:t>s</w:t>
      </w:r>
      <w:r w:rsidR="00B0736D" w:rsidRPr="007D6FA3">
        <w:rPr>
          <w:b/>
        </w:rPr>
        <w:t>.</w:t>
      </w:r>
    </w:p>
    <w:p w:rsidR="00404BC2" w:rsidRDefault="00404BC2" w:rsidP="00CC09F5">
      <w:pPr>
        <w:numPr>
          <w:ilvl w:val="0"/>
          <w:numId w:val="14"/>
        </w:numPr>
        <w:suppressAutoHyphens/>
      </w:pPr>
      <w:r w:rsidRPr="00480531">
        <w:t>As a team of judges, formulate two to three questions to ask at the conclusion of the presentation.  Be sure to ask the same questions of each contestant.</w:t>
      </w:r>
    </w:p>
    <w:p w:rsidR="00404BC2" w:rsidRDefault="00404BC2" w:rsidP="00CC09F5">
      <w:pPr>
        <w:pStyle w:val="ListParagraph"/>
        <w:numPr>
          <w:ilvl w:val="0"/>
          <w:numId w:val="14"/>
        </w:numPr>
      </w:pPr>
      <w:r>
        <w:t xml:space="preserve">Contestants </w:t>
      </w:r>
      <w:r w:rsidRPr="00480531">
        <w:t>will present before a panel of judges and timekeeper.</w:t>
      </w:r>
    </w:p>
    <w:p w:rsidR="00B0736D" w:rsidRPr="00712374" w:rsidRDefault="00B0736D" w:rsidP="00CC09F5">
      <w:pPr>
        <w:pStyle w:val="ListParagraph"/>
        <w:numPr>
          <w:ilvl w:val="0"/>
          <w:numId w:val="14"/>
        </w:numPr>
      </w:pPr>
      <w:r w:rsidRPr="00712374">
        <w:t>Set-up time will be no more than three (3) minutes.</w:t>
      </w:r>
    </w:p>
    <w:p w:rsidR="00404BC2" w:rsidRPr="00712374" w:rsidRDefault="00404BC2" w:rsidP="00CC09F5">
      <w:pPr>
        <w:pStyle w:val="ListParagraph"/>
        <w:numPr>
          <w:ilvl w:val="0"/>
          <w:numId w:val="14"/>
        </w:numPr>
      </w:pPr>
      <w:r w:rsidRPr="00712374">
        <w:t xml:space="preserve">The presentation </w:t>
      </w:r>
      <w:proofErr w:type="gramStart"/>
      <w:r w:rsidRPr="00712374">
        <w:t xml:space="preserve">will be no more than </w:t>
      </w:r>
      <w:r w:rsidR="00B0736D" w:rsidRPr="00712374">
        <w:t>seven</w:t>
      </w:r>
      <w:r w:rsidRPr="00712374">
        <w:t xml:space="preserve"> (</w:t>
      </w:r>
      <w:r w:rsidR="00B0736D" w:rsidRPr="00712374">
        <w:t>7</w:t>
      </w:r>
      <w:r w:rsidRPr="00712374">
        <w:t>) minutes</w:t>
      </w:r>
      <w:r w:rsidR="005F320C" w:rsidRPr="00712374">
        <w:t>; followed</w:t>
      </w:r>
      <w:proofErr w:type="gramEnd"/>
      <w:r w:rsidR="005F320C" w:rsidRPr="00712374">
        <w:t xml:space="preserve"> by judges’ questions not to exceed </w:t>
      </w:r>
      <w:r w:rsidR="00B0736D" w:rsidRPr="00712374">
        <w:t>five</w:t>
      </w:r>
      <w:r w:rsidR="005F320C" w:rsidRPr="00712374">
        <w:t xml:space="preserve"> (</w:t>
      </w:r>
      <w:r w:rsidR="00B0736D" w:rsidRPr="00712374">
        <w:t>5</w:t>
      </w:r>
      <w:r w:rsidR="005F320C" w:rsidRPr="00712374">
        <w:t>) minutes.</w:t>
      </w:r>
    </w:p>
    <w:p w:rsidR="00404BC2" w:rsidRDefault="00404BC2" w:rsidP="002119B9">
      <w:pPr>
        <w:widowControl w:val="0"/>
        <w:numPr>
          <w:ilvl w:val="0"/>
          <w:numId w:val="14"/>
        </w:numPr>
        <w:tabs>
          <w:tab w:val="left" w:pos="-360"/>
          <w:tab w:val="left" w:pos="0"/>
        </w:tabs>
        <w:ind w:right="450"/>
      </w:pPr>
      <w:r w:rsidRPr="00480531">
        <w:t>Excuse contestants upon completion of judges’ questions.</w:t>
      </w:r>
    </w:p>
    <w:p w:rsidR="00157EF4" w:rsidRDefault="00157EF4" w:rsidP="002119B9">
      <w:pPr>
        <w:widowControl w:val="0"/>
        <w:numPr>
          <w:ilvl w:val="0"/>
          <w:numId w:val="13"/>
        </w:numPr>
        <w:tabs>
          <w:tab w:val="left" w:pos="-360"/>
          <w:tab w:val="left" w:pos="0"/>
        </w:tabs>
        <w:ind w:right="450"/>
      </w:pPr>
      <w:r w:rsidRPr="00FB052C">
        <w:rPr>
          <w:b/>
        </w:rPr>
        <w:t>There can be no ties in the top ten (10) contestants.</w:t>
      </w:r>
      <w:r w:rsidRPr="00FB052C">
        <w:t xml:space="preserve">  It is the responsibility of the judges to break any ties</w:t>
      </w:r>
      <w:r w:rsidR="00016F74">
        <w:t>.</w:t>
      </w:r>
    </w:p>
    <w:p w:rsidR="00157EF4" w:rsidRDefault="00157EF4" w:rsidP="002119B9">
      <w:pPr>
        <w:numPr>
          <w:ilvl w:val="0"/>
          <w:numId w:val="13"/>
        </w:numPr>
        <w:tabs>
          <w:tab w:val="left" w:pos="-360"/>
          <w:tab w:val="left" w:pos="0"/>
        </w:tabs>
        <w:ind w:right="450"/>
      </w:pPr>
      <w:r w:rsidRPr="00FB052C">
        <w:t>Administrator will fill out ranking sheet prior to dismissing the judges</w:t>
      </w:r>
      <w:r w:rsidR="00016F74">
        <w:t>.</w:t>
      </w:r>
    </w:p>
    <w:p w:rsidR="00157EF4" w:rsidRDefault="00157EF4" w:rsidP="002119B9">
      <w:pPr>
        <w:widowControl w:val="0"/>
        <w:numPr>
          <w:ilvl w:val="0"/>
          <w:numId w:val="13"/>
        </w:numPr>
        <w:tabs>
          <w:tab w:val="left" w:pos="-360"/>
          <w:tab w:val="left" w:pos="0"/>
        </w:tabs>
        <w:ind w:right="450"/>
      </w:pPr>
      <w:r w:rsidRPr="00FB052C">
        <w:t>If more than one (1) section is necessary, finalists will be determined by selecting an equal number from each section</w:t>
      </w:r>
      <w:r w:rsidR="00016F74">
        <w:t>.</w:t>
      </w:r>
    </w:p>
    <w:p w:rsidR="00157EF4" w:rsidRDefault="00157EF4" w:rsidP="002119B9">
      <w:pPr>
        <w:widowControl w:val="0"/>
        <w:numPr>
          <w:ilvl w:val="0"/>
          <w:numId w:val="13"/>
        </w:numPr>
        <w:tabs>
          <w:tab w:val="left" w:pos="-360"/>
          <w:tab w:val="left" w:pos="0"/>
        </w:tabs>
        <w:ind w:right="450"/>
      </w:pPr>
      <w:r w:rsidRPr="00FB052C">
        <w:t xml:space="preserve">Give administrator </w:t>
      </w:r>
      <w:r w:rsidR="00016F74" w:rsidRPr="00FB052C">
        <w:t>all Judges’</w:t>
      </w:r>
      <w:r w:rsidRPr="00FB052C">
        <w:t xml:space="preserve"> Rating Sheets, Judge Evaluation Sheets and contest materials</w:t>
      </w:r>
      <w:r w:rsidR="00016F74">
        <w:t>.</w:t>
      </w:r>
    </w:p>
    <w:p w:rsidR="00157EF4" w:rsidRPr="00404BC2" w:rsidRDefault="00157EF4" w:rsidP="002119B9">
      <w:pPr>
        <w:widowControl w:val="0"/>
        <w:numPr>
          <w:ilvl w:val="0"/>
          <w:numId w:val="13"/>
        </w:numPr>
        <w:tabs>
          <w:tab w:val="left" w:pos="-360"/>
          <w:tab w:val="left" w:pos="0"/>
        </w:tabs>
        <w:ind w:right="450"/>
        <w:rPr>
          <w:b/>
          <w:noProof/>
        </w:rPr>
      </w:pPr>
      <w:r w:rsidRPr="00FB052C">
        <w:t xml:space="preserve">No audience </w:t>
      </w:r>
      <w:proofErr w:type="gramStart"/>
      <w:r w:rsidRPr="00FB052C">
        <w:t>is allowed</w:t>
      </w:r>
      <w:proofErr w:type="gramEnd"/>
      <w:r w:rsidRPr="00FB052C">
        <w:t xml:space="preserve"> in the contest room</w:t>
      </w:r>
      <w:r w:rsidR="00016F74">
        <w:t>.</w:t>
      </w:r>
    </w:p>
    <w:p w:rsidR="00404BC2" w:rsidRPr="00FB052C" w:rsidRDefault="00404BC2" w:rsidP="002119B9">
      <w:pPr>
        <w:widowControl w:val="0"/>
        <w:tabs>
          <w:tab w:val="left" w:pos="-360"/>
          <w:tab w:val="left" w:pos="0"/>
        </w:tabs>
        <w:ind w:right="450"/>
        <w:rPr>
          <w:b/>
          <w:noProof/>
        </w:rPr>
      </w:pPr>
    </w:p>
    <w:p w:rsidR="00EC5C2B" w:rsidRDefault="00157EF4" w:rsidP="00404BC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  <w:rPr>
          <w:b/>
          <w:bCs/>
          <w:sz w:val="28"/>
          <w:szCs w:val="28"/>
        </w:rPr>
      </w:pPr>
      <w:r w:rsidRPr="00404BC2">
        <w:rPr>
          <w:b/>
          <w:sz w:val="28"/>
          <w:szCs w:val="28"/>
          <w:u w:val="single"/>
        </w:rPr>
        <w:t>Please double-check and verify all scores!</w:t>
      </w:r>
      <w:r w:rsidRPr="00404BC2">
        <w:rPr>
          <w:b/>
          <w:bCs/>
          <w:sz w:val="28"/>
          <w:szCs w:val="28"/>
        </w:rPr>
        <w:t xml:space="preserve"> </w:t>
      </w:r>
    </w:p>
    <w:p w:rsidR="00D12175" w:rsidRDefault="00D12175" w:rsidP="00404BC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  <w:rPr>
          <w:b/>
          <w:bCs/>
          <w:sz w:val="28"/>
          <w:szCs w:val="28"/>
        </w:rPr>
      </w:pPr>
    </w:p>
    <w:p w:rsidR="00D12175" w:rsidRPr="0057216F" w:rsidRDefault="00D12175" w:rsidP="00D12175">
      <w:r w:rsidRPr="0057216F">
        <w:rPr>
          <w:b/>
        </w:rPr>
        <w:t xml:space="preserve">Refer to </w:t>
      </w:r>
      <w:hyperlink r:id="rId10" w:history="1">
        <w:r w:rsidRPr="008642E0">
          <w:rPr>
            <w:rStyle w:val="Hyperlink"/>
            <w:i/>
          </w:rPr>
          <w:t>Style &amp; Reference Manual</w:t>
        </w:r>
      </w:hyperlink>
      <w:r w:rsidRPr="0057216F">
        <w:rPr>
          <w:b/>
        </w:rPr>
        <w:t xml:space="preserve"> for MLA Report Style and Works Cited format.</w:t>
      </w:r>
    </w:p>
    <w:p w:rsidR="00D12175" w:rsidRPr="00FB052C" w:rsidRDefault="00D12175" w:rsidP="00404BC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</w:pPr>
    </w:p>
    <w:sectPr w:rsidR="00D12175" w:rsidRPr="00FB052C" w:rsidSect="00961783">
      <w:headerReference w:type="even" r:id="rId11"/>
      <w:headerReference w:type="default" r:id="rId12"/>
      <w:footerReference w:type="even" r:id="rId13"/>
      <w:pgSz w:w="12240" w:h="15840"/>
      <w:pgMar w:top="120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6D1" w:rsidRDefault="009276D1" w:rsidP="006F37AF">
      <w:r>
        <w:separator/>
      </w:r>
    </w:p>
  </w:endnote>
  <w:endnote w:type="continuationSeparator" w:id="0">
    <w:p w:rsidR="009276D1" w:rsidRDefault="009276D1" w:rsidP="006F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7AF" w:rsidRDefault="006F37AF">
    <w:pPr>
      <w:pStyle w:val="Footer"/>
      <w:rPr>
        <w:b/>
      </w:rPr>
    </w:pPr>
    <w:r>
      <w:rPr>
        <w:b/>
      </w:rPr>
      <w:t>Contestant Number</w:t>
    </w:r>
  </w:p>
  <w:p w:rsidR="006F37AF" w:rsidRDefault="006F37AF">
    <w:pPr>
      <w:pStyle w:val="Footer"/>
      <w:rPr>
        <w:b/>
      </w:rPr>
    </w:pPr>
  </w:p>
  <w:p w:rsidR="006F37AF" w:rsidRDefault="006F37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6D1" w:rsidRDefault="009276D1" w:rsidP="006F37AF">
      <w:r>
        <w:separator/>
      </w:r>
    </w:p>
  </w:footnote>
  <w:footnote w:type="continuationSeparator" w:id="0">
    <w:p w:rsidR="009276D1" w:rsidRDefault="009276D1" w:rsidP="006F3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7AF" w:rsidRDefault="006F37AF">
    <w:pPr>
      <w:pStyle w:val="Header"/>
      <w:rPr>
        <w:b/>
      </w:rPr>
    </w:pPr>
    <w:r>
      <w:rPr>
        <w:b/>
      </w:rPr>
      <w:t>BUSINESS LAW</w:t>
    </w:r>
  </w:p>
  <w:p w:rsidR="006F37AF" w:rsidRDefault="006F37AF">
    <w:pPr>
      <w:pStyle w:val="Header"/>
      <w:rPr>
        <w:b/>
      </w:rPr>
    </w:pPr>
    <w:r>
      <w:rPr>
        <w:b/>
      </w:rPr>
      <w:t>STATE 2002</w:t>
    </w:r>
  </w:p>
  <w:p w:rsidR="006F37AF" w:rsidRDefault="006F37AF">
    <w:pPr>
      <w:pStyle w:val="Header"/>
      <w:rPr>
        <w:b/>
      </w:rPr>
    </w:pPr>
    <w:proofErr w:type="gramStart"/>
    <w:r>
      <w:rPr>
        <w:b/>
      </w:rPr>
      <w:t xml:space="preserve">PAGE  </w:t>
    </w:r>
    <w:proofErr w:type="gramEnd"/>
    <w:r w:rsidR="002148CB">
      <w:rPr>
        <w:rStyle w:val="PageNumber"/>
        <w:b/>
      </w:rPr>
      <w:fldChar w:fldCharType="begin"/>
    </w:r>
    <w:r>
      <w:rPr>
        <w:rStyle w:val="PageNumber"/>
        <w:b/>
      </w:rPr>
      <w:instrText xml:space="preserve"> PAGE </w:instrText>
    </w:r>
    <w:r w:rsidR="002148CB">
      <w:rPr>
        <w:rStyle w:val="PageNumber"/>
        <w:b/>
      </w:rPr>
      <w:fldChar w:fldCharType="separate"/>
    </w:r>
    <w:r>
      <w:rPr>
        <w:rStyle w:val="PageNumber"/>
        <w:b/>
        <w:noProof/>
      </w:rPr>
      <w:t>2</w:t>
    </w:r>
    <w:r w:rsidR="002148CB">
      <w:rPr>
        <w:rStyle w:val="PageNumber"/>
        <w:b/>
      </w:rPr>
      <w:fldChar w:fldCharType="end"/>
    </w:r>
  </w:p>
  <w:p w:rsidR="006F37AF" w:rsidRDefault="006F37AF">
    <w:pPr>
      <w:pStyle w:val="Header"/>
      <w:rPr>
        <w:rStyle w:val="PageNumber"/>
        <w:b/>
      </w:rPr>
    </w:pPr>
    <w:r>
      <w:rPr>
        <w:rStyle w:val="PageNumber"/>
        <w:b/>
      </w:rPr>
      <w:t>KEY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604E" w:rsidRPr="002119B9" w:rsidRDefault="009276D1" w:rsidP="0024604E">
    <w:pPr>
      <w:pStyle w:val="Header"/>
      <w:rPr>
        <w:b/>
        <w:bCs/>
        <w:sz w:val="20"/>
        <w:szCs w:val="20"/>
      </w:rPr>
    </w:pPr>
    <w:hyperlink r:id="rId1" w:history="1"/>
    <w:r w:rsidR="0024604E" w:rsidRPr="002119B9">
      <w:rPr>
        <w:b/>
        <w:noProof/>
        <w:sz w:val="20"/>
        <w:szCs w:val="20"/>
      </w:rPr>
      <w:t>ECONOMIC RESEARCH INDIVIDUAL</w:t>
    </w:r>
    <w:r w:rsidR="00F554D9">
      <w:rPr>
        <w:b/>
        <w:noProof/>
        <w:sz w:val="20"/>
        <w:szCs w:val="20"/>
      </w:rPr>
      <w:t xml:space="preserve"> (S)</w:t>
    </w:r>
    <w:r w:rsidR="00F554D9" w:rsidRPr="009D1035">
      <w:rPr>
        <w:b/>
        <w:bCs/>
        <w:sz w:val="20"/>
        <w:szCs w:val="20"/>
      </w:rPr>
      <w:t xml:space="preserve"> </w:t>
    </w:r>
    <w:r w:rsidR="00F554D9" w:rsidRPr="00FB052C">
      <w:rPr>
        <w:b/>
        <w:bCs/>
        <w:sz w:val="20"/>
        <w:szCs w:val="20"/>
      </w:rPr>
      <w:t xml:space="preserve">- </w:t>
    </w:r>
    <w:r w:rsidR="00E25F38">
      <w:rPr>
        <w:b/>
        <w:bCs/>
        <w:sz w:val="20"/>
        <w:szCs w:val="20"/>
      </w:rPr>
      <w:t>NATIONAL</w:t>
    </w:r>
    <w:r w:rsidR="00381BB1">
      <w:rPr>
        <w:b/>
        <w:bCs/>
        <w:sz w:val="20"/>
        <w:szCs w:val="20"/>
      </w:rPr>
      <w:t xml:space="preserve"> 2020</w:t>
    </w:r>
    <w:r w:rsidR="00716220">
      <w:rPr>
        <w:b/>
        <w:bCs/>
        <w:sz w:val="20"/>
        <w:szCs w:val="20"/>
      </w:rPr>
      <w:tab/>
    </w:r>
    <w:r w:rsidR="0024604E" w:rsidRPr="002119B9">
      <w:rPr>
        <w:b/>
        <w:bCs/>
        <w:sz w:val="20"/>
        <w:szCs w:val="20"/>
      </w:rPr>
      <w:tab/>
    </w:r>
  </w:p>
  <w:p w:rsidR="0024604E" w:rsidRPr="002119B9" w:rsidRDefault="0024604E" w:rsidP="0024604E">
    <w:pPr>
      <w:rPr>
        <w:b/>
        <w:bCs/>
        <w:sz w:val="20"/>
        <w:szCs w:val="20"/>
      </w:rPr>
    </w:pPr>
    <w:r w:rsidRPr="002119B9">
      <w:rPr>
        <w:b/>
        <w:bCs/>
        <w:sz w:val="20"/>
        <w:szCs w:val="20"/>
      </w:rPr>
      <w:t>ANSWER KEY</w:t>
    </w:r>
  </w:p>
  <w:p w:rsidR="0024604E" w:rsidRPr="002119B9" w:rsidRDefault="0024604E" w:rsidP="00381BB1">
    <w:pPr>
      <w:tabs>
        <w:tab w:val="right" w:pos="9360"/>
      </w:tabs>
      <w:rPr>
        <w:b/>
        <w:sz w:val="20"/>
        <w:szCs w:val="20"/>
      </w:rPr>
    </w:pPr>
    <w:r w:rsidRPr="002119B9">
      <w:rPr>
        <w:b/>
        <w:bCs/>
        <w:sz w:val="20"/>
        <w:szCs w:val="20"/>
      </w:rPr>
      <w:t xml:space="preserve">Page </w:t>
    </w:r>
    <w:r w:rsidRPr="002119B9">
      <w:rPr>
        <w:b/>
        <w:bCs/>
        <w:sz w:val="20"/>
        <w:szCs w:val="20"/>
      </w:rPr>
      <w:fldChar w:fldCharType="begin"/>
    </w:r>
    <w:r w:rsidRPr="002119B9">
      <w:rPr>
        <w:b/>
        <w:bCs/>
        <w:sz w:val="20"/>
        <w:szCs w:val="20"/>
      </w:rPr>
      <w:instrText xml:space="preserve"> PAGE   \* MERGEFORMAT </w:instrText>
    </w:r>
    <w:r w:rsidRPr="002119B9">
      <w:rPr>
        <w:b/>
        <w:bCs/>
        <w:sz w:val="20"/>
        <w:szCs w:val="20"/>
      </w:rPr>
      <w:fldChar w:fldCharType="separate"/>
    </w:r>
    <w:r w:rsidR="00E25F38">
      <w:rPr>
        <w:b/>
        <w:bCs/>
        <w:noProof/>
        <w:sz w:val="20"/>
        <w:szCs w:val="20"/>
      </w:rPr>
      <w:t>2</w:t>
    </w:r>
    <w:r w:rsidRPr="002119B9">
      <w:rPr>
        <w:b/>
        <w:bCs/>
        <w:sz w:val="20"/>
        <w:szCs w:val="20"/>
      </w:rPr>
      <w:fldChar w:fldCharType="end"/>
    </w:r>
    <w:r w:rsidRPr="002119B9">
      <w:rPr>
        <w:b/>
        <w:bCs/>
        <w:sz w:val="20"/>
        <w:szCs w:val="20"/>
      </w:rPr>
      <w:t xml:space="preserve"> of </w:t>
    </w:r>
    <w:r w:rsidRPr="002119B9">
      <w:rPr>
        <w:b/>
        <w:sz w:val="20"/>
        <w:szCs w:val="20"/>
      </w:rPr>
      <w:fldChar w:fldCharType="begin"/>
    </w:r>
    <w:r w:rsidRPr="002119B9">
      <w:rPr>
        <w:b/>
        <w:sz w:val="20"/>
        <w:szCs w:val="20"/>
      </w:rPr>
      <w:instrText xml:space="preserve"> NUMPAGES  </w:instrText>
    </w:r>
    <w:r w:rsidRPr="002119B9">
      <w:rPr>
        <w:b/>
        <w:sz w:val="20"/>
        <w:szCs w:val="20"/>
      </w:rPr>
      <w:fldChar w:fldCharType="separate"/>
    </w:r>
    <w:r w:rsidR="00E25F38">
      <w:rPr>
        <w:b/>
        <w:noProof/>
        <w:sz w:val="20"/>
        <w:szCs w:val="20"/>
      </w:rPr>
      <w:t>2</w:t>
    </w:r>
    <w:r w:rsidRPr="002119B9">
      <w:rPr>
        <w:b/>
        <w:sz w:val="20"/>
        <w:szCs w:val="20"/>
      </w:rPr>
      <w:fldChar w:fldCharType="end"/>
    </w:r>
    <w:r w:rsidR="00381BB1">
      <w:rPr>
        <w:b/>
        <w:sz w:val="20"/>
        <w:szCs w:val="20"/>
      </w:rPr>
      <w:tab/>
    </w:r>
  </w:p>
  <w:p w:rsidR="00FB052C" w:rsidRDefault="00FB05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93364"/>
    <w:multiLevelType w:val="hybridMultilevel"/>
    <w:tmpl w:val="89E0D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DD112C"/>
    <w:multiLevelType w:val="hybridMultilevel"/>
    <w:tmpl w:val="BB2402F4"/>
    <w:lvl w:ilvl="0" w:tplc="21BC9FA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D617648"/>
    <w:multiLevelType w:val="hybridMultilevel"/>
    <w:tmpl w:val="FE4062C2"/>
    <w:lvl w:ilvl="0" w:tplc="31E0DD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852F9"/>
    <w:multiLevelType w:val="hybridMultilevel"/>
    <w:tmpl w:val="EE024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B61F0"/>
    <w:multiLevelType w:val="hybridMultilevel"/>
    <w:tmpl w:val="BEC2AB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B5552"/>
    <w:multiLevelType w:val="hybridMultilevel"/>
    <w:tmpl w:val="5666DDCE"/>
    <w:lvl w:ilvl="0" w:tplc="FD9E51D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455619"/>
    <w:multiLevelType w:val="hybridMultilevel"/>
    <w:tmpl w:val="003AEC52"/>
    <w:lvl w:ilvl="0" w:tplc="3BA21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A47087"/>
    <w:multiLevelType w:val="hybridMultilevel"/>
    <w:tmpl w:val="36B29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316772"/>
    <w:multiLevelType w:val="hybridMultilevel"/>
    <w:tmpl w:val="A086C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5119F7"/>
    <w:multiLevelType w:val="hybridMultilevel"/>
    <w:tmpl w:val="C44060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7B2348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69728C6"/>
    <w:multiLevelType w:val="hybridMultilevel"/>
    <w:tmpl w:val="FE4062C2"/>
    <w:lvl w:ilvl="0" w:tplc="31E0DD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74630B"/>
    <w:multiLevelType w:val="hybridMultilevel"/>
    <w:tmpl w:val="D7E28052"/>
    <w:lvl w:ilvl="0" w:tplc="48D68B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B157E55"/>
    <w:multiLevelType w:val="hybridMultilevel"/>
    <w:tmpl w:val="6F1CF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003EE"/>
    <w:multiLevelType w:val="hybridMultilevel"/>
    <w:tmpl w:val="D200F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DF1B38"/>
    <w:multiLevelType w:val="hybridMultilevel"/>
    <w:tmpl w:val="BCC8B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5741B"/>
    <w:multiLevelType w:val="hybridMultilevel"/>
    <w:tmpl w:val="E76CD0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8004AA"/>
    <w:multiLevelType w:val="hybridMultilevel"/>
    <w:tmpl w:val="15FCD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F41E54"/>
    <w:multiLevelType w:val="hybridMultilevel"/>
    <w:tmpl w:val="6A2A4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24C30"/>
    <w:multiLevelType w:val="hybridMultilevel"/>
    <w:tmpl w:val="CCEAA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5"/>
  </w:num>
  <w:num w:numId="5">
    <w:abstractNumId w:val="19"/>
  </w:num>
  <w:num w:numId="6">
    <w:abstractNumId w:val="3"/>
  </w:num>
  <w:num w:numId="7">
    <w:abstractNumId w:val="2"/>
  </w:num>
  <w:num w:numId="8">
    <w:abstractNumId w:val="13"/>
  </w:num>
  <w:num w:numId="9">
    <w:abstractNumId w:val="6"/>
  </w:num>
  <w:num w:numId="10">
    <w:abstractNumId w:val="8"/>
  </w:num>
  <w:num w:numId="11">
    <w:abstractNumId w:val="23"/>
  </w:num>
  <w:num w:numId="12">
    <w:abstractNumId w:val="1"/>
  </w:num>
  <w:num w:numId="13">
    <w:abstractNumId w:val="14"/>
  </w:num>
  <w:num w:numId="14">
    <w:abstractNumId w:val="21"/>
  </w:num>
  <w:num w:numId="15">
    <w:abstractNumId w:val="4"/>
  </w:num>
  <w:num w:numId="16">
    <w:abstractNumId w:val="0"/>
  </w:num>
  <w:num w:numId="17">
    <w:abstractNumId w:val="5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18"/>
  </w:num>
  <w:num w:numId="21">
    <w:abstractNumId w:val="10"/>
  </w:num>
  <w:num w:numId="22">
    <w:abstractNumId w:val="22"/>
  </w:num>
  <w:num w:numId="23">
    <w:abstractNumId w:val="20"/>
  </w:num>
  <w:num w:numId="24">
    <w:abstractNumId w:val="17"/>
  </w:num>
  <w:num w:numId="25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mcnew@bpa.org">
    <w15:presenceInfo w15:providerId="Windows Live" w15:userId="05af4c94ceecc6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markup="0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7AF"/>
    <w:rsid w:val="000041F1"/>
    <w:rsid w:val="00016F74"/>
    <w:rsid w:val="000178DD"/>
    <w:rsid w:val="00025D29"/>
    <w:rsid w:val="000274C0"/>
    <w:rsid w:val="00045286"/>
    <w:rsid w:val="00047AF5"/>
    <w:rsid w:val="00054FCA"/>
    <w:rsid w:val="00084A69"/>
    <w:rsid w:val="000968BA"/>
    <w:rsid w:val="000A51F0"/>
    <w:rsid w:val="000C51F4"/>
    <w:rsid w:val="000F3406"/>
    <w:rsid w:val="0010051E"/>
    <w:rsid w:val="00114290"/>
    <w:rsid w:val="00131D89"/>
    <w:rsid w:val="00140229"/>
    <w:rsid w:val="00157EF4"/>
    <w:rsid w:val="00174660"/>
    <w:rsid w:val="001B3104"/>
    <w:rsid w:val="002119B9"/>
    <w:rsid w:val="002148CB"/>
    <w:rsid w:val="00221DC9"/>
    <w:rsid w:val="0024604E"/>
    <w:rsid w:val="00251877"/>
    <w:rsid w:val="00253824"/>
    <w:rsid w:val="00254B24"/>
    <w:rsid w:val="0026361A"/>
    <w:rsid w:val="00290EE9"/>
    <w:rsid w:val="002A112A"/>
    <w:rsid w:val="002A3CC1"/>
    <w:rsid w:val="002B6565"/>
    <w:rsid w:val="002C79EF"/>
    <w:rsid w:val="002E5FEF"/>
    <w:rsid w:val="00312C28"/>
    <w:rsid w:val="00315D96"/>
    <w:rsid w:val="00342764"/>
    <w:rsid w:val="00355699"/>
    <w:rsid w:val="00362716"/>
    <w:rsid w:val="00381BB1"/>
    <w:rsid w:val="0039247C"/>
    <w:rsid w:val="00394C4C"/>
    <w:rsid w:val="003961D5"/>
    <w:rsid w:val="003C1CE2"/>
    <w:rsid w:val="003E45E2"/>
    <w:rsid w:val="00400D5A"/>
    <w:rsid w:val="00404BC2"/>
    <w:rsid w:val="004154A9"/>
    <w:rsid w:val="00421576"/>
    <w:rsid w:val="004753E5"/>
    <w:rsid w:val="0047659A"/>
    <w:rsid w:val="00494DD1"/>
    <w:rsid w:val="004C6A24"/>
    <w:rsid w:val="004C6F42"/>
    <w:rsid w:val="004D28B0"/>
    <w:rsid w:val="004E2586"/>
    <w:rsid w:val="004E7EF7"/>
    <w:rsid w:val="00510E7D"/>
    <w:rsid w:val="005177BC"/>
    <w:rsid w:val="00523F8A"/>
    <w:rsid w:val="00531F80"/>
    <w:rsid w:val="00542AA6"/>
    <w:rsid w:val="005969E6"/>
    <w:rsid w:val="005A775D"/>
    <w:rsid w:val="005B4C7D"/>
    <w:rsid w:val="005F320C"/>
    <w:rsid w:val="00602C5E"/>
    <w:rsid w:val="00616166"/>
    <w:rsid w:val="00627876"/>
    <w:rsid w:val="00673634"/>
    <w:rsid w:val="006937C7"/>
    <w:rsid w:val="006A4BEC"/>
    <w:rsid w:val="006A6937"/>
    <w:rsid w:val="006E08E8"/>
    <w:rsid w:val="006F37AF"/>
    <w:rsid w:val="00712374"/>
    <w:rsid w:val="00715A9B"/>
    <w:rsid w:val="00716220"/>
    <w:rsid w:val="00726937"/>
    <w:rsid w:val="00734294"/>
    <w:rsid w:val="00746ECF"/>
    <w:rsid w:val="007815BF"/>
    <w:rsid w:val="007A5892"/>
    <w:rsid w:val="007B2E2D"/>
    <w:rsid w:val="007C5226"/>
    <w:rsid w:val="007D6FA3"/>
    <w:rsid w:val="007F03A3"/>
    <w:rsid w:val="007F3CC3"/>
    <w:rsid w:val="007F6555"/>
    <w:rsid w:val="00803E03"/>
    <w:rsid w:val="008206E8"/>
    <w:rsid w:val="00865B97"/>
    <w:rsid w:val="00871C34"/>
    <w:rsid w:val="00896CF8"/>
    <w:rsid w:val="008C7E00"/>
    <w:rsid w:val="008E1755"/>
    <w:rsid w:val="008E4421"/>
    <w:rsid w:val="009276D1"/>
    <w:rsid w:val="0094305D"/>
    <w:rsid w:val="00961783"/>
    <w:rsid w:val="00970206"/>
    <w:rsid w:val="00977D69"/>
    <w:rsid w:val="00994BE9"/>
    <w:rsid w:val="009A629F"/>
    <w:rsid w:val="009D1035"/>
    <w:rsid w:val="009D6EC4"/>
    <w:rsid w:val="00A0059C"/>
    <w:rsid w:val="00A253BE"/>
    <w:rsid w:val="00A2778F"/>
    <w:rsid w:val="00A735F6"/>
    <w:rsid w:val="00A7374B"/>
    <w:rsid w:val="00A74399"/>
    <w:rsid w:val="00A87B2C"/>
    <w:rsid w:val="00AB6146"/>
    <w:rsid w:val="00AB6797"/>
    <w:rsid w:val="00AC61C0"/>
    <w:rsid w:val="00B0736D"/>
    <w:rsid w:val="00B301FB"/>
    <w:rsid w:val="00B330E5"/>
    <w:rsid w:val="00B62390"/>
    <w:rsid w:val="00BA6284"/>
    <w:rsid w:val="00BE0FD7"/>
    <w:rsid w:val="00C06B40"/>
    <w:rsid w:val="00C07B99"/>
    <w:rsid w:val="00C20571"/>
    <w:rsid w:val="00C24152"/>
    <w:rsid w:val="00C470DB"/>
    <w:rsid w:val="00C82FCE"/>
    <w:rsid w:val="00C8622D"/>
    <w:rsid w:val="00CC09F5"/>
    <w:rsid w:val="00CD6C67"/>
    <w:rsid w:val="00CE7A7B"/>
    <w:rsid w:val="00CF2160"/>
    <w:rsid w:val="00CF68D9"/>
    <w:rsid w:val="00D12175"/>
    <w:rsid w:val="00D26648"/>
    <w:rsid w:val="00D80DF6"/>
    <w:rsid w:val="00D84117"/>
    <w:rsid w:val="00DB5121"/>
    <w:rsid w:val="00DC1EDB"/>
    <w:rsid w:val="00DD7F4B"/>
    <w:rsid w:val="00E0652E"/>
    <w:rsid w:val="00E236EC"/>
    <w:rsid w:val="00E25F38"/>
    <w:rsid w:val="00E3085B"/>
    <w:rsid w:val="00E335A1"/>
    <w:rsid w:val="00E45503"/>
    <w:rsid w:val="00E50F19"/>
    <w:rsid w:val="00EA3178"/>
    <w:rsid w:val="00EB31EE"/>
    <w:rsid w:val="00EC5C2B"/>
    <w:rsid w:val="00EF00BE"/>
    <w:rsid w:val="00F11A19"/>
    <w:rsid w:val="00F1577E"/>
    <w:rsid w:val="00F554D9"/>
    <w:rsid w:val="00F639F8"/>
    <w:rsid w:val="00F65694"/>
    <w:rsid w:val="00F83843"/>
    <w:rsid w:val="00F85D25"/>
    <w:rsid w:val="00F934B8"/>
    <w:rsid w:val="00F96F50"/>
    <w:rsid w:val="00FA64F3"/>
    <w:rsid w:val="00FB052C"/>
    <w:rsid w:val="00FC1118"/>
    <w:rsid w:val="00FD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14D097"/>
  <w15:docId w15:val="{B3E795F8-197F-401C-959A-BA6D7C23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37A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F37AF"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F37AF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6F37AF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6F37AF"/>
    <w:pPr>
      <w:keepNext/>
      <w:jc w:val="center"/>
      <w:outlineLvl w:val="3"/>
    </w:pPr>
    <w:rPr>
      <w:sz w:val="20"/>
    </w:rPr>
  </w:style>
  <w:style w:type="paragraph" w:styleId="Heading5">
    <w:name w:val="heading 5"/>
    <w:basedOn w:val="Normal"/>
    <w:next w:val="Normal"/>
    <w:link w:val="Heading5Char"/>
    <w:qFormat/>
    <w:rsid w:val="006F37AF"/>
    <w:pPr>
      <w:keepNext/>
      <w:jc w:val="center"/>
      <w:outlineLvl w:val="4"/>
    </w:pPr>
    <w:rPr>
      <w:sz w:val="20"/>
    </w:rPr>
  </w:style>
  <w:style w:type="paragraph" w:styleId="Heading6">
    <w:name w:val="heading 6"/>
    <w:basedOn w:val="Normal"/>
    <w:next w:val="Normal"/>
    <w:link w:val="Heading6Char"/>
    <w:qFormat/>
    <w:rsid w:val="006F37AF"/>
    <w:pPr>
      <w:keepNext/>
      <w:tabs>
        <w:tab w:val="left" w:pos="236"/>
      </w:tabs>
      <w:outlineLvl w:val="5"/>
    </w:pPr>
    <w:rPr>
      <w:sz w:val="20"/>
    </w:rPr>
  </w:style>
  <w:style w:type="paragraph" w:styleId="Heading7">
    <w:name w:val="heading 7"/>
    <w:basedOn w:val="Normal"/>
    <w:next w:val="Normal"/>
    <w:link w:val="Heading7Char"/>
    <w:qFormat/>
    <w:rsid w:val="006F37AF"/>
    <w:pPr>
      <w:keepNext/>
      <w:tabs>
        <w:tab w:val="left" w:pos="236"/>
      </w:tabs>
      <w:outlineLvl w:val="6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F37AF"/>
    <w:rPr>
      <w:rFonts w:ascii="Arial" w:eastAsia="Times New Roman" w:hAnsi="Arial" w:cs="Times New Roman"/>
      <w:b/>
      <w:kern w:val="32"/>
      <w:sz w:val="32"/>
      <w:szCs w:val="32"/>
    </w:rPr>
  </w:style>
  <w:style w:type="character" w:customStyle="1" w:styleId="Heading2Char">
    <w:name w:val="Heading 2 Char"/>
    <w:link w:val="Heading2"/>
    <w:rsid w:val="006F37AF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link w:val="Heading3"/>
    <w:rsid w:val="006F37AF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4Char">
    <w:name w:val="Heading 4 Char"/>
    <w:link w:val="Heading4"/>
    <w:rsid w:val="006F37AF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5Char">
    <w:name w:val="Heading 5 Char"/>
    <w:link w:val="Heading5"/>
    <w:rsid w:val="006F37AF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6Char">
    <w:name w:val="Heading 6 Char"/>
    <w:link w:val="Heading6"/>
    <w:rsid w:val="006F37AF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7Char">
    <w:name w:val="Heading 7 Char"/>
    <w:link w:val="Heading7"/>
    <w:rsid w:val="006F37AF"/>
    <w:rPr>
      <w:rFonts w:ascii="Times New Roman" w:eastAsia="Times New Roman" w:hAnsi="Times New Roman" w:cs="Times New Roman"/>
      <w:sz w:val="20"/>
      <w:szCs w:val="24"/>
    </w:rPr>
  </w:style>
  <w:style w:type="table" w:styleId="TableGrid">
    <w:name w:val="Table Grid"/>
    <w:basedOn w:val="TableNormal"/>
    <w:rsid w:val="006F37A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F37A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F37AF"/>
    <w:rPr>
      <w:rFonts w:ascii="Times New Roman" w:eastAsia="Times New Roman" w:hAnsi="Times New Roman" w:cs="Times New Roman"/>
      <w:sz w:val="24"/>
      <w:szCs w:val="24"/>
    </w:rPr>
  </w:style>
  <w:style w:type="character" w:customStyle="1" w:styleId="Answer-1">
    <w:name w:val="Answer-1"/>
    <w:rsid w:val="006F37AF"/>
    <w:rPr>
      <w:rFonts w:ascii="Comic Sans MS" w:hAnsi="Comic Sans MS"/>
      <w:b/>
    </w:rPr>
  </w:style>
  <w:style w:type="character" w:customStyle="1" w:styleId="Answer2">
    <w:name w:val="Answer 2"/>
    <w:rsid w:val="006F37AF"/>
    <w:rPr>
      <w:rFonts w:ascii="Comic Sans MS" w:hAnsi="Comic Sans MS"/>
      <w:b/>
      <w:sz w:val="28"/>
      <w:u w:val="single"/>
    </w:rPr>
  </w:style>
  <w:style w:type="paragraph" w:styleId="Footer">
    <w:name w:val="footer"/>
    <w:basedOn w:val="Normal"/>
    <w:link w:val="FooterChar"/>
    <w:uiPriority w:val="99"/>
    <w:unhideWhenUsed/>
    <w:rsid w:val="006F37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6F37AF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6F37AF"/>
    <w:pPr>
      <w:tabs>
        <w:tab w:val="right" w:pos="8640"/>
      </w:tabs>
      <w:jc w:val="center"/>
    </w:pPr>
    <w:rPr>
      <w:sz w:val="56"/>
      <w:szCs w:val="20"/>
    </w:rPr>
  </w:style>
  <w:style w:type="character" w:customStyle="1" w:styleId="BodyText3Char">
    <w:name w:val="Body Text 3 Char"/>
    <w:link w:val="BodyText3"/>
    <w:rsid w:val="006F37AF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6F37AF"/>
  </w:style>
  <w:style w:type="paragraph" w:styleId="ListParagraph">
    <w:name w:val="List Paragraph"/>
    <w:basedOn w:val="Normal"/>
    <w:link w:val="ListParagraphChar"/>
    <w:uiPriority w:val="34"/>
    <w:qFormat/>
    <w:rsid w:val="00157E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2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29F"/>
    <w:rPr>
      <w:rFonts w:ascii="Tahoma" w:eastAsia="Times New Roman" w:hAnsi="Tahoma" w:cs="Tahoma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2778F"/>
    <w:rPr>
      <w:rFonts w:ascii="Times New Roman" w:eastAsia="Times New Roman" w:hAnsi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B052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052C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05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052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052C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05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052C"/>
    <w:rPr>
      <w:rFonts w:ascii="Times New Roman" w:eastAsia="Times New Roman" w:hAnsi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D121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yperlink" Target="http://www.bpa.org/sdownload/2016-17_SPS_Style_Reference_Manual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0F45A-F9CE-4B0F-B813-1A6427AE4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ADVANCED ACCOUNTING (02)</vt:lpstr>
      <vt:lpstr>—Secondary—</vt:lpstr>
    </vt:vector>
  </TitlesOfParts>
  <Company>Microsoft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ACCOUNTING (02)</dc:title>
  <dc:creator>Jennifer Dunkle</dc:creator>
  <cp:lastModifiedBy>McNew, Amber</cp:lastModifiedBy>
  <cp:revision>2</cp:revision>
  <dcterms:created xsi:type="dcterms:W3CDTF">2020-03-11T13:05:00Z</dcterms:created>
  <dcterms:modified xsi:type="dcterms:W3CDTF">2020-03-11T13:05:00Z</dcterms:modified>
</cp:coreProperties>
</file>