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68C2" w:rsidRDefault="005A4290" w:rsidP="00975B86">
      <w:pPr>
        <w:tabs>
          <w:tab w:val="right" w:pos="8640"/>
        </w:tabs>
        <w:jc w:val="center"/>
        <w:rPr>
          <w:rFonts w:ascii="Arial" w:hAnsi="Arial" w:cs="Arial"/>
          <w:b/>
          <w:sz w:val="44"/>
        </w:rPr>
      </w:pPr>
      <w:ins w:id="0" w:author="amcnew@bpa.org" w:date="2019-10-29T20:10:00Z">
        <w:r>
          <w:rPr>
            <w:noProof/>
            <w:sz w:val="72"/>
          </w:rPr>
          <w:drawing>
            <wp:anchor distT="0" distB="0" distL="114300" distR="114300" simplePos="0" relativeHeight="251663360" behindDoc="1" locked="0" layoutInCell="1" allowOverlap="1" wp14:anchorId="687DDE42" wp14:editId="3FC46816">
              <wp:simplePos x="0" y="0"/>
              <wp:positionH relativeFrom="margin">
                <wp:posOffset>5048250</wp:posOffset>
              </wp:positionH>
              <wp:positionV relativeFrom="paragraph">
                <wp:posOffset>-539750</wp:posOffset>
              </wp:positionV>
              <wp:extent cx="1579235" cy="1660288"/>
              <wp:effectExtent l="0" t="0" r="254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fypx[1].png"/>
                      <pic:cNvPicPr/>
                    </pic:nvPicPr>
                    <pic:blipFill rotWithShape="1">
                      <a:blip r:embed="rId7">
                        <a:extLst>
                          <a:ext uri="{28A0092B-C50C-407E-A947-70E740481C1C}">
                            <a14:useLocalDpi xmlns:a14="http://schemas.microsoft.com/office/drawing/2010/main" val="0"/>
                          </a:ext>
                        </a:extLst>
                      </a:blip>
                      <a:srcRect l="53927" t="17338" r="1237" b="4006"/>
                      <a:stretch/>
                    </pic:blipFill>
                    <pic:spPr bwMode="auto">
                      <a:xfrm>
                        <a:off x="0" y="0"/>
                        <a:ext cx="1579235" cy="16602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ins>
    </w:p>
    <w:p w:rsidR="005A4290" w:rsidRDefault="005A4290" w:rsidP="00C553DF">
      <w:pPr>
        <w:tabs>
          <w:tab w:val="right" w:pos="8640"/>
        </w:tabs>
        <w:jc w:val="center"/>
        <w:rPr>
          <w:b/>
          <w:sz w:val="64"/>
          <w:szCs w:val="64"/>
        </w:rPr>
      </w:pPr>
      <w:r w:rsidRPr="000B1B6A">
        <w:rPr>
          <w:noProof/>
        </w:rPr>
        <w:drawing>
          <wp:anchor distT="0" distB="0" distL="114300" distR="114300" simplePos="0" relativeHeight="251661312" behindDoc="1" locked="0" layoutInCell="1" allowOverlap="1" wp14:anchorId="602CC2FF" wp14:editId="3041AC0B">
            <wp:simplePos x="0" y="0"/>
            <wp:positionH relativeFrom="margin">
              <wp:posOffset>1447800</wp:posOffset>
            </wp:positionH>
            <wp:positionV relativeFrom="paragraph">
              <wp:posOffset>5715</wp:posOffset>
            </wp:positionV>
            <wp:extent cx="3461407" cy="1041400"/>
            <wp:effectExtent l="0" t="0" r="5715"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61407" cy="1041400"/>
                    </a:xfrm>
                    <a:prstGeom prst="rect">
                      <a:avLst/>
                    </a:prstGeom>
                  </pic:spPr>
                </pic:pic>
              </a:graphicData>
            </a:graphic>
            <wp14:sizeRelH relativeFrom="margin">
              <wp14:pctWidth>0</wp14:pctWidth>
            </wp14:sizeRelH>
            <wp14:sizeRelV relativeFrom="margin">
              <wp14:pctHeight>0</wp14:pctHeight>
            </wp14:sizeRelV>
          </wp:anchor>
        </w:drawing>
      </w:r>
    </w:p>
    <w:p w:rsidR="005A4290" w:rsidRDefault="005A4290" w:rsidP="00C553DF">
      <w:pPr>
        <w:tabs>
          <w:tab w:val="right" w:pos="8640"/>
        </w:tabs>
        <w:jc w:val="center"/>
        <w:rPr>
          <w:b/>
          <w:sz w:val="64"/>
          <w:szCs w:val="64"/>
        </w:rPr>
      </w:pPr>
    </w:p>
    <w:p w:rsidR="000D3759" w:rsidRPr="0048511D" w:rsidRDefault="00975B86" w:rsidP="00C553DF">
      <w:pPr>
        <w:tabs>
          <w:tab w:val="right" w:pos="8640"/>
        </w:tabs>
        <w:jc w:val="center"/>
        <w:rPr>
          <w:b/>
          <w:sz w:val="64"/>
          <w:szCs w:val="64"/>
        </w:rPr>
      </w:pPr>
      <w:r w:rsidRPr="0048511D">
        <w:rPr>
          <w:b/>
          <w:sz w:val="64"/>
          <w:szCs w:val="64"/>
        </w:rPr>
        <w:t xml:space="preserve">ECONOMIC RESEARCH </w:t>
      </w:r>
      <w:r w:rsidR="008B2642" w:rsidRPr="0048511D">
        <w:rPr>
          <w:b/>
          <w:sz w:val="64"/>
          <w:szCs w:val="64"/>
        </w:rPr>
        <w:t>TEAM</w:t>
      </w:r>
    </w:p>
    <w:p w:rsidR="00975B86" w:rsidRPr="000D3759" w:rsidRDefault="000D3759" w:rsidP="007858B3">
      <w:pPr>
        <w:pStyle w:val="BodyText3"/>
        <w:rPr>
          <w:b/>
          <w:szCs w:val="56"/>
        </w:rPr>
      </w:pPr>
      <w:r w:rsidRPr="000D3759">
        <w:rPr>
          <w:b/>
          <w:szCs w:val="56"/>
          <w:lang w:val="en-US"/>
        </w:rPr>
        <w:t>(160)</w:t>
      </w:r>
    </w:p>
    <w:p w:rsidR="00B668C2" w:rsidRDefault="00B668C2" w:rsidP="00975B86">
      <w:pPr>
        <w:jc w:val="center"/>
        <w:rPr>
          <w:rFonts w:ascii="Arial" w:hAnsi="Arial" w:cs="Arial"/>
          <w:b/>
        </w:rPr>
      </w:pPr>
    </w:p>
    <w:p w:rsidR="00A80217" w:rsidRDefault="00A80217" w:rsidP="00A80217">
      <w:pPr>
        <w:pStyle w:val="Heading1"/>
        <w:ind w:firstLine="0"/>
        <w:rPr>
          <w:sz w:val="56"/>
        </w:rPr>
      </w:pPr>
      <w:r>
        <w:rPr>
          <w:sz w:val="56"/>
        </w:rPr>
        <w:t xml:space="preserve">—Secondary— </w:t>
      </w:r>
    </w:p>
    <w:p w:rsidR="00B668C2" w:rsidRPr="00A80217" w:rsidRDefault="00B668C2" w:rsidP="007858B3">
      <w:pPr>
        <w:pStyle w:val="Heading5"/>
        <w:rPr>
          <w:b/>
          <w:sz w:val="52"/>
          <w:szCs w:val="52"/>
        </w:rPr>
      </w:pPr>
    </w:p>
    <w:p w:rsidR="007858B3" w:rsidRPr="0036333F" w:rsidRDefault="00202D48" w:rsidP="007858B3">
      <w:pPr>
        <w:pStyle w:val="Heading5"/>
        <w:rPr>
          <w:rFonts w:ascii="Arial" w:hAnsi="Arial" w:cs="Arial"/>
          <w:b/>
          <w:color w:val="C00000"/>
          <w:sz w:val="72"/>
          <w:szCs w:val="72"/>
        </w:rPr>
      </w:pPr>
      <w:r>
        <w:rPr>
          <w:b/>
          <w:color w:val="C00000"/>
          <w:sz w:val="52"/>
          <w:lang w:val="en-US"/>
        </w:rPr>
        <w:t>NATIONAL</w:t>
      </w:r>
      <w:r w:rsidR="000D3759" w:rsidRPr="0036333F">
        <w:rPr>
          <w:b/>
          <w:color w:val="C00000"/>
          <w:sz w:val="52"/>
        </w:rPr>
        <w:t xml:space="preserve"> </w:t>
      </w:r>
      <w:r w:rsidR="00233FF6" w:rsidRPr="0036333F">
        <w:rPr>
          <w:b/>
          <w:color w:val="C00000"/>
          <w:sz w:val="52"/>
          <w:lang w:val="en-US"/>
        </w:rPr>
        <w:t>20</w:t>
      </w:r>
      <w:r w:rsidR="0036333F">
        <w:rPr>
          <w:b/>
          <w:color w:val="C00000"/>
          <w:sz w:val="52"/>
          <w:lang w:val="en-US"/>
        </w:rPr>
        <w:t>20</w:t>
      </w:r>
      <w:r w:rsidR="007858B3" w:rsidRPr="0036333F">
        <w:rPr>
          <w:rFonts w:ascii="Arial" w:hAnsi="Arial" w:cs="Arial"/>
          <w:b/>
          <w:color w:val="C00000"/>
          <w:sz w:val="72"/>
          <w:szCs w:val="72"/>
        </w:rPr>
        <w:t xml:space="preserve"> </w:t>
      </w:r>
    </w:p>
    <w:p w:rsidR="00B668C2" w:rsidRDefault="00B668C2" w:rsidP="005B1E37">
      <w:pPr>
        <w:pStyle w:val="Heading1"/>
        <w:ind w:firstLine="0"/>
        <w:jc w:val="left"/>
        <w:rPr>
          <w:rFonts w:ascii="Arial" w:hAnsi="Arial" w:cs="Arial"/>
          <w:b/>
          <w:noProof/>
          <w:sz w:val="32"/>
          <w:szCs w:val="32"/>
        </w:rPr>
      </w:pPr>
    </w:p>
    <w:p w:rsidR="00B668C2" w:rsidRDefault="00B668C2" w:rsidP="00B668C2">
      <w:pPr>
        <w:pStyle w:val="Heading1"/>
        <w:ind w:firstLine="0"/>
        <w:rPr>
          <w:rFonts w:ascii="Arial" w:hAnsi="Arial" w:cs="Arial"/>
          <w:b/>
          <w:noProof/>
          <w:sz w:val="32"/>
          <w:szCs w:val="32"/>
        </w:rPr>
      </w:pPr>
    </w:p>
    <w:p w:rsidR="00204470" w:rsidRPr="00204470" w:rsidRDefault="00204470" w:rsidP="00204470">
      <w:pPr>
        <w:rPr>
          <w:lang w:val="x-none" w:eastAsia="x-none"/>
        </w:rPr>
      </w:pPr>
    </w:p>
    <w:p w:rsidR="000D3759" w:rsidRPr="004510FE" w:rsidRDefault="000D3759" w:rsidP="000D3759">
      <w:pPr>
        <w:tabs>
          <w:tab w:val="left" w:pos="1440"/>
          <w:tab w:val="left" w:pos="2880"/>
          <w:tab w:val="left" w:pos="6480"/>
          <w:tab w:val="right" w:pos="8640"/>
        </w:tabs>
        <w:rPr>
          <w:b/>
          <w:iCs/>
          <w:sz w:val="24"/>
        </w:rPr>
      </w:pPr>
    </w:p>
    <w:p w:rsidR="000D3759" w:rsidRPr="004510FE" w:rsidRDefault="000D3759" w:rsidP="000D3759">
      <w:pPr>
        <w:tabs>
          <w:tab w:val="left" w:pos="1440"/>
          <w:tab w:val="left" w:pos="2880"/>
          <w:tab w:val="left" w:pos="6480"/>
          <w:tab w:val="right" w:pos="8640"/>
        </w:tabs>
        <w:rPr>
          <w:b/>
          <w:iCs/>
          <w:sz w:val="24"/>
        </w:rPr>
      </w:pPr>
      <w:r>
        <w:rPr>
          <w:b/>
          <w:iCs/>
          <w:noProof/>
          <w:sz w:val="24"/>
        </w:rPr>
        <mc:AlternateContent>
          <mc:Choice Requires="wps">
            <w:drawing>
              <wp:anchor distT="0" distB="0" distL="114300" distR="114300" simplePos="0" relativeHeight="251659264" behindDoc="1" locked="0" layoutInCell="1" allowOverlap="1" wp14:anchorId="204F2288" wp14:editId="4299C944">
                <wp:simplePos x="0" y="0"/>
                <wp:positionH relativeFrom="column">
                  <wp:posOffset>-80010</wp:posOffset>
                </wp:positionH>
                <wp:positionV relativeFrom="paragraph">
                  <wp:posOffset>36195</wp:posOffset>
                </wp:positionV>
                <wp:extent cx="6296025" cy="894080"/>
                <wp:effectExtent l="9525" t="10795" r="9525"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894080"/>
                        </a:xfrm>
                        <a:prstGeom prst="rect">
                          <a:avLst/>
                        </a:prstGeom>
                        <a:solidFill>
                          <a:srgbClr val="D8D8D8"/>
                        </a:solidFill>
                        <a:ln w="9525">
                          <a:solidFill>
                            <a:srgbClr val="000000"/>
                          </a:solidFill>
                          <a:miter lim="800000"/>
                          <a:headEnd/>
                          <a:tailEnd/>
                        </a:ln>
                      </wps:spPr>
                      <wps:txbx>
                        <w:txbxContent>
                          <w:p w:rsidR="000D3759" w:rsidRDefault="000D3759" w:rsidP="000D37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4F2288" id="_x0000_t202" coordsize="21600,21600" o:spt="202" path="m,l,21600r21600,l21600,xe">
                <v:stroke joinstyle="miter"/>
                <v:path gradientshapeok="t" o:connecttype="rect"/>
              </v:shapetype>
              <v:shape id="Text Box 3" o:spid="_x0000_s1026" type="#_x0000_t202" style="position:absolute;left:0;text-align:left;margin-left:-6.3pt;margin-top:2.85pt;width:495.75pt;height:70.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" fillcolor="#d8d8d8">
                <v:textbox>
                  <w:txbxContent>
                    <w:p w:rsidR="000D3759" w:rsidRDefault="000D3759" w:rsidP="000D3759"/>
                  </w:txbxContent>
                </v:textbox>
              </v:shape>
            </w:pict>
          </mc:Fallback>
        </mc:AlternateContent>
      </w:r>
    </w:p>
    <w:p w:rsidR="005A4290" w:rsidRDefault="000D3759" w:rsidP="000D3759">
      <w:pPr>
        <w:ind w:right="90"/>
        <w:jc w:val="center"/>
        <w:rPr>
          <w:b/>
          <w:sz w:val="40"/>
        </w:rPr>
      </w:pPr>
      <w:r w:rsidRPr="00CB03C3">
        <w:rPr>
          <w:b/>
          <w:sz w:val="40"/>
        </w:rPr>
        <w:t>Judge</w:t>
      </w:r>
      <w:r w:rsidR="00AC06B7">
        <w:rPr>
          <w:b/>
          <w:sz w:val="40"/>
        </w:rPr>
        <w:t>s</w:t>
      </w:r>
      <w:r w:rsidRPr="00CB03C3">
        <w:rPr>
          <w:b/>
          <w:sz w:val="40"/>
        </w:rPr>
        <w:t xml:space="preserve">: Please double check and verify </w:t>
      </w:r>
    </w:p>
    <w:p w:rsidR="000D3759" w:rsidRPr="00CB03C3" w:rsidRDefault="000D3759" w:rsidP="000D3759">
      <w:pPr>
        <w:ind w:right="90"/>
        <w:jc w:val="center"/>
        <w:rPr>
          <w:b/>
          <w:sz w:val="40"/>
          <w:szCs w:val="22"/>
        </w:rPr>
      </w:pPr>
      <w:proofErr w:type="gramStart"/>
      <w:r w:rsidRPr="00CB03C3">
        <w:rPr>
          <w:b/>
          <w:sz w:val="40"/>
        </w:rPr>
        <w:t>all</w:t>
      </w:r>
      <w:proofErr w:type="gramEnd"/>
      <w:r w:rsidRPr="00CB03C3">
        <w:rPr>
          <w:b/>
          <w:sz w:val="40"/>
        </w:rPr>
        <w:t xml:space="preserve"> scores and answer keys!</w:t>
      </w:r>
    </w:p>
    <w:p w:rsidR="000D3759" w:rsidRDefault="000D3759" w:rsidP="000D3759">
      <w:pPr>
        <w:pStyle w:val="Header"/>
        <w:tabs>
          <w:tab w:val="clear" w:pos="4320"/>
          <w:tab w:val="clear" w:pos="8640"/>
          <w:tab w:val="left" w:pos="-1440"/>
        </w:tabs>
        <w:jc w:val="center"/>
        <w:rPr>
          <w:sz w:val="22"/>
        </w:rPr>
      </w:pPr>
    </w:p>
    <w:p w:rsidR="000D3759" w:rsidRDefault="000D3759" w:rsidP="000D3759">
      <w:pPr>
        <w:pStyle w:val="Header"/>
        <w:tabs>
          <w:tab w:val="clear" w:pos="4320"/>
          <w:tab w:val="clear" w:pos="8640"/>
          <w:tab w:val="left" w:pos="-1440"/>
        </w:tabs>
        <w:jc w:val="center"/>
        <w:rPr>
          <w:sz w:val="22"/>
        </w:rPr>
      </w:pPr>
    </w:p>
    <w:p w:rsidR="000D3759" w:rsidRDefault="000D3759" w:rsidP="000D3759">
      <w:pPr>
        <w:pStyle w:val="Header"/>
        <w:tabs>
          <w:tab w:val="clear" w:pos="4320"/>
          <w:tab w:val="clear" w:pos="8640"/>
          <w:tab w:val="left" w:pos="-1440"/>
        </w:tabs>
        <w:jc w:val="center"/>
        <w:rPr>
          <w:sz w:val="22"/>
        </w:rPr>
      </w:pPr>
    </w:p>
    <w:p w:rsidR="000D3759" w:rsidRPr="004510FE" w:rsidRDefault="000D3759" w:rsidP="000D3759">
      <w:pPr>
        <w:pStyle w:val="Header"/>
        <w:tabs>
          <w:tab w:val="clear" w:pos="4320"/>
          <w:tab w:val="clear" w:pos="8640"/>
          <w:tab w:val="left" w:pos="-1440"/>
        </w:tabs>
        <w:jc w:val="center"/>
        <w:rPr>
          <w:sz w:val="22"/>
        </w:rPr>
      </w:pPr>
    </w:p>
    <w:p w:rsidR="00204470" w:rsidRDefault="00204470" w:rsidP="000D3759">
      <w:pPr>
        <w:pBdr>
          <w:top w:val="single" w:sz="4" w:space="1" w:color="auto"/>
          <w:left w:val="single" w:sz="4" w:space="4" w:color="auto"/>
          <w:bottom w:val="single" w:sz="4" w:space="1" w:color="auto"/>
          <w:right w:val="single" w:sz="4" w:space="4" w:color="auto"/>
        </w:pBdr>
        <w:shd w:val="pct15" w:color="auto" w:fill="auto"/>
        <w:tabs>
          <w:tab w:val="left" w:pos="-1440"/>
        </w:tabs>
        <w:spacing w:before="120"/>
        <w:jc w:val="center"/>
        <w:rPr>
          <w:sz w:val="22"/>
          <w:szCs w:val="22"/>
        </w:rPr>
      </w:pPr>
    </w:p>
    <w:p w:rsidR="000D3759" w:rsidRPr="004510FE" w:rsidRDefault="000D3759" w:rsidP="000D3759">
      <w:pPr>
        <w:pBdr>
          <w:top w:val="single" w:sz="4" w:space="1" w:color="auto"/>
          <w:left w:val="single" w:sz="4" w:space="4" w:color="auto"/>
          <w:bottom w:val="single" w:sz="4" w:space="1" w:color="auto"/>
          <w:right w:val="single" w:sz="4" w:space="4" w:color="auto"/>
        </w:pBdr>
        <w:shd w:val="pct15" w:color="auto" w:fill="auto"/>
        <w:tabs>
          <w:tab w:val="left" w:pos="-1440"/>
        </w:tabs>
        <w:spacing w:before="120"/>
        <w:jc w:val="center"/>
        <w:rPr>
          <w:sz w:val="22"/>
          <w:szCs w:val="22"/>
        </w:rPr>
      </w:pPr>
      <w:r w:rsidRPr="004510FE">
        <w:rPr>
          <w:sz w:val="22"/>
          <w:szCs w:val="22"/>
        </w:rPr>
        <w:t xml:space="preserve">Property of Business Professionals of America.  </w:t>
      </w:r>
    </w:p>
    <w:p w:rsidR="000D3759" w:rsidRPr="004510FE" w:rsidRDefault="000D3759" w:rsidP="000D3759">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May be reproduced only for use in the Business Professionals of America </w:t>
      </w:r>
    </w:p>
    <w:p w:rsidR="000D3759" w:rsidRPr="004510FE" w:rsidRDefault="000D3759" w:rsidP="000D3759">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rPr>
          <w:i/>
          <w:sz w:val="22"/>
          <w:szCs w:val="22"/>
        </w:rPr>
        <w:t>Workplace Skills Assessment Program</w:t>
      </w:r>
      <w:r w:rsidRPr="004510FE">
        <w:rPr>
          <w:sz w:val="22"/>
          <w:szCs w:val="22"/>
        </w:rPr>
        <w:t xml:space="preserve"> competition.</w:t>
      </w:r>
      <w:r w:rsidRPr="004510FE">
        <w:rPr>
          <w:sz w:val="22"/>
          <w:szCs w:val="22"/>
        </w:rPr>
        <w:br/>
      </w:r>
    </w:p>
    <w:p w:rsidR="000D3759" w:rsidRPr="004510FE" w:rsidRDefault="000D3759" w:rsidP="000D3759"/>
    <w:p w:rsidR="000D3759" w:rsidRDefault="00B668C2" w:rsidP="005B1E37">
      <w:pPr>
        <w:pStyle w:val="Heading1"/>
        <w:ind w:firstLine="0"/>
        <w:jc w:val="left"/>
        <w:rPr>
          <w:rFonts w:ascii="Arial" w:hAnsi="Arial" w:cs="Arial"/>
          <w:b/>
          <w:noProof/>
          <w:sz w:val="32"/>
          <w:szCs w:val="32"/>
        </w:rPr>
      </w:pPr>
      <w:r>
        <w:rPr>
          <w:rFonts w:ascii="Arial" w:hAnsi="Arial" w:cs="Arial"/>
          <w:b/>
          <w:noProof/>
          <w:sz w:val="32"/>
          <w:szCs w:val="32"/>
        </w:rPr>
        <w:br w:type="page"/>
      </w:r>
    </w:p>
    <w:p w:rsidR="00793EBD" w:rsidRPr="0036333F" w:rsidRDefault="00793EBD" w:rsidP="005B1E37">
      <w:pPr>
        <w:pStyle w:val="Heading1"/>
        <w:ind w:firstLine="0"/>
        <w:jc w:val="left"/>
        <w:rPr>
          <w:b/>
          <w:noProof/>
          <w:sz w:val="12"/>
          <w:szCs w:val="32"/>
        </w:rPr>
      </w:pPr>
    </w:p>
    <w:p w:rsidR="002E6F62" w:rsidRPr="00233FF6" w:rsidRDefault="002E6F62" w:rsidP="00204470">
      <w:pPr>
        <w:pStyle w:val="Heading1"/>
        <w:spacing w:before="0" w:after="0"/>
        <w:ind w:firstLine="0"/>
        <w:jc w:val="left"/>
        <w:rPr>
          <w:b/>
          <w:noProof/>
          <w:sz w:val="28"/>
          <w:szCs w:val="28"/>
          <w:lang w:val="en-US"/>
        </w:rPr>
      </w:pPr>
      <w:r w:rsidRPr="00233FF6">
        <w:rPr>
          <w:b/>
          <w:noProof/>
          <w:sz w:val="28"/>
          <w:szCs w:val="28"/>
        </w:rPr>
        <w:t>Topic</w:t>
      </w:r>
    </w:p>
    <w:p w:rsidR="0036333F" w:rsidRPr="0036333F" w:rsidRDefault="0036333F" w:rsidP="0036333F">
      <w:pPr>
        <w:rPr>
          <w:noProof/>
          <w:sz w:val="24"/>
          <w:szCs w:val="22"/>
        </w:rPr>
      </w:pPr>
      <w:r w:rsidRPr="0036333F">
        <w:rPr>
          <w:noProof/>
          <w:sz w:val="24"/>
          <w:szCs w:val="22"/>
        </w:rPr>
        <w:t>Economic poverty is measured in several ways, most commonly in regard to income levels.  The idea of providing a Guaranteed Annual Income (GAI) to all in the United States would aim to alleviate poverty especially as it relates to that caused by unemployment, underemployment, lack of educational opportunity, or any other impediment.  Those in favor of such action would cite the great human need as a reason for guaranteeing an annual income to all.  Those opposed would cite the cost of such a program and its unforeseen consequences.</w:t>
      </w:r>
    </w:p>
    <w:p w:rsidR="0036333F" w:rsidRPr="0036333F" w:rsidRDefault="0036333F" w:rsidP="0036333F">
      <w:pPr>
        <w:rPr>
          <w:noProof/>
          <w:sz w:val="24"/>
          <w:szCs w:val="22"/>
        </w:rPr>
      </w:pPr>
      <w:bookmarkStart w:id="1" w:name="_GoBack"/>
      <w:bookmarkEnd w:id="1"/>
    </w:p>
    <w:p w:rsidR="0036333F" w:rsidRPr="0036333F" w:rsidRDefault="0036333F" w:rsidP="0036333F">
      <w:pPr>
        <w:rPr>
          <w:noProof/>
          <w:sz w:val="24"/>
          <w:szCs w:val="22"/>
        </w:rPr>
      </w:pPr>
      <w:r w:rsidRPr="0036333F">
        <w:rPr>
          <w:noProof/>
          <w:sz w:val="24"/>
          <w:szCs w:val="22"/>
        </w:rPr>
        <w:t>Research the concept of Guaranteed Annual Income as to whether it would be an effective solution to economic poverty.  Your research may include but is not limited to:</w:t>
      </w:r>
    </w:p>
    <w:p w:rsidR="0036333F" w:rsidRPr="0036333F" w:rsidRDefault="0036333F" w:rsidP="0036333F">
      <w:pPr>
        <w:rPr>
          <w:noProof/>
          <w:sz w:val="24"/>
          <w:szCs w:val="22"/>
        </w:rPr>
      </w:pPr>
    </w:p>
    <w:p w:rsidR="0036333F" w:rsidRPr="0036333F" w:rsidRDefault="0036333F" w:rsidP="0036333F">
      <w:pPr>
        <w:numPr>
          <w:ilvl w:val="0"/>
          <w:numId w:val="23"/>
        </w:numPr>
        <w:suppressAutoHyphens w:val="0"/>
        <w:spacing w:before="0" w:after="0"/>
        <w:jc w:val="left"/>
        <w:rPr>
          <w:noProof/>
          <w:sz w:val="24"/>
          <w:szCs w:val="22"/>
        </w:rPr>
      </w:pPr>
      <w:r w:rsidRPr="0036333F">
        <w:rPr>
          <w:noProof/>
          <w:sz w:val="24"/>
          <w:szCs w:val="22"/>
        </w:rPr>
        <w:t>Is the concept of GAI new?  Is it being implemented anywhere in the world?  If so, how successful has it been?</w:t>
      </w:r>
    </w:p>
    <w:p w:rsidR="0036333F" w:rsidRPr="0036333F" w:rsidRDefault="0036333F" w:rsidP="0036333F">
      <w:pPr>
        <w:numPr>
          <w:ilvl w:val="0"/>
          <w:numId w:val="23"/>
        </w:numPr>
        <w:suppressAutoHyphens w:val="0"/>
        <w:spacing w:before="0" w:after="0"/>
        <w:jc w:val="left"/>
        <w:rPr>
          <w:noProof/>
          <w:sz w:val="24"/>
          <w:szCs w:val="22"/>
        </w:rPr>
      </w:pPr>
      <w:r w:rsidRPr="0036333F">
        <w:rPr>
          <w:noProof/>
          <w:sz w:val="24"/>
          <w:szCs w:val="22"/>
        </w:rPr>
        <w:t>What factors might drive the United States to adopt GAI?</w:t>
      </w:r>
    </w:p>
    <w:p w:rsidR="0036333F" w:rsidRPr="0036333F" w:rsidRDefault="0036333F" w:rsidP="0036333F">
      <w:pPr>
        <w:numPr>
          <w:ilvl w:val="0"/>
          <w:numId w:val="23"/>
        </w:numPr>
        <w:suppressAutoHyphens w:val="0"/>
        <w:spacing w:before="0" w:after="0"/>
        <w:jc w:val="left"/>
        <w:rPr>
          <w:noProof/>
          <w:sz w:val="24"/>
          <w:szCs w:val="22"/>
        </w:rPr>
      </w:pPr>
      <w:r w:rsidRPr="0036333F">
        <w:rPr>
          <w:noProof/>
          <w:sz w:val="24"/>
          <w:szCs w:val="22"/>
        </w:rPr>
        <w:t>How would the amount of the GAI be determined per person or household?</w:t>
      </w:r>
    </w:p>
    <w:p w:rsidR="0036333F" w:rsidRPr="0036333F" w:rsidRDefault="0036333F" w:rsidP="0036333F">
      <w:pPr>
        <w:numPr>
          <w:ilvl w:val="0"/>
          <w:numId w:val="23"/>
        </w:numPr>
        <w:suppressAutoHyphens w:val="0"/>
        <w:spacing w:before="0" w:after="0"/>
        <w:jc w:val="left"/>
        <w:rPr>
          <w:noProof/>
          <w:sz w:val="24"/>
          <w:szCs w:val="22"/>
        </w:rPr>
      </w:pPr>
      <w:r w:rsidRPr="0036333F">
        <w:rPr>
          <w:noProof/>
          <w:sz w:val="24"/>
          <w:szCs w:val="22"/>
        </w:rPr>
        <w:t>What federal programs might be eliminated with the adoption of GAI?</w:t>
      </w:r>
    </w:p>
    <w:p w:rsidR="0036333F" w:rsidRPr="0036333F" w:rsidRDefault="0036333F" w:rsidP="0036333F">
      <w:pPr>
        <w:numPr>
          <w:ilvl w:val="0"/>
          <w:numId w:val="23"/>
        </w:numPr>
        <w:suppressAutoHyphens w:val="0"/>
        <w:spacing w:before="0" w:after="0"/>
        <w:jc w:val="left"/>
        <w:rPr>
          <w:noProof/>
          <w:sz w:val="24"/>
          <w:szCs w:val="22"/>
        </w:rPr>
      </w:pPr>
      <w:r w:rsidRPr="0036333F">
        <w:rPr>
          <w:noProof/>
          <w:sz w:val="24"/>
          <w:szCs w:val="22"/>
        </w:rPr>
        <w:t>What would be the effect of a GAI on education and incentive to work?</w:t>
      </w:r>
    </w:p>
    <w:p w:rsidR="0036333F" w:rsidRPr="0036333F" w:rsidRDefault="0036333F" w:rsidP="0036333F">
      <w:pPr>
        <w:numPr>
          <w:ilvl w:val="0"/>
          <w:numId w:val="23"/>
        </w:numPr>
        <w:suppressAutoHyphens w:val="0"/>
        <w:spacing w:before="0" w:after="0"/>
        <w:jc w:val="left"/>
        <w:rPr>
          <w:noProof/>
          <w:sz w:val="24"/>
          <w:szCs w:val="22"/>
        </w:rPr>
      </w:pPr>
      <w:r w:rsidRPr="0036333F">
        <w:rPr>
          <w:noProof/>
          <w:sz w:val="24"/>
          <w:szCs w:val="22"/>
        </w:rPr>
        <w:t>What would be the economic and social impact of GAI on individuals and businesses?</w:t>
      </w:r>
    </w:p>
    <w:p w:rsidR="0036333F" w:rsidRPr="0036333F" w:rsidRDefault="0036333F" w:rsidP="0036333F">
      <w:pPr>
        <w:numPr>
          <w:ilvl w:val="0"/>
          <w:numId w:val="23"/>
        </w:numPr>
        <w:suppressAutoHyphens w:val="0"/>
        <w:spacing w:before="0" w:after="0"/>
        <w:jc w:val="left"/>
        <w:rPr>
          <w:noProof/>
          <w:sz w:val="24"/>
          <w:szCs w:val="22"/>
        </w:rPr>
      </w:pPr>
      <w:r w:rsidRPr="0036333F">
        <w:rPr>
          <w:noProof/>
          <w:sz w:val="24"/>
          <w:szCs w:val="22"/>
        </w:rPr>
        <w:t>What would be the economic impact on state and local governments?</w:t>
      </w:r>
    </w:p>
    <w:p w:rsidR="0036333F" w:rsidRPr="0036333F" w:rsidRDefault="0036333F" w:rsidP="0036333F">
      <w:pPr>
        <w:numPr>
          <w:ilvl w:val="0"/>
          <w:numId w:val="23"/>
        </w:numPr>
        <w:suppressAutoHyphens w:val="0"/>
        <w:spacing w:before="0" w:after="0"/>
        <w:jc w:val="left"/>
        <w:rPr>
          <w:noProof/>
          <w:sz w:val="24"/>
          <w:szCs w:val="22"/>
        </w:rPr>
      </w:pPr>
      <w:r w:rsidRPr="0036333F">
        <w:rPr>
          <w:noProof/>
          <w:sz w:val="24"/>
          <w:szCs w:val="22"/>
        </w:rPr>
        <w:t>How would a GAI program be funded?</w:t>
      </w:r>
    </w:p>
    <w:p w:rsidR="0036333F" w:rsidRPr="0036333F" w:rsidRDefault="0036333F" w:rsidP="0036333F">
      <w:pPr>
        <w:rPr>
          <w:b/>
          <w:noProof/>
          <w:sz w:val="24"/>
          <w:szCs w:val="22"/>
        </w:rPr>
      </w:pPr>
    </w:p>
    <w:p w:rsidR="0036333F" w:rsidRPr="0036333F" w:rsidRDefault="0036333F" w:rsidP="0036333F">
      <w:pPr>
        <w:rPr>
          <w:sz w:val="24"/>
          <w:szCs w:val="22"/>
        </w:rPr>
      </w:pPr>
      <w:r w:rsidRPr="0036333F">
        <w:rPr>
          <w:sz w:val="24"/>
          <w:szCs w:val="22"/>
        </w:rPr>
        <w:t xml:space="preserve">Teams who do </w:t>
      </w:r>
      <w:r w:rsidRPr="0036333F">
        <w:rPr>
          <w:i/>
          <w:sz w:val="24"/>
          <w:szCs w:val="22"/>
        </w:rPr>
        <w:t>not</w:t>
      </w:r>
      <w:r w:rsidRPr="0036333F">
        <w:rPr>
          <w:sz w:val="24"/>
          <w:szCs w:val="22"/>
        </w:rPr>
        <w:t xml:space="preserve"> submit an entry that follows this topic </w:t>
      </w:r>
      <w:proofErr w:type="gramStart"/>
      <w:r w:rsidRPr="0036333F">
        <w:rPr>
          <w:sz w:val="24"/>
          <w:szCs w:val="22"/>
        </w:rPr>
        <w:t xml:space="preserve">will be </w:t>
      </w:r>
      <w:r w:rsidRPr="0036333F">
        <w:rPr>
          <w:i/>
          <w:sz w:val="24"/>
          <w:szCs w:val="22"/>
        </w:rPr>
        <w:t>disqualified</w:t>
      </w:r>
      <w:proofErr w:type="gramEnd"/>
      <w:r w:rsidRPr="0036333F">
        <w:rPr>
          <w:sz w:val="24"/>
          <w:szCs w:val="22"/>
        </w:rPr>
        <w:t>.</w:t>
      </w:r>
    </w:p>
    <w:p w:rsidR="0036333F" w:rsidRPr="0036333F" w:rsidRDefault="0036333F" w:rsidP="0036333F">
      <w:pPr>
        <w:rPr>
          <w:b/>
          <w:bCs/>
          <w:noProof/>
          <w:sz w:val="24"/>
          <w:szCs w:val="22"/>
        </w:rPr>
      </w:pPr>
    </w:p>
    <w:p w:rsidR="002E6F62" w:rsidRPr="000B2E3E" w:rsidRDefault="00975B86" w:rsidP="002E6F62">
      <w:pPr>
        <w:tabs>
          <w:tab w:val="left" w:pos="-360"/>
          <w:tab w:val="left" w:pos="0"/>
        </w:tabs>
        <w:ind w:right="450"/>
        <w:rPr>
          <w:b/>
          <w:sz w:val="28"/>
          <w:szCs w:val="28"/>
          <w:u w:val="single"/>
        </w:rPr>
      </w:pPr>
      <w:r w:rsidRPr="000B2E3E">
        <w:rPr>
          <w:b/>
          <w:smallCaps/>
          <w:sz w:val="28"/>
          <w:szCs w:val="28"/>
          <w:u w:val="single"/>
        </w:rPr>
        <w:t>judging</w:t>
      </w:r>
      <w:r w:rsidR="002E6F62" w:rsidRPr="000B2E3E">
        <w:rPr>
          <w:b/>
          <w:smallCaps/>
          <w:sz w:val="28"/>
          <w:szCs w:val="28"/>
          <w:u w:val="single"/>
        </w:rPr>
        <w:t xml:space="preserve"> procedure</w:t>
      </w:r>
    </w:p>
    <w:p w:rsidR="002E6F62" w:rsidRPr="001B7E5A" w:rsidRDefault="0076389C" w:rsidP="000B2E3E">
      <w:pPr>
        <w:widowControl w:val="0"/>
        <w:numPr>
          <w:ilvl w:val="0"/>
          <w:numId w:val="11"/>
        </w:numPr>
        <w:tabs>
          <w:tab w:val="left" w:pos="-360"/>
          <w:tab w:val="left" w:pos="0"/>
        </w:tabs>
        <w:suppressAutoHyphens w:val="0"/>
        <w:spacing w:before="0" w:after="0"/>
        <w:ind w:right="450"/>
        <w:jc w:val="left"/>
        <w:rPr>
          <w:b/>
          <w:sz w:val="24"/>
          <w:szCs w:val="24"/>
        </w:rPr>
      </w:pPr>
      <w:proofErr w:type="gramStart"/>
      <w:r w:rsidRPr="000B2E3E">
        <w:rPr>
          <w:sz w:val="24"/>
          <w:szCs w:val="24"/>
        </w:rPr>
        <w:t>Team</w:t>
      </w:r>
      <w:r w:rsidR="00204470">
        <w:rPr>
          <w:sz w:val="24"/>
          <w:szCs w:val="24"/>
        </w:rPr>
        <w:t>s</w:t>
      </w:r>
      <w:r w:rsidRPr="000B2E3E">
        <w:rPr>
          <w:sz w:val="24"/>
          <w:szCs w:val="24"/>
        </w:rPr>
        <w:t xml:space="preserve"> </w:t>
      </w:r>
      <w:r w:rsidR="00975B86" w:rsidRPr="000B2E3E">
        <w:rPr>
          <w:sz w:val="24"/>
          <w:szCs w:val="24"/>
        </w:rPr>
        <w:t xml:space="preserve">will be introduced by </w:t>
      </w:r>
      <w:r w:rsidR="008B2642" w:rsidRPr="000B2E3E">
        <w:rPr>
          <w:sz w:val="24"/>
          <w:szCs w:val="24"/>
        </w:rPr>
        <w:t>team</w:t>
      </w:r>
      <w:r w:rsidR="00975B86" w:rsidRPr="000B2E3E">
        <w:rPr>
          <w:sz w:val="24"/>
          <w:szCs w:val="24"/>
        </w:rPr>
        <w:t xml:space="preserve"> number</w:t>
      </w:r>
      <w:proofErr w:type="gramEnd"/>
      <w:r w:rsidR="00975B86" w:rsidRPr="000B2E3E">
        <w:rPr>
          <w:sz w:val="24"/>
          <w:szCs w:val="24"/>
        </w:rPr>
        <w:t>.</w:t>
      </w:r>
      <w:r w:rsidR="00DB70D3">
        <w:rPr>
          <w:sz w:val="24"/>
          <w:szCs w:val="24"/>
        </w:rPr>
        <w:t xml:space="preserve">  </w:t>
      </w:r>
      <w:r w:rsidR="00DB70D3" w:rsidRPr="001B7E5A">
        <w:rPr>
          <w:b/>
          <w:sz w:val="24"/>
          <w:szCs w:val="24"/>
        </w:rPr>
        <w:t>Contestants may continue to wear their name badge</w:t>
      </w:r>
      <w:r w:rsidR="00BA2889">
        <w:rPr>
          <w:b/>
          <w:sz w:val="24"/>
          <w:szCs w:val="24"/>
        </w:rPr>
        <w:t>s</w:t>
      </w:r>
      <w:r w:rsidR="00DB70D3" w:rsidRPr="001B7E5A">
        <w:rPr>
          <w:b/>
          <w:sz w:val="24"/>
          <w:szCs w:val="24"/>
        </w:rPr>
        <w:t>.</w:t>
      </w:r>
    </w:p>
    <w:p w:rsidR="00975B86" w:rsidRPr="000B2E3E" w:rsidRDefault="00975B86" w:rsidP="000B2E3E">
      <w:pPr>
        <w:numPr>
          <w:ilvl w:val="0"/>
          <w:numId w:val="11"/>
        </w:numPr>
        <w:spacing w:before="0" w:after="0"/>
        <w:rPr>
          <w:sz w:val="24"/>
          <w:szCs w:val="24"/>
        </w:rPr>
      </w:pPr>
      <w:r w:rsidRPr="000B2E3E">
        <w:rPr>
          <w:sz w:val="24"/>
          <w:szCs w:val="24"/>
        </w:rPr>
        <w:t xml:space="preserve">As a team of judges, formulate two to three questions to ask at the conclusion of the presentation.  Be sure to ask the same questions of each </w:t>
      </w:r>
      <w:r w:rsidR="00154ADB" w:rsidRPr="000B2E3E">
        <w:rPr>
          <w:sz w:val="24"/>
          <w:szCs w:val="24"/>
        </w:rPr>
        <w:t>team</w:t>
      </w:r>
      <w:r w:rsidRPr="000B2E3E">
        <w:rPr>
          <w:sz w:val="24"/>
          <w:szCs w:val="24"/>
        </w:rPr>
        <w:t>.</w:t>
      </w:r>
    </w:p>
    <w:p w:rsidR="0048511D" w:rsidRPr="00026B78" w:rsidRDefault="0048511D" w:rsidP="0048511D">
      <w:pPr>
        <w:pStyle w:val="ListParagraph"/>
        <w:numPr>
          <w:ilvl w:val="0"/>
          <w:numId w:val="11"/>
        </w:numPr>
      </w:pPr>
      <w:r w:rsidRPr="00026B78">
        <w:t>Teams will present before a panel of judges and timekeeper.</w:t>
      </w:r>
    </w:p>
    <w:p w:rsidR="00C50B9C" w:rsidRDefault="0048511D" w:rsidP="0048511D">
      <w:pPr>
        <w:pStyle w:val="ListParagraph"/>
        <w:numPr>
          <w:ilvl w:val="0"/>
          <w:numId w:val="12"/>
        </w:numPr>
      </w:pPr>
      <w:r>
        <w:t xml:space="preserve">The </w:t>
      </w:r>
      <w:r w:rsidR="00C50B9C">
        <w:t>set-up time will be no more than three (3) minutes.</w:t>
      </w:r>
    </w:p>
    <w:p w:rsidR="0048511D" w:rsidRPr="004F2068" w:rsidRDefault="00C50B9C" w:rsidP="0048511D">
      <w:pPr>
        <w:pStyle w:val="ListParagraph"/>
        <w:numPr>
          <w:ilvl w:val="0"/>
          <w:numId w:val="12"/>
        </w:numPr>
      </w:pPr>
      <w:r>
        <w:t xml:space="preserve">The </w:t>
      </w:r>
      <w:r w:rsidR="0048511D">
        <w:t xml:space="preserve">presentation </w:t>
      </w:r>
      <w:proofErr w:type="gramStart"/>
      <w:r w:rsidR="0048511D">
        <w:t xml:space="preserve">will be no more than </w:t>
      </w:r>
      <w:r>
        <w:t>seven</w:t>
      </w:r>
      <w:r w:rsidR="0048511D">
        <w:t xml:space="preserve"> </w:t>
      </w:r>
      <w:r>
        <w:t>(7</w:t>
      </w:r>
      <w:r w:rsidR="0048511D">
        <w:t>) minutes; followed</w:t>
      </w:r>
      <w:proofErr w:type="gramEnd"/>
      <w:r w:rsidR="0048511D">
        <w:t xml:space="preserve"> by judges’ questions not to exceed </w:t>
      </w:r>
      <w:r>
        <w:t>five</w:t>
      </w:r>
      <w:r w:rsidR="0048511D">
        <w:t xml:space="preserve"> (</w:t>
      </w:r>
      <w:r>
        <w:t>5</w:t>
      </w:r>
      <w:r w:rsidR="0048511D">
        <w:t>) minutes.</w:t>
      </w:r>
    </w:p>
    <w:p w:rsidR="0048511D" w:rsidRPr="004F2068" w:rsidRDefault="0048511D" w:rsidP="0048511D">
      <w:pPr>
        <w:pStyle w:val="ListParagraph"/>
        <w:numPr>
          <w:ilvl w:val="0"/>
          <w:numId w:val="12"/>
        </w:numPr>
        <w:tabs>
          <w:tab w:val="left" w:pos="90"/>
        </w:tabs>
      </w:pPr>
      <w:r w:rsidRPr="004F2068">
        <w:t xml:space="preserve">Excuse </w:t>
      </w:r>
      <w:r>
        <w:t>teams</w:t>
      </w:r>
      <w:r w:rsidRPr="004F2068">
        <w:t xml:space="preserve"> upon completion of judges’ questions.</w:t>
      </w:r>
    </w:p>
    <w:p w:rsidR="00975B86" w:rsidRPr="000B2E3E" w:rsidRDefault="002E6F62" w:rsidP="000B2E3E">
      <w:pPr>
        <w:widowControl w:val="0"/>
        <w:numPr>
          <w:ilvl w:val="0"/>
          <w:numId w:val="11"/>
        </w:numPr>
        <w:tabs>
          <w:tab w:val="left" w:pos="-360"/>
          <w:tab w:val="left" w:pos="0"/>
        </w:tabs>
        <w:suppressAutoHyphens w:val="0"/>
        <w:spacing w:before="0" w:after="0"/>
        <w:ind w:right="450"/>
        <w:jc w:val="left"/>
        <w:rPr>
          <w:sz w:val="24"/>
          <w:szCs w:val="24"/>
        </w:rPr>
      </w:pPr>
      <w:r w:rsidRPr="000B2E3E">
        <w:rPr>
          <w:b/>
          <w:sz w:val="24"/>
          <w:szCs w:val="24"/>
        </w:rPr>
        <w:t>There can be no ties in the top ten (10)</w:t>
      </w:r>
      <w:r w:rsidR="008B2642" w:rsidRPr="000B2E3E">
        <w:rPr>
          <w:b/>
          <w:sz w:val="24"/>
          <w:szCs w:val="24"/>
        </w:rPr>
        <w:t xml:space="preserve"> teams</w:t>
      </w:r>
      <w:r w:rsidRPr="000B2E3E">
        <w:rPr>
          <w:b/>
          <w:sz w:val="24"/>
          <w:szCs w:val="24"/>
        </w:rPr>
        <w:t>.</w:t>
      </w:r>
      <w:r w:rsidRPr="000B2E3E">
        <w:rPr>
          <w:sz w:val="24"/>
          <w:szCs w:val="24"/>
        </w:rPr>
        <w:t xml:space="preserve">  It is the responsibility of the judges to break any ties</w:t>
      </w:r>
      <w:r w:rsidR="000B2E3E" w:rsidRPr="000B2E3E">
        <w:rPr>
          <w:sz w:val="24"/>
          <w:szCs w:val="24"/>
        </w:rPr>
        <w:t>.</w:t>
      </w:r>
    </w:p>
    <w:p w:rsidR="00975B86" w:rsidRPr="000B2E3E" w:rsidRDefault="00975B86" w:rsidP="000B2E3E">
      <w:pPr>
        <w:numPr>
          <w:ilvl w:val="0"/>
          <w:numId w:val="11"/>
        </w:numPr>
        <w:tabs>
          <w:tab w:val="left" w:pos="-360"/>
          <w:tab w:val="left" w:pos="0"/>
        </w:tabs>
        <w:suppressAutoHyphens w:val="0"/>
        <w:spacing w:before="0" w:after="0"/>
        <w:ind w:right="450"/>
        <w:jc w:val="left"/>
        <w:rPr>
          <w:sz w:val="24"/>
          <w:szCs w:val="24"/>
        </w:rPr>
      </w:pPr>
      <w:r w:rsidRPr="000B2E3E">
        <w:rPr>
          <w:sz w:val="24"/>
          <w:szCs w:val="24"/>
        </w:rPr>
        <w:t>Administrator will fill out ranking sheet prior to dismissing the judges</w:t>
      </w:r>
      <w:r w:rsidR="000B2E3E" w:rsidRPr="000B2E3E">
        <w:rPr>
          <w:sz w:val="24"/>
          <w:szCs w:val="24"/>
        </w:rPr>
        <w:t>.</w:t>
      </w:r>
    </w:p>
    <w:p w:rsidR="000B2E3E" w:rsidRPr="000B2E3E" w:rsidRDefault="00975B86" w:rsidP="000B2E3E">
      <w:pPr>
        <w:widowControl w:val="0"/>
        <w:numPr>
          <w:ilvl w:val="0"/>
          <w:numId w:val="11"/>
        </w:numPr>
        <w:tabs>
          <w:tab w:val="left" w:pos="-360"/>
          <w:tab w:val="left" w:pos="0"/>
        </w:tabs>
        <w:suppressAutoHyphens w:val="0"/>
        <w:spacing w:before="0" w:after="0"/>
        <w:ind w:right="450"/>
        <w:jc w:val="left"/>
        <w:rPr>
          <w:sz w:val="24"/>
          <w:szCs w:val="24"/>
        </w:rPr>
      </w:pPr>
      <w:r w:rsidRPr="000B2E3E">
        <w:rPr>
          <w:sz w:val="24"/>
          <w:szCs w:val="24"/>
        </w:rPr>
        <w:t>If more than one (1) section is necessary, finalists will be determined by selecting an equal number from each section</w:t>
      </w:r>
      <w:r w:rsidR="000B2E3E" w:rsidRPr="000B2E3E">
        <w:rPr>
          <w:sz w:val="24"/>
          <w:szCs w:val="24"/>
        </w:rPr>
        <w:t>.</w:t>
      </w:r>
    </w:p>
    <w:p w:rsidR="002E6F62" w:rsidRPr="000B2E3E" w:rsidRDefault="00975B86" w:rsidP="000B2E3E">
      <w:pPr>
        <w:widowControl w:val="0"/>
        <w:numPr>
          <w:ilvl w:val="0"/>
          <w:numId w:val="11"/>
        </w:numPr>
        <w:tabs>
          <w:tab w:val="left" w:pos="-360"/>
          <w:tab w:val="left" w:pos="0"/>
        </w:tabs>
        <w:suppressAutoHyphens w:val="0"/>
        <w:spacing w:before="0" w:after="0"/>
        <w:ind w:right="450"/>
        <w:jc w:val="left"/>
        <w:rPr>
          <w:sz w:val="24"/>
          <w:szCs w:val="24"/>
        </w:rPr>
      </w:pPr>
      <w:r w:rsidRPr="000B2E3E">
        <w:rPr>
          <w:sz w:val="24"/>
          <w:szCs w:val="24"/>
        </w:rPr>
        <w:t xml:space="preserve">Give administrator </w:t>
      </w:r>
      <w:r w:rsidR="000B2E3E" w:rsidRPr="000B2E3E">
        <w:rPr>
          <w:sz w:val="24"/>
          <w:szCs w:val="24"/>
        </w:rPr>
        <w:t>all Judges’</w:t>
      </w:r>
      <w:r w:rsidR="002E6F62" w:rsidRPr="000B2E3E">
        <w:rPr>
          <w:sz w:val="24"/>
          <w:szCs w:val="24"/>
        </w:rPr>
        <w:t xml:space="preserve"> Rating Sheets</w:t>
      </w:r>
      <w:r w:rsidRPr="000B2E3E">
        <w:rPr>
          <w:sz w:val="24"/>
          <w:szCs w:val="24"/>
        </w:rPr>
        <w:t>, Judge Evaluation Sheets</w:t>
      </w:r>
      <w:r w:rsidR="002E6F62" w:rsidRPr="000B2E3E">
        <w:rPr>
          <w:sz w:val="24"/>
          <w:szCs w:val="24"/>
        </w:rPr>
        <w:t xml:space="preserve"> and contest materials</w:t>
      </w:r>
      <w:r w:rsidR="000B2E3E" w:rsidRPr="000B2E3E">
        <w:rPr>
          <w:sz w:val="24"/>
          <w:szCs w:val="24"/>
        </w:rPr>
        <w:t>.</w:t>
      </w:r>
    </w:p>
    <w:p w:rsidR="00D574AB" w:rsidRPr="000B2E3E" w:rsidRDefault="002E6F62" w:rsidP="000B2E3E">
      <w:pPr>
        <w:widowControl w:val="0"/>
        <w:numPr>
          <w:ilvl w:val="0"/>
          <w:numId w:val="11"/>
        </w:numPr>
        <w:tabs>
          <w:tab w:val="left" w:pos="-360"/>
          <w:tab w:val="left" w:pos="0"/>
        </w:tabs>
        <w:suppressAutoHyphens w:val="0"/>
        <w:spacing w:before="0" w:after="0"/>
        <w:ind w:right="450"/>
        <w:jc w:val="left"/>
        <w:rPr>
          <w:b/>
          <w:noProof/>
          <w:sz w:val="24"/>
          <w:szCs w:val="24"/>
        </w:rPr>
      </w:pPr>
      <w:r w:rsidRPr="000B2E3E">
        <w:rPr>
          <w:sz w:val="24"/>
          <w:szCs w:val="24"/>
        </w:rPr>
        <w:t xml:space="preserve">No audience </w:t>
      </w:r>
      <w:proofErr w:type="gramStart"/>
      <w:r w:rsidRPr="000B2E3E">
        <w:rPr>
          <w:sz w:val="24"/>
          <w:szCs w:val="24"/>
        </w:rPr>
        <w:t>is allowed</w:t>
      </w:r>
      <w:proofErr w:type="gramEnd"/>
      <w:r w:rsidRPr="000B2E3E">
        <w:rPr>
          <w:sz w:val="24"/>
          <w:szCs w:val="24"/>
        </w:rPr>
        <w:t xml:space="preserve"> in the contest room</w:t>
      </w:r>
      <w:r w:rsidR="000B2E3E" w:rsidRPr="000B2E3E">
        <w:rPr>
          <w:sz w:val="24"/>
          <w:szCs w:val="24"/>
        </w:rPr>
        <w:t>.</w:t>
      </w:r>
    </w:p>
    <w:p w:rsidR="00975B86" w:rsidRPr="000B2E3E" w:rsidRDefault="00975B86" w:rsidP="00975B86">
      <w:pPr>
        <w:widowControl w:val="0"/>
        <w:tabs>
          <w:tab w:val="left" w:pos="-360"/>
          <w:tab w:val="left" w:pos="0"/>
        </w:tabs>
        <w:suppressAutoHyphens w:val="0"/>
        <w:spacing w:before="0" w:after="0"/>
        <w:ind w:right="450"/>
        <w:jc w:val="left"/>
        <w:rPr>
          <w:sz w:val="24"/>
          <w:szCs w:val="24"/>
        </w:rPr>
      </w:pPr>
    </w:p>
    <w:p w:rsidR="00975B86" w:rsidRDefault="00975B86" w:rsidP="00975B86">
      <w:pPr>
        <w:tabs>
          <w:tab w:val="left" w:pos="-757"/>
          <w:tab w:val="left" w:pos="-90"/>
          <w:tab w:val="left" w:pos="630"/>
          <w:tab w:val="left" w:pos="3510"/>
          <w:tab w:val="left" w:pos="4230"/>
          <w:tab w:val="decimal" w:pos="4950"/>
          <w:tab w:val="left" w:pos="5400"/>
          <w:tab w:val="left" w:pos="8550"/>
          <w:tab w:val="left" w:pos="9270"/>
        </w:tabs>
        <w:spacing w:before="0" w:after="0"/>
        <w:ind w:left="4234" w:hanging="4234"/>
        <w:rPr>
          <w:b/>
          <w:bCs/>
          <w:sz w:val="28"/>
          <w:szCs w:val="28"/>
        </w:rPr>
      </w:pPr>
      <w:r w:rsidRPr="0048511D">
        <w:rPr>
          <w:b/>
          <w:sz w:val="28"/>
          <w:szCs w:val="28"/>
          <w:u w:val="single"/>
        </w:rPr>
        <w:t>Please double-check and verify all scores!</w:t>
      </w:r>
      <w:r w:rsidRPr="0048511D">
        <w:rPr>
          <w:b/>
          <w:bCs/>
          <w:sz w:val="28"/>
          <w:szCs w:val="28"/>
        </w:rPr>
        <w:t xml:space="preserve"> </w:t>
      </w:r>
    </w:p>
    <w:p w:rsidR="006F78B4" w:rsidRDefault="006F78B4" w:rsidP="00975B86">
      <w:pPr>
        <w:tabs>
          <w:tab w:val="left" w:pos="-757"/>
          <w:tab w:val="left" w:pos="-90"/>
          <w:tab w:val="left" w:pos="630"/>
          <w:tab w:val="left" w:pos="3510"/>
          <w:tab w:val="left" w:pos="4230"/>
          <w:tab w:val="decimal" w:pos="4950"/>
          <w:tab w:val="left" w:pos="5400"/>
          <w:tab w:val="left" w:pos="8550"/>
          <w:tab w:val="left" w:pos="9270"/>
        </w:tabs>
        <w:spacing w:before="0" w:after="0"/>
        <w:ind w:left="4234" w:hanging="4234"/>
        <w:rPr>
          <w:b/>
          <w:bCs/>
          <w:sz w:val="28"/>
          <w:szCs w:val="28"/>
        </w:rPr>
      </w:pPr>
    </w:p>
    <w:p w:rsidR="006F78B4" w:rsidRPr="0048511D" w:rsidRDefault="006F78B4" w:rsidP="0036333F">
      <w:pPr>
        <w:rPr>
          <w:b/>
          <w:noProof/>
          <w:sz w:val="28"/>
          <w:szCs w:val="28"/>
        </w:rPr>
      </w:pPr>
      <w:r>
        <w:rPr>
          <w:b/>
          <w:sz w:val="24"/>
          <w:szCs w:val="24"/>
        </w:rPr>
        <w:t xml:space="preserve">Refer to </w:t>
      </w:r>
      <w:hyperlink r:id="rId9" w:history="1">
        <w:r>
          <w:rPr>
            <w:rStyle w:val="Hyperlink"/>
            <w:b/>
            <w:i/>
            <w:sz w:val="24"/>
            <w:szCs w:val="24"/>
          </w:rPr>
          <w:t>Style &amp; Reference Manual</w:t>
        </w:r>
      </w:hyperlink>
      <w:r>
        <w:rPr>
          <w:b/>
          <w:sz w:val="24"/>
          <w:szCs w:val="24"/>
        </w:rPr>
        <w:t xml:space="preserve"> for MLA Report Style and Works Cited format.</w:t>
      </w:r>
    </w:p>
    <w:sectPr w:rsidR="006F78B4" w:rsidRPr="0048511D" w:rsidSect="00B668C2">
      <w:headerReference w:type="default" r:id="rId10"/>
      <w:headerReference w:type="first" r:id="rId11"/>
      <w:pgSz w:w="12240" w:h="15840"/>
      <w:pgMar w:top="810" w:right="1260" w:bottom="360" w:left="1440" w:header="720" w:footer="720"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4BDB" w:rsidRDefault="004B4BDB" w:rsidP="007858B3">
      <w:pPr>
        <w:spacing w:before="0" w:after="0"/>
      </w:pPr>
      <w:r>
        <w:separator/>
      </w:r>
    </w:p>
  </w:endnote>
  <w:endnote w:type="continuationSeparator" w:id="0">
    <w:p w:rsidR="004B4BDB" w:rsidRDefault="004B4BDB" w:rsidP="007858B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4BDB" w:rsidRDefault="004B4BDB" w:rsidP="007858B3">
      <w:pPr>
        <w:spacing w:before="0" w:after="0"/>
      </w:pPr>
      <w:r>
        <w:separator/>
      </w:r>
    </w:p>
  </w:footnote>
  <w:footnote w:type="continuationSeparator" w:id="0">
    <w:p w:rsidR="004B4BDB" w:rsidRDefault="004B4BDB" w:rsidP="007858B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3EBD" w:rsidRPr="002119B9" w:rsidRDefault="004B4BDB" w:rsidP="00793EBD">
    <w:pPr>
      <w:pStyle w:val="Header"/>
      <w:rPr>
        <w:b/>
        <w:bCs/>
      </w:rPr>
    </w:pPr>
    <w:hyperlink r:id="rId1" w:history="1"/>
    <w:r w:rsidR="00793EBD" w:rsidRPr="002119B9">
      <w:rPr>
        <w:b/>
        <w:noProof/>
      </w:rPr>
      <w:t xml:space="preserve">ECONOMIC RESEARCH </w:t>
    </w:r>
    <w:r w:rsidR="00793EBD">
      <w:rPr>
        <w:b/>
        <w:noProof/>
        <w:lang w:val="en-US"/>
      </w:rPr>
      <w:t>TEAM</w:t>
    </w:r>
    <w:r w:rsidR="00B00B93">
      <w:rPr>
        <w:b/>
        <w:noProof/>
        <w:lang w:val="en-US"/>
      </w:rPr>
      <w:t xml:space="preserve"> </w:t>
    </w:r>
    <w:r w:rsidR="00B00B93">
      <w:rPr>
        <w:b/>
        <w:noProof/>
        <w:lang w:val="en-US" w:eastAsia="en-US"/>
      </w:rPr>
      <w:t>(S)</w:t>
    </w:r>
    <w:r w:rsidR="00B00B93" w:rsidRPr="000D3759">
      <w:rPr>
        <w:b/>
        <w:bCs/>
      </w:rPr>
      <w:t xml:space="preserve"> - </w:t>
    </w:r>
    <w:r w:rsidR="00202D48">
      <w:rPr>
        <w:b/>
        <w:bCs/>
        <w:lang w:val="en-US"/>
      </w:rPr>
      <w:t>NATIONAL</w:t>
    </w:r>
    <w:r w:rsidR="00233FF6">
      <w:rPr>
        <w:b/>
        <w:bCs/>
      </w:rPr>
      <w:t xml:space="preserve"> 20</w:t>
    </w:r>
    <w:r w:rsidR="0036333F">
      <w:rPr>
        <w:b/>
        <w:bCs/>
        <w:lang w:val="en-US"/>
      </w:rPr>
      <w:t>20</w:t>
    </w:r>
    <w:r w:rsidR="00233FF6">
      <w:rPr>
        <w:b/>
        <w:bCs/>
      </w:rPr>
      <w:tab/>
    </w:r>
    <w:r w:rsidR="00793EBD" w:rsidRPr="002119B9">
      <w:rPr>
        <w:b/>
        <w:bCs/>
      </w:rPr>
      <w:tab/>
    </w:r>
  </w:p>
  <w:p w:rsidR="00793EBD" w:rsidRPr="002119B9" w:rsidRDefault="00793EBD" w:rsidP="00605B6F">
    <w:pPr>
      <w:spacing w:before="0" w:after="0"/>
      <w:rPr>
        <w:b/>
        <w:bCs/>
        <w:sz w:val="20"/>
      </w:rPr>
    </w:pPr>
    <w:r w:rsidRPr="002119B9">
      <w:rPr>
        <w:b/>
        <w:bCs/>
        <w:sz w:val="20"/>
      </w:rPr>
      <w:t>ANSWER KEY</w:t>
    </w:r>
  </w:p>
  <w:p w:rsidR="000D3759" w:rsidRPr="00793EBD" w:rsidRDefault="00793EBD" w:rsidP="00605B6F">
    <w:pPr>
      <w:tabs>
        <w:tab w:val="left" w:pos="1335"/>
      </w:tabs>
      <w:spacing w:before="0" w:after="0"/>
      <w:rPr>
        <w:b/>
        <w:sz w:val="20"/>
      </w:rPr>
    </w:pPr>
    <w:r w:rsidRPr="002119B9">
      <w:rPr>
        <w:b/>
        <w:bCs/>
        <w:sz w:val="20"/>
      </w:rPr>
      <w:t xml:space="preserve">Page </w:t>
    </w:r>
    <w:r w:rsidRPr="002119B9">
      <w:rPr>
        <w:b/>
        <w:bCs/>
        <w:sz w:val="20"/>
      </w:rPr>
      <w:fldChar w:fldCharType="begin"/>
    </w:r>
    <w:r w:rsidRPr="002119B9">
      <w:rPr>
        <w:b/>
        <w:bCs/>
        <w:sz w:val="20"/>
      </w:rPr>
      <w:instrText xml:space="preserve"> PAGE   \* MERGEFORMAT </w:instrText>
    </w:r>
    <w:r w:rsidRPr="002119B9">
      <w:rPr>
        <w:b/>
        <w:bCs/>
        <w:sz w:val="20"/>
      </w:rPr>
      <w:fldChar w:fldCharType="separate"/>
    </w:r>
    <w:r w:rsidR="00202D48">
      <w:rPr>
        <w:b/>
        <w:bCs/>
        <w:noProof/>
        <w:sz w:val="20"/>
      </w:rPr>
      <w:t>2</w:t>
    </w:r>
    <w:r w:rsidRPr="002119B9">
      <w:rPr>
        <w:b/>
        <w:bCs/>
        <w:sz w:val="20"/>
      </w:rPr>
      <w:fldChar w:fldCharType="end"/>
    </w:r>
    <w:r w:rsidRPr="002119B9">
      <w:rPr>
        <w:b/>
        <w:bCs/>
        <w:sz w:val="20"/>
      </w:rPr>
      <w:t xml:space="preserve"> of </w:t>
    </w:r>
    <w:r w:rsidRPr="002119B9">
      <w:rPr>
        <w:b/>
        <w:sz w:val="20"/>
      </w:rPr>
      <w:fldChar w:fldCharType="begin"/>
    </w:r>
    <w:r w:rsidRPr="002119B9">
      <w:rPr>
        <w:b/>
        <w:sz w:val="20"/>
      </w:rPr>
      <w:instrText xml:space="preserve"> NUMPAGES  </w:instrText>
    </w:r>
    <w:r w:rsidRPr="002119B9">
      <w:rPr>
        <w:b/>
        <w:sz w:val="20"/>
      </w:rPr>
      <w:fldChar w:fldCharType="separate"/>
    </w:r>
    <w:r w:rsidR="00202D48">
      <w:rPr>
        <w:b/>
        <w:noProof/>
        <w:sz w:val="20"/>
      </w:rPr>
      <w:t>2</w:t>
    </w:r>
    <w:r w:rsidRPr="002119B9">
      <w:rPr>
        <w:b/>
        <w:sz w:val="20"/>
      </w:rPr>
      <w:fldChar w:fldCharType="end"/>
    </w:r>
    <w:r>
      <w:rPr>
        <w:b/>
        <w:sz w:val="20"/>
      </w:rP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3759" w:rsidRDefault="000D3759" w:rsidP="00793EBD">
    <w:pPr>
      <w:pStyle w:val="Header"/>
    </w:pPr>
  </w:p>
  <w:p w:rsidR="005A4290" w:rsidRPr="00793EBD" w:rsidRDefault="005A4290" w:rsidP="00793E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22AC97C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2"/>
    <w:multiLevelType w:val="multilevel"/>
    <w:tmpl w:val="00000000"/>
    <w:lvl w:ilvl="0">
      <w:start w:val="1"/>
      <w:numFmt w:val="decimal"/>
      <w:pStyle w:val="Level1"/>
      <w:lvlText w:val="%1."/>
      <w:lvlJc w:val="left"/>
      <w:pPr>
        <w:tabs>
          <w:tab w:val="num" w:pos="720"/>
        </w:tabs>
        <w:ind w:left="720" w:hanging="720"/>
      </w:pPr>
      <w:rPr>
        <w:rFonts w:ascii="Times New Roman" w:hAnsi="Times New Roman"/>
        <w:sz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2" w15:restartNumberingAfterBreak="0">
    <w:nsid w:val="04C81823"/>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3" w15:restartNumberingAfterBreak="0">
    <w:nsid w:val="060E6D49"/>
    <w:multiLevelType w:val="hybridMultilevel"/>
    <w:tmpl w:val="94589C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843534"/>
    <w:multiLevelType w:val="hybridMultilevel"/>
    <w:tmpl w:val="A8044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F30E7D"/>
    <w:multiLevelType w:val="singleLevel"/>
    <w:tmpl w:val="7870E738"/>
    <w:lvl w:ilvl="0">
      <w:start w:val="1"/>
      <w:numFmt w:val="bullet"/>
      <w:lvlText w:val=""/>
      <w:lvlJc w:val="left"/>
      <w:pPr>
        <w:ind w:left="720" w:hanging="720"/>
      </w:pPr>
      <w:rPr>
        <w:rFonts w:ascii="Symbol" w:hAnsi="Symbol" w:hint="default"/>
      </w:rPr>
    </w:lvl>
  </w:abstractNum>
  <w:abstractNum w:abstractNumId="6" w15:restartNumberingAfterBreak="0">
    <w:nsid w:val="15C852F9"/>
    <w:multiLevelType w:val="hybridMultilevel"/>
    <w:tmpl w:val="EE024C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63C2EF9"/>
    <w:multiLevelType w:val="hybridMultilevel"/>
    <w:tmpl w:val="31CEFCA8"/>
    <w:lvl w:ilvl="0" w:tplc="BD6694BA">
      <w:start w:val="1"/>
      <w:numFmt w:val="decimal"/>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523C8B"/>
    <w:multiLevelType w:val="hybridMultilevel"/>
    <w:tmpl w:val="DE96D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9865C1"/>
    <w:multiLevelType w:val="hybridMultilevel"/>
    <w:tmpl w:val="DCA097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9D275DA"/>
    <w:multiLevelType w:val="hybridMultilevel"/>
    <w:tmpl w:val="D57ED4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291EDE"/>
    <w:multiLevelType w:val="multilevel"/>
    <w:tmpl w:val="D068BD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3EB14F8F"/>
    <w:multiLevelType w:val="hybridMultilevel"/>
    <w:tmpl w:val="C1E85342"/>
    <w:lvl w:ilvl="0" w:tplc="B49C4DEA">
      <w:start w:val="1"/>
      <w:numFmt w:val="decimal"/>
      <w:lvlText w:val="%1."/>
      <w:lvlJc w:val="left"/>
      <w:pPr>
        <w:tabs>
          <w:tab w:val="num" w:pos="0"/>
        </w:tabs>
        <w:ind w:left="0" w:firstLine="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401B0A3E"/>
    <w:multiLevelType w:val="hybridMultilevel"/>
    <w:tmpl w:val="F6D4B0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057183C"/>
    <w:multiLevelType w:val="hybridMultilevel"/>
    <w:tmpl w:val="D040E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EE010D"/>
    <w:multiLevelType w:val="hybridMultilevel"/>
    <w:tmpl w:val="F5CE7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17" w15:restartNumberingAfterBreak="0">
    <w:nsid w:val="64DF1B38"/>
    <w:multiLevelType w:val="hybridMultilevel"/>
    <w:tmpl w:val="BCC8B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4B0751"/>
    <w:multiLevelType w:val="hybridMultilevel"/>
    <w:tmpl w:val="A5542728"/>
    <w:lvl w:ilvl="0" w:tplc="05BC70CC">
      <w:start w:val="1"/>
      <w:numFmt w:val="decimal"/>
      <w:lvlText w:val="%1."/>
      <w:lvlJc w:val="left"/>
      <w:pPr>
        <w:ind w:left="288"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92343A0"/>
    <w:multiLevelType w:val="hybridMultilevel"/>
    <w:tmpl w:val="2AC89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6A7508"/>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21" w15:restartNumberingAfterBreak="0">
    <w:nsid w:val="72F45D7E"/>
    <w:multiLevelType w:val="hybridMultilevel"/>
    <w:tmpl w:val="EAEAC1F6"/>
    <w:lvl w:ilvl="0" w:tplc="ABC42AB2">
      <w:start w:val="1"/>
      <w:numFmt w:val="bullet"/>
      <w:lvlText w:val=""/>
      <w:lvlJc w:val="left"/>
      <w:pPr>
        <w:ind w:left="720" w:hanging="360"/>
      </w:pPr>
      <w:rPr>
        <w:rFonts w:ascii="Symbol" w:hAnsi="Symbol" w:hint="default"/>
      </w:rPr>
    </w:lvl>
    <w:lvl w:ilvl="1" w:tplc="3B20BD94">
      <w:start w:val="1"/>
      <w:numFmt w:val="bullet"/>
      <w:lvlText w:val="o"/>
      <w:lvlJc w:val="left"/>
      <w:pPr>
        <w:ind w:left="1440" w:hanging="360"/>
      </w:pPr>
      <w:rPr>
        <w:rFonts w:ascii="Courier New" w:hAnsi="Courier New" w:hint="default"/>
      </w:rPr>
    </w:lvl>
    <w:lvl w:ilvl="2" w:tplc="4CF4AA1A">
      <w:start w:val="1"/>
      <w:numFmt w:val="bullet"/>
      <w:lvlText w:val=""/>
      <w:lvlJc w:val="left"/>
      <w:pPr>
        <w:ind w:left="2160" w:hanging="360"/>
      </w:pPr>
      <w:rPr>
        <w:rFonts w:ascii="Wingdings" w:hAnsi="Wingdings" w:hint="default"/>
      </w:rPr>
    </w:lvl>
    <w:lvl w:ilvl="3" w:tplc="372607CE">
      <w:start w:val="1"/>
      <w:numFmt w:val="bullet"/>
      <w:lvlText w:val=""/>
      <w:lvlJc w:val="left"/>
      <w:pPr>
        <w:ind w:left="2880" w:hanging="360"/>
      </w:pPr>
      <w:rPr>
        <w:rFonts w:ascii="Symbol" w:hAnsi="Symbol" w:hint="default"/>
      </w:rPr>
    </w:lvl>
    <w:lvl w:ilvl="4" w:tplc="CD62D8A4">
      <w:start w:val="1"/>
      <w:numFmt w:val="bullet"/>
      <w:lvlText w:val="o"/>
      <w:lvlJc w:val="left"/>
      <w:pPr>
        <w:ind w:left="3600" w:hanging="360"/>
      </w:pPr>
      <w:rPr>
        <w:rFonts w:ascii="Courier New" w:hAnsi="Courier New" w:hint="default"/>
      </w:rPr>
    </w:lvl>
    <w:lvl w:ilvl="5" w:tplc="C8501E3C">
      <w:start w:val="1"/>
      <w:numFmt w:val="bullet"/>
      <w:lvlText w:val=""/>
      <w:lvlJc w:val="left"/>
      <w:pPr>
        <w:ind w:left="4320" w:hanging="360"/>
      </w:pPr>
      <w:rPr>
        <w:rFonts w:ascii="Wingdings" w:hAnsi="Wingdings" w:hint="default"/>
      </w:rPr>
    </w:lvl>
    <w:lvl w:ilvl="6" w:tplc="5582D3B0">
      <w:start w:val="1"/>
      <w:numFmt w:val="bullet"/>
      <w:lvlText w:val=""/>
      <w:lvlJc w:val="left"/>
      <w:pPr>
        <w:ind w:left="5040" w:hanging="360"/>
      </w:pPr>
      <w:rPr>
        <w:rFonts w:ascii="Symbol" w:hAnsi="Symbol" w:hint="default"/>
      </w:rPr>
    </w:lvl>
    <w:lvl w:ilvl="7" w:tplc="BD667896">
      <w:start w:val="1"/>
      <w:numFmt w:val="bullet"/>
      <w:lvlText w:val="o"/>
      <w:lvlJc w:val="left"/>
      <w:pPr>
        <w:ind w:left="5760" w:hanging="360"/>
      </w:pPr>
      <w:rPr>
        <w:rFonts w:ascii="Courier New" w:hAnsi="Courier New" w:hint="default"/>
      </w:rPr>
    </w:lvl>
    <w:lvl w:ilvl="8" w:tplc="AE4632B2">
      <w:start w:val="1"/>
      <w:numFmt w:val="bullet"/>
      <w:lvlText w:val=""/>
      <w:lvlJc w:val="left"/>
      <w:pPr>
        <w:ind w:left="6480" w:hanging="360"/>
      </w:pPr>
      <w:rPr>
        <w:rFonts w:ascii="Wingdings" w:hAnsi="Wingdings" w:hint="default"/>
      </w:rPr>
    </w:lvl>
  </w:abstractNum>
  <w:abstractNum w:abstractNumId="22" w15:restartNumberingAfterBreak="0">
    <w:nsid w:val="7C0E7346"/>
    <w:multiLevelType w:val="hybridMultilevel"/>
    <w:tmpl w:val="1E364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lvlOverride w:ilvl="0">
      <w:startOverride w:val="1"/>
      <w:lvl w:ilvl="0">
        <w:start w:val="1"/>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abstractNumId w:val="13"/>
  </w:num>
  <w:num w:numId="3">
    <w:abstractNumId w:val="9"/>
  </w:num>
  <w:num w:numId="4">
    <w:abstractNumId w:val="18"/>
  </w:num>
  <w:num w:numId="5">
    <w:abstractNumId w:val="11"/>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num>
  <w:num w:numId="8">
    <w:abstractNumId w:val="2"/>
  </w:num>
  <w:num w:numId="9">
    <w:abstractNumId w:val="5"/>
  </w:num>
  <w:num w:numId="10">
    <w:abstractNumId w:val="10"/>
  </w:num>
  <w:num w:numId="11">
    <w:abstractNumId w:val="16"/>
  </w:num>
  <w:num w:numId="12">
    <w:abstractNumId w:val="20"/>
  </w:num>
  <w:num w:numId="13">
    <w:abstractNumId w:val="3"/>
  </w:num>
  <w:num w:numId="14">
    <w:abstractNumId w:val="4"/>
  </w:num>
  <w:num w:numId="15">
    <w:abstractNumId w:val="15"/>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num>
  <w:num w:numId="18">
    <w:abstractNumId w:val="7"/>
  </w:num>
  <w:num w:numId="19">
    <w:abstractNumId w:val="22"/>
  </w:num>
  <w:num w:numId="20">
    <w:abstractNumId w:val="17"/>
  </w:num>
  <w:num w:numId="21">
    <w:abstractNumId w:val="19"/>
  </w:num>
  <w:num w:numId="22">
    <w:abstractNumId w:val="8"/>
  </w:num>
  <w:num w:numId="23">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mcnew@bpa.org">
    <w15:presenceInfo w15:providerId="Windows Live" w15:userId="05af4c94ceecc6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revisionView w:markup="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58B3"/>
    <w:rsid w:val="00025D29"/>
    <w:rsid w:val="00076777"/>
    <w:rsid w:val="00081057"/>
    <w:rsid w:val="000A2655"/>
    <w:rsid w:val="000B2E3E"/>
    <w:rsid w:val="000D3759"/>
    <w:rsid w:val="000E2240"/>
    <w:rsid w:val="00154ADB"/>
    <w:rsid w:val="0016388E"/>
    <w:rsid w:val="00164608"/>
    <w:rsid w:val="001B7E5A"/>
    <w:rsid w:val="001C1764"/>
    <w:rsid w:val="001E44FB"/>
    <w:rsid w:val="002023D4"/>
    <w:rsid w:val="00202D48"/>
    <w:rsid w:val="00204470"/>
    <w:rsid w:val="00211BB8"/>
    <w:rsid w:val="00213A85"/>
    <w:rsid w:val="00233FF6"/>
    <w:rsid w:val="00251877"/>
    <w:rsid w:val="0026748E"/>
    <w:rsid w:val="002A5103"/>
    <w:rsid w:val="002D3140"/>
    <w:rsid w:val="002E6F62"/>
    <w:rsid w:val="00306B0E"/>
    <w:rsid w:val="00323476"/>
    <w:rsid w:val="00342587"/>
    <w:rsid w:val="0036333F"/>
    <w:rsid w:val="00393A0F"/>
    <w:rsid w:val="003C7F92"/>
    <w:rsid w:val="003D5EFA"/>
    <w:rsid w:val="00474323"/>
    <w:rsid w:val="0048511D"/>
    <w:rsid w:val="00485803"/>
    <w:rsid w:val="00486C64"/>
    <w:rsid w:val="00494DD1"/>
    <w:rsid w:val="004B0946"/>
    <w:rsid w:val="004B4338"/>
    <w:rsid w:val="004B4BDB"/>
    <w:rsid w:val="004B59CB"/>
    <w:rsid w:val="004C287D"/>
    <w:rsid w:val="004C6A24"/>
    <w:rsid w:val="004D2B38"/>
    <w:rsid w:val="004D5963"/>
    <w:rsid w:val="004E214E"/>
    <w:rsid w:val="00514B2D"/>
    <w:rsid w:val="00557D7A"/>
    <w:rsid w:val="00562F73"/>
    <w:rsid w:val="00584EF8"/>
    <w:rsid w:val="005A4290"/>
    <w:rsid w:val="005B1E37"/>
    <w:rsid w:val="005D0E8A"/>
    <w:rsid w:val="005D7F2D"/>
    <w:rsid w:val="00604455"/>
    <w:rsid w:val="00605B6F"/>
    <w:rsid w:val="00605DDE"/>
    <w:rsid w:val="00653C36"/>
    <w:rsid w:val="00667C9F"/>
    <w:rsid w:val="0068593E"/>
    <w:rsid w:val="006B7719"/>
    <w:rsid w:val="006B7F7F"/>
    <w:rsid w:val="006C5D05"/>
    <w:rsid w:val="006D524D"/>
    <w:rsid w:val="006E48A9"/>
    <w:rsid w:val="006E51B7"/>
    <w:rsid w:val="006E5BE9"/>
    <w:rsid w:val="006F39B9"/>
    <w:rsid w:val="006F78B4"/>
    <w:rsid w:val="00724462"/>
    <w:rsid w:val="00742FE8"/>
    <w:rsid w:val="007608B4"/>
    <w:rsid w:val="00762A17"/>
    <w:rsid w:val="0076389C"/>
    <w:rsid w:val="00765463"/>
    <w:rsid w:val="007858B3"/>
    <w:rsid w:val="00787640"/>
    <w:rsid w:val="00793EBD"/>
    <w:rsid w:val="007D7346"/>
    <w:rsid w:val="008278C3"/>
    <w:rsid w:val="008310C6"/>
    <w:rsid w:val="00856ABF"/>
    <w:rsid w:val="00860C7C"/>
    <w:rsid w:val="0087661F"/>
    <w:rsid w:val="00891D98"/>
    <w:rsid w:val="0089321D"/>
    <w:rsid w:val="008A0785"/>
    <w:rsid w:val="008B2642"/>
    <w:rsid w:val="008C7E00"/>
    <w:rsid w:val="008E0E6C"/>
    <w:rsid w:val="008F7A61"/>
    <w:rsid w:val="00905EDE"/>
    <w:rsid w:val="009551B8"/>
    <w:rsid w:val="009755E6"/>
    <w:rsid w:val="00975B86"/>
    <w:rsid w:val="0098189C"/>
    <w:rsid w:val="00985B33"/>
    <w:rsid w:val="009C514F"/>
    <w:rsid w:val="009D7E76"/>
    <w:rsid w:val="00A20167"/>
    <w:rsid w:val="00A253BE"/>
    <w:rsid w:val="00A4737D"/>
    <w:rsid w:val="00A528FB"/>
    <w:rsid w:val="00A604C3"/>
    <w:rsid w:val="00A80217"/>
    <w:rsid w:val="00AC06B7"/>
    <w:rsid w:val="00AF64A1"/>
    <w:rsid w:val="00B00B93"/>
    <w:rsid w:val="00B30C5F"/>
    <w:rsid w:val="00B447C8"/>
    <w:rsid w:val="00B5122C"/>
    <w:rsid w:val="00B6102F"/>
    <w:rsid w:val="00B668C2"/>
    <w:rsid w:val="00BA00CC"/>
    <w:rsid w:val="00BA2889"/>
    <w:rsid w:val="00BE2D60"/>
    <w:rsid w:val="00C06B40"/>
    <w:rsid w:val="00C2134C"/>
    <w:rsid w:val="00C241C8"/>
    <w:rsid w:val="00C50B9C"/>
    <w:rsid w:val="00C553DF"/>
    <w:rsid w:val="00C57688"/>
    <w:rsid w:val="00C6490B"/>
    <w:rsid w:val="00C70D9B"/>
    <w:rsid w:val="00C8353A"/>
    <w:rsid w:val="00C945EB"/>
    <w:rsid w:val="00CA5649"/>
    <w:rsid w:val="00CD6C67"/>
    <w:rsid w:val="00CE09C0"/>
    <w:rsid w:val="00CE1A30"/>
    <w:rsid w:val="00D03436"/>
    <w:rsid w:val="00D07619"/>
    <w:rsid w:val="00D20940"/>
    <w:rsid w:val="00D22EC4"/>
    <w:rsid w:val="00D23E1B"/>
    <w:rsid w:val="00D26648"/>
    <w:rsid w:val="00D574AB"/>
    <w:rsid w:val="00D90054"/>
    <w:rsid w:val="00D96357"/>
    <w:rsid w:val="00DB70D3"/>
    <w:rsid w:val="00DD22E9"/>
    <w:rsid w:val="00DE7395"/>
    <w:rsid w:val="00DF0D58"/>
    <w:rsid w:val="00DF173A"/>
    <w:rsid w:val="00DF4D19"/>
    <w:rsid w:val="00DF51F2"/>
    <w:rsid w:val="00E471E6"/>
    <w:rsid w:val="00E77701"/>
    <w:rsid w:val="00E94EEE"/>
    <w:rsid w:val="00EB4298"/>
    <w:rsid w:val="00F41473"/>
    <w:rsid w:val="00F47332"/>
    <w:rsid w:val="00FC3B43"/>
    <w:rsid w:val="00FD20CC"/>
    <w:rsid w:val="00FD7A41"/>
    <w:rsid w:val="00FE79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D3B173"/>
  <w15:docId w15:val="{678F1E8F-C710-4661-9DA7-9D927893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58B3"/>
    <w:pPr>
      <w:suppressAutoHyphens/>
      <w:spacing w:before="54" w:after="90"/>
      <w:jc w:val="both"/>
    </w:pPr>
    <w:rPr>
      <w:rFonts w:ascii="Times New Roman" w:eastAsia="Times New Roman" w:hAnsi="Times New Roman"/>
      <w:sz w:val="26"/>
    </w:rPr>
  </w:style>
  <w:style w:type="paragraph" w:styleId="Heading1">
    <w:name w:val="heading 1"/>
    <w:basedOn w:val="Normal"/>
    <w:next w:val="Normal"/>
    <w:link w:val="Heading1Char"/>
    <w:qFormat/>
    <w:rsid w:val="007858B3"/>
    <w:pPr>
      <w:keepNext/>
      <w:ind w:firstLine="720"/>
      <w:jc w:val="center"/>
      <w:outlineLvl w:val="0"/>
    </w:pPr>
    <w:rPr>
      <w:sz w:val="48"/>
      <w:lang w:val="x-none" w:eastAsia="x-none"/>
    </w:rPr>
  </w:style>
  <w:style w:type="paragraph" w:styleId="Heading2">
    <w:name w:val="heading 2"/>
    <w:basedOn w:val="Normal"/>
    <w:next w:val="Normal"/>
    <w:link w:val="Heading2Char"/>
    <w:qFormat/>
    <w:rsid w:val="007858B3"/>
    <w:pPr>
      <w:keepNext/>
      <w:tabs>
        <w:tab w:val="right" w:pos="8640"/>
      </w:tabs>
      <w:jc w:val="center"/>
      <w:outlineLvl w:val="1"/>
    </w:pPr>
    <w:rPr>
      <w:b/>
      <w:i/>
      <w:iCs/>
      <w:sz w:val="96"/>
      <w:szCs w:val="52"/>
      <w:lang w:val="x-none" w:eastAsia="x-none"/>
    </w:rPr>
  </w:style>
  <w:style w:type="paragraph" w:styleId="Heading3">
    <w:name w:val="heading 3"/>
    <w:basedOn w:val="Normal"/>
    <w:next w:val="Normal"/>
    <w:link w:val="Heading3Char"/>
    <w:qFormat/>
    <w:rsid w:val="007858B3"/>
    <w:pPr>
      <w:keepNext/>
      <w:outlineLvl w:val="2"/>
    </w:pPr>
    <w:rPr>
      <w:b/>
      <w:bCs/>
      <w:sz w:val="20"/>
      <w:lang w:val="x-none" w:eastAsia="x-none"/>
    </w:rPr>
  </w:style>
  <w:style w:type="paragraph" w:styleId="Heading4">
    <w:name w:val="heading 4"/>
    <w:basedOn w:val="Normal"/>
    <w:next w:val="Normal"/>
    <w:link w:val="Heading4Char"/>
    <w:qFormat/>
    <w:rsid w:val="007858B3"/>
    <w:pPr>
      <w:keepNext/>
      <w:tabs>
        <w:tab w:val="left" w:pos="360"/>
        <w:tab w:val="left" w:pos="1080"/>
        <w:tab w:val="right" w:pos="4320"/>
        <w:tab w:val="left" w:pos="5040"/>
        <w:tab w:val="right" w:pos="7920"/>
      </w:tabs>
      <w:suppressAutoHyphens w:val="0"/>
      <w:spacing w:before="0" w:after="0"/>
      <w:jc w:val="left"/>
      <w:outlineLvl w:val="3"/>
    </w:pPr>
    <w:rPr>
      <w:b/>
      <w:sz w:val="24"/>
      <w:lang w:val="x-none" w:eastAsia="x-none"/>
    </w:rPr>
  </w:style>
  <w:style w:type="paragraph" w:styleId="Heading5">
    <w:name w:val="heading 5"/>
    <w:basedOn w:val="Normal"/>
    <w:next w:val="Normal"/>
    <w:link w:val="Heading5Char"/>
    <w:qFormat/>
    <w:rsid w:val="007858B3"/>
    <w:pPr>
      <w:keepNext/>
      <w:tabs>
        <w:tab w:val="right" w:pos="8640"/>
      </w:tabs>
      <w:suppressAutoHyphens w:val="0"/>
      <w:spacing w:before="0" w:after="0"/>
      <w:jc w:val="center"/>
      <w:outlineLvl w:val="4"/>
    </w:pPr>
    <w:rPr>
      <w:sz w:val="44"/>
      <w:lang w:val="x-none" w:eastAsia="x-none"/>
    </w:rPr>
  </w:style>
  <w:style w:type="paragraph" w:styleId="Heading8">
    <w:name w:val="heading 8"/>
    <w:basedOn w:val="Normal"/>
    <w:next w:val="Normal"/>
    <w:link w:val="Heading8Char"/>
    <w:qFormat/>
    <w:rsid w:val="007858B3"/>
    <w:pPr>
      <w:keepNext/>
      <w:tabs>
        <w:tab w:val="right" w:pos="9360"/>
      </w:tabs>
      <w:suppressAutoHyphens w:val="0"/>
      <w:spacing w:before="0" w:after="0"/>
      <w:jc w:val="left"/>
      <w:outlineLvl w:val="7"/>
    </w:pPr>
    <w:rPr>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858B3"/>
    <w:rPr>
      <w:rFonts w:ascii="Times New Roman" w:eastAsia="Times New Roman" w:hAnsi="Times New Roman" w:cs="Times New Roman"/>
      <w:sz w:val="48"/>
      <w:szCs w:val="20"/>
    </w:rPr>
  </w:style>
  <w:style w:type="character" w:customStyle="1" w:styleId="Heading2Char">
    <w:name w:val="Heading 2 Char"/>
    <w:link w:val="Heading2"/>
    <w:rsid w:val="007858B3"/>
    <w:rPr>
      <w:rFonts w:ascii="Times New Roman" w:eastAsia="Times New Roman" w:hAnsi="Times New Roman" w:cs="Times New Roman"/>
      <w:b/>
      <w:i/>
      <w:iCs/>
      <w:sz w:val="96"/>
      <w:szCs w:val="52"/>
    </w:rPr>
  </w:style>
  <w:style w:type="character" w:customStyle="1" w:styleId="Heading3Char">
    <w:name w:val="Heading 3 Char"/>
    <w:link w:val="Heading3"/>
    <w:rsid w:val="007858B3"/>
    <w:rPr>
      <w:rFonts w:ascii="Times New Roman" w:eastAsia="Times New Roman" w:hAnsi="Times New Roman" w:cs="Times New Roman"/>
      <w:b/>
      <w:bCs/>
    </w:rPr>
  </w:style>
  <w:style w:type="character" w:customStyle="1" w:styleId="Heading4Char">
    <w:name w:val="Heading 4 Char"/>
    <w:link w:val="Heading4"/>
    <w:rsid w:val="007858B3"/>
    <w:rPr>
      <w:rFonts w:ascii="Times New Roman" w:eastAsia="Times New Roman" w:hAnsi="Times New Roman" w:cs="Times New Roman"/>
      <w:b/>
      <w:sz w:val="24"/>
      <w:szCs w:val="20"/>
    </w:rPr>
  </w:style>
  <w:style w:type="character" w:customStyle="1" w:styleId="Heading5Char">
    <w:name w:val="Heading 5 Char"/>
    <w:link w:val="Heading5"/>
    <w:rsid w:val="007858B3"/>
    <w:rPr>
      <w:rFonts w:ascii="Times New Roman" w:eastAsia="Times New Roman" w:hAnsi="Times New Roman" w:cs="Times New Roman"/>
      <w:sz w:val="44"/>
      <w:szCs w:val="20"/>
    </w:rPr>
  </w:style>
  <w:style w:type="character" w:customStyle="1" w:styleId="Heading8Char">
    <w:name w:val="Heading 8 Char"/>
    <w:link w:val="Heading8"/>
    <w:rsid w:val="007858B3"/>
    <w:rPr>
      <w:rFonts w:ascii="Times New Roman" w:eastAsia="Times New Roman" w:hAnsi="Times New Roman" w:cs="Times New Roman"/>
      <w:sz w:val="24"/>
      <w:szCs w:val="20"/>
    </w:rPr>
  </w:style>
  <w:style w:type="paragraph" w:styleId="BodyText2">
    <w:name w:val="Body Text 2"/>
    <w:basedOn w:val="Normal"/>
    <w:link w:val="BodyText2Char"/>
    <w:rsid w:val="007858B3"/>
    <w:pPr>
      <w:pBdr>
        <w:top w:val="single" w:sz="2" w:space="1" w:color="auto"/>
        <w:left w:val="single" w:sz="2" w:space="4" w:color="auto"/>
        <w:bottom w:val="single" w:sz="2" w:space="1" w:color="auto"/>
        <w:right w:val="single" w:sz="2" w:space="4" w:color="auto"/>
      </w:pBdr>
      <w:shd w:val="pct5" w:color="auto" w:fill="FFFFFF"/>
      <w:suppressAutoHyphens w:val="0"/>
      <w:spacing w:before="0" w:after="0"/>
      <w:jc w:val="center"/>
    </w:pPr>
    <w:rPr>
      <w:sz w:val="20"/>
      <w:lang w:val="x-none" w:eastAsia="x-none"/>
    </w:rPr>
  </w:style>
  <w:style w:type="character" w:customStyle="1" w:styleId="BodyText2Char">
    <w:name w:val="Body Text 2 Char"/>
    <w:link w:val="BodyText2"/>
    <w:rsid w:val="007858B3"/>
    <w:rPr>
      <w:rFonts w:ascii="Times New Roman" w:eastAsia="Times New Roman" w:hAnsi="Times New Roman" w:cs="Times New Roman"/>
      <w:sz w:val="20"/>
      <w:szCs w:val="20"/>
      <w:shd w:val="pct5" w:color="auto" w:fill="FFFFFF"/>
    </w:rPr>
  </w:style>
  <w:style w:type="paragraph" w:styleId="Header">
    <w:name w:val="header"/>
    <w:basedOn w:val="Normal"/>
    <w:link w:val="HeaderChar"/>
    <w:uiPriority w:val="99"/>
    <w:rsid w:val="007858B3"/>
    <w:pPr>
      <w:tabs>
        <w:tab w:val="center" w:pos="4320"/>
        <w:tab w:val="right" w:pos="8640"/>
      </w:tabs>
      <w:suppressAutoHyphens w:val="0"/>
      <w:spacing w:before="0" w:after="0"/>
      <w:jc w:val="left"/>
    </w:pPr>
    <w:rPr>
      <w:sz w:val="20"/>
      <w:lang w:val="x-none" w:eastAsia="x-none"/>
    </w:rPr>
  </w:style>
  <w:style w:type="character" w:customStyle="1" w:styleId="HeaderChar">
    <w:name w:val="Header Char"/>
    <w:link w:val="Header"/>
    <w:uiPriority w:val="99"/>
    <w:rsid w:val="007858B3"/>
    <w:rPr>
      <w:rFonts w:ascii="Times New Roman" w:eastAsia="Times New Roman" w:hAnsi="Times New Roman" w:cs="Times New Roman"/>
      <w:sz w:val="20"/>
      <w:szCs w:val="20"/>
    </w:rPr>
  </w:style>
  <w:style w:type="paragraph" w:customStyle="1" w:styleId="Level1">
    <w:name w:val="Level 1"/>
    <w:basedOn w:val="Normal"/>
    <w:rsid w:val="007858B3"/>
    <w:pPr>
      <w:widowControl w:val="0"/>
      <w:numPr>
        <w:numId w:val="1"/>
      </w:numPr>
      <w:suppressAutoHyphens w:val="0"/>
      <w:spacing w:before="0" w:after="0"/>
      <w:ind w:left="720" w:hanging="720"/>
      <w:jc w:val="left"/>
      <w:outlineLvl w:val="0"/>
    </w:pPr>
    <w:rPr>
      <w:snapToGrid w:val="0"/>
      <w:sz w:val="24"/>
    </w:rPr>
  </w:style>
  <w:style w:type="paragraph" w:styleId="BodyText3">
    <w:name w:val="Body Text 3"/>
    <w:basedOn w:val="Normal"/>
    <w:link w:val="BodyText3Char"/>
    <w:rsid w:val="007858B3"/>
    <w:pPr>
      <w:tabs>
        <w:tab w:val="right" w:pos="8640"/>
      </w:tabs>
      <w:suppressAutoHyphens w:val="0"/>
      <w:spacing w:before="0" w:after="0"/>
      <w:jc w:val="center"/>
    </w:pPr>
    <w:rPr>
      <w:sz w:val="56"/>
      <w:lang w:val="x-none" w:eastAsia="x-none"/>
    </w:rPr>
  </w:style>
  <w:style w:type="character" w:customStyle="1" w:styleId="BodyText3Char">
    <w:name w:val="Body Text 3 Char"/>
    <w:link w:val="BodyText3"/>
    <w:rsid w:val="007858B3"/>
    <w:rPr>
      <w:rFonts w:ascii="Times New Roman" w:eastAsia="Times New Roman" w:hAnsi="Times New Roman" w:cs="Times New Roman"/>
      <w:sz w:val="56"/>
      <w:szCs w:val="20"/>
    </w:rPr>
  </w:style>
  <w:style w:type="character" w:styleId="PageNumber">
    <w:name w:val="page number"/>
    <w:basedOn w:val="DefaultParagraphFont"/>
    <w:rsid w:val="007858B3"/>
  </w:style>
  <w:style w:type="paragraph" w:styleId="Footer">
    <w:name w:val="footer"/>
    <w:basedOn w:val="Normal"/>
    <w:link w:val="FooterChar"/>
    <w:uiPriority w:val="99"/>
    <w:rsid w:val="007858B3"/>
    <w:pPr>
      <w:tabs>
        <w:tab w:val="center" w:pos="4320"/>
        <w:tab w:val="right" w:pos="8640"/>
      </w:tabs>
      <w:suppressAutoHyphens w:val="0"/>
      <w:spacing w:before="0" w:after="0"/>
      <w:jc w:val="left"/>
    </w:pPr>
    <w:rPr>
      <w:sz w:val="20"/>
      <w:lang w:val="x-none" w:eastAsia="x-none"/>
    </w:rPr>
  </w:style>
  <w:style w:type="character" w:customStyle="1" w:styleId="FooterChar">
    <w:name w:val="Footer Char"/>
    <w:link w:val="Footer"/>
    <w:uiPriority w:val="99"/>
    <w:rsid w:val="007858B3"/>
    <w:rPr>
      <w:rFonts w:ascii="Times New Roman" w:eastAsia="Times New Roman" w:hAnsi="Times New Roman" w:cs="Times New Roman"/>
      <w:sz w:val="20"/>
      <w:szCs w:val="20"/>
    </w:rPr>
  </w:style>
  <w:style w:type="paragraph" w:styleId="BodyText">
    <w:name w:val="Body Text"/>
    <w:basedOn w:val="Normal"/>
    <w:link w:val="BodyTextChar"/>
    <w:rsid w:val="007858B3"/>
    <w:rPr>
      <w:bCs/>
      <w:sz w:val="20"/>
      <w:lang w:val="x-none" w:eastAsia="x-none"/>
    </w:rPr>
  </w:style>
  <w:style w:type="character" w:customStyle="1" w:styleId="BodyTextChar">
    <w:name w:val="Body Text Char"/>
    <w:link w:val="BodyText"/>
    <w:rsid w:val="007858B3"/>
    <w:rPr>
      <w:rFonts w:ascii="Times New Roman" w:eastAsia="Times New Roman" w:hAnsi="Times New Roman" w:cs="Times New Roman"/>
      <w:bCs/>
      <w:szCs w:val="20"/>
    </w:rPr>
  </w:style>
  <w:style w:type="paragraph" w:styleId="Title">
    <w:name w:val="Title"/>
    <w:basedOn w:val="Normal"/>
    <w:link w:val="TitleChar"/>
    <w:qFormat/>
    <w:rsid w:val="007858B3"/>
    <w:pPr>
      <w:suppressAutoHyphens w:val="0"/>
      <w:spacing w:before="0" w:after="0"/>
      <w:jc w:val="center"/>
    </w:pPr>
    <w:rPr>
      <w:b/>
      <w:bCs/>
      <w:i/>
      <w:iCs/>
      <w:sz w:val="28"/>
      <w:szCs w:val="24"/>
      <w:lang w:val="x-none" w:eastAsia="x-none"/>
    </w:rPr>
  </w:style>
  <w:style w:type="character" w:customStyle="1" w:styleId="TitleChar">
    <w:name w:val="Title Char"/>
    <w:link w:val="Title"/>
    <w:rsid w:val="007858B3"/>
    <w:rPr>
      <w:rFonts w:ascii="Times New Roman" w:eastAsia="Times New Roman" w:hAnsi="Times New Roman" w:cs="Times New Roman"/>
      <w:b/>
      <w:bCs/>
      <w:i/>
      <w:iCs/>
      <w:sz w:val="28"/>
      <w:szCs w:val="24"/>
    </w:rPr>
  </w:style>
  <w:style w:type="paragraph" w:styleId="BodyTextIndent3">
    <w:name w:val="Body Text Indent 3"/>
    <w:basedOn w:val="Normal"/>
    <w:link w:val="BodyTextIndent3Char"/>
    <w:rsid w:val="007858B3"/>
    <w:pPr>
      <w:tabs>
        <w:tab w:val="left" w:pos="360"/>
        <w:tab w:val="left" w:pos="675"/>
        <w:tab w:val="left" w:pos="2850"/>
        <w:tab w:val="right" w:pos="3960"/>
        <w:tab w:val="left" w:pos="4320"/>
        <w:tab w:val="left" w:pos="4950"/>
        <w:tab w:val="left" w:pos="7725"/>
        <w:tab w:val="right" w:pos="8475"/>
      </w:tabs>
      <w:suppressAutoHyphens w:val="0"/>
      <w:spacing w:before="0" w:after="0"/>
      <w:ind w:left="750" w:hanging="750"/>
      <w:jc w:val="left"/>
    </w:pPr>
    <w:rPr>
      <w:sz w:val="24"/>
      <w:szCs w:val="24"/>
      <w:lang w:val="x-none" w:eastAsia="x-none"/>
    </w:rPr>
  </w:style>
  <w:style w:type="character" w:customStyle="1" w:styleId="BodyTextIndent3Char">
    <w:name w:val="Body Text Indent 3 Char"/>
    <w:link w:val="BodyTextIndent3"/>
    <w:rsid w:val="007858B3"/>
    <w:rPr>
      <w:rFonts w:ascii="Times New Roman" w:eastAsia="Times New Roman" w:hAnsi="Times New Roman" w:cs="Times New Roman"/>
      <w:sz w:val="24"/>
      <w:szCs w:val="24"/>
    </w:rPr>
  </w:style>
  <w:style w:type="table" w:styleId="TableGrid">
    <w:name w:val="Table Grid"/>
    <w:basedOn w:val="TableNormal"/>
    <w:rsid w:val="00DF51F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rsid w:val="00D574AB"/>
    <w:pPr>
      <w:suppressAutoHyphens w:val="0"/>
      <w:autoSpaceDE w:val="0"/>
      <w:autoSpaceDN w:val="0"/>
      <w:spacing w:before="0" w:after="0"/>
      <w:jc w:val="left"/>
    </w:pPr>
    <w:rPr>
      <w:rFonts w:ascii="Courier New" w:hAnsi="Courier New"/>
      <w:sz w:val="20"/>
      <w:lang w:val="x-none" w:eastAsia="x-none"/>
    </w:rPr>
  </w:style>
  <w:style w:type="character" w:customStyle="1" w:styleId="PlainTextChar">
    <w:name w:val="Plain Text Char"/>
    <w:link w:val="PlainText"/>
    <w:uiPriority w:val="99"/>
    <w:rsid w:val="00D574AB"/>
    <w:rPr>
      <w:rFonts w:ascii="Courier New" w:eastAsia="Times New Roman" w:hAnsi="Courier New" w:cs="Courier New"/>
    </w:rPr>
  </w:style>
  <w:style w:type="paragraph" w:styleId="ListParagraph">
    <w:name w:val="List Paragraph"/>
    <w:basedOn w:val="Normal"/>
    <w:link w:val="ListParagraphChar"/>
    <w:uiPriority w:val="34"/>
    <w:qFormat/>
    <w:rsid w:val="00342587"/>
    <w:pPr>
      <w:suppressAutoHyphens w:val="0"/>
      <w:spacing w:before="0" w:after="0"/>
      <w:ind w:left="720"/>
      <w:contextualSpacing/>
      <w:jc w:val="left"/>
    </w:pPr>
    <w:rPr>
      <w:sz w:val="24"/>
      <w:szCs w:val="24"/>
    </w:rPr>
  </w:style>
  <w:style w:type="paragraph" w:styleId="BalloonText">
    <w:name w:val="Balloon Text"/>
    <w:basedOn w:val="Normal"/>
    <w:link w:val="BalloonTextChar"/>
    <w:uiPriority w:val="99"/>
    <w:semiHidden/>
    <w:unhideWhenUsed/>
    <w:rsid w:val="002E6F62"/>
    <w:pPr>
      <w:spacing w:before="0" w:after="0"/>
    </w:pPr>
    <w:rPr>
      <w:rFonts w:ascii="Tahoma" w:hAnsi="Tahoma"/>
      <w:sz w:val="16"/>
      <w:szCs w:val="16"/>
      <w:lang w:val="x-none" w:eastAsia="x-none"/>
    </w:rPr>
  </w:style>
  <w:style w:type="character" w:customStyle="1" w:styleId="BalloonTextChar">
    <w:name w:val="Balloon Text Char"/>
    <w:link w:val="BalloonText"/>
    <w:uiPriority w:val="99"/>
    <w:semiHidden/>
    <w:rsid w:val="002E6F62"/>
    <w:rPr>
      <w:rFonts w:ascii="Tahoma" w:eastAsia="Times New Roman" w:hAnsi="Tahoma" w:cs="Tahoma"/>
      <w:sz w:val="16"/>
      <w:szCs w:val="16"/>
    </w:rPr>
  </w:style>
  <w:style w:type="character" w:customStyle="1" w:styleId="ListParagraphChar">
    <w:name w:val="List Paragraph Char"/>
    <w:link w:val="ListParagraph"/>
    <w:uiPriority w:val="34"/>
    <w:rsid w:val="0068593E"/>
    <w:rPr>
      <w:rFonts w:ascii="Times New Roman" w:eastAsia="Times New Roman" w:hAnsi="Times New Roman"/>
      <w:sz w:val="24"/>
      <w:szCs w:val="24"/>
    </w:rPr>
  </w:style>
  <w:style w:type="character" w:styleId="Hyperlink">
    <w:name w:val="Hyperlink"/>
    <w:basedOn w:val="DefaultParagraphFont"/>
    <w:uiPriority w:val="99"/>
    <w:semiHidden/>
    <w:unhideWhenUsed/>
    <w:rsid w:val="006F78B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3248898">
      <w:bodyDiv w:val="1"/>
      <w:marLeft w:val="0"/>
      <w:marRight w:val="0"/>
      <w:marTop w:val="0"/>
      <w:marBottom w:val="0"/>
      <w:divBdr>
        <w:top w:val="none" w:sz="0" w:space="0" w:color="auto"/>
        <w:left w:val="none" w:sz="0" w:space="0" w:color="auto"/>
        <w:bottom w:val="none" w:sz="0" w:space="0" w:color="auto"/>
        <w:right w:val="none" w:sz="0" w:space="0" w:color="auto"/>
      </w:divBdr>
    </w:div>
    <w:div w:id="11568010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bpa.org/sdownload/2016-17_SPS_Style_Reference_Manual.pdf"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http://www.google.com/url?sa=i&amp;rct=j&amp;q=check+mark&amp;source=images&amp;cd=&amp;cad=rja&amp;docid=oFtPywmdEB_3EM&amp;tbnid=lJqEGsYNcS-moM:&amp;ved=0CAUQjRw&amp;url=http%3A%2F%2Fwww.salemhillsrv.com%2Frv-photos%2F&amp;ei=RRhYUs7uNYT28wSg3oDICA&amp;bvm=bv.53899372,d.eWU&amp;psig=AFQjCNEoF-gRHRFk6zOfFQpBeag6mbJ1Gg&amp;ust=13815914886542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428</Words>
  <Characters>2441</Characters>
  <Application>Microsoft Office Word</Application>
  <DocSecurity>0</DocSecurity>
  <Lines>20</Lines>
  <Paragraphs>5</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—Secondary— </vt:lpstr>
      <vt:lpstr/>
      <vt:lpstr/>
      <vt:lpstr/>
      <vt:lpstr/>
      <vt:lpstr>Topic</vt:lpstr>
    </vt:vector>
  </TitlesOfParts>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Dunkle</dc:creator>
  <cp:lastModifiedBy>McNew, Amber</cp:lastModifiedBy>
  <cp:revision>2</cp:revision>
  <cp:lastPrinted>2012-12-17T15:52:00Z</cp:lastPrinted>
  <dcterms:created xsi:type="dcterms:W3CDTF">2020-03-11T13:07:00Z</dcterms:created>
  <dcterms:modified xsi:type="dcterms:W3CDTF">2020-03-11T13:07:00Z</dcterms:modified>
</cp:coreProperties>
</file>