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31D" w:rsidRPr="00B604FA" w:rsidRDefault="00B4685E" w:rsidP="00466222">
      <w:pPr>
        <w:pStyle w:val="BodyText3"/>
        <w:rPr>
          <w:b/>
          <w:sz w:val="24"/>
        </w:rPr>
      </w:pPr>
      <w:ins w:id="0" w:author="amcnew@bpa.org" w:date="2019-10-29T20:10:00Z">
        <w:r w:rsidRPr="003632DA">
          <w:rPr>
            <w:noProof/>
            <w:sz w:val="72"/>
          </w:rPr>
          <w:drawing>
            <wp:anchor distT="0" distB="0" distL="114300" distR="114300" simplePos="0" relativeHeight="251661312" behindDoc="1" locked="0" layoutInCell="1" allowOverlap="1" wp14:anchorId="025DB119" wp14:editId="5F5FB19F">
              <wp:simplePos x="0" y="0"/>
              <wp:positionH relativeFrom="margin">
                <wp:posOffset>5124450</wp:posOffset>
              </wp:positionH>
              <wp:positionV relativeFrom="paragraph">
                <wp:posOffset>-514350</wp:posOffset>
              </wp:positionV>
              <wp:extent cx="1579235" cy="1660288"/>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fypx[1].png"/>
                      <pic:cNvPicPr/>
                    </pic:nvPicPr>
                    <pic:blipFill rotWithShape="1">
                      <a:blip r:embed="rId7">
                        <a:extLst>
                          <a:ext uri="{28A0092B-C50C-407E-A947-70E740481C1C}">
                            <a14:useLocalDpi xmlns:a14="http://schemas.microsoft.com/office/drawing/2010/main" val="0"/>
                          </a:ext>
                        </a:extLst>
                      </a:blip>
                      <a:srcRect l="53927" t="17338" r="1237" b="4006"/>
                      <a:stretch/>
                    </pic:blipFill>
                    <pic:spPr bwMode="auto">
                      <a:xfrm>
                        <a:off x="0" y="0"/>
                        <a:ext cx="1579235" cy="16602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rsidR="00E0531D" w:rsidRDefault="00E0531D" w:rsidP="00466222">
      <w:pPr>
        <w:pStyle w:val="BodyText3"/>
        <w:rPr>
          <w:rFonts w:ascii="Arial Narrow" w:hAnsi="Arial Narrow" w:cs="Arial"/>
          <w:b/>
          <w:sz w:val="24"/>
        </w:rPr>
      </w:pPr>
    </w:p>
    <w:p w:rsidR="006B00E7" w:rsidRPr="00B604FA" w:rsidRDefault="006B00E7" w:rsidP="00466222">
      <w:pPr>
        <w:pStyle w:val="BodyText3"/>
        <w:rPr>
          <w:rFonts w:ascii="Arial Narrow" w:hAnsi="Arial Narrow" w:cs="Arial"/>
          <w:b/>
          <w:sz w:val="24"/>
        </w:rPr>
      </w:pPr>
      <w:r w:rsidRPr="000B1B6A">
        <w:rPr>
          <w:noProof/>
        </w:rPr>
        <w:drawing>
          <wp:anchor distT="0" distB="0" distL="114300" distR="114300" simplePos="0" relativeHeight="251659264" behindDoc="1" locked="0" layoutInCell="1" allowOverlap="1">
            <wp:simplePos x="0" y="0"/>
            <wp:positionH relativeFrom="column">
              <wp:posOffset>1724025</wp:posOffset>
            </wp:positionH>
            <wp:positionV relativeFrom="page">
              <wp:posOffset>1152525</wp:posOffset>
            </wp:positionV>
            <wp:extent cx="283972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E0531D" w:rsidRPr="00D84DED" w:rsidRDefault="00B23852" w:rsidP="00081485">
      <w:pPr>
        <w:pStyle w:val="BodyText3"/>
        <w:rPr>
          <w:b/>
          <w:sz w:val="72"/>
        </w:rPr>
      </w:pPr>
      <w:r>
        <w:rPr>
          <w:b/>
          <w:sz w:val="72"/>
        </w:rPr>
        <w:t>FINANCIAL ANALYST TEAM</w:t>
      </w:r>
    </w:p>
    <w:p w:rsidR="00E0531D" w:rsidRPr="00FD52BE" w:rsidRDefault="00B23852" w:rsidP="00081485">
      <w:pPr>
        <w:pStyle w:val="BodyText3"/>
        <w:rPr>
          <w:b/>
          <w:sz w:val="60"/>
          <w:szCs w:val="60"/>
        </w:rPr>
      </w:pPr>
      <w:r>
        <w:rPr>
          <w:b/>
          <w:sz w:val="60"/>
          <w:szCs w:val="60"/>
        </w:rPr>
        <w:t>(150</w:t>
      </w:r>
      <w:r w:rsidR="00E0531D" w:rsidRPr="00FD52BE">
        <w:rPr>
          <w:b/>
          <w:sz w:val="60"/>
          <w:szCs w:val="60"/>
        </w:rPr>
        <w:t>)</w:t>
      </w:r>
    </w:p>
    <w:p w:rsidR="00E0531D" w:rsidRPr="00B604FA" w:rsidRDefault="00E0531D" w:rsidP="00081485">
      <w:pPr>
        <w:pStyle w:val="BodyText3"/>
        <w:rPr>
          <w:rFonts w:ascii="Arial Narrow" w:hAnsi="Arial Narrow" w:cs="Arial"/>
          <w:b/>
          <w:sz w:val="24"/>
        </w:rPr>
      </w:pPr>
    </w:p>
    <w:p w:rsidR="00E0531D" w:rsidRPr="006B00E7" w:rsidRDefault="00F7416E" w:rsidP="00081485">
      <w:pPr>
        <w:tabs>
          <w:tab w:val="left" w:pos="1440"/>
          <w:tab w:val="left" w:pos="2880"/>
          <w:tab w:val="left" w:pos="6480"/>
          <w:tab w:val="right" w:pos="8640"/>
        </w:tabs>
        <w:jc w:val="center"/>
        <w:rPr>
          <w:b/>
          <w:color w:val="C00000"/>
          <w:sz w:val="52"/>
          <w:szCs w:val="52"/>
        </w:rPr>
      </w:pPr>
      <w:r w:rsidRPr="006B00E7">
        <w:rPr>
          <w:b/>
          <w:caps/>
          <w:color w:val="C00000"/>
          <w:sz w:val="52"/>
          <w:szCs w:val="52"/>
        </w:rPr>
        <w:t>NATIONAL</w:t>
      </w:r>
      <w:r w:rsidR="007875C5" w:rsidRPr="006B00E7">
        <w:rPr>
          <w:b/>
          <w:color w:val="C00000"/>
          <w:sz w:val="52"/>
          <w:szCs w:val="52"/>
        </w:rPr>
        <w:t xml:space="preserve"> – 2020</w:t>
      </w:r>
    </w:p>
    <w:p w:rsidR="006B00E7" w:rsidRDefault="006B00E7" w:rsidP="00081485">
      <w:pPr>
        <w:tabs>
          <w:tab w:val="left" w:pos="1440"/>
          <w:tab w:val="left" w:pos="2880"/>
          <w:tab w:val="left" w:pos="6480"/>
          <w:tab w:val="right" w:pos="8640"/>
        </w:tabs>
        <w:jc w:val="center"/>
        <w:rPr>
          <w:b/>
          <w:sz w:val="52"/>
          <w:szCs w:val="52"/>
        </w:rPr>
      </w:pPr>
    </w:p>
    <w:p w:rsidR="0006001B" w:rsidRPr="0006001B" w:rsidRDefault="004A2845" w:rsidP="00081485">
      <w:pPr>
        <w:tabs>
          <w:tab w:val="left" w:pos="1440"/>
          <w:tab w:val="left" w:pos="2880"/>
          <w:tab w:val="left" w:pos="6480"/>
          <w:tab w:val="right" w:pos="8640"/>
        </w:tabs>
        <w:jc w:val="center"/>
        <w:rPr>
          <w:rFonts w:ascii="Arial Narrow" w:hAnsi="Arial Narrow" w:cs="Arial"/>
          <w:sz w:val="52"/>
          <w:szCs w:val="52"/>
        </w:rPr>
      </w:pPr>
      <w:r>
        <w:rPr>
          <w:b/>
          <w:sz w:val="52"/>
          <w:szCs w:val="52"/>
        </w:rPr>
        <w:t>FINAL</w:t>
      </w: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760D28">
      <w:pPr>
        <w:ind w:left="720" w:firstLine="720"/>
        <w:jc w:val="left"/>
        <w:rPr>
          <w:b/>
          <w:sz w:val="24"/>
        </w:rPr>
      </w:pPr>
      <w:r w:rsidRPr="00B604FA">
        <w:rPr>
          <w:b/>
          <w:i/>
          <w:sz w:val="24"/>
        </w:rPr>
        <w:t>TOTAL POINTS</w:t>
      </w:r>
      <w:r w:rsidRPr="00B604FA">
        <w:rPr>
          <w:b/>
          <w:i/>
          <w:sz w:val="24"/>
        </w:rPr>
        <w:tab/>
      </w:r>
      <w:r w:rsidRPr="00B604FA">
        <w:rPr>
          <w:b/>
          <w:i/>
          <w:sz w:val="24"/>
        </w:rPr>
        <w:tab/>
      </w:r>
      <w:r w:rsidRPr="00B604FA">
        <w:rPr>
          <w:b/>
          <w:i/>
          <w:sz w:val="24"/>
        </w:rPr>
        <w:tab/>
      </w:r>
      <w:r w:rsidRPr="00B604FA">
        <w:rPr>
          <w:b/>
          <w:i/>
          <w:sz w:val="24"/>
        </w:rPr>
        <w:tab/>
      </w:r>
      <w:r w:rsidRPr="00B604FA">
        <w:rPr>
          <w:b/>
          <w:i/>
          <w:sz w:val="24"/>
        </w:rPr>
        <w:tab/>
      </w:r>
      <w:r w:rsidRPr="00B604FA">
        <w:rPr>
          <w:b/>
          <w:sz w:val="24"/>
        </w:rPr>
        <w:t>___________ (</w:t>
      </w:r>
      <w:r w:rsidR="00561021">
        <w:rPr>
          <w:b/>
          <w:sz w:val="24"/>
        </w:rPr>
        <w:t>170</w:t>
      </w:r>
      <w:r w:rsidRPr="00B604FA">
        <w:rPr>
          <w:b/>
          <w:sz w:val="24"/>
        </w:rPr>
        <w:t>)</w:t>
      </w:r>
    </w:p>
    <w:p w:rsidR="00E0531D" w:rsidRPr="00B604FA" w:rsidRDefault="00E0531D" w:rsidP="00466222">
      <w:pPr>
        <w:pStyle w:val="Header"/>
        <w:tabs>
          <w:tab w:val="left" w:pos="-1440"/>
        </w:tabs>
        <w:rPr>
          <w:rFonts w:ascii="Arial Narrow" w:hAnsi="Arial Narrow"/>
          <w:sz w:val="24"/>
        </w:rPr>
      </w:pPr>
    </w:p>
    <w:p w:rsidR="00561021" w:rsidRDefault="00561021" w:rsidP="00561021">
      <w:pPr>
        <w:pStyle w:val="Heading1"/>
        <w:spacing w:before="120"/>
        <w:rPr>
          <w:rFonts w:ascii="Arial Narrow" w:hAnsi="Arial Narrow" w:cs="Arial"/>
          <w:b/>
          <w:sz w:val="22"/>
          <w:szCs w:val="22"/>
        </w:rPr>
      </w:pPr>
    </w:p>
    <w:p w:rsidR="00561021" w:rsidRDefault="00536388" w:rsidP="00561021">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8240" behindDoc="1" locked="0" layoutInCell="1" allowOverlap="1">
                <wp:simplePos x="0" y="0"/>
                <wp:positionH relativeFrom="column">
                  <wp:posOffset>-80010</wp:posOffset>
                </wp:positionH>
                <wp:positionV relativeFrom="paragraph">
                  <wp:posOffset>45720</wp:posOffset>
                </wp:positionV>
                <wp:extent cx="6296025" cy="14573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57325"/>
                        </a:xfrm>
                        <a:prstGeom prst="rect">
                          <a:avLst/>
                        </a:prstGeom>
                        <a:solidFill>
                          <a:srgbClr val="D8D8D8"/>
                        </a:solidFill>
                        <a:ln w="9525">
                          <a:solidFill>
                            <a:srgbClr val="000000"/>
                          </a:solidFill>
                          <a:miter lim="800000"/>
                          <a:headEnd/>
                          <a:tailEnd/>
                        </a:ln>
                      </wps:spPr>
                      <wps:txbx>
                        <w:txbxContent>
                          <w:p w:rsidR="00561021" w:rsidRDefault="00561021" w:rsidP="005610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6.3pt;margin-top:3.6pt;width:495.75pt;height:11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" fillcolor="#d8d8d8">
                <v:textbox>
                  <w:txbxContent>
                    <w:p w:rsidR="00561021" w:rsidRDefault="00561021" w:rsidP="00561021"/>
                  </w:txbxContent>
                </v:textbox>
              </v:shape>
            </w:pict>
          </mc:Fallback>
        </mc:AlternateContent>
      </w:r>
    </w:p>
    <w:p w:rsidR="00561021" w:rsidRDefault="00561021" w:rsidP="00561021">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Pr>
          <w:b/>
          <w:sz w:val="22"/>
        </w:rPr>
        <w:t xml:space="preserve">Failure to adhere to any of the following rules will result in disqualification: </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Contestant must hand in this test booklet and all printouts. Failure to do so will result in disqualification.</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No equipment, supplies, or materials other than those specified for this event are allowed in the testing area.  No previous BPA tests and/or sample tests or facsimile (handwritten, photocopied, or keyed) are allowed in the testing area.</w:t>
      </w:r>
    </w:p>
    <w:p w:rsidR="00561021" w:rsidRDefault="00561021" w:rsidP="00561021">
      <w:pPr>
        <w:numPr>
          <w:ilvl w:val="0"/>
          <w:numId w:val="39"/>
        </w:numPr>
        <w:tabs>
          <w:tab w:val="clear" w:pos="5760"/>
          <w:tab w:val="num" w:pos="1260"/>
        </w:tabs>
        <w:suppressAutoHyphens w:val="0"/>
        <w:spacing w:before="0" w:after="0"/>
        <w:ind w:left="1260" w:right="90" w:hanging="360"/>
        <w:jc w:val="left"/>
        <w:rPr>
          <w:sz w:val="22"/>
          <w:szCs w:val="22"/>
        </w:rPr>
      </w:pPr>
      <w:r>
        <w:rPr>
          <w:b/>
          <w:sz w:val="22"/>
        </w:rPr>
        <w:t xml:space="preserve">Electronic devices will be monitored according to ACT standards. </w:t>
      </w: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br/>
        <w:t xml:space="preserve">Property of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rsidR="00561021" w:rsidRDefault="00561021" w:rsidP="00561021">
      <w:pPr>
        <w:pStyle w:val="Footer"/>
      </w:pPr>
    </w:p>
    <w:p w:rsidR="00E0531D" w:rsidRPr="00B604FA" w:rsidRDefault="00E0531D" w:rsidP="005E53C2">
      <w:pPr>
        <w:pStyle w:val="Heading1"/>
        <w:spacing w:before="120"/>
        <w:ind w:firstLine="0"/>
        <w:jc w:val="both"/>
        <w:rPr>
          <w:b/>
          <w:sz w:val="24"/>
        </w:rPr>
      </w:pPr>
      <w:r w:rsidRPr="00B604FA">
        <w:rPr>
          <w:rFonts w:ascii="Arial Narrow" w:hAnsi="Arial Narrow" w:cs="Arial"/>
          <w:b/>
          <w:sz w:val="24"/>
        </w:rPr>
        <w:br w:type="page"/>
      </w:r>
      <w:r w:rsidRPr="00B604FA">
        <w:rPr>
          <w:b/>
          <w:sz w:val="24"/>
        </w:rPr>
        <w:lastRenderedPageBreak/>
        <w:t>Description</w:t>
      </w:r>
    </w:p>
    <w:p w:rsidR="00E0531D" w:rsidRPr="00B604FA" w:rsidRDefault="00E0531D" w:rsidP="005E53C2">
      <w:pPr>
        <w:spacing w:before="0" w:after="0"/>
        <w:rPr>
          <w:sz w:val="24"/>
        </w:rPr>
      </w:pPr>
      <w:r w:rsidRPr="00B604FA">
        <w:rPr>
          <w:sz w:val="24"/>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rsidR="00E0531D" w:rsidRPr="00B4685E" w:rsidRDefault="00E0531D" w:rsidP="005E53C2">
      <w:pPr>
        <w:rPr>
          <w:b/>
          <w:sz w:val="4"/>
        </w:rPr>
      </w:pPr>
    </w:p>
    <w:p w:rsidR="00ED5671" w:rsidRPr="003C2447" w:rsidRDefault="00ED5671" w:rsidP="00ED5671">
      <w:pPr>
        <w:rPr>
          <w:b/>
          <w:szCs w:val="26"/>
        </w:rPr>
      </w:pPr>
      <w:r w:rsidRPr="003C2447">
        <w:rPr>
          <w:b/>
          <w:szCs w:val="26"/>
        </w:rPr>
        <w:t xml:space="preserve">Modification at </w:t>
      </w:r>
      <w:r w:rsidR="00F7416E">
        <w:rPr>
          <w:b/>
          <w:szCs w:val="26"/>
        </w:rPr>
        <w:t>National</w:t>
      </w:r>
      <w:r w:rsidRPr="003C2447">
        <w:rPr>
          <w:b/>
          <w:szCs w:val="26"/>
        </w:rPr>
        <w:t xml:space="preserve"> </w:t>
      </w:r>
      <w:r w:rsidR="00F7416E">
        <w:rPr>
          <w:b/>
          <w:szCs w:val="26"/>
        </w:rPr>
        <w:t>Finals</w:t>
      </w:r>
      <w:r w:rsidRPr="003C2447">
        <w:rPr>
          <w:b/>
          <w:szCs w:val="26"/>
        </w:rPr>
        <w:t xml:space="preserve"> Competition</w:t>
      </w:r>
    </w:p>
    <w:p w:rsidR="00ED5671" w:rsidRPr="000F56A7" w:rsidRDefault="00ED5671" w:rsidP="00ED5671">
      <w:pPr>
        <w:jc w:val="left"/>
        <w:rPr>
          <w:rFonts w:ascii="Arial Narrow" w:hAnsi="Arial Narrow"/>
          <w:sz w:val="8"/>
        </w:rPr>
      </w:pPr>
    </w:p>
    <w:p w:rsidR="006C1BD6" w:rsidRDefault="007875C5" w:rsidP="00ED5671">
      <w:pPr>
        <w:pBdr>
          <w:top w:val="single" w:sz="18" w:space="1" w:color="auto"/>
          <w:left w:val="single" w:sz="18" w:space="4" w:color="auto"/>
          <w:bottom w:val="single" w:sz="18" w:space="1" w:color="auto"/>
          <w:right w:val="single" w:sz="18" w:space="4" w:color="auto"/>
        </w:pBdr>
      </w:pPr>
      <w:r>
        <w:rPr>
          <w:sz w:val="24"/>
          <w:szCs w:val="24"/>
        </w:rPr>
        <w:t xml:space="preserve">A fire broke out in the strip mall where Lynn’s Kids is located in Westborough.  Although the fire was not in Lynn’s store, her store still suffered smoke damage.  </w:t>
      </w:r>
      <w:r w:rsidR="00384BB6">
        <w:rPr>
          <w:sz w:val="24"/>
          <w:szCs w:val="24"/>
        </w:rPr>
        <w:t>All</w:t>
      </w:r>
      <w:r>
        <w:rPr>
          <w:sz w:val="24"/>
          <w:szCs w:val="24"/>
        </w:rPr>
        <w:t xml:space="preserve"> of the inventory will have to be replaced, and store will need to be closed for 3 weeks for repairs.  </w:t>
      </w:r>
    </w:p>
    <w:p w:rsidR="00ED5671" w:rsidRPr="00B4685E" w:rsidRDefault="00ED5671" w:rsidP="00C71481">
      <w:pPr>
        <w:tabs>
          <w:tab w:val="left" w:pos="300"/>
          <w:tab w:val="left" w:pos="9576"/>
        </w:tabs>
        <w:rPr>
          <w:b/>
          <w:sz w:val="12"/>
        </w:rPr>
      </w:pPr>
    </w:p>
    <w:p w:rsidR="00F222E7" w:rsidRPr="00782914" w:rsidRDefault="00F222E7" w:rsidP="00F222E7">
      <w:pPr>
        <w:rPr>
          <w:b/>
          <w:sz w:val="22"/>
          <w:szCs w:val="22"/>
        </w:rPr>
      </w:pPr>
      <w:r w:rsidRPr="00782914">
        <w:rPr>
          <w:b/>
          <w:sz w:val="22"/>
          <w:szCs w:val="22"/>
        </w:rPr>
        <w:t>Initial Case Study Topic:</w:t>
      </w:r>
    </w:p>
    <w:p w:rsidR="00B4685E" w:rsidRPr="007D60C6" w:rsidRDefault="00B4685E" w:rsidP="00B4685E">
      <w:pPr>
        <w:rPr>
          <w:sz w:val="24"/>
        </w:rPr>
      </w:pPr>
      <w:r w:rsidRPr="007D60C6">
        <w:rPr>
          <w:sz w:val="24"/>
        </w:rPr>
        <w:t xml:space="preserve">Lynn’s Kids first opened in 1998 as a single-store children’s clothing boutique in Northampton, Massachusetts.  Over the past 22 years, Lynn’s Kids has incorporated into a small, private corporation, and expanded to Westborough in 2001 and Boston in 2014.  </w:t>
      </w:r>
    </w:p>
    <w:p w:rsidR="00B4685E" w:rsidRDefault="00B4685E" w:rsidP="00B4685E">
      <w:pPr>
        <w:rPr>
          <w:sz w:val="24"/>
        </w:rPr>
      </w:pPr>
    </w:p>
    <w:p w:rsidR="00B4685E" w:rsidRPr="007D60C6" w:rsidRDefault="00B4685E" w:rsidP="00B4685E">
      <w:pPr>
        <w:rPr>
          <w:sz w:val="24"/>
        </w:rPr>
      </w:pPr>
      <w:r w:rsidRPr="007D60C6">
        <w:rPr>
          <w:sz w:val="24"/>
        </w:rPr>
        <w:t xml:space="preserve">While sales have remained steady since opening their most recent store, profits have fallen in recent years, and Lynn is concerned that she might have to close her business.  Lynn’s long-time bookkeeper, Scott, has compiled her financial data for the last five years.  Lynn took out a mortgage to buy her first store in 1988, but her other two stores are leased.  Lease payments make up 30% of the total operating expenses, with the lease on the Boston location comprising 80% of the total lease payments.  Each store has one full-time manager, who makes $50,000 a year, and the rest of the employees are part-time.  The part-time wages constitute a total of 20% of the operating expenses, with the Boston store using 50% of the wages and the other two stores being even.  Lynn pays herself a salary of $100,000 for being the CEO, but she is considering reducing that amount if it means she can save her business.  Two years ago Lynn increased her advertising expenses to $80,000 to try to increase sales, with the 70% of her advertising efforts being focused on the Boston store (20% of advertising is spent on the Westborough store and the remainder on the Northampton store).  The remainder of the operating expenses are used to cover insurance, utilities, and other miscellaneous items (these expenses are split in a 30/30/40 split between the 3 stores, with Boston having the highest insurance rate).  </w:t>
      </w:r>
    </w:p>
    <w:p w:rsidR="00B4685E" w:rsidRDefault="00B4685E" w:rsidP="00B4685E">
      <w:pPr>
        <w:rPr>
          <w:sz w:val="24"/>
        </w:rPr>
      </w:pPr>
    </w:p>
    <w:p w:rsidR="00B4685E" w:rsidRPr="007D60C6" w:rsidRDefault="00B4685E" w:rsidP="00B4685E">
      <w:pPr>
        <w:rPr>
          <w:sz w:val="24"/>
        </w:rPr>
      </w:pPr>
      <w:r w:rsidRPr="007D60C6">
        <w:rPr>
          <w:sz w:val="24"/>
        </w:rPr>
        <w:t xml:space="preserve">Lynn took out a ten-year note to open to Boston store, and she’s concerned that sales have not grown enough to cover the loan payments.  Lynn has resorted to using the line of credit from her bank to help pay the bills.  Between the three stores, the original store in Northampton continues to have the most sales, comprising 42% of the total sales.  The Westborough store has the lowest sales, comprising only 28% of the total sales.  </w:t>
      </w:r>
    </w:p>
    <w:p w:rsidR="00B4685E" w:rsidRPr="007D60C6" w:rsidRDefault="00B4685E" w:rsidP="00B4685E">
      <w:pPr>
        <w:rPr>
          <w:sz w:val="24"/>
        </w:rPr>
      </w:pPr>
    </w:p>
    <w:p w:rsidR="00B4685E" w:rsidRPr="007D60C6" w:rsidRDefault="00B4685E" w:rsidP="00B4685E">
      <w:pPr>
        <w:rPr>
          <w:sz w:val="24"/>
        </w:rPr>
      </w:pPr>
      <w:r w:rsidRPr="007D60C6">
        <w:rPr>
          <w:sz w:val="24"/>
        </w:rPr>
        <w:t xml:space="preserve">Lynn is asking for your advice.  She would like to save her business, but isn’t sure if maybe she should close all of her stores, close some of her stores, or start selling her clothes online.  Please compile Lynn’s financial statements for the past five years (assume a 30% corporate tax rate), and prepare your analysis and presentation for the Board of Directors of Lynn’s Kids.  </w:t>
      </w:r>
    </w:p>
    <w:p w:rsidR="00B4685E" w:rsidRPr="00B4685E" w:rsidRDefault="00B4685E" w:rsidP="00B4685E">
      <w:pPr>
        <w:rPr>
          <w:sz w:val="2"/>
        </w:rPr>
      </w:pPr>
    </w:p>
    <w:p w:rsidR="00B4685E" w:rsidRDefault="00B4685E" w:rsidP="00B4685E">
      <w:pPr>
        <w:pStyle w:val="Default"/>
        <w:jc w:val="center"/>
        <w:rPr>
          <w:rFonts w:ascii="Times New Roman" w:hAnsi="Times New Roman" w:cs="Times New Roman"/>
          <w:b/>
          <w:bCs/>
          <w:sz w:val="12"/>
          <w:szCs w:val="12"/>
        </w:rPr>
      </w:pPr>
    </w:p>
    <w:p w:rsidR="00B4685E" w:rsidRDefault="00B4685E" w:rsidP="00B4685E">
      <w:pPr>
        <w:pStyle w:val="Default"/>
        <w:rPr>
          <w:rFonts w:ascii="Times New Roman" w:hAnsi="Times New Roman" w:cs="Times New Roman"/>
          <w:bCs/>
          <w:sz w:val="22"/>
          <w:szCs w:val="22"/>
        </w:rPr>
      </w:pPr>
      <w:r w:rsidRPr="008808A1">
        <w:rPr>
          <w:rFonts w:ascii="Times New Roman" w:hAnsi="Times New Roman" w:cs="Times New Roman"/>
          <w:bCs/>
          <w:sz w:val="22"/>
          <w:szCs w:val="22"/>
        </w:rPr>
        <w:t xml:space="preserve">A team will be </w:t>
      </w:r>
      <w:r w:rsidRPr="008808A1">
        <w:rPr>
          <w:rFonts w:ascii="Times New Roman" w:hAnsi="Times New Roman" w:cs="Times New Roman"/>
          <w:bCs/>
          <w:i/>
          <w:sz w:val="22"/>
          <w:szCs w:val="22"/>
        </w:rPr>
        <w:t>disqualified</w:t>
      </w:r>
      <w:r w:rsidRPr="008808A1">
        <w:rPr>
          <w:rFonts w:ascii="Times New Roman" w:hAnsi="Times New Roman" w:cs="Times New Roman"/>
          <w:bCs/>
          <w:sz w:val="22"/>
          <w:szCs w:val="22"/>
        </w:rPr>
        <w:t xml:space="preserve"> for violations of the </w:t>
      </w:r>
      <w:hyperlink r:id="rId9" w:history="1">
        <w:r w:rsidRPr="008808A1">
          <w:rPr>
            <w:rStyle w:val="Hyperlink"/>
            <w:rFonts w:ascii="Times New Roman" w:hAnsi="Times New Roman"/>
            <w:bCs/>
            <w:sz w:val="22"/>
            <w:szCs w:val="22"/>
          </w:rPr>
          <w:t>Copyright and Fair Use Guidelines</w:t>
        </w:r>
      </w:hyperlink>
      <w:r w:rsidRPr="008808A1">
        <w:rPr>
          <w:rFonts w:ascii="Times New Roman" w:hAnsi="Times New Roman" w:cs="Times New Roman"/>
          <w:bCs/>
          <w:sz w:val="22"/>
          <w:szCs w:val="22"/>
        </w:rPr>
        <w:t>.</w:t>
      </w:r>
    </w:p>
    <w:p w:rsidR="00B4685E" w:rsidRPr="00B4685E" w:rsidRDefault="00B4685E" w:rsidP="00B4685E">
      <w:pPr>
        <w:pStyle w:val="Default"/>
        <w:rPr>
          <w:rFonts w:ascii="Times New Roman" w:hAnsi="Times New Roman" w:cs="Times New Roman"/>
          <w:sz w:val="10"/>
          <w:szCs w:val="22"/>
        </w:rPr>
      </w:pPr>
    </w:p>
    <w:p w:rsidR="00B4685E" w:rsidRPr="008808A1" w:rsidRDefault="00B4685E" w:rsidP="00B4685E">
      <w:pPr>
        <w:rPr>
          <w:sz w:val="22"/>
        </w:rPr>
      </w:pPr>
      <w:r w:rsidRPr="008808A1">
        <w:rPr>
          <w:sz w:val="22"/>
        </w:rPr>
        <w:t xml:space="preserve">Teams who do </w:t>
      </w:r>
      <w:r w:rsidRPr="003F5096">
        <w:rPr>
          <w:i/>
          <w:sz w:val="22"/>
        </w:rPr>
        <w:t>not</w:t>
      </w:r>
      <w:r w:rsidRPr="008808A1">
        <w:rPr>
          <w:sz w:val="22"/>
        </w:rPr>
        <w:t xml:space="preserve"> submit an entry that follows this topic will be </w:t>
      </w:r>
      <w:r w:rsidRPr="008808A1">
        <w:rPr>
          <w:i/>
          <w:sz w:val="22"/>
        </w:rPr>
        <w:t>disqualified</w:t>
      </w:r>
      <w:r w:rsidRPr="008808A1">
        <w:rPr>
          <w:sz w:val="22"/>
        </w:rPr>
        <w:t>.</w:t>
      </w:r>
    </w:p>
    <w:p w:rsidR="00B4685E" w:rsidRDefault="00B4685E" w:rsidP="00B4685E">
      <w:pPr>
        <w:suppressAutoHyphens w:val="0"/>
        <w:spacing w:before="0" w:after="0"/>
        <w:jc w:val="left"/>
        <w:rPr>
          <w:b/>
          <w:smallCaps/>
          <w:sz w:val="28"/>
          <w:u w:val="single"/>
        </w:rPr>
      </w:pPr>
    </w:p>
    <w:p w:rsidR="00B4685E" w:rsidRDefault="00B4685E" w:rsidP="00B4685E">
      <w:pPr>
        <w:suppressAutoHyphens w:val="0"/>
        <w:spacing w:before="0" w:after="0"/>
        <w:jc w:val="left"/>
        <w:rPr>
          <w:b/>
          <w:smallCaps/>
          <w:sz w:val="28"/>
          <w:u w:val="single"/>
        </w:rPr>
      </w:pPr>
      <w:r>
        <w:rPr>
          <w:noProof/>
        </w:rPr>
        <w:drawing>
          <wp:inline distT="0" distB="0" distL="0" distR="0" wp14:anchorId="79F0B338" wp14:editId="22185C7D">
            <wp:extent cx="6057900" cy="3478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7900" cy="3478530"/>
                    </a:xfrm>
                    <a:prstGeom prst="rect">
                      <a:avLst/>
                    </a:prstGeom>
                  </pic:spPr>
                </pic:pic>
              </a:graphicData>
            </a:graphic>
          </wp:inline>
        </w:drawing>
      </w:r>
    </w:p>
    <w:p w:rsidR="00B4685E" w:rsidRDefault="00B4685E" w:rsidP="00B4685E">
      <w:pPr>
        <w:suppressAutoHyphens w:val="0"/>
        <w:spacing w:before="0" w:after="0"/>
        <w:jc w:val="left"/>
        <w:rPr>
          <w:b/>
          <w:smallCaps/>
          <w:sz w:val="28"/>
          <w:u w:val="single"/>
        </w:rPr>
      </w:pPr>
    </w:p>
    <w:p w:rsidR="00B4685E" w:rsidRDefault="00B4685E" w:rsidP="00B4685E">
      <w:pPr>
        <w:suppressAutoHyphens w:val="0"/>
        <w:spacing w:before="0" w:after="0"/>
        <w:jc w:val="left"/>
        <w:rPr>
          <w:b/>
          <w:smallCaps/>
          <w:sz w:val="28"/>
          <w:u w:val="single"/>
        </w:rPr>
      </w:pPr>
    </w:p>
    <w:p w:rsidR="00B4685E" w:rsidRDefault="00B4685E" w:rsidP="00B4685E">
      <w:pPr>
        <w:suppressAutoHyphens w:val="0"/>
        <w:spacing w:before="0" w:after="0"/>
        <w:jc w:val="left"/>
        <w:rPr>
          <w:b/>
          <w:smallCaps/>
          <w:sz w:val="28"/>
          <w:u w:val="single"/>
        </w:rPr>
      </w:pPr>
    </w:p>
    <w:p w:rsidR="00B4685E" w:rsidRDefault="00B4685E" w:rsidP="00B4685E">
      <w:pPr>
        <w:suppressAutoHyphens w:val="0"/>
        <w:spacing w:before="0" w:after="0"/>
        <w:jc w:val="left"/>
        <w:rPr>
          <w:b/>
          <w:smallCaps/>
          <w:sz w:val="28"/>
          <w:u w:val="single"/>
        </w:rPr>
      </w:pPr>
      <w:r>
        <w:rPr>
          <w:b/>
          <w:smallCaps/>
          <w:sz w:val="28"/>
          <w:u w:val="single"/>
        </w:rPr>
        <w:t>INCOME STATEMENT</w:t>
      </w:r>
    </w:p>
    <w:p w:rsidR="00B4685E" w:rsidRDefault="00B4685E" w:rsidP="00B4685E">
      <w:pPr>
        <w:suppressAutoHyphens w:val="0"/>
        <w:spacing w:before="0" w:after="0"/>
        <w:jc w:val="left"/>
        <w:rPr>
          <w:b/>
          <w:smallCaps/>
          <w:sz w:val="28"/>
          <w:u w:val="single"/>
        </w:rPr>
      </w:pPr>
      <w:r>
        <w:rPr>
          <w:noProof/>
        </w:rPr>
        <w:drawing>
          <wp:inline distT="0" distB="0" distL="0" distR="0" wp14:anchorId="1BA0E5AE" wp14:editId="0697F585">
            <wp:extent cx="6057900" cy="3433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7900" cy="3433445"/>
                    </a:xfrm>
                    <a:prstGeom prst="rect">
                      <a:avLst/>
                    </a:prstGeom>
                  </pic:spPr>
                </pic:pic>
              </a:graphicData>
            </a:graphic>
          </wp:inline>
        </w:drawing>
      </w:r>
      <w:r>
        <w:rPr>
          <w:b/>
          <w:smallCaps/>
          <w:sz w:val="28"/>
          <w:u w:val="single"/>
        </w:rPr>
        <w:br w:type="page"/>
      </w:r>
    </w:p>
    <w:p w:rsidR="00B4685E" w:rsidRPr="000C626D" w:rsidRDefault="00B4685E" w:rsidP="00B4685E">
      <w:pPr>
        <w:suppressAutoHyphens w:val="0"/>
        <w:spacing w:before="0" w:after="0"/>
        <w:jc w:val="left"/>
        <w:rPr>
          <w:b/>
          <w:smallCaps/>
          <w:sz w:val="18"/>
          <w:u w:val="single"/>
        </w:rPr>
      </w:pPr>
    </w:p>
    <w:p w:rsidR="00B4685E" w:rsidRDefault="00B4685E" w:rsidP="00B4685E">
      <w:pPr>
        <w:suppressAutoHyphens w:val="0"/>
        <w:spacing w:before="0" w:after="0"/>
        <w:jc w:val="left"/>
        <w:rPr>
          <w:b/>
          <w:smallCaps/>
          <w:sz w:val="28"/>
          <w:u w:val="single"/>
        </w:rPr>
      </w:pPr>
      <w:r>
        <w:rPr>
          <w:b/>
          <w:smallCaps/>
          <w:sz w:val="28"/>
          <w:u w:val="single"/>
        </w:rPr>
        <w:t>RETAINED EARNINGS</w:t>
      </w:r>
    </w:p>
    <w:p w:rsidR="00B4685E" w:rsidRDefault="00B4685E" w:rsidP="00B4685E">
      <w:pPr>
        <w:suppressAutoHyphens w:val="0"/>
        <w:spacing w:before="0" w:after="0"/>
        <w:jc w:val="left"/>
        <w:rPr>
          <w:b/>
          <w:smallCaps/>
          <w:sz w:val="28"/>
          <w:u w:val="single"/>
        </w:rPr>
      </w:pPr>
      <w:r>
        <w:rPr>
          <w:noProof/>
        </w:rPr>
        <w:drawing>
          <wp:inline distT="0" distB="0" distL="0" distR="0" wp14:anchorId="0EB2905D" wp14:editId="7358F73B">
            <wp:extent cx="6057900" cy="17843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830" b="8933"/>
                    <a:stretch/>
                  </pic:blipFill>
                  <pic:spPr bwMode="auto">
                    <a:xfrm>
                      <a:off x="0" y="0"/>
                      <a:ext cx="6057900" cy="1784350"/>
                    </a:xfrm>
                    <a:prstGeom prst="rect">
                      <a:avLst/>
                    </a:prstGeom>
                    <a:ln>
                      <a:noFill/>
                    </a:ln>
                    <a:extLst>
                      <a:ext uri="{53640926-AAD7-44D8-BBD7-CCE9431645EC}">
                        <a14:shadowObscured xmlns:a14="http://schemas.microsoft.com/office/drawing/2010/main"/>
                      </a:ext>
                    </a:extLst>
                  </pic:spPr>
                </pic:pic>
              </a:graphicData>
            </a:graphic>
          </wp:inline>
        </w:drawing>
      </w:r>
    </w:p>
    <w:p w:rsidR="00B4685E" w:rsidRPr="007D60C6" w:rsidRDefault="00B4685E" w:rsidP="00B4685E">
      <w:pPr>
        <w:suppressAutoHyphens w:val="0"/>
        <w:spacing w:before="0" w:after="0"/>
        <w:jc w:val="left"/>
        <w:rPr>
          <w:b/>
          <w:smallCaps/>
          <w:sz w:val="14"/>
          <w:u w:val="single"/>
        </w:rPr>
      </w:pPr>
    </w:p>
    <w:p w:rsidR="00B4685E" w:rsidRDefault="00B4685E" w:rsidP="00B4685E">
      <w:pPr>
        <w:suppressAutoHyphens w:val="0"/>
        <w:spacing w:before="0" w:after="0"/>
        <w:jc w:val="left"/>
        <w:rPr>
          <w:b/>
          <w:smallCaps/>
          <w:sz w:val="28"/>
          <w:u w:val="single"/>
        </w:rPr>
      </w:pPr>
      <w:r>
        <w:rPr>
          <w:b/>
          <w:smallCaps/>
          <w:sz w:val="28"/>
          <w:u w:val="single"/>
        </w:rPr>
        <w:t>BALANCE SHEET</w:t>
      </w:r>
    </w:p>
    <w:p w:rsidR="00B4685E" w:rsidRDefault="00B4685E" w:rsidP="00B4685E">
      <w:pPr>
        <w:suppressAutoHyphens w:val="0"/>
        <w:spacing w:before="0" w:after="0"/>
        <w:jc w:val="left"/>
        <w:rPr>
          <w:b/>
          <w:smallCaps/>
          <w:sz w:val="28"/>
          <w:u w:val="single"/>
        </w:rPr>
      </w:pPr>
      <w:r>
        <w:rPr>
          <w:noProof/>
        </w:rPr>
        <w:drawing>
          <wp:inline distT="0" distB="0" distL="0" distR="0" wp14:anchorId="37117C29" wp14:editId="34D4EFC3">
            <wp:extent cx="5788287" cy="613473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3027" cy="6139759"/>
                    </a:xfrm>
                    <a:prstGeom prst="rect">
                      <a:avLst/>
                    </a:prstGeom>
                  </pic:spPr>
                </pic:pic>
              </a:graphicData>
            </a:graphic>
          </wp:inline>
        </w:drawing>
      </w:r>
    </w:p>
    <w:p w:rsidR="00B4685E" w:rsidRPr="00E97E47" w:rsidRDefault="00B4685E" w:rsidP="00B4685E">
      <w:pPr>
        <w:suppressAutoHyphens w:val="0"/>
        <w:spacing w:before="0" w:after="0"/>
        <w:jc w:val="left"/>
        <w:rPr>
          <w:b/>
          <w:sz w:val="28"/>
          <w:u w:val="single"/>
        </w:rPr>
      </w:pPr>
      <w:r>
        <w:rPr>
          <w:b/>
          <w:smallCaps/>
          <w:sz w:val="28"/>
          <w:u w:val="single"/>
        </w:rPr>
        <w:br w:type="page"/>
      </w:r>
      <w:bookmarkStart w:id="1" w:name="_GoBack"/>
      <w:bookmarkEnd w:id="1"/>
      <w:r w:rsidRPr="00E97E47">
        <w:rPr>
          <w:b/>
          <w:smallCaps/>
          <w:sz w:val="28"/>
          <w:u w:val="single"/>
        </w:rPr>
        <w:t>judging procedure</w:t>
      </w:r>
    </w:p>
    <w:p w:rsidR="00B4685E" w:rsidRPr="00E97E47" w:rsidRDefault="00B4685E" w:rsidP="00B4685E">
      <w:pPr>
        <w:widowControl w:val="0"/>
        <w:numPr>
          <w:ilvl w:val="0"/>
          <w:numId w:val="11"/>
        </w:numPr>
        <w:tabs>
          <w:tab w:val="left" w:pos="-360"/>
          <w:tab w:val="left" w:pos="0"/>
        </w:tabs>
        <w:suppressAutoHyphens w:val="0"/>
        <w:spacing w:before="0" w:after="0"/>
        <w:ind w:right="450"/>
        <w:jc w:val="left"/>
        <w:rPr>
          <w:b/>
          <w:sz w:val="24"/>
        </w:rPr>
      </w:pPr>
      <w:r>
        <w:rPr>
          <w:sz w:val="24"/>
        </w:rPr>
        <w:t>Teams</w:t>
      </w:r>
      <w:r w:rsidRPr="00E97E47">
        <w:rPr>
          <w:sz w:val="24"/>
        </w:rPr>
        <w:t xml:space="preserve"> will be introduced by </w:t>
      </w:r>
      <w:r>
        <w:rPr>
          <w:sz w:val="24"/>
        </w:rPr>
        <w:t>team number</w:t>
      </w:r>
      <w:r w:rsidRPr="00E97E47">
        <w:rPr>
          <w:sz w:val="24"/>
        </w:rPr>
        <w:t>.</w:t>
      </w:r>
    </w:p>
    <w:p w:rsidR="00B4685E" w:rsidRPr="003F5096" w:rsidRDefault="00B4685E" w:rsidP="00B4685E">
      <w:pPr>
        <w:pStyle w:val="ListParagraph"/>
        <w:numPr>
          <w:ilvl w:val="0"/>
          <w:numId w:val="11"/>
        </w:numPr>
        <w:rPr>
          <w:sz w:val="22"/>
          <w:szCs w:val="22"/>
        </w:rPr>
      </w:pPr>
      <w:r w:rsidRPr="00582E84">
        <w:rPr>
          <w:sz w:val="22"/>
          <w:szCs w:val="22"/>
        </w:rPr>
        <w:t>No advisor contact will be allowed between the time of receiving the topic and the delivery of the presentation.</w:t>
      </w:r>
    </w:p>
    <w:p w:rsidR="00B4685E" w:rsidRPr="002A7EE1" w:rsidRDefault="00B4685E" w:rsidP="00B4685E">
      <w:pPr>
        <w:numPr>
          <w:ilvl w:val="0"/>
          <w:numId w:val="11"/>
        </w:numPr>
        <w:spacing w:before="0" w:after="0"/>
        <w:jc w:val="left"/>
        <w:rPr>
          <w:sz w:val="24"/>
        </w:rPr>
      </w:pPr>
      <w:r w:rsidRPr="00327DAE">
        <w:rPr>
          <w:sz w:val="22"/>
          <w:szCs w:val="22"/>
        </w:rPr>
        <w:t xml:space="preserve">Cell phones may </w:t>
      </w:r>
      <w:r w:rsidRPr="003F5096">
        <w:rPr>
          <w:i/>
          <w:sz w:val="22"/>
          <w:szCs w:val="22"/>
        </w:rPr>
        <w:t>not</w:t>
      </w:r>
      <w:r w:rsidRPr="00327DAE">
        <w:rPr>
          <w:sz w:val="22"/>
          <w:szCs w:val="22"/>
        </w:rPr>
        <w:t xml:space="preserve"> be used in the preparation room.</w:t>
      </w:r>
    </w:p>
    <w:p w:rsidR="00B4685E" w:rsidRPr="00E97E47" w:rsidRDefault="00B4685E" w:rsidP="00B4685E">
      <w:pPr>
        <w:pStyle w:val="ListParagraph"/>
        <w:numPr>
          <w:ilvl w:val="0"/>
          <w:numId w:val="11"/>
        </w:numPr>
      </w:pPr>
      <w:r>
        <w:t>Teams</w:t>
      </w:r>
      <w:r w:rsidRPr="00E97E47">
        <w:t xml:space="preserve"> will present before a panel of judges and timekeeper. </w:t>
      </w:r>
    </w:p>
    <w:p w:rsidR="00B4685E" w:rsidRPr="00E97E47" w:rsidRDefault="00B4685E" w:rsidP="00B4685E">
      <w:pPr>
        <w:numPr>
          <w:ilvl w:val="0"/>
          <w:numId w:val="11"/>
        </w:numPr>
        <w:spacing w:before="0" w:after="0"/>
        <w:jc w:val="left"/>
        <w:rPr>
          <w:sz w:val="24"/>
        </w:rPr>
      </w:pPr>
      <w:r w:rsidRPr="00E97E47">
        <w:rPr>
          <w:sz w:val="24"/>
        </w:rPr>
        <w:t xml:space="preserve">As a team of judges, formulate two to three questions to ask at the conclusion of the presentation.  Be sure to ask the same questions of each </w:t>
      </w:r>
      <w:r>
        <w:rPr>
          <w:sz w:val="24"/>
        </w:rPr>
        <w:t>team</w:t>
      </w:r>
      <w:r w:rsidRPr="00E97E47">
        <w:rPr>
          <w:sz w:val="24"/>
        </w:rPr>
        <w:t>.</w:t>
      </w:r>
    </w:p>
    <w:p w:rsidR="00B4685E" w:rsidRPr="00E97E47" w:rsidRDefault="00B4685E" w:rsidP="00B4685E">
      <w:pPr>
        <w:pStyle w:val="ListParagraph"/>
        <w:numPr>
          <w:ilvl w:val="0"/>
          <w:numId w:val="11"/>
        </w:numPr>
      </w:pPr>
      <w:r w:rsidRPr="00E97E47">
        <w:t>All team members must participate.</w:t>
      </w:r>
    </w:p>
    <w:p w:rsidR="00B4685E" w:rsidRPr="00E97E47" w:rsidRDefault="00B4685E" w:rsidP="00B4685E">
      <w:pPr>
        <w:pStyle w:val="ListParagraph"/>
        <w:numPr>
          <w:ilvl w:val="0"/>
          <w:numId w:val="11"/>
        </w:numPr>
      </w:pPr>
      <w:r w:rsidRPr="00E97E47">
        <w:t xml:space="preserve">The length of set-up will be no more than </w:t>
      </w:r>
      <w:r>
        <w:t>three</w:t>
      </w:r>
      <w:r w:rsidRPr="00E97E47">
        <w:t xml:space="preserve"> (</w:t>
      </w:r>
      <w:r>
        <w:t>3</w:t>
      </w:r>
      <w:r w:rsidRPr="00E97E47">
        <w:t xml:space="preserve">) minutes.  </w:t>
      </w:r>
    </w:p>
    <w:p w:rsidR="00B4685E" w:rsidRPr="00E97E47" w:rsidRDefault="00B4685E" w:rsidP="00B4685E">
      <w:pPr>
        <w:pStyle w:val="ListParagraph"/>
        <w:numPr>
          <w:ilvl w:val="0"/>
          <w:numId w:val="11"/>
        </w:numPr>
      </w:pPr>
      <w:r w:rsidRPr="00E97E47">
        <w:t>The length of the presentation will be no</w:t>
      </w:r>
      <w:r>
        <w:t xml:space="preserve"> more than ten (10) minutes; </w:t>
      </w:r>
      <w:r w:rsidRPr="00E97E47">
        <w:t>followed by judges’ questions</w:t>
      </w:r>
      <w:r>
        <w:t xml:space="preserve"> not to exceed ten (10) minutes.</w:t>
      </w:r>
      <w:r w:rsidRPr="00E97E47">
        <w:t xml:space="preserve">  </w:t>
      </w:r>
    </w:p>
    <w:p w:rsidR="00B4685E" w:rsidRPr="00E97E47" w:rsidRDefault="00B4685E" w:rsidP="00B4685E">
      <w:pPr>
        <w:widowControl w:val="0"/>
        <w:numPr>
          <w:ilvl w:val="0"/>
          <w:numId w:val="11"/>
        </w:numPr>
        <w:tabs>
          <w:tab w:val="left" w:pos="-360"/>
          <w:tab w:val="left" w:pos="0"/>
        </w:tabs>
        <w:suppressAutoHyphens w:val="0"/>
        <w:spacing w:before="0" w:after="0"/>
        <w:ind w:right="450"/>
        <w:jc w:val="left"/>
        <w:rPr>
          <w:sz w:val="24"/>
        </w:rPr>
      </w:pPr>
      <w:r w:rsidRPr="00E97E47">
        <w:rPr>
          <w:sz w:val="24"/>
        </w:rPr>
        <w:t xml:space="preserve">Excuse </w:t>
      </w:r>
      <w:r>
        <w:rPr>
          <w:sz w:val="24"/>
        </w:rPr>
        <w:t>teams</w:t>
      </w:r>
      <w:r w:rsidRPr="00E97E47">
        <w:rPr>
          <w:sz w:val="24"/>
        </w:rPr>
        <w:t xml:space="preserve"> upon completion of judges’ questions.</w:t>
      </w:r>
    </w:p>
    <w:p w:rsidR="00B4685E" w:rsidRPr="00E97E47" w:rsidRDefault="00B4685E" w:rsidP="00B4685E">
      <w:pPr>
        <w:widowControl w:val="0"/>
        <w:numPr>
          <w:ilvl w:val="0"/>
          <w:numId w:val="11"/>
        </w:numPr>
        <w:tabs>
          <w:tab w:val="left" w:pos="-360"/>
          <w:tab w:val="left" w:pos="0"/>
        </w:tabs>
        <w:suppressAutoHyphens w:val="0"/>
        <w:spacing w:before="0" w:after="0"/>
        <w:ind w:right="450"/>
        <w:jc w:val="left"/>
        <w:rPr>
          <w:sz w:val="24"/>
        </w:rPr>
      </w:pPr>
      <w:r w:rsidRPr="00E97E47">
        <w:rPr>
          <w:b/>
          <w:sz w:val="24"/>
        </w:rPr>
        <w:t xml:space="preserve">There can be no ties in the top ten (10) </w:t>
      </w:r>
      <w:r>
        <w:rPr>
          <w:b/>
          <w:sz w:val="24"/>
        </w:rPr>
        <w:t>teams</w:t>
      </w:r>
      <w:r w:rsidRPr="00E97E47">
        <w:rPr>
          <w:b/>
          <w:sz w:val="24"/>
        </w:rPr>
        <w:t>.</w:t>
      </w:r>
      <w:r w:rsidRPr="00E97E47">
        <w:rPr>
          <w:sz w:val="24"/>
        </w:rPr>
        <w:t xml:space="preserve">  It is the responsibility of the judges to break any ties</w:t>
      </w:r>
      <w:r>
        <w:rPr>
          <w:sz w:val="24"/>
        </w:rPr>
        <w:t>.</w:t>
      </w:r>
    </w:p>
    <w:p w:rsidR="00B4685E" w:rsidRPr="00E97E47" w:rsidRDefault="00B4685E" w:rsidP="00B4685E">
      <w:pPr>
        <w:numPr>
          <w:ilvl w:val="0"/>
          <w:numId w:val="11"/>
        </w:numPr>
        <w:tabs>
          <w:tab w:val="left" w:pos="-360"/>
          <w:tab w:val="left" w:pos="0"/>
        </w:tabs>
        <w:suppressAutoHyphens w:val="0"/>
        <w:spacing w:before="0" w:after="0"/>
        <w:ind w:right="450"/>
        <w:jc w:val="left"/>
        <w:rPr>
          <w:sz w:val="24"/>
        </w:rPr>
      </w:pPr>
      <w:r w:rsidRPr="00E97E47">
        <w:rPr>
          <w:sz w:val="24"/>
        </w:rPr>
        <w:t>Administrator will fill out ranking sheet prior to dismissing the judges</w:t>
      </w:r>
      <w:r>
        <w:rPr>
          <w:sz w:val="24"/>
        </w:rPr>
        <w:t>.</w:t>
      </w:r>
    </w:p>
    <w:p w:rsidR="00B4685E" w:rsidRPr="00E97E47" w:rsidRDefault="00B4685E" w:rsidP="00B4685E">
      <w:pPr>
        <w:widowControl w:val="0"/>
        <w:numPr>
          <w:ilvl w:val="0"/>
          <w:numId w:val="11"/>
        </w:numPr>
        <w:tabs>
          <w:tab w:val="left" w:pos="-360"/>
          <w:tab w:val="left" w:pos="0"/>
        </w:tabs>
        <w:suppressAutoHyphens w:val="0"/>
        <w:spacing w:before="0" w:after="0"/>
        <w:ind w:right="450"/>
        <w:jc w:val="left"/>
        <w:rPr>
          <w:sz w:val="24"/>
        </w:rPr>
      </w:pPr>
      <w:r w:rsidRPr="00E97E47">
        <w:rPr>
          <w:sz w:val="24"/>
        </w:rPr>
        <w:t>If more than one (1) section is necessary, finalists will be determined by selecting an equal number from each section</w:t>
      </w:r>
      <w:r>
        <w:rPr>
          <w:sz w:val="24"/>
        </w:rPr>
        <w:t>.</w:t>
      </w:r>
    </w:p>
    <w:p w:rsidR="00B4685E" w:rsidRDefault="00B4685E" w:rsidP="00B4685E">
      <w:pPr>
        <w:widowControl w:val="0"/>
        <w:numPr>
          <w:ilvl w:val="0"/>
          <w:numId w:val="11"/>
        </w:numPr>
        <w:tabs>
          <w:tab w:val="left" w:pos="-360"/>
          <w:tab w:val="left" w:pos="0"/>
        </w:tabs>
        <w:suppressAutoHyphens w:val="0"/>
        <w:spacing w:before="0" w:after="0"/>
        <w:ind w:right="450"/>
        <w:jc w:val="left"/>
        <w:rPr>
          <w:sz w:val="24"/>
        </w:rPr>
      </w:pPr>
      <w:r w:rsidRPr="00E97E47">
        <w:rPr>
          <w:sz w:val="24"/>
        </w:rPr>
        <w:t>Give administrator all Judges’ Rating Sheets, Judge Evaluation Sheets, and contest materials</w:t>
      </w:r>
      <w:r>
        <w:rPr>
          <w:sz w:val="24"/>
        </w:rPr>
        <w:t>.</w:t>
      </w:r>
    </w:p>
    <w:p w:rsidR="00B4685E" w:rsidRPr="00B20606" w:rsidRDefault="00B4685E" w:rsidP="00B4685E">
      <w:pPr>
        <w:widowControl w:val="0"/>
        <w:numPr>
          <w:ilvl w:val="0"/>
          <w:numId w:val="11"/>
        </w:numPr>
        <w:tabs>
          <w:tab w:val="left" w:pos="-360"/>
          <w:tab w:val="left" w:pos="0"/>
        </w:tabs>
        <w:suppressAutoHyphens w:val="0"/>
        <w:spacing w:before="0" w:after="0"/>
        <w:ind w:right="450"/>
        <w:jc w:val="left"/>
        <w:rPr>
          <w:sz w:val="24"/>
        </w:rPr>
      </w:pPr>
      <w:r w:rsidRPr="00B20606">
        <w:rPr>
          <w:sz w:val="24"/>
        </w:rPr>
        <w:t>No audience will be allowed.</w:t>
      </w:r>
    </w:p>
    <w:p w:rsidR="00B4685E" w:rsidRPr="00E97E47" w:rsidRDefault="00B4685E" w:rsidP="00B4685E">
      <w:pPr>
        <w:widowControl w:val="0"/>
        <w:tabs>
          <w:tab w:val="left" w:pos="-360"/>
          <w:tab w:val="left" w:pos="0"/>
        </w:tabs>
        <w:suppressAutoHyphens w:val="0"/>
        <w:spacing w:before="0" w:after="0"/>
        <w:ind w:right="450"/>
        <w:jc w:val="left"/>
        <w:rPr>
          <w:sz w:val="24"/>
        </w:rPr>
      </w:pPr>
    </w:p>
    <w:p w:rsidR="00B4685E" w:rsidRDefault="00B4685E" w:rsidP="00B4685E">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rPr>
      </w:pPr>
      <w:r w:rsidRPr="00E97E47">
        <w:rPr>
          <w:b/>
          <w:sz w:val="28"/>
          <w:u w:val="single"/>
        </w:rPr>
        <w:t>Please double-check and verify all scores!</w:t>
      </w:r>
      <w:r w:rsidRPr="00E97E47">
        <w:rPr>
          <w:b/>
          <w:bCs/>
          <w:sz w:val="28"/>
        </w:rPr>
        <w:t xml:space="preserve"> </w:t>
      </w:r>
    </w:p>
    <w:p w:rsidR="00B4685E" w:rsidRDefault="00B4685E" w:rsidP="00B4685E">
      <w:pPr>
        <w:suppressAutoHyphens w:val="0"/>
        <w:spacing w:before="0" w:after="0"/>
        <w:jc w:val="left"/>
        <w:rPr>
          <w:b/>
          <w:bCs/>
          <w:sz w:val="28"/>
        </w:rPr>
      </w:pPr>
    </w:p>
    <w:p w:rsidR="00F222E7" w:rsidRDefault="00F222E7" w:rsidP="00F222E7">
      <w:pPr>
        <w:pStyle w:val="Default"/>
        <w:rPr>
          <w:rFonts w:ascii="Times New Roman" w:hAnsi="Times New Roman" w:cs="Times New Roman"/>
          <w:b/>
          <w:bCs/>
          <w:sz w:val="12"/>
          <w:szCs w:val="12"/>
        </w:rPr>
      </w:pPr>
    </w:p>
    <w:sectPr w:rsidR="00F222E7" w:rsidSect="006B00E7">
      <w:headerReference w:type="default" r:id="rId14"/>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FF5" w:rsidRDefault="002D7FF5" w:rsidP="007858B3">
      <w:pPr>
        <w:spacing w:before="0" w:after="0"/>
      </w:pPr>
      <w:r>
        <w:separator/>
      </w:r>
    </w:p>
  </w:endnote>
  <w:endnote w:type="continuationSeparator" w:id="0">
    <w:p w:rsidR="002D7FF5" w:rsidRDefault="002D7FF5"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FF5" w:rsidRDefault="002D7FF5" w:rsidP="007858B3">
      <w:pPr>
        <w:spacing w:before="0" w:after="0"/>
      </w:pPr>
      <w:r>
        <w:separator/>
      </w:r>
    </w:p>
  </w:footnote>
  <w:footnote w:type="continuationSeparator" w:id="0">
    <w:p w:rsidR="002D7FF5" w:rsidRDefault="002D7FF5"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31D" w:rsidRPr="00760D28" w:rsidRDefault="00B23852" w:rsidP="00760D28">
    <w:pPr>
      <w:pStyle w:val="Header"/>
      <w:rPr>
        <w:b/>
        <w:bCs/>
      </w:rPr>
    </w:pPr>
    <w:r>
      <w:rPr>
        <w:b/>
        <w:bCs/>
      </w:rPr>
      <w:t>FINANCIAL ANALYST TEAM</w:t>
    </w:r>
    <w:r w:rsidR="00E0531D">
      <w:rPr>
        <w:b/>
        <w:bCs/>
      </w:rPr>
      <w:t xml:space="preserve"> </w:t>
    </w:r>
    <w:r w:rsidR="00E0531D" w:rsidRPr="00760D28">
      <w:rPr>
        <w:b/>
        <w:bCs/>
      </w:rPr>
      <w:t xml:space="preserve">- </w:t>
    </w:r>
    <w:r w:rsidR="00F7416E">
      <w:rPr>
        <w:b/>
        <w:bCs/>
      </w:rPr>
      <w:t>NATIONAL</w:t>
    </w:r>
    <w:r w:rsidR="007875C5">
      <w:rPr>
        <w:b/>
        <w:bCs/>
      </w:rPr>
      <w:t xml:space="preserve"> 2020</w:t>
    </w:r>
    <w:r w:rsidR="00E0531D" w:rsidRPr="00760D28">
      <w:rPr>
        <w:b/>
        <w:bCs/>
      </w:rPr>
      <w:tab/>
    </w:r>
  </w:p>
  <w:p w:rsidR="004A2845" w:rsidRDefault="004A2845" w:rsidP="00760D28">
    <w:pPr>
      <w:spacing w:before="0" w:after="0"/>
      <w:rPr>
        <w:b/>
        <w:bCs/>
        <w:sz w:val="20"/>
      </w:rPr>
    </w:pPr>
    <w:r>
      <w:rPr>
        <w:b/>
        <w:bCs/>
        <w:sz w:val="20"/>
      </w:rPr>
      <w:t>FINAL</w:t>
    </w:r>
    <w:r w:rsidR="00B4685E">
      <w:rPr>
        <w:b/>
        <w:bCs/>
        <w:sz w:val="20"/>
      </w:rPr>
      <w:t xml:space="preserve"> KEY</w:t>
    </w:r>
  </w:p>
  <w:p w:rsidR="00E0531D" w:rsidRPr="00760D28" w:rsidRDefault="00E0531D" w:rsidP="00760D28">
    <w:pPr>
      <w:spacing w:before="0" w:after="0"/>
      <w:rPr>
        <w:b/>
        <w:sz w:val="20"/>
      </w:rPr>
    </w:pPr>
    <w:r w:rsidRPr="00760D28">
      <w:rPr>
        <w:b/>
        <w:bCs/>
        <w:sz w:val="20"/>
      </w:rPr>
      <w:t xml:space="preserve">Page </w:t>
    </w:r>
    <w:r w:rsidR="008622ED">
      <w:fldChar w:fldCharType="begin"/>
    </w:r>
    <w:r w:rsidR="008622ED">
      <w:instrText xml:space="preserve"> PAGE   \* MERGEFORMAT </w:instrText>
    </w:r>
    <w:r w:rsidR="008622ED">
      <w:fldChar w:fldCharType="separate"/>
    </w:r>
    <w:r w:rsidR="00B4685E" w:rsidRPr="00B4685E">
      <w:rPr>
        <w:b/>
        <w:bCs/>
        <w:noProof/>
        <w:sz w:val="20"/>
      </w:rPr>
      <w:t>2</w:t>
    </w:r>
    <w:r w:rsidR="008622ED">
      <w:rPr>
        <w:b/>
        <w:bCs/>
        <w:noProof/>
        <w:sz w:val="20"/>
      </w:rPr>
      <w:fldChar w:fldCharType="end"/>
    </w:r>
    <w:r w:rsidRPr="00760D28">
      <w:rPr>
        <w:b/>
        <w:bCs/>
        <w:sz w:val="20"/>
      </w:rPr>
      <w:t xml:space="preserve"> of </w:t>
    </w:r>
    <w:r w:rsidRPr="00760D28">
      <w:rPr>
        <w:b/>
        <w:sz w:val="20"/>
      </w:rPr>
      <w:fldChar w:fldCharType="begin"/>
    </w:r>
    <w:r w:rsidRPr="00760D28">
      <w:rPr>
        <w:b/>
        <w:sz w:val="20"/>
      </w:rPr>
      <w:instrText xml:space="preserve"> NUMPAGES  </w:instrText>
    </w:r>
    <w:r w:rsidRPr="00760D28">
      <w:rPr>
        <w:b/>
        <w:sz w:val="20"/>
      </w:rPr>
      <w:fldChar w:fldCharType="separate"/>
    </w:r>
    <w:r w:rsidR="00B4685E">
      <w:rPr>
        <w:b/>
        <w:noProof/>
        <w:sz w:val="20"/>
      </w:rPr>
      <w:t>5</w:t>
    </w:r>
    <w:r w:rsidRPr="00760D28">
      <w:rPr>
        <w:b/>
        <w:sz w:val="20"/>
      </w:rPr>
      <w:fldChar w:fldCharType="end"/>
    </w:r>
  </w:p>
  <w:p w:rsidR="00E0531D" w:rsidRDefault="00E0531D">
    <w:pPr>
      <w:pStyle w:val="Header"/>
      <w:tabs>
        <w:tab w:val="clear" w:pos="8640"/>
        <w:tab w:val="right" w:pos="9360"/>
      </w:tabs>
      <w:rPr>
        <w:b/>
        <w:sz w:val="24"/>
      </w:rPr>
    </w:pP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03FA3"/>
    <w:multiLevelType w:val="hybridMultilevel"/>
    <w:tmpl w:val="CC3CC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036781"/>
    <w:multiLevelType w:val="hybridMultilevel"/>
    <w:tmpl w:val="2D1A9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6"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EB14F8F"/>
    <w:multiLevelType w:val="hybridMultilevel"/>
    <w:tmpl w:val="C1E85342"/>
    <w:lvl w:ilvl="0" w:tplc="B49C4DEA">
      <w:start w:val="1"/>
      <w:numFmt w:val="decimal"/>
      <w:lvlText w:val="%1."/>
      <w:lvlJc w:val="left"/>
      <w:pPr>
        <w:tabs>
          <w:tab w:val="num" w:pos="0"/>
        </w:tabs>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7"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4B0751"/>
    <w:multiLevelType w:val="hybridMultilevel"/>
    <w:tmpl w:val="A5542728"/>
    <w:lvl w:ilvl="0" w:tplc="05BC70CC">
      <w:start w:val="1"/>
      <w:numFmt w:val="decimal"/>
      <w:lvlText w:val="%1."/>
      <w:lvlJc w:val="left"/>
      <w:pPr>
        <w:ind w:left="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4" w15:restartNumberingAfterBreak="0">
    <w:nsid w:val="739F73A1"/>
    <w:multiLevelType w:val="multilevel"/>
    <w:tmpl w:val="F4B0BA8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5"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2"/>
  </w:num>
  <w:num w:numId="3">
    <w:abstractNumId w:val="16"/>
  </w:num>
  <w:num w:numId="4">
    <w:abstractNumId w:val="30"/>
  </w:num>
  <w:num w:numId="5">
    <w:abstractNumId w:val="20"/>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5"/>
  </w:num>
  <w:num w:numId="9">
    <w:abstractNumId w:val="13"/>
  </w:num>
  <w:num w:numId="10">
    <w:abstractNumId w:val="19"/>
  </w:num>
  <w:num w:numId="11">
    <w:abstractNumId w:val="26"/>
  </w:num>
  <w:num w:numId="12">
    <w:abstractNumId w:val="33"/>
  </w:num>
  <w:num w:numId="13">
    <w:abstractNumId w:val="7"/>
  </w:num>
  <w:num w:numId="14">
    <w:abstractNumId w:val="9"/>
  </w:num>
  <w:num w:numId="15">
    <w:abstractNumId w:val="6"/>
  </w:num>
  <w:num w:numId="16">
    <w:abstractNumId w:val="28"/>
  </w:num>
  <w:num w:numId="17">
    <w:abstractNumId w:val="2"/>
  </w:num>
  <w:num w:numId="18">
    <w:abstractNumId w:val="3"/>
  </w:num>
  <w:num w:numId="19">
    <w:abstractNumId w:val="29"/>
  </w:num>
  <w:num w:numId="20">
    <w:abstractNumId w:val="27"/>
  </w:num>
  <w:num w:numId="21">
    <w:abstractNumId w:val="1"/>
  </w:num>
  <w:num w:numId="22">
    <w:abstractNumId w:val="17"/>
  </w:num>
  <w:num w:numId="23">
    <w:abstractNumId w:val="35"/>
  </w:num>
  <w:num w:numId="24">
    <w:abstractNumId w:val="10"/>
  </w:num>
  <w:num w:numId="25">
    <w:abstractNumId w:val="18"/>
  </w:num>
  <w:num w:numId="2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num>
  <w:num w:numId="28">
    <w:abstractNumId w:val="4"/>
  </w:num>
  <w:num w:numId="29">
    <w:abstractNumId w:val="25"/>
  </w:num>
  <w:num w:numId="30">
    <w:abstractNumId w:val="21"/>
  </w:num>
  <w:num w:numId="31">
    <w:abstractNumId w:val="15"/>
  </w:num>
  <w:num w:numId="32">
    <w:abstractNumId w:val="32"/>
  </w:num>
  <w:num w:numId="33">
    <w:abstractNumId w:val="24"/>
  </w:num>
  <w:num w:numId="34">
    <w:abstractNumId w:val="31"/>
  </w:num>
  <w:num w:numId="35">
    <w:abstractNumId w:val="11"/>
  </w:num>
  <w:num w:numId="36">
    <w:abstractNumId w:val="8"/>
  </w:num>
  <w:num w:numId="37">
    <w:abstractNumId w:val="34"/>
  </w:num>
  <w:num w:numId="38">
    <w:abstractNumId w:val="14"/>
  </w:num>
  <w:num w:numId="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mcnew@bpa.org">
    <w15:presenceInfo w15:providerId="Windows Live" w15:userId="05af4c94ceecc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defaultTabStop w:val="720"/>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25D29"/>
    <w:rsid w:val="0006001B"/>
    <w:rsid w:val="0007339F"/>
    <w:rsid w:val="00076777"/>
    <w:rsid w:val="00081057"/>
    <w:rsid w:val="00081485"/>
    <w:rsid w:val="00091AA2"/>
    <w:rsid w:val="00094B42"/>
    <w:rsid w:val="000A2655"/>
    <w:rsid w:val="000A55DD"/>
    <w:rsid w:val="000E2240"/>
    <w:rsid w:val="000E27F8"/>
    <w:rsid w:val="000F56A7"/>
    <w:rsid w:val="000F5CCE"/>
    <w:rsid w:val="00113112"/>
    <w:rsid w:val="0011738B"/>
    <w:rsid w:val="00157535"/>
    <w:rsid w:val="00176FD5"/>
    <w:rsid w:val="00192892"/>
    <w:rsid w:val="001962B9"/>
    <w:rsid w:val="001A312B"/>
    <w:rsid w:val="001B0073"/>
    <w:rsid w:val="001C6420"/>
    <w:rsid w:val="001E44FB"/>
    <w:rsid w:val="002022F5"/>
    <w:rsid w:val="00226E43"/>
    <w:rsid w:val="00245694"/>
    <w:rsid w:val="00251877"/>
    <w:rsid w:val="0026407D"/>
    <w:rsid w:val="002D0767"/>
    <w:rsid w:val="002D2003"/>
    <w:rsid w:val="002D3140"/>
    <w:rsid w:val="002D7FF5"/>
    <w:rsid w:val="002E6F62"/>
    <w:rsid w:val="002F2A73"/>
    <w:rsid w:val="00323476"/>
    <w:rsid w:val="0033349D"/>
    <w:rsid w:val="00342587"/>
    <w:rsid w:val="003537B8"/>
    <w:rsid w:val="00365230"/>
    <w:rsid w:val="00384BB6"/>
    <w:rsid w:val="00393A0F"/>
    <w:rsid w:val="003A1FCD"/>
    <w:rsid w:val="003B2C26"/>
    <w:rsid w:val="003C4B44"/>
    <w:rsid w:val="003D5EFA"/>
    <w:rsid w:val="00410C0E"/>
    <w:rsid w:val="00435EA0"/>
    <w:rsid w:val="004510FE"/>
    <w:rsid w:val="00457AA9"/>
    <w:rsid w:val="00466222"/>
    <w:rsid w:val="004731CF"/>
    <w:rsid w:val="00482CEF"/>
    <w:rsid w:val="0048574C"/>
    <w:rsid w:val="00494DB6"/>
    <w:rsid w:val="00494DD1"/>
    <w:rsid w:val="004A2845"/>
    <w:rsid w:val="004B1696"/>
    <w:rsid w:val="004B4556"/>
    <w:rsid w:val="004B59CB"/>
    <w:rsid w:val="004C6A24"/>
    <w:rsid w:val="004D5963"/>
    <w:rsid w:val="004E214E"/>
    <w:rsid w:val="005305FF"/>
    <w:rsid w:val="00536388"/>
    <w:rsid w:val="00541D83"/>
    <w:rsid w:val="005435A9"/>
    <w:rsid w:val="0055352F"/>
    <w:rsid w:val="00561021"/>
    <w:rsid w:val="00562F03"/>
    <w:rsid w:val="00562F73"/>
    <w:rsid w:val="005B1E37"/>
    <w:rsid w:val="005E53C2"/>
    <w:rsid w:val="005F7F21"/>
    <w:rsid w:val="00605DDE"/>
    <w:rsid w:val="00616524"/>
    <w:rsid w:val="00620CE4"/>
    <w:rsid w:val="00647FEC"/>
    <w:rsid w:val="00653C36"/>
    <w:rsid w:val="00667C9F"/>
    <w:rsid w:val="00683A3B"/>
    <w:rsid w:val="006B00E7"/>
    <w:rsid w:val="006B69CC"/>
    <w:rsid w:val="006B7502"/>
    <w:rsid w:val="006C1BD6"/>
    <w:rsid w:val="006C7A93"/>
    <w:rsid w:val="006D524D"/>
    <w:rsid w:val="006E33EA"/>
    <w:rsid w:val="006E5BE9"/>
    <w:rsid w:val="00713BBA"/>
    <w:rsid w:val="00715667"/>
    <w:rsid w:val="00742FE8"/>
    <w:rsid w:val="00750621"/>
    <w:rsid w:val="00750D95"/>
    <w:rsid w:val="007538CE"/>
    <w:rsid w:val="00757BC8"/>
    <w:rsid w:val="00760D28"/>
    <w:rsid w:val="0078311E"/>
    <w:rsid w:val="007858B3"/>
    <w:rsid w:val="007875C5"/>
    <w:rsid w:val="007A5990"/>
    <w:rsid w:val="007B10E6"/>
    <w:rsid w:val="008057D7"/>
    <w:rsid w:val="008310C6"/>
    <w:rsid w:val="008622ED"/>
    <w:rsid w:val="00862DC6"/>
    <w:rsid w:val="0086798C"/>
    <w:rsid w:val="00884613"/>
    <w:rsid w:val="00891D98"/>
    <w:rsid w:val="008B2642"/>
    <w:rsid w:val="008C7E00"/>
    <w:rsid w:val="008E0E6C"/>
    <w:rsid w:val="008F0A83"/>
    <w:rsid w:val="0091455A"/>
    <w:rsid w:val="00975B86"/>
    <w:rsid w:val="0098426D"/>
    <w:rsid w:val="00985B33"/>
    <w:rsid w:val="009A5389"/>
    <w:rsid w:val="009C4004"/>
    <w:rsid w:val="009C6350"/>
    <w:rsid w:val="009D42B3"/>
    <w:rsid w:val="00A1043D"/>
    <w:rsid w:val="00A253BE"/>
    <w:rsid w:val="00A300BA"/>
    <w:rsid w:val="00A528FB"/>
    <w:rsid w:val="00A90440"/>
    <w:rsid w:val="00AB042D"/>
    <w:rsid w:val="00AC3605"/>
    <w:rsid w:val="00AD02A4"/>
    <w:rsid w:val="00AD6D6A"/>
    <w:rsid w:val="00AF64A1"/>
    <w:rsid w:val="00AF7231"/>
    <w:rsid w:val="00B157BD"/>
    <w:rsid w:val="00B23852"/>
    <w:rsid w:val="00B42556"/>
    <w:rsid w:val="00B4685E"/>
    <w:rsid w:val="00B5122C"/>
    <w:rsid w:val="00B604FA"/>
    <w:rsid w:val="00B874E8"/>
    <w:rsid w:val="00BA00CC"/>
    <w:rsid w:val="00BB183C"/>
    <w:rsid w:val="00BE0619"/>
    <w:rsid w:val="00BE2D60"/>
    <w:rsid w:val="00BF1278"/>
    <w:rsid w:val="00C021A5"/>
    <w:rsid w:val="00C05F1C"/>
    <w:rsid w:val="00C06B40"/>
    <w:rsid w:val="00C2134C"/>
    <w:rsid w:val="00C3179B"/>
    <w:rsid w:val="00C44973"/>
    <w:rsid w:val="00C507C6"/>
    <w:rsid w:val="00C536B8"/>
    <w:rsid w:val="00C63F78"/>
    <w:rsid w:val="00C6490B"/>
    <w:rsid w:val="00C71481"/>
    <w:rsid w:val="00C77A9A"/>
    <w:rsid w:val="00CA5649"/>
    <w:rsid w:val="00CD6C67"/>
    <w:rsid w:val="00CE0FED"/>
    <w:rsid w:val="00CE1A30"/>
    <w:rsid w:val="00CE6161"/>
    <w:rsid w:val="00CF63E2"/>
    <w:rsid w:val="00D26648"/>
    <w:rsid w:val="00D45167"/>
    <w:rsid w:val="00D5192E"/>
    <w:rsid w:val="00D526FA"/>
    <w:rsid w:val="00D574AB"/>
    <w:rsid w:val="00D6799B"/>
    <w:rsid w:val="00D84B6B"/>
    <w:rsid w:val="00D84DED"/>
    <w:rsid w:val="00DA5B1B"/>
    <w:rsid w:val="00DB38AD"/>
    <w:rsid w:val="00DE7395"/>
    <w:rsid w:val="00DF0D58"/>
    <w:rsid w:val="00DF4D19"/>
    <w:rsid w:val="00DF51F2"/>
    <w:rsid w:val="00E0531D"/>
    <w:rsid w:val="00E104B0"/>
    <w:rsid w:val="00E10C15"/>
    <w:rsid w:val="00E25F87"/>
    <w:rsid w:val="00E62419"/>
    <w:rsid w:val="00E72681"/>
    <w:rsid w:val="00E77701"/>
    <w:rsid w:val="00E94EEE"/>
    <w:rsid w:val="00EA7098"/>
    <w:rsid w:val="00ED5671"/>
    <w:rsid w:val="00EE590B"/>
    <w:rsid w:val="00F004E8"/>
    <w:rsid w:val="00F02EED"/>
    <w:rsid w:val="00F07C48"/>
    <w:rsid w:val="00F222E7"/>
    <w:rsid w:val="00F26301"/>
    <w:rsid w:val="00F41473"/>
    <w:rsid w:val="00F47332"/>
    <w:rsid w:val="00F4754C"/>
    <w:rsid w:val="00F53449"/>
    <w:rsid w:val="00F7416E"/>
    <w:rsid w:val="00F76BA4"/>
    <w:rsid w:val="00F803F9"/>
    <w:rsid w:val="00F86DE5"/>
    <w:rsid w:val="00FA2192"/>
    <w:rsid w:val="00FA4012"/>
    <w:rsid w:val="00FB25AF"/>
    <w:rsid w:val="00FB4CA7"/>
    <w:rsid w:val="00FD4749"/>
    <w:rsid w:val="00FD52BE"/>
    <w:rsid w:val="00FE79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9D27"/>
  <w15:docId w15:val="{B24F2400-62B5-457E-AB54-6D0320CD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rPr>
  </w:style>
  <w:style w:type="paragraph" w:styleId="Heading2">
    <w:name w:val="heading 2"/>
    <w:basedOn w:val="Normal"/>
    <w:next w:val="Normal"/>
    <w:link w:val="Heading2Char"/>
    <w:uiPriority w:val="99"/>
    <w:qFormat/>
    <w:rsid w:val="007858B3"/>
    <w:pPr>
      <w:keepNext/>
      <w:tabs>
        <w:tab w:val="right" w:pos="8640"/>
      </w:tabs>
      <w:jc w:val="center"/>
      <w:outlineLvl w:val="1"/>
    </w:pPr>
    <w:rPr>
      <w:b/>
      <w:i/>
      <w:iCs/>
      <w:sz w:val="96"/>
      <w:szCs w:val="52"/>
    </w:rPr>
  </w:style>
  <w:style w:type="paragraph" w:styleId="Heading3">
    <w:name w:val="heading 3"/>
    <w:basedOn w:val="Normal"/>
    <w:next w:val="Normal"/>
    <w:link w:val="Heading3Char"/>
    <w:uiPriority w:val="99"/>
    <w:qFormat/>
    <w:rsid w:val="007858B3"/>
    <w:pPr>
      <w:keepNext/>
      <w:outlineLvl w:val="2"/>
    </w:pPr>
    <w:rPr>
      <w:b/>
      <w:bCs/>
      <w:sz w:val="20"/>
    </w:rPr>
  </w:style>
  <w:style w:type="paragraph" w:styleId="Heading4">
    <w:name w:val="heading 4"/>
    <w:basedOn w:val="Normal"/>
    <w:next w:val="Normal"/>
    <w:link w:val="Heading4Char"/>
    <w:uiPriority w:val="99"/>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rPr>
  </w:style>
  <w:style w:type="paragraph" w:styleId="Heading5">
    <w:name w:val="heading 5"/>
    <w:basedOn w:val="Normal"/>
    <w:next w:val="Normal"/>
    <w:link w:val="Heading5Char"/>
    <w:uiPriority w:val="99"/>
    <w:qFormat/>
    <w:rsid w:val="007858B3"/>
    <w:pPr>
      <w:keepNext/>
      <w:tabs>
        <w:tab w:val="right" w:pos="8640"/>
      </w:tabs>
      <w:suppressAutoHyphens w:val="0"/>
      <w:spacing w:before="0" w:after="0"/>
      <w:jc w:val="center"/>
      <w:outlineLvl w:val="4"/>
    </w:pPr>
    <w:rPr>
      <w:sz w:val="44"/>
    </w:rPr>
  </w:style>
  <w:style w:type="paragraph" w:styleId="Heading8">
    <w:name w:val="heading 8"/>
    <w:basedOn w:val="Normal"/>
    <w:next w:val="Normal"/>
    <w:link w:val="Heading8Char"/>
    <w:uiPriority w:val="99"/>
    <w:qFormat/>
    <w:rsid w:val="007858B3"/>
    <w:pPr>
      <w:keepNext/>
      <w:tabs>
        <w:tab w:val="right" w:pos="9360"/>
      </w:tabs>
      <w:suppressAutoHyphens w:val="0"/>
      <w:spacing w:before="0" w:after="0"/>
      <w:jc w:val="lef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hAnsi="Times New Roman" w:cs="Times New Roman"/>
      <w:sz w:val="20"/>
    </w:rPr>
  </w:style>
  <w:style w:type="character" w:customStyle="1" w:styleId="Heading2Char">
    <w:name w:val="Heading 2 Char"/>
    <w:link w:val="Heading2"/>
    <w:uiPriority w:val="99"/>
    <w:rsid w:val="007858B3"/>
    <w:rPr>
      <w:rFonts w:ascii="Times New Roman" w:hAnsi="Times New Roman" w:cs="Times New Roman"/>
      <w:b/>
      <w:i/>
      <w:sz w:val="52"/>
    </w:rPr>
  </w:style>
  <w:style w:type="character" w:customStyle="1" w:styleId="Heading3Char">
    <w:name w:val="Heading 3 Char"/>
    <w:link w:val="Heading3"/>
    <w:uiPriority w:val="99"/>
    <w:rsid w:val="007858B3"/>
    <w:rPr>
      <w:rFonts w:ascii="Times New Roman" w:hAnsi="Times New Roman" w:cs="Times New Roman"/>
      <w:b/>
    </w:rPr>
  </w:style>
  <w:style w:type="character" w:customStyle="1" w:styleId="Heading4Char">
    <w:name w:val="Heading 4 Char"/>
    <w:link w:val="Heading4"/>
    <w:uiPriority w:val="99"/>
    <w:rsid w:val="007858B3"/>
    <w:rPr>
      <w:rFonts w:ascii="Times New Roman" w:hAnsi="Times New Roman" w:cs="Times New Roman"/>
      <w:b/>
      <w:sz w:val="20"/>
    </w:rPr>
  </w:style>
  <w:style w:type="character" w:customStyle="1" w:styleId="Heading5Char">
    <w:name w:val="Heading 5 Char"/>
    <w:link w:val="Heading5"/>
    <w:uiPriority w:val="99"/>
    <w:rsid w:val="007858B3"/>
    <w:rPr>
      <w:rFonts w:ascii="Times New Roman" w:hAnsi="Times New Roman" w:cs="Times New Roman"/>
      <w:sz w:val="20"/>
    </w:rPr>
  </w:style>
  <w:style w:type="character" w:customStyle="1" w:styleId="Heading8Char">
    <w:name w:val="Heading 8 Char"/>
    <w:link w:val="Heading8"/>
    <w:uiPriority w:val="99"/>
    <w:rsid w:val="007858B3"/>
    <w:rPr>
      <w:rFonts w:ascii="Times New Roman" w:hAnsi="Times New Roman" w:cs="Times New Roman"/>
      <w:sz w:val="20"/>
    </w:rPr>
  </w:style>
  <w:style w:type="paragraph" w:styleId="BodyText2">
    <w:name w:val="Body Text 2"/>
    <w:basedOn w:val="Normal"/>
    <w:link w:val="BodyText2Char"/>
    <w:uiPriority w:val="99"/>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rPr>
  </w:style>
  <w:style w:type="character" w:customStyle="1" w:styleId="BodyText2Char">
    <w:name w:val="Body Text 2 Char"/>
    <w:link w:val="BodyText2"/>
    <w:uiPriority w:val="99"/>
    <w:rsid w:val="007858B3"/>
    <w:rPr>
      <w:rFonts w:ascii="Times New Roman" w:hAnsi="Times New Roman" w:cs="Times New Roman"/>
      <w:sz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rPr>
  </w:style>
  <w:style w:type="character" w:customStyle="1" w:styleId="HeaderChar">
    <w:name w:val="Header Char"/>
    <w:link w:val="Header"/>
    <w:uiPriority w:val="99"/>
    <w:rsid w:val="007858B3"/>
    <w:rPr>
      <w:rFonts w:ascii="Times New Roman" w:hAnsi="Times New Roman" w:cs="Times New Roman"/>
      <w:sz w:val="20"/>
    </w:rPr>
  </w:style>
  <w:style w:type="paragraph" w:customStyle="1" w:styleId="Level1">
    <w:name w:val="Level 1"/>
    <w:basedOn w:val="Normal"/>
    <w:uiPriority w:val="99"/>
    <w:rsid w:val="007858B3"/>
    <w:pPr>
      <w:widowControl w:val="0"/>
      <w:numPr>
        <w:numId w:val="1"/>
      </w:numPr>
      <w:suppressAutoHyphens w:val="0"/>
      <w:spacing w:before="0" w:after="0"/>
      <w:ind w:left="720" w:hanging="720"/>
      <w:jc w:val="left"/>
      <w:outlineLvl w:val="0"/>
    </w:pPr>
    <w:rPr>
      <w:sz w:val="24"/>
    </w:rPr>
  </w:style>
  <w:style w:type="paragraph" w:styleId="BodyText3">
    <w:name w:val="Body Text 3"/>
    <w:basedOn w:val="Normal"/>
    <w:link w:val="BodyText3Char"/>
    <w:uiPriority w:val="99"/>
    <w:rsid w:val="007858B3"/>
    <w:pPr>
      <w:tabs>
        <w:tab w:val="right" w:pos="8640"/>
      </w:tabs>
      <w:suppressAutoHyphens w:val="0"/>
      <w:spacing w:before="0" w:after="0"/>
      <w:jc w:val="center"/>
    </w:pPr>
    <w:rPr>
      <w:sz w:val="56"/>
    </w:rPr>
  </w:style>
  <w:style w:type="character" w:customStyle="1" w:styleId="BodyText3Char">
    <w:name w:val="Body Text 3 Char"/>
    <w:link w:val="BodyText3"/>
    <w:uiPriority w:val="99"/>
    <w:rsid w:val="007858B3"/>
    <w:rPr>
      <w:rFonts w:ascii="Times New Roman" w:hAnsi="Times New Roman" w:cs="Times New Roman"/>
      <w:sz w:val="20"/>
    </w:rPr>
  </w:style>
  <w:style w:type="character" w:styleId="PageNumber">
    <w:name w:val="page number"/>
    <w:uiPriority w:val="99"/>
    <w:rsid w:val="007858B3"/>
    <w:rPr>
      <w:rFonts w:cs="Times New Roman"/>
    </w:rPr>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rPr>
  </w:style>
  <w:style w:type="character" w:customStyle="1" w:styleId="FooterChar">
    <w:name w:val="Footer Char"/>
    <w:link w:val="Footer"/>
    <w:uiPriority w:val="99"/>
    <w:rsid w:val="007858B3"/>
    <w:rPr>
      <w:rFonts w:ascii="Times New Roman" w:hAnsi="Times New Roman" w:cs="Times New Roman"/>
      <w:sz w:val="20"/>
    </w:rPr>
  </w:style>
  <w:style w:type="paragraph" w:styleId="BodyText">
    <w:name w:val="Body Text"/>
    <w:basedOn w:val="Normal"/>
    <w:link w:val="BodyTextChar"/>
    <w:uiPriority w:val="99"/>
    <w:rsid w:val="007858B3"/>
    <w:rPr>
      <w:bCs/>
      <w:sz w:val="20"/>
    </w:rPr>
  </w:style>
  <w:style w:type="character" w:customStyle="1" w:styleId="BodyTextChar">
    <w:name w:val="Body Text Char"/>
    <w:link w:val="BodyText"/>
    <w:uiPriority w:val="99"/>
    <w:rsid w:val="007858B3"/>
    <w:rPr>
      <w:rFonts w:ascii="Times New Roman" w:hAnsi="Times New Roman" w:cs="Times New Roman"/>
      <w:sz w:val="20"/>
    </w:rPr>
  </w:style>
  <w:style w:type="paragraph" w:styleId="Title">
    <w:name w:val="Title"/>
    <w:basedOn w:val="Normal"/>
    <w:link w:val="TitleChar"/>
    <w:uiPriority w:val="99"/>
    <w:qFormat/>
    <w:rsid w:val="007858B3"/>
    <w:pPr>
      <w:suppressAutoHyphens w:val="0"/>
      <w:spacing w:before="0" w:after="0"/>
      <w:jc w:val="center"/>
    </w:pPr>
    <w:rPr>
      <w:b/>
      <w:bCs/>
      <w:i/>
      <w:iCs/>
      <w:sz w:val="28"/>
      <w:szCs w:val="24"/>
    </w:rPr>
  </w:style>
  <w:style w:type="character" w:customStyle="1" w:styleId="TitleChar">
    <w:name w:val="Title Char"/>
    <w:link w:val="Title"/>
    <w:uiPriority w:val="99"/>
    <w:rsid w:val="007858B3"/>
    <w:rPr>
      <w:rFonts w:ascii="Times New Roman" w:hAnsi="Times New Roman" w:cs="Times New Roman"/>
      <w:b/>
      <w:i/>
      <w:sz w:val="24"/>
    </w:rPr>
  </w:style>
  <w:style w:type="paragraph" w:styleId="BodyTextIndent3">
    <w:name w:val="Body Text Indent 3"/>
    <w:basedOn w:val="Normal"/>
    <w:link w:val="BodyTextIndent3Char"/>
    <w:uiPriority w:val="99"/>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rPr>
  </w:style>
  <w:style w:type="character" w:customStyle="1" w:styleId="BodyTextIndent3Char">
    <w:name w:val="Body Text Indent 3 Char"/>
    <w:link w:val="BodyTextIndent3"/>
    <w:uiPriority w:val="99"/>
    <w:rsid w:val="007858B3"/>
    <w:rPr>
      <w:rFonts w:ascii="Times New Roman" w:hAnsi="Times New Roman" w:cs="Times New Roman"/>
      <w:sz w:val="24"/>
    </w:rPr>
  </w:style>
  <w:style w:type="table" w:styleId="TableGrid">
    <w:name w:val="Table Grid"/>
    <w:basedOn w:val="TableNormal"/>
    <w:uiPriority w:val="9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rPr>
  </w:style>
  <w:style w:type="character" w:customStyle="1" w:styleId="PlainTextChar">
    <w:name w:val="Plain Text Char"/>
    <w:link w:val="PlainText"/>
    <w:uiPriority w:val="99"/>
    <w:rsid w:val="00D574AB"/>
    <w:rPr>
      <w:rFonts w:ascii="Courier New" w:hAnsi="Courier New" w:cs="Times New Roman"/>
    </w:rPr>
  </w:style>
  <w:style w:type="paragraph" w:styleId="ListParagraph">
    <w:name w:val="List Paragraph"/>
    <w:basedOn w:val="Normal"/>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rsid w:val="002E6F62"/>
    <w:pPr>
      <w:spacing w:before="0" w:after="0"/>
    </w:pPr>
    <w:rPr>
      <w:rFonts w:ascii="Tahoma" w:hAnsi="Tahoma"/>
      <w:sz w:val="16"/>
      <w:szCs w:val="16"/>
    </w:rPr>
  </w:style>
  <w:style w:type="character" w:customStyle="1" w:styleId="BalloonTextChar">
    <w:name w:val="Balloon Text Char"/>
    <w:link w:val="BalloonText"/>
    <w:uiPriority w:val="99"/>
    <w:semiHidden/>
    <w:rsid w:val="002E6F62"/>
    <w:rPr>
      <w:rFonts w:ascii="Tahoma" w:hAnsi="Tahoma" w:cs="Times New Roman"/>
      <w:sz w:val="16"/>
    </w:rPr>
  </w:style>
  <w:style w:type="character" w:styleId="Hyperlink">
    <w:name w:val="Hyperlink"/>
    <w:uiPriority w:val="99"/>
    <w:rsid w:val="009C6350"/>
    <w:rPr>
      <w:rFonts w:cs="Times New Roman"/>
      <w:color w:val="0000FF"/>
      <w:u w:val="single"/>
    </w:rPr>
  </w:style>
  <w:style w:type="character" w:styleId="FollowedHyperlink">
    <w:name w:val="FollowedHyperlink"/>
    <w:uiPriority w:val="99"/>
    <w:semiHidden/>
    <w:rsid w:val="009C6350"/>
    <w:rPr>
      <w:rFonts w:cs="Times New Roman"/>
      <w:color w:val="800080"/>
      <w:u w:val="single"/>
    </w:rPr>
  </w:style>
  <w:style w:type="paragraph" w:styleId="BodyTextIndent">
    <w:name w:val="Body Text Indent"/>
    <w:basedOn w:val="Normal"/>
    <w:link w:val="BodyTextIndentChar"/>
    <w:uiPriority w:val="99"/>
    <w:semiHidden/>
    <w:rsid w:val="00750621"/>
    <w:pPr>
      <w:spacing w:after="120"/>
      <w:ind w:left="360"/>
    </w:pPr>
  </w:style>
  <w:style w:type="character" w:customStyle="1" w:styleId="BodyTextIndentChar">
    <w:name w:val="Body Text Indent Char"/>
    <w:link w:val="BodyTextIndent"/>
    <w:uiPriority w:val="99"/>
    <w:semiHidden/>
    <w:rsid w:val="00750621"/>
    <w:rPr>
      <w:rFonts w:ascii="Times New Roman" w:hAnsi="Times New Roman" w:cs="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uiPriority w:val="99"/>
    <w:rsid w:val="002F2A7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0390">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bpa.org/sdownload/2016-17_WSAP_Copyright_Fairuse_Guidelines.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806</Words>
  <Characters>4596</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Description</vt:lpstr>
    </vt:vector>
  </TitlesOfParts>
  <Company>Grizli777</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SIMPSON, JAYE</dc:creator>
  <cp:keywords/>
  <cp:lastModifiedBy>McNew, Amber</cp:lastModifiedBy>
  <cp:revision>2</cp:revision>
  <dcterms:created xsi:type="dcterms:W3CDTF">2020-03-11T13:12:00Z</dcterms:created>
  <dcterms:modified xsi:type="dcterms:W3CDTF">2020-03-11T13:12:00Z</dcterms:modified>
</cp:coreProperties>
</file>