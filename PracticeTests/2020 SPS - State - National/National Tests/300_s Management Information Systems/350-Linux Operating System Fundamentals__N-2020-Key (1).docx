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2EB34A" w14:textId="38A29233" w:rsidR="000E6202" w:rsidRDefault="000E6202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64"/>
          <w:szCs w:val="64"/>
        </w:rPr>
      </w:pPr>
      <w:ins w:id="0" w:author="amcnew@bpa.org" w:date="2019-10-29T20:10:00Z">
        <w:r w:rsidRPr="003632DA">
          <w:rPr>
            <w:noProof/>
            <w:sz w:val="72"/>
          </w:rPr>
          <w:drawing>
            <wp:anchor distT="0" distB="0" distL="114300" distR="114300" simplePos="0" relativeHeight="251663360" behindDoc="1" locked="0" layoutInCell="1" allowOverlap="1" wp14:anchorId="31037D8A" wp14:editId="51AD85BE">
              <wp:simplePos x="0" y="0"/>
              <wp:positionH relativeFrom="margin">
                <wp:posOffset>4972050</wp:posOffset>
              </wp:positionH>
              <wp:positionV relativeFrom="paragraph">
                <wp:posOffset>-714375</wp:posOffset>
              </wp:positionV>
              <wp:extent cx="1579235" cy="1660288"/>
              <wp:effectExtent l="0" t="0" r="2540" b="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jfypx[1].png"/>
                      <pic:cNvPicPr/>
                    </pic:nvPicPr>
                    <pic:blipFill rotWithShape="1"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3927" t="17338" r="1237" b="4006"/>
                      <a:stretch/>
                    </pic:blipFill>
                    <pic:spPr bwMode="auto">
                      <a:xfrm>
                        <a:off x="0" y="0"/>
                        <a:ext cx="1579235" cy="166028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5C406130" wp14:editId="767A7B06">
            <wp:simplePos x="0" y="0"/>
            <wp:positionH relativeFrom="margin">
              <wp:posOffset>1628775</wp:posOffset>
            </wp:positionH>
            <wp:positionV relativeFrom="paragraph">
              <wp:posOffset>8890</wp:posOffset>
            </wp:positionV>
            <wp:extent cx="283993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EBC4F" w14:textId="77777777" w:rsidR="00E77B0B" w:rsidRDefault="00E77B0B" w:rsidP="00E77B0B">
      <w:pPr>
        <w:tabs>
          <w:tab w:val="left" w:pos="5580"/>
          <w:tab w:val="left" w:leader="underscore" w:pos="7380"/>
          <w:tab w:val="left" w:leader="underscore" w:pos="8010"/>
        </w:tabs>
        <w:ind w:left="900" w:right="360"/>
        <w:jc w:val="center"/>
        <w:rPr>
          <w:rFonts w:ascii="Times New Roman" w:hAnsi="Times New Roman" w:cs="Times New Roman"/>
          <w:b/>
          <w:sz w:val="64"/>
          <w:szCs w:val="64"/>
        </w:rPr>
      </w:pPr>
    </w:p>
    <w:p w14:paraId="41195077" w14:textId="50ADF053" w:rsidR="00426D35" w:rsidRDefault="00E77B0B" w:rsidP="00E77B0B">
      <w:pPr>
        <w:tabs>
          <w:tab w:val="left" w:pos="5580"/>
          <w:tab w:val="left" w:leader="underscore" w:pos="7380"/>
          <w:tab w:val="left" w:leader="underscore" w:pos="8010"/>
        </w:tabs>
        <w:ind w:left="900" w:right="360"/>
        <w:jc w:val="center"/>
        <w:rPr>
          <w:rFonts w:ascii="Times New Roman" w:hAnsi="Times New Roman" w:cs="Times New Roman"/>
          <w:b/>
          <w:sz w:val="64"/>
          <w:szCs w:val="64"/>
        </w:rPr>
      </w:pPr>
      <w:r>
        <w:rPr>
          <w:rFonts w:ascii="Times New Roman" w:hAnsi="Times New Roman" w:cs="Times New Roman"/>
          <w:b/>
          <w:sz w:val="64"/>
          <w:szCs w:val="64"/>
        </w:rPr>
        <w:t>LINUX OPERATING SYSTEM FUNDAMENTALS</w:t>
      </w:r>
    </w:p>
    <w:p w14:paraId="3BE9921E" w14:textId="45D25AA9" w:rsidR="00E77B0B" w:rsidRPr="00426D35" w:rsidRDefault="00E77B0B" w:rsidP="00E77B0B">
      <w:pPr>
        <w:tabs>
          <w:tab w:val="left" w:pos="5580"/>
          <w:tab w:val="left" w:leader="underscore" w:pos="7380"/>
          <w:tab w:val="left" w:leader="underscore" w:pos="8010"/>
        </w:tabs>
        <w:ind w:left="900" w:right="360"/>
        <w:jc w:val="center"/>
        <w:rPr>
          <w:rFonts w:ascii="Times New Roman" w:hAnsi="Times New Roman" w:cs="Times New Roman"/>
          <w:b/>
          <w:sz w:val="64"/>
          <w:szCs w:val="64"/>
        </w:rPr>
      </w:pPr>
      <w:r>
        <w:rPr>
          <w:rFonts w:ascii="Times New Roman" w:hAnsi="Times New Roman" w:cs="Times New Roman"/>
          <w:b/>
          <w:sz w:val="64"/>
          <w:szCs w:val="64"/>
        </w:rPr>
        <w:t>PILOT</w:t>
      </w:r>
    </w:p>
    <w:p w14:paraId="01219B93" w14:textId="0EE0CB19" w:rsidR="00426D35" w:rsidRPr="00426D35" w:rsidRDefault="00426D35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56"/>
          <w:szCs w:val="56"/>
        </w:rPr>
      </w:pPr>
      <w:r w:rsidRPr="00426D35">
        <w:rPr>
          <w:rFonts w:ascii="Times New Roman" w:hAnsi="Times New Roman" w:cs="Times New Roman"/>
          <w:b/>
          <w:sz w:val="56"/>
          <w:szCs w:val="56"/>
        </w:rPr>
        <w:t>(3</w:t>
      </w:r>
      <w:r w:rsidR="00E77B0B">
        <w:rPr>
          <w:rFonts w:ascii="Times New Roman" w:hAnsi="Times New Roman" w:cs="Times New Roman"/>
          <w:b/>
          <w:sz w:val="56"/>
          <w:szCs w:val="56"/>
        </w:rPr>
        <w:t>5</w:t>
      </w:r>
      <w:r w:rsidRPr="00426D35">
        <w:rPr>
          <w:rFonts w:ascii="Times New Roman" w:hAnsi="Times New Roman" w:cs="Times New Roman"/>
          <w:b/>
          <w:sz w:val="56"/>
          <w:szCs w:val="56"/>
        </w:rPr>
        <w:t>0)</w:t>
      </w:r>
    </w:p>
    <w:p w14:paraId="015A162C" w14:textId="77777777" w:rsidR="00426D35" w:rsidRPr="00426D35" w:rsidRDefault="00426D35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115032" w14:textId="251AA036" w:rsidR="00426D35" w:rsidRPr="000E6202" w:rsidRDefault="004C34B9" w:rsidP="00426D35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jc w:val="center"/>
        <w:rPr>
          <w:rFonts w:ascii="Times New Roman" w:hAnsi="Times New Roman" w:cs="Times New Roman"/>
          <w:b/>
          <w:color w:val="C00000"/>
          <w:sz w:val="56"/>
          <w:szCs w:val="56"/>
        </w:rPr>
      </w:pPr>
      <w:r>
        <w:rPr>
          <w:rFonts w:ascii="Times New Roman" w:hAnsi="Times New Roman" w:cs="Times New Roman"/>
          <w:b/>
          <w:color w:val="C00000"/>
          <w:sz w:val="56"/>
          <w:szCs w:val="56"/>
        </w:rPr>
        <w:t>NATIONAL</w:t>
      </w:r>
      <w:r w:rsidR="00966915" w:rsidRPr="000E6202">
        <w:rPr>
          <w:rFonts w:ascii="Times New Roman" w:hAnsi="Times New Roman" w:cs="Times New Roman"/>
          <w:b/>
          <w:color w:val="C00000"/>
          <w:sz w:val="56"/>
          <w:szCs w:val="56"/>
        </w:rPr>
        <w:t xml:space="preserve"> 2020</w:t>
      </w:r>
    </w:p>
    <w:p w14:paraId="4B3E8069" w14:textId="77777777" w:rsidR="00426D35" w:rsidRPr="00426D35" w:rsidRDefault="00426D35" w:rsidP="00426D35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</w:rPr>
      </w:pPr>
      <w:r w:rsidRPr="00426D35">
        <w:rPr>
          <w:rFonts w:ascii="Times New Roman" w:hAnsi="Times New Roman" w:cs="Times New Roman"/>
          <w:b/>
          <w:i/>
        </w:rPr>
        <w:tab/>
      </w:r>
    </w:p>
    <w:p w14:paraId="37D11DED" w14:textId="77777777" w:rsidR="00426D35" w:rsidRPr="00426D35" w:rsidRDefault="00426D35" w:rsidP="00426D35">
      <w:pPr>
        <w:tabs>
          <w:tab w:val="left" w:pos="207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</w:rPr>
      </w:pPr>
      <w:r w:rsidRPr="00426D35">
        <w:rPr>
          <w:rFonts w:ascii="Times New Roman" w:hAnsi="Times New Roman" w:cs="Times New Roman"/>
          <w:b/>
          <w:i/>
          <w:sz w:val="28"/>
        </w:rPr>
        <w:tab/>
      </w:r>
      <w:r w:rsidRPr="00426D35">
        <w:rPr>
          <w:rFonts w:ascii="Times New Roman" w:hAnsi="Times New Roman" w:cs="Times New Roman"/>
          <w:b/>
          <w:i/>
          <w:sz w:val="24"/>
        </w:rPr>
        <w:t>TOTAL POINTS</w:t>
      </w:r>
      <w:r w:rsidRPr="00426D35">
        <w:rPr>
          <w:rFonts w:ascii="Times New Roman" w:hAnsi="Times New Roman" w:cs="Times New Roman"/>
          <w:b/>
          <w:i/>
          <w:sz w:val="24"/>
        </w:rPr>
        <w:tab/>
      </w:r>
      <w:r w:rsidRPr="00426D35">
        <w:rPr>
          <w:rFonts w:ascii="Times New Roman" w:hAnsi="Times New Roman" w:cs="Times New Roman"/>
          <w:b/>
          <w:i/>
          <w:sz w:val="24"/>
        </w:rPr>
        <w:tab/>
        <w:t xml:space="preserve"> (500 points)</w:t>
      </w:r>
    </w:p>
    <w:p w14:paraId="6C75E882" w14:textId="77777777" w:rsidR="00426D35" w:rsidRPr="00426D35" w:rsidRDefault="00426D35" w:rsidP="00426D35">
      <w:pPr>
        <w:rPr>
          <w:rFonts w:ascii="Times New Roman" w:hAnsi="Times New Roman" w:cs="Times New Roman"/>
          <w:sz w:val="18"/>
        </w:rPr>
      </w:pPr>
    </w:p>
    <w:p w14:paraId="0265B426" w14:textId="77777777" w:rsidR="00426D35" w:rsidRPr="00426D35" w:rsidRDefault="00426D35" w:rsidP="00426D35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  <w:sz w:val="24"/>
        </w:rPr>
      </w:pPr>
    </w:p>
    <w:p w14:paraId="12BCBF18" w14:textId="77777777" w:rsidR="00426D35" w:rsidRPr="00426D35" w:rsidRDefault="00426D35" w:rsidP="00426D35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 w:cs="Times New Roman"/>
          <w:b/>
          <w:iCs/>
          <w:sz w:val="24"/>
        </w:rPr>
      </w:pPr>
      <w:r w:rsidRPr="00426D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5F2BFB" wp14:editId="7E270B87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CC717" w14:textId="77777777" w:rsidR="00426D35" w:rsidRDefault="00426D35" w:rsidP="00426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5F2B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" fillcolor="#d8d8d8">
                <v:textbox>
                  <w:txbxContent>
                    <w:p w14:paraId="4B3CC717" w14:textId="77777777" w:rsidR="00426D35" w:rsidRDefault="00426D35" w:rsidP="00426D35"/>
                  </w:txbxContent>
                </v:textbox>
              </v:shape>
            </w:pict>
          </mc:Fallback>
        </mc:AlternateContent>
      </w:r>
    </w:p>
    <w:p w14:paraId="6DFBB26B" w14:textId="77777777" w:rsidR="00426D35" w:rsidRPr="00426D35" w:rsidRDefault="00426D35" w:rsidP="00426D35">
      <w:pPr>
        <w:ind w:right="90"/>
        <w:jc w:val="center"/>
        <w:rPr>
          <w:rFonts w:ascii="Times New Roman" w:hAnsi="Times New Roman" w:cs="Times New Roman"/>
          <w:b/>
          <w:sz w:val="40"/>
        </w:rPr>
      </w:pPr>
      <w:r w:rsidRPr="00426D35">
        <w:rPr>
          <w:rFonts w:ascii="Times New Roman" w:hAnsi="Times New Roman" w:cs="Times New Roman"/>
          <w:b/>
          <w:sz w:val="40"/>
        </w:rPr>
        <w:t>Judge/Graders: Please double check and verify all scores and answer keys!</w:t>
      </w:r>
    </w:p>
    <w:p w14:paraId="6BF89447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3A5D46BA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276F2CCE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6F16AF81" w14:textId="77777777" w:rsidR="00426D35" w:rsidRPr="00426D35" w:rsidRDefault="00426D35" w:rsidP="00426D35">
      <w:pPr>
        <w:pStyle w:val="Header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5457CB71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 w:cs="Times New Roman"/>
        </w:rPr>
      </w:pPr>
    </w:p>
    <w:p w14:paraId="47249753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</w:rPr>
        <w:t xml:space="preserve">Property of Business Professionals of America.  </w:t>
      </w:r>
    </w:p>
    <w:p w14:paraId="61CE2CDB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</w:rPr>
        <w:t xml:space="preserve">May be reproduced only for use in the Business Professionals of America </w:t>
      </w:r>
    </w:p>
    <w:p w14:paraId="3D9BC85E" w14:textId="77777777" w:rsidR="00426D35" w:rsidRPr="00426D35" w:rsidRDefault="00426D35" w:rsidP="0042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spacing w:after="0"/>
        <w:jc w:val="center"/>
        <w:rPr>
          <w:rFonts w:ascii="Times New Roman" w:hAnsi="Times New Roman" w:cs="Times New Roman"/>
        </w:rPr>
      </w:pPr>
      <w:r w:rsidRPr="00426D35">
        <w:rPr>
          <w:rFonts w:ascii="Times New Roman" w:hAnsi="Times New Roman" w:cs="Times New Roman"/>
          <w:i/>
        </w:rPr>
        <w:t>Workplace Skills Assessment Program</w:t>
      </w:r>
      <w:r w:rsidRPr="00426D35">
        <w:rPr>
          <w:rFonts w:ascii="Times New Roman" w:hAnsi="Times New Roman" w:cs="Times New Roman"/>
        </w:rPr>
        <w:t xml:space="preserve"> competition.</w:t>
      </w:r>
      <w:r w:rsidRPr="00426D35">
        <w:rPr>
          <w:rFonts w:ascii="Times New Roman" w:hAnsi="Times New Roman" w:cs="Times New Roman"/>
        </w:rPr>
        <w:br/>
      </w:r>
    </w:p>
    <w:p w14:paraId="1C628CD3" w14:textId="01172B91" w:rsidR="00426D35" w:rsidRDefault="00426D35" w:rsidP="00426D35">
      <w:pPr>
        <w:rPr>
          <w:rFonts w:ascii="Times New Roman" w:hAnsi="Times New Roman" w:cs="Times New Roman"/>
        </w:rPr>
      </w:pPr>
    </w:p>
    <w:p w14:paraId="595E0494" w14:textId="00C72716" w:rsidR="00E77B0B" w:rsidRDefault="00E77B0B" w:rsidP="00426D35">
      <w:pPr>
        <w:rPr>
          <w:rFonts w:ascii="Times New Roman" w:hAnsi="Times New Roman" w:cs="Times New Roman"/>
        </w:rPr>
      </w:pPr>
    </w:p>
    <w:p w14:paraId="157B02B6" w14:textId="622FD015" w:rsidR="00E77B0B" w:rsidRPr="00E77B0B" w:rsidRDefault="00E77B0B" w:rsidP="00426D35">
      <w:pPr>
        <w:rPr>
          <w:rFonts w:ascii="Times New Roman" w:hAnsi="Times New Roman" w:cs="Times New Roman"/>
          <w:b/>
          <w:sz w:val="24"/>
        </w:rPr>
      </w:pPr>
      <w:r w:rsidRPr="00E77B0B">
        <w:rPr>
          <w:rFonts w:ascii="Times New Roman" w:hAnsi="Times New Roman" w:cs="Times New Roman"/>
          <w:b/>
          <w:sz w:val="24"/>
        </w:rPr>
        <w:t>ANSWERS:</w:t>
      </w:r>
    </w:p>
    <w:p w14:paraId="20F42D55" w14:textId="069279A5" w:rsidR="00EB1DAB" w:rsidRDefault="00EB1DAB">
      <w:pPr>
        <w:suppressAutoHyphens/>
        <w:spacing w:before="54" w:after="90" w:line="240" w:lineRule="auto"/>
        <w:jc w:val="both"/>
        <w:rPr>
          <w:rFonts w:ascii="Arial" w:eastAsia="Arial" w:hAnsi="Arial" w:cs="Arial"/>
          <w:b/>
          <w:sz w:val="26"/>
        </w:rPr>
      </w:pPr>
    </w:p>
    <w:p w14:paraId="3C515DC6" w14:textId="77777777" w:rsidR="00E77B0B" w:rsidRDefault="00E77B0B">
      <w:pPr>
        <w:suppressAutoHyphens/>
        <w:spacing w:before="54" w:after="90" w:line="240" w:lineRule="auto"/>
        <w:jc w:val="both"/>
        <w:rPr>
          <w:rFonts w:ascii="Arial" w:eastAsia="Arial" w:hAnsi="Arial" w:cs="Arial"/>
          <w:b/>
          <w:sz w:val="26"/>
        </w:rPr>
        <w:sectPr w:rsidR="00E77B0B" w:rsidSect="00E77B0B">
          <w:headerReference w:type="default" r:id="rId9"/>
          <w:pgSz w:w="12240" w:h="15840"/>
          <w:pgMar w:top="1440" w:right="1260" w:bottom="1440" w:left="1440" w:header="720" w:footer="720" w:gutter="0"/>
          <w:cols w:space="720"/>
          <w:titlePg/>
          <w:docGrid w:linePitch="360"/>
        </w:sectPr>
      </w:pPr>
    </w:p>
    <w:p w14:paraId="500A8CB2" w14:textId="5528DDA8" w:rsidR="00801A73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</w:t>
      </w:r>
    </w:p>
    <w:p w14:paraId="2A63B660" w14:textId="43E46601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7BAB835F" w14:textId="514FC674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1AED2699" w14:textId="35947DBE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395F93CF" w14:textId="1D7191A6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73C9575" w14:textId="79315AA7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3CF91F26" w14:textId="21F87CB0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74143BAC" w14:textId="4EB9D956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5A229E43" w14:textId="5576BF47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6CBF4EF5" w14:textId="56034893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72F97504" w14:textId="697C8D92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1DD6BE2B" w14:textId="5A497FA6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38E3746A" w14:textId="13903954" w:rsidR="00A8591D" w:rsidRDefault="00D577C2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8AC0687" w14:textId="0A56CE78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437AAA78" w14:textId="62B6FD68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0BEEB9D7" w14:textId="62FE8FB6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660D70DE" w14:textId="27FCA746" w:rsidR="00A8591D" w:rsidRDefault="00A8591D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73BFB711" w14:textId="024885F3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2626FEE4" w14:textId="6C6F41CB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736B8119" w14:textId="2EE9EFAB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53FDFACD" w14:textId="12EE11C0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7BA6657C" w14:textId="5A716792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6D6B0CEB" w14:textId="06904EA0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69903898" w14:textId="1D26065F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21D3DFD1" w14:textId="114A628D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10EACB7D" w14:textId="30F51D48" w:rsidR="00A8591D" w:rsidRPr="000E6202" w:rsidRDefault="004C34B9" w:rsidP="000E6202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1B1C4BBA" w14:textId="7A5FCC25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76546A60" w14:textId="186D0F27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395196CA" w14:textId="6C0BEC31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3A54AD4E" w14:textId="701CB9EE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16C2DF98" w14:textId="197C6D41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15011753" w14:textId="410A37EA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09DEE7B0" w14:textId="013432D5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06E63A02" w14:textId="020F826E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0CFFA215" w14:textId="5FC3CEB1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0CA5FEEA" w14:textId="6A19C2D6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36411556" w14:textId="4FC48C7F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480204DC" w14:textId="0B08CCF5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3A681EE1" w14:textId="422B2D53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16E72F7A" w14:textId="249D85E2" w:rsidR="00A8591D" w:rsidRDefault="00E77B0B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A</w:t>
      </w:r>
    </w:p>
    <w:p w14:paraId="0C4ED4F0" w14:textId="16E29065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650202AC" w14:textId="017B84C6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47E943A5" w14:textId="699F4BC1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65D9DFB6" w14:textId="6F261CBD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21AFF658" w14:textId="52B7ADD2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</w:p>
    <w:p w14:paraId="47AE8A51" w14:textId="693D0471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</w:p>
    <w:p w14:paraId="5EF8DC59" w14:textId="46BEEDF4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24FB0DC6" w14:textId="1D71FC79" w:rsidR="00A8591D" w:rsidRPr="000F03DC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</w:t>
      </w:r>
    </w:p>
    <w:p w14:paraId="5E081936" w14:textId="371B5DE5" w:rsidR="00A8591D" w:rsidRDefault="004C34B9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</w:t>
      </w:r>
    </w:p>
    <w:p w14:paraId="13715838" w14:textId="4675C73E" w:rsidR="00A8591D" w:rsidRPr="00A8591D" w:rsidRDefault="00966915" w:rsidP="00A8591D">
      <w:pPr>
        <w:pStyle w:val="ListParagraph"/>
        <w:numPr>
          <w:ilvl w:val="0"/>
          <w:numId w:val="1"/>
        </w:numPr>
        <w:suppressAutoHyphens/>
        <w:spacing w:before="54" w:after="9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</w:t>
      </w:r>
      <w:bookmarkStart w:id="1" w:name="_GoBack"/>
      <w:bookmarkEnd w:id="1"/>
    </w:p>
    <w:sectPr w:rsidR="00A8591D" w:rsidRPr="00A8591D" w:rsidSect="00EB1DA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A6EB4B" w14:textId="77777777" w:rsidR="006A1D9B" w:rsidRDefault="006A1D9B" w:rsidP="006D493B">
      <w:pPr>
        <w:spacing w:after="0" w:line="240" w:lineRule="auto"/>
      </w:pPr>
      <w:r>
        <w:separator/>
      </w:r>
    </w:p>
  </w:endnote>
  <w:endnote w:type="continuationSeparator" w:id="0">
    <w:p w14:paraId="5A0E2921" w14:textId="77777777" w:rsidR="006A1D9B" w:rsidRDefault="006A1D9B" w:rsidP="006D4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26271" w14:textId="77777777" w:rsidR="006A1D9B" w:rsidRDefault="006A1D9B" w:rsidP="006D493B">
      <w:pPr>
        <w:spacing w:after="0" w:line="240" w:lineRule="auto"/>
      </w:pPr>
      <w:r>
        <w:separator/>
      </w:r>
    </w:p>
  </w:footnote>
  <w:footnote w:type="continuationSeparator" w:id="0">
    <w:p w14:paraId="3AADEB82" w14:textId="77777777" w:rsidR="006A1D9B" w:rsidRDefault="006A1D9B" w:rsidP="006D4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5FECC" w14:textId="04AE54F1" w:rsidR="00426D35" w:rsidRPr="00426D35" w:rsidRDefault="006A1D9B" w:rsidP="00426D35">
    <w:pPr>
      <w:pStyle w:val="Header"/>
      <w:rPr>
        <w:rFonts w:ascii="Times New Roman" w:hAnsi="Times New Roman" w:cs="Times New Roman"/>
        <w:b/>
        <w:bCs/>
        <w:sz w:val="20"/>
        <w:szCs w:val="20"/>
      </w:rPr>
    </w:pPr>
    <w:hyperlink r:id="rId1" w:history="1"/>
    <w:r w:rsidR="00E77B0B" w:rsidRPr="00E77B0B">
      <w:rPr>
        <w:rFonts w:ascii="Times New Roman" w:hAnsi="Times New Roman" w:cs="Times New Roman"/>
        <w:b/>
        <w:bCs/>
        <w:sz w:val="20"/>
        <w:szCs w:val="20"/>
      </w:rPr>
      <w:t>LINUX OPERATING SYSTEM FUNDAMENTALS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801A73">
      <w:rPr>
        <w:rFonts w:ascii="Times New Roman" w:hAnsi="Times New Roman" w:cs="Times New Roman"/>
        <w:b/>
        <w:bCs/>
        <w:sz w:val="20"/>
        <w:szCs w:val="20"/>
      </w:rPr>
      <w:t>–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="004C34B9">
      <w:rPr>
        <w:rFonts w:ascii="Times New Roman" w:hAnsi="Times New Roman" w:cs="Times New Roman"/>
        <w:b/>
        <w:bCs/>
        <w:sz w:val="20"/>
        <w:szCs w:val="20"/>
      </w:rPr>
      <w:t>NATIONAL</w:t>
    </w:r>
    <w:r w:rsidR="00966915">
      <w:rPr>
        <w:rFonts w:ascii="Times New Roman" w:hAnsi="Times New Roman" w:cs="Times New Roman"/>
        <w:b/>
        <w:bCs/>
        <w:sz w:val="20"/>
        <w:szCs w:val="20"/>
      </w:rPr>
      <w:t xml:space="preserve"> 2020</w:t>
    </w:r>
    <w:r w:rsidR="00426D35" w:rsidRPr="00426D35">
      <w:rPr>
        <w:rFonts w:ascii="Times New Roman" w:hAnsi="Times New Roman" w:cs="Times New Roman"/>
        <w:b/>
        <w:bCs/>
        <w:sz w:val="20"/>
        <w:szCs w:val="20"/>
      </w:rPr>
      <w:tab/>
    </w:r>
  </w:p>
  <w:p w14:paraId="69FC94F3" w14:textId="77777777" w:rsidR="00426D35" w:rsidRPr="00426D35" w:rsidRDefault="00426D35" w:rsidP="00426D35">
    <w:pPr>
      <w:spacing w:after="0"/>
      <w:rPr>
        <w:rFonts w:ascii="Times New Roman" w:hAnsi="Times New Roman" w:cs="Times New Roman"/>
        <w:b/>
        <w:bCs/>
        <w:sz w:val="20"/>
        <w:szCs w:val="20"/>
      </w:rPr>
    </w:pPr>
    <w:r w:rsidRPr="00426D35">
      <w:rPr>
        <w:rFonts w:ascii="Times New Roman" w:hAnsi="Times New Roman" w:cs="Times New Roman"/>
        <w:b/>
        <w:bCs/>
        <w:sz w:val="20"/>
        <w:szCs w:val="20"/>
      </w:rPr>
      <w:t>ANSWER KEY</w:t>
    </w:r>
  </w:p>
  <w:p w14:paraId="19EB1B00" w14:textId="7F08CB11" w:rsidR="006D493B" w:rsidRPr="00DC1B46" w:rsidRDefault="00426D35" w:rsidP="00426D35">
    <w:pPr>
      <w:pStyle w:val="Header"/>
      <w:rPr>
        <w:rFonts w:ascii="Calibri" w:hAnsi="Calibri"/>
        <w:b/>
      </w:rPr>
    </w:pPr>
    <w:r w:rsidRPr="00426D35">
      <w:rPr>
        <w:rFonts w:ascii="Times New Roman" w:hAnsi="Times New Roman" w:cs="Times New Roman"/>
        <w:b/>
        <w:bCs/>
        <w:sz w:val="20"/>
        <w:szCs w:val="20"/>
      </w:rPr>
      <w:t xml:space="preserve">Page </w: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26D35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4C34B9">
      <w:rPr>
        <w:rFonts w:ascii="Times New Roman" w:hAnsi="Times New Roman" w:cs="Times New Roman"/>
        <w:b/>
        <w:bCs/>
        <w:noProof/>
        <w:sz w:val="20"/>
        <w:szCs w:val="20"/>
      </w:rPr>
      <w:t>2</w:t>
    </w:r>
    <w:r w:rsidRPr="00426D35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426D35">
      <w:rPr>
        <w:rFonts w:ascii="Times New Roman" w:hAnsi="Times New Roman" w:cs="Times New Roman"/>
        <w:b/>
        <w:bCs/>
        <w:sz w:val="20"/>
        <w:szCs w:val="20"/>
      </w:rPr>
      <w:t xml:space="preserve"> of </w:t>
    </w:r>
    <w:r w:rsidRPr="00426D35">
      <w:rPr>
        <w:rFonts w:ascii="Times New Roman" w:hAnsi="Times New Roman" w:cs="Times New Roman"/>
        <w:b/>
        <w:sz w:val="20"/>
        <w:szCs w:val="20"/>
      </w:rPr>
      <w:fldChar w:fldCharType="begin"/>
    </w:r>
    <w:r w:rsidRPr="00426D35">
      <w:rPr>
        <w:rFonts w:ascii="Times New Roman" w:hAnsi="Times New Roman" w:cs="Times New Roman"/>
        <w:b/>
        <w:sz w:val="20"/>
        <w:szCs w:val="20"/>
      </w:rPr>
      <w:instrText xml:space="preserve"> NUMPAGES  </w:instrText>
    </w:r>
    <w:r w:rsidRPr="00426D35">
      <w:rPr>
        <w:rFonts w:ascii="Times New Roman" w:hAnsi="Times New Roman" w:cs="Times New Roman"/>
        <w:b/>
        <w:sz w:val="20"/>
        <w:szCs w:val="20"/>
      </w:rPr>
      <w:fldChar w:fldCharType="separate"/>
    </w:r>
    <w:r w:rsidR="004C34B9">
      <w:rPr>
        <w:rFonts w:ascii="Times New Roman" w:hAnsi="Times New Roman" w:cs="Times New Roman"/>
        <w:b/>
        <w:noProof/>
        <w:sz w:val="20"/>
        <w:szCs w:val="20"/>
      </w:rPr>
      <w:t>2</w:t>
    </w:r>
    <w:r w:rsidRPr="00426D35">
      <w:rPr>
        <w:rFonts w:ascii="Times New Roman" w:hAnsi="Times New Roman" w:cs="Times New Roman"/>
        <w:b/>
        <w:sz w:val="20"/>
        <w:szCs w:val="20"/>
      </w:rPr>
      <w:fldChar w:fldCharType="end"/>
    </w:r>
    <w:r w:rsidR="006D493B">
      <w:rPr>
        <w:rFonts w:ascii="Calibri" w:hAnsi="Calibri"/>
        <w:b/>
      </w:rPr>
      <w:tab/>
    </w:r>
    <w:r w:rsidR="006D493B" w:rsidRPr="00DC1B46">
      <w:rPr>
        <w:rFonts w:ascii="Calibri" w:hAnsi="Calibri"/>
        <w:b/>
      </w:rPr>
      <w:tab/>
    </w:r>
  </w:p>
  <w:p w14:paraId="6B7797FA" w14:textId="77777777" w:rsidR="006D493B" w:rsidRDefault="006D493B" w:rsidP="006D493B">
    <w:pPr>
      <w:pStyle w:val="Header"/>
    </w:pPr>
    <w:r w:rsidRPr="00DC1B46">
      <w:rPr>
        <w:rFonts w:ascii="Calibri" w:hAnsi="Calibri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D77900"/>
    <w:multiLevelType w:val="hybridMultilevel"/>
    <w:tmpl w:val="B330A4EC"/>
    <w:lvl w:ilvl="0" w:tplc="04090011">
      <w:start w:val="1"/>
      <w:numFmt w:val="decimal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mcnew@bpa.org">
    <w15:presenceInfo w15:providerId="Windows Live" w15:userId="05af4c94ceecc6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revisionView w:markup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E1"/>
    <w:rsid w:val="000C36EE"/>
    <w:rsid w:val="000D52E7"/>
    <w:rsid w:val="000E6202"/>
    <w:rsid w:val="000F03DC"/>
    <w:rsid w:val="001723A2"/>
    <w:rsid w:val="001D1689"/>
    <w:rsid w:val="00234A1A"/>
    <w:rsid w:val="00292D87"/>
    <w:rsid w:val="00306B66"/>
    <w:rsid w:val="003F17B9"/>
    <w:rsid w:val="00426D35"/>
    <w:rsid w:val="004342F0"/>
    <w:rsid w:val="004C34B9"/>
    <w:rsid w:val="006A1D9B"/>
    <w:rsid w:val="006D493B"/>
    <w:rsid w:val="00766A2D"/>
    <w:rsid w:val="007A0188"/>
    <w:rsid w:val="00801A73"/>
    <w:rsid w:val="00881EC9"/>
    <w:rsid w:val="008F7638"/>
    <w:rsid w:val="00910362"/>
    <w:rsid w:val="00923EE1"/>
    <w:rsid w:val="00962405"/>
    <w:rsid w:val="00966915"/>
    <w:rsid w:val="00A8591D"/>
    <w:rsid w:val="00C367DF"/>
    <w:rsid w:val="00D577C2"/>
    <w:rsid w:val="00E330D7"/>
    <w:rsid w:val="00E40A16"/>
    <w:rsid w:val="00E77B0B"/>
    <w:rsid w:val="00EA3055"/>
    <w:rsid w:val="00EB1DAB"/>
    <w:rsid w:val="00EE0640"/>
    <w:rsid w:val="00F22BE2"/>
    <w:rsid w:val="00F402C0"/>
    <w:rsid w:val="00F527CF"/>
    <w:rsid w:val="00FD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CA323E"/>
  <w15:docId w15:val="{1575EC6B-C236-49B6-9398-3F2DC784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6D493B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3B"/>
  </w:style>
  <w:style w:type="paragraph" w:styleId="Footer">
    <w:name w:val="footer"/>
    <w:basedOn w:val="Normal"/>
    <w:link w:val="FooterChar"/>
    <w:uiPriority w:val="99"/>
    <w:unhideWhenUsed/>
    <w:rsid w:val="006D4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3B"/>
  </w:style>
  <w:style w:type="character" w:customStyle="1" w:styleId="Heading5Char">
    <w:name w:val="Heading 5 Char"/>
    <w:basedOn w:val="DefaultParagraphFont"/>
    <w:link w:val="Heading5"/>
    <w:rsid w:val="006D493B"/>
    <w:rPr>
      <w:rFonts w:ascii="Times New Roman" w:eastAsia="Times New Roman" w:hAnsi="Times New Roman" w:cs="Times New Roman"/>
      <w:sz w:val="24"/>
      <w:szCs w:val="20"/>
    </w:rPr>
  </w:style>
  <w:style w:type="character" w:customStyle="1" w:styleId="NumberingSymbols">
    <w:name w:val="Numbering Symbols"/>
    <w:rsid w:val="006D493B"/>
  </w:style>
  <w:style w:type="character" w:styleId="PageNumber">
    <w:name w:val="page number"/>
    <w:basedOn w:val="DefaultParagraphFont"/>
    <w:rsid w:val="006D493B"/>
  </w:style>
  <w:style w:type="character" w:customStyle="1" w:styleId="Heading1Char">
    <w:name w:val="Heading 1 Char"/>
    <w:basedOn w:val="DefaultParagraphFont"/>
    <w:link w:val="Heading1"/>
    <w:rsid w:val="00426D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320 - Computer Security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320 - Computer Security</dc:title>
  <dc:creator>jwillig@usd261.com</dc:creator>
  <cp:lastModifiedBy>McNew, Amber</cp:lastModifiedBy>
  <cp:revision>2</cp:revision>
  <dcterms:created xsi:type="dcterms:W3CDTF">2020-02-13T18:44:00Z</dcterms:created>
  <dcterms:modified xsi:type="dcterms:W3CDTF">2020-02-13T18:44:00Z</dcterms:modified>
</cp:coreProperties>
</file>