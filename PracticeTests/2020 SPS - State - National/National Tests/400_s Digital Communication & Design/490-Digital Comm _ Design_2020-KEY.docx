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266819B" w14:textId="40A4C7C5" w:rsidR="002B5FB3" w:rsidRDefault="006B3E35" w:rsidP="002B5FB3">
      <w:pPr>
        <w:pStyle w:val="BodyText2"/>
        <w:rPr>
          <w:sz w:val="72"/>
        </w:rPr>
      </w:pPr>
      <w:ins w:id="0" w:author="Author">
        <w:r w:rsidRPr="003632DA">
          <w:rPr>
            <w:noProof/>
            <w:sz w:val="72"/>
          </w:rPr>
          <w:drawing>
            <wp:anchor distT="0" distB="0" distL="114300" distR="114300" simplePos="0" relativeHeight="251661312" behindDoc="1" locked="0" layoutInCell="1" allowOverlap="1" wp14:anchorId="0C90AC82" wp14:editId="0349823E">
              <wp:simplePos x="0" y="0"/>
              <wp:positionH relativeFrom="margin">
                <wp:posOffset>5038725</wp:posOffset>
              </wp:positionH>
              <wp:positionV relativeFrom="paragraph">
                <wp:posOffset>-914400</wp:posOffset>
              </wp:positionV>
              <wp:extent cx="1579235" cy="1660288"/>
              <wp:effectExtent l="0" t="0" r="2540" b="0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jfypx[1].png"/>
                      <pic:cNvPicPr/>
                    </pic:nvPicPr>
                    <pic:blipFill rotWithShape="1"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3927" t="17338" r="1237" b="4006"/>
                      <a:stretch/>
                    </pic:blipFill>
                    <pic:spPr bwMode="auto">
                      <a:xfrm>
                        <a:off x="0" y="0"/>
                        <a:ext cx="1579235" cy="166028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Pr="003632DA">
        <w:rPr>
          <w:noProof/>
          <w:sz w:val="72"/>
        </w:rPr>
        <w:drawing>
          <wp:anchor distT="0" distB="0" distL="114300" distR="114300" simplePos="0" relativeHeight="251659264" behindDoc="1" locked="0" layoutInCell="1" allowOverlap="1" wp14:anchorId="15540EE9" wp14:editId="20D3D292">
            <wp:simplePos x="0" y="0"/>
            <wp:positionH relativeFrom="margin">
              <wp:posOffset>1695450</wp:posOffset>
            </wp:positionH>
            <wp:positionV relativeFrom="paragraph">
              <wp:posOffset>20078</wp:posOffset>
            </wp:positionV>
            <wp:extent cx="3004185" cy="90384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69" cy="908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E2A96" w14:textId="77777777" w:rsidR="006B3E35" w:rsidRDefault="006B3E35" w:rsidP="002B5FB3">
      <w:pPr>
        <w:pStyle w:val="BodyText2"/>
        <w:rPr>
          <w:rFonts w:ascii="Times New Roman" w:hAnsi="Times New Roman" w:cs="Times New Roman"/>
          <w:sz w:val="52"/>
          <w:szCs w:val="52"/>
        </w:rPr>
      </w:pPr>
    </w:p>
    <w:p w14:paraId="4D06FCB5" w14:textId="3EF819AF" w:rsidR="002B5FB3" w:rsidRPr="006B3E35" w:rsidRDefault="002B7916" w:rsidP="002B5FB3">
      <w:pPr>
        <w:pStyle w:val="BodyText2"/>
        <w:rPr>
          <w:rFonts w:ascii="Times New Roman" w:hAnsi="Times New Roman" w:cs="Times New Roman"/>
          <w:sz w:val="68"/>
          <w:szCs w:val="68"/>
        </w:rPr>
      </w:pPr>
      <w:r w:rsidRPr="006B3E35">
        <w:rPr>
          <w:rFonts w:ascii="Times New Roman" w:hAnsi="Times New Roman" w:cs="Times New Roman"/>
          <w:sz w:val="68"/>
          <w:szCs w:val="68"/>
        </w:rPr>
        <w:t>DIGITAL COMMUNICATION &amp; DESIGN CONCEPTS - OPEN</w:t>
      </w:r>
    </w:p>
    <w:p w14:paraId="20197B1B" w14:textId="2EBA72D2" w:rsidR="002B5FB3" w:rsidRPr="002B5FB3" w:rsidRDefault="002B5FB3" w:rsidP="002B5FB3">
      <w:pPr>
        <w:pStyle w:val="BodyText2"/>
        <w:rPr>
          <w:rFonts w:ascii="Times New Roman" w:hAnsi="Times New Roman" w:cs="Times New Roman"/>
        </w:rPr>
      </w:pPr>
      <w:r w:rsidRPr="002B5FB3">
        <w:rPr>
          <w:rFonts w:ascii="Times New Roman" w:hAnsi="Times New Roman" w:cs="Times New Roman"/>
        </w:rPr>
        <w:t>(</w:t>
      </w:r>
      <w:r w:rsidR="002B7916">
        <w:rPr>
          <w:rFonts w:ascii="Times New Roman" w:hAnsi="Times New Roman" w:cs="Times New Roman"/>
        </w:rPr>
        <w:t>4</w:t>
      </w:r>
      <w:r w:rsidRPr="002B5FB3">
        <w:rPr>
          <w:rFonts w:ascii="Times New Roman" w:hAnsi="Times New Roman" w:cs="Times New Roman"/>
        </w:rPr>
        <w:t>90)</w:t>
      </w:r>
      <w:bookmarkStart w:id="1" w:name="_GoBack"/>
      <w:bookmarkEnd w:id="1"/>
    </w:p>
    <w:p w14:paraId="0C947C00" w14:textId="77777777" w:rsidR="002B5FB3" w:rsidRPr="002B5FB3" w:rsidRDefault="002B5FB3" w:rsidP="002B5FB3">
      <w:pPr>
        <w:pStyle w:val="BodyText2"/>
        <w:rPr>
          <w:rFonts w:ascii="Times New Roman" w:hAnsi="Times New Roman" w:cs="Times New Roman"/>
          <w:b w:val="0"/>
          <w:sz w:val="24"/>
          <w:szCs w:val="24"/>
        </w:rPr>
      </w:pPr>
    </w:p>
    <w:p w14:paraId="3765C087" w14:textId="77777777" w:rsidR="002B5FB3" w:rsidRPr="002B5FB3" w:rsidRDefault="002B5FB3" w:rsidP="002B5FB3">
      <w:pPr>
        <w:pStyle w:val="BodyText3"/>
        <w:jc w:val="center"/>
        <w:rPr>
          <w:rFonts w:ascii="Times New Roman" w:hAnsi="Times New Roman" w:cs="Times New Roman"/>
          <w:bCs/>
          <w:color w:val="000000"/>
          <w:sz w:val="52"/>
          <w:szCs w:val="52"/>
        </w:rPr>
      </w:pPr>
      <w:r w:rsidRPr="002B5FB3">
        <w:rPr>
          <w:rFonts w:ascii="Times New Roman" w:hAnsi="Times New Roman" w:cs="Times New Roman"/>
          <w:bCs/>
          <w:color w:val="000000"/>
          <w:sz w:val="52"/>
          <w:szCs w:val="52"/>
        </w:rPr>
        <w:t>—OPEN EVENT—</w:t>
      </w:r>
    </w:p>
    <w:p w14:paraId="5597BB2E" w14:textId="77777777" w:rsidR="002B5FB3" w:rsidRPr="002B5FB3" w:rsidRDefault="002B5FB3" w:rsidP="002B5FB3">
      <w:pPr>
        <w:pStyle w:val="BodyText2"/>
        <w:rPr>
          <w:rFonts w:ascii="Times New Roman" w:hAnsi="Times New Roman" w:cs="Times New Roman"/>
          <w:b w:val="0"/>
          <w:sz w:val="22"/>
        </w:rPr>
      </w:pPr>
    </w:p>
    <w:p w14:paraId="38F4C022" w14:textId="77777777" w:rsidR="002B5FB3" w:rsidRPr="002B5FB3" w:rsidRDefault="002B5FB3" w:rsidP="002B5FB3">
      <w:pPr>
        <w:pStyle w:val="BodyText2"/>
        <w:rPr>
          <w:rFonts w:ascii="Times New Roman" w:hAnsi="Times New Roman" w:cs="Times New Roman"/>
          <w:b w:val="0"/>
          <w:sz w:val="22"/>
        </w:rPr>
      </w:pPr>
    </w:p>
    <w:p w14:paraId="207BABD3" w14:textId="45031B61" w:rsidR="002B5FB3" w:rsidRPr="006B3E35" w:rsidRDefault="004A4DE7" w:rsidP="002B5FB3">
      <w:pPr>
        <w:pStyle w:val="BodyText2"/>
        <w:rPr>
          <w:rFonts w:ascii="Times New Roman" w:hAnsi="Times New Roman" w:cs="Times New Roman"/>
          <w:color w:val="C00000"/>
          <w:sz w:val="52"/>
        </w:rPr>
      </w:pPr>
      <w:r w:rsidRPr="006B3E35">
        <w:rPr>
          <w:rFonts w:ascii="Times New Roman" w:hAnsi="Times New Roman" w:cs="Times New Roman"/>
          <w:color w:val="C00000"/>
          <w:sz w:val="52"/>
        </w:rPr>
        <w:t>NATIONAL</w:t>
      </w:r>
      <w:r w:rsidR="009C5B67" w:rsidRPr="006B3E35">
        <w:rPr>
          <w:rFonts w:ascii="Times New Roman" w:hAnsi="Times New Roman" w:cs="Times New Roman"/>
          <w:color w:val="C00000"/>
          <w:sz w:val="52"/>
        </w:rPr>
        <w:t xml:space="preserve"> </w:t>
      </w:r>
      <w:r w:rsidR="00AB0B69" w:rsidRPr="006B3E35">
        <w:rPr>
          <w:rFonts w:ascii="Times New Roman" w:hAnsi="Times New Roman" w:cs="Times New Roman"/>
          <w:color w:val="C00000"/>
          <w:sz w:val="52"/>
        </w:rPr>
        <w:t>20</w:t>
      </w:r>
      <w:r w:rsidR="00E06672" w:rsidRPr="006B3E35">
        <w:rPr>
          <w:rFonts w:ascii="Times New Roman" w:hAnsi="Times New Roman" w:cs="Times New Roman"/>
          <w:color w:val="C00000"/>
          <w:sz w:val="52"/>
        </w:rPr>
        <w:t>20</w:t>
      </w:r>
    </w:p>
    <w:p w14:paraId="437B7E77" w14:textId="77777777" w:rsidR="002B5FB3" w:rsidRPr="002B5FB3" w:rsidRDefault="002B5FB3" w:rsidP="002B5FB3">
      <w:pPr>
        <w:pStyle w:val="BodyText2"/>
        <w:rPr>
          <w:rFonts w:ascii="Times New Roman" w:hAnsi="Times New Roman" w:cs="Times New Roman"/>
          <w:b w:val="0"/>
          <w:sz w:val="52"/>
        </w:rPr>
      </w:pPr>
    </w:p>
    <w:p w14:paraId="73AF79A3" w14:textId="77777777" w:rsidR="002B5FB3" w:rsidRPr="002B5FB3" w:rsidRDefault="002B5FB3" w:rsidP="002B5FB3">
      <w:pPr>
        <w:jc w:val="both"/>
        <w:rPr>
          <w:rFonts w:ascii="Times New Roman" w:hAnsi="Times New Roman" w:cs="Times New Roman"/>
          <w:b/>
          <w:iCs/>
        </w:rPr>
      </w:pPr>
      <w:r w:rsidRPr="002B5FB3">
        <w:rPr>
          <w:rFonts w:ascii="Times New Roman" w:hAnsi="Times New Roman" w:cs="Times New Roman"/>
        </w:rPr>
        <w:tab/>
      </w:r>
    </w:p>
    <w:p w14:paraId="2DDA5D53" w14:textId="77777777" w:rsidR="002B5FB3" w:rsidRPr="002B5FB3" w:rsidRDefault="002B5FB3" w:rsidP="002B5FB3">
      <w:pPr>
        <w:jc w:val="both"/>
        <w:rPr>
          <w:rFonts w:ascii="Times New Roman" w:hAnsi="Times New Roman" w:cs="Times New Roman"/>
          <w:b/>
          <w:iCs/>
        </w:rPr>
      </w:pPr>
    </w:p>
    <w:p w14:paraId="4B189131" w14:textId="79C10088" w:rsidR="002B5FB3" w:rsidRPr="002B5FB3" w:rsidRDefault="002B5FB3" w:rsidP="002B5FB3">
      <w:pPr>
        <w:tabs>
          <w:tab w:val="left" w:pos="1440"/>
          <w:tab w:val="left" w:pos="2880"/>
          <w:tab w:val="left" w:pos="6480"/>
          <w:tab w:val="right" w:pos="8640"/>
        </w:tabs>
        <w:spacing w:before="360"/>
        <w:jc w:val="center"/>
        <w:rPr>
          <w:rFonts w:ascii="Times New Roman" w:hAnsi="Times New Roman" w:cs="Times New Roman"/>
          <w:b/>
          <w:sz w:val="40"/>
          <w:szCs w:val="22"/>
        </w:rPr>
      </w:pPr>
      <w:r w:rsidRPr="002B5FB3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CB95B00" wp14:editId="5DE4D176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28575" b="203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97912" w14:textId="77777777" w:rsidR="006A381C" w:rsidRDefault="006A381C" w:rsidP="002B5F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B95B0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3pt;margin-top:2.85pt;width:495.75pt;height:70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G+J9CU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3CB97912" w14:textId="77777777" w:rsidR="006A381C" w:rsidRDefault="006A381C" w:rsidP="002B5FB3"/>
                  </w:txbxContent>
                </v:textbox>
              </v:shape>
            </w:pict>
          </mc:Fallback>
        </mc:AlternateContent>
      </w:r>
      <w:r w:rsidRPr="002B5FB3">
        <w:rPr>
          <w:rFonts w:ascii="Times New Roman" w:hAnsi="Times New Roman" w:cs="Times New Roman"/>
          <w:b/>
          <w:sz w:val="40"/>
        </w:rPr>
        <w:t>Graders: Please double check and verify all scores and answer keys!</w:t>
      </w:r>
    </w:p>
    <w:p w14:paraId="0886DBCC" w14:textId="77777777" w:rsidR="002B5FB3" w:rsidRPr="002B5FB3" w:rsidRDefault="002B5FB3" w:rsidP="002B5FB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 w:cs="Times New Roman"/>
          <w:sz w:val="22"/>
        </w:rPr>
      </w:pPr>
    </w:p>
    <w:p w14:paraId="38AAD02A" w14:textId="77777777" w:rsidR="002B5FB3" w:rsidRPr="002B5FB3" w:rsidRDefault="002B5FB3" w:rsidP="002B5FB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 w:cs="Times New Roman"/>
          <w:sz w:val="22"/>
        </w:rPr>
      </w:pPr>
    </w:p>
    <w:p w14:paraId="0C00B7CC" w14:textId="77777777" w:rsidR="002B5FB3" w:rsidRPr="002B5FB3" w:rsidRDefault="002B5FB3" w:rsidP="002B5FB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 w:cs="Times New Roman"/>
          <w:sz w:val="22"/>
        </w:rPr>
      </w:pPr>
    </w:p>
    <w:p w14:paraId="1297CD1A" w14:textId="77777777" w:rsidR="002B5FB3" w:rsidRPr="002B5FB3" w:rsidRDefault="002B5FB3" w:rsidP="002B5FB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 w:cs="Times New Roman"/>
          <w:sz w:val="22"/>
        </w:rPr>
      </w:pPr>
    </w:p>
    <w:p w14:paraId="46AD96BB" w14:textId="77777777" w:rsidR="00FD102E" w:rsidRDefault="00FD102E" w:rsidP="002B5F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  <w:sz w:val="22"/>
          <w:szCs w:val="22"/>
        </w:rPr>
      </w:pPr>
    </w:p>
    <w:p w14:paraId="64A41691" w14:textId="77777777" w:rsidR="002B5FB3" w:rsidRPr="002B5FB3" w:rsidRDefault="002B5FB3" w:rsidP="002B5F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2B5FB3">
        <w:rPr>
          <w:rFonts w:ascii="Times New Roman" w:hAnsi="Times New Roman" w:cs="Times New Roman"/>
          <w:sz w:val="22"/>
          <w:szCs w:val="22"/>
        </w:rPr>
        <w:t xml:space="preserve">Property of Business Professionals of America.  </w:t>
      </w:r>
    </w:p>
    <w:p w14:paraId="06029464" w14:textId="77777777" w:rsidR="002B5FB3" w:rsidRPr="002B5FB3" w:rsidRDefault="002B5FB3" w:rsidP="002B5F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2B5FB3">
        <w:rPr>
          <w:rFonts w:ascii="Times New Roman" w:hAnsi="Times New Roman" w:cs="Times New Roman"/>
          <w:sz w:val="22"/>
          <w:szCs w:val="22"/>
        </w:rPr>
        <w:t xml:space="preserve">May be reproduced only for use in the Business Professionals of America </w:t>
      </w:r>
    </w:p>
    <w:p w14:paraId="2C038065" w14:textId="77777777" w:rsidR="002B5FB3" w:rsidRPr="002B5FB3" w:rsidRDefault="002B5FB3" w:rsidP="002B5F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</w:rPr>
      </w:pPr>
      <w:r w:rsidRPr="002B5FB3">
        <w:rPr>
          <w:rFonts w:ascii="Times New Roman" w:hAnsi="Times New Roman" w:cs="Times New Roman"/>
          <w:i/>
          <w:sz w:val="22"/>
          <w:szCs w:val="22"/>
        </w:rPr>
        <w:t>Workplace Skills Assessment Program</w:t>
      </w:r>
      <w:r w:rsidRPr="002B5FB3">
        <w:rPr>
          <w:rFonts w:ascii="Times New Roman" w:hAnsi="Times New Roman" w:cs="Times New Roman"/>
          <w:sz w:val="22"/>
          <w:szCs w:val="22"/>
        </w:rPr>
        <w:t xml:space="preserve"> competition.</w:t>
      </w:r>
      <w:r w:rsidRPr="002B5FB3">
        <w:rPr>
          <w:rFonts w:ascii="Times New Roman" w:hAnsi="Times New Roman" w:cs="Times New Roman"/>
          <w:sz w:val="22"/>
          <w:szCs w:val="22"/>
        </w:rPr>
        <w:br/>
      </w:r>
    </w:p>
    <w:p w14:paraId="1D6161C9" w14:textId="77777777" w:rsidR="002B5FB3" w:rsidRPr="002B5FB3" w:rsidRDefault="002B5FB3" w:rsidP="002B5FB3">
      <w:pPr>
        <w:jc w:val="both"/>
        <w:rPr>
          <w:rFonts w:ascii="Times New Roman" w:hAnsi="Times New Roman" w:cs="Times New Roman"/>
        </w:rPr>
      </w:pPr>
    </w:p>
    <w:p w14:paraId="3BF10D3F" w14:textId="77777777" w:rsidR="002B5FB3" w:rsidRPr="002B5FB3" w:rsidRDefault="002B5FB3" w:rsidP="002B5FB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 w:cs="Times New Roman"/>
          <w:sz w:val="22"/>
        </w:rPr>
      </w:pPr>
    </w:p>
    <w:p w14:paraId="299610B1" w14:textId="77777777" w:rsidR="002B5FB3" w:rsidRPr="002B5FB3" w:rsidRDefault="002B5FB3" w:rsidP="002B5FB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 w:cs="Times New Roman"/>
          <w:sz w:val="22"/>
        </w:rPr>
      </w:pPr>
    </w:p>
    <w:p w14:paraId="7D0B11DE" w14:textId="77777777" w:rsidR="002B5FB3" w:rsidRPr="002B5FB3" w:rsidRDefault="002B5FB3" w:rsidP="002B5FB3">
      <w:pPr>
        <w:pStyle w:val="BodyText2"/>
        <w:rPr>
          <w:rFonts w:ascii="Times New Roman" w:hAnsi="Times New Roman" w:cs="Times New Roman"/>
          <w:sz w:val="72"/>
        </w:rPr>
      </w:pPr>
    </w:p>
    <w:p w14:paraId="140E0ACC" w14:textId="77777777" w:rsidR="002B5FB3" w:rsidRPr="002B5FB3" w:rsidRDefault="002B5FB3">
      <w:pPr>
        <w:suppressAutoHyphens w:val="0"/>
        <w:rPr>
          <w:rFonts w:ascii="Times New Roman" w:hAnsi="Times New Roman" w:cs="Times New Roman"/>
          <w:b/>
          <w:szCs w:val="24"/>
        </w:rPr>
      </w:pPr>
      <w:r w:rsidRPr="002B5FB3">
        <w:rPr>
          <w:rFonts w:ascii="Times New Roman" w:hAnsi="Times New Roman" w:cs="Times New Roman"/>
          <w:b/>
          <w:szCs w:val="24"/>
        </w:rPr>
        <w:br w:type="page"/>
      </w:r>
    </w:p>
    <w:p w14:paraId="1BBE8D59" w14:textId="77777777" w:rsidR="005976B5" w:rsidRPr="002B5FB3" w:rsidRDefault="005976B5" w:rsidP="005976B5">
      <w:pPr>
        <w:rPr>
          <w:rFonts w:ascii="Times New Roman" w:hAnsi="Times New Roman" w:cs="Times New Roman"/>
          <w:szCs w:val="24"/>
        </w:rPr>
        <w:sectPr w:rsidR="005976B5" w:rsidRPr="002B5FB3" w:rsidSect="006B3E35">
          <w:headerReference w:type="default" r:id="rId9"/>
          <w:footerReference w:type="even" r:id="rId10"/>
          <w:footerReference w:type="default" r:id="rId11"/>
          <w:footnotePr>
            <w:pos w:val="beneathText"/>
          </w:footnotePr>
          <w:pgSz w:w="12240" w:h="15840"/>
          <w:pgMar w:top="1440" w:right="1440" w:bottom="540" w:left="1440" w:header="1152" w:footer="720" w:gutter="0"/>
          <w:pgNumType w:start="1"/>
          <w:cols w:space="720"/>
          <w:titlePg/>
          <w:docGrid w:linePitch="326"/>
        </w:sectPr>
      </w:pPr>
    </w:p>
    <w:p w14:paraId="197A3025" w14:textId="0447D3D4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7F95BDF9" w14:textId="2D6E0770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930A66">
        <w:rPr>
          <w:rFonts w:ascii="Times New Roman" w:hAnsi="Times New Roman" w:cs="Times New Roman"/>
          <w:sz w:val="28"/>
          <w:szCs w:val="28"/>
        </w:rPr>
        <w:t>C</w:t>
      </w:r>
    </w:p>
    <w:p w14:paraId="2EA6050D" w14:textId="69EEE6FA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FD102E">
        <w:rPr>
          <w:rFonts w:ascii="Times New Roman" w:hAnsi="Times New Roman" w:cs="Times New Roman"/>
          <w:sz w:val="28"/>
          <w:szCs w:val="28"/>
        </w:rPr>
        <w:t xml:space="preserve"> </w:t>
      </w:r>
      <w:r w:rsidR="002B7916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321C867C" w14:textId="15996EDE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4.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3013CF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0B6016D2" w14:textId="3C332A9A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5.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00582C9E" w14:textId="773FEC5E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6.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E06672">
        <w:rPr>
          <w:rFonts w:ascii="Times New Roman" w:hAnsi="Times New Roman" w:cs="Times New Roman"/>
          <w:sz w:val="28"/>
          <w:szCs w:val="28"/>
        </w:rPr>
        <w:t>D</w:t>
      </w:r>
    </w:p>
    <w:p w14:paraId="51B450F6" w14:textId="2E5FEF00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7.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0D92C39D" w14:textId="2F53AF75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 xml:space="preserve">8.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A65612">
        <w:rPr>
          <w:rFonts w:ascii="Times New Roman" w:hAnsi="Times New Roman" w:cs="Times New Roman"/>
          <w:sz w:val="28"/>
          <w:szCs w:val="28"/>
        </w:rPr>
        <w:t>B</w:t>
      </w:r>
    </w:p>
    <w:p w14:paraId="52672285" w14:textId="0CE59F1F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9.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FD102E">
        <w:rPr>
          <w:rFonts w:ascii="Times New Roman" w:hAnsi="Times New Roman" w:cs="Times New Roman"/>
          <w:sz w:val="28"/>
          <w:szCs w:val="28"/>
        </w:rPr>
        <w:t xml:space="preserve"> 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59A422E7" w14:textId="4B2D3397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10.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08DBE8EA" w14:textId="2E75CDE3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11.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7783092F" w14:textId="138CCD66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12.</w:t>
      </w:r>
      <w:r w:rsidR="004A4DE7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9044868" w14:textId="05897F04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13.</w:t>
      </w:r>
      <w:r w:rsidR="004A4DE7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45AB332" w14:textId="02AEEA09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14.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169950EB" w14:textId="5B0C3113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15.</w:t>
      </w:r>
      <w:r w:rsidR="001D116C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12C2135A" w14:textId="03B73E36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16.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2B7916">
        <w:rPr>
          <w:rFonts w:ascii="Times New Roman" w:hAnsi="Times New Roman" w:cs="Times New Roman"/>
          <w:sz w:val="28"/>
          <w:szCs w:val="28"/>
        </w:rPr>
        <w:t>B</w:t>
      </w:r>
    </w:p>
    <w:p w14:paraId="3A6D1E37" w14:textId="51E81C16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17.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072CF881" w14:textId="656C6A4F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18.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63461C24" w14:textId="60C59C5A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19.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13B28286" w14:textId="247B9D63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20.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4246024E" w14:textId="15EA4509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21.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12D349F3" w14:textId="2B6E28BB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 xml:space="preserve">22.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4EC89A10" w14:textId="4CCD0380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23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.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00CB26CB" w14:textId="1E03C84B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 xml:space="preserve">24.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0C9BD818" w14:textId="77A34AA4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 xml:space="preserve">25.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  <w:r w:rsidRPr="002B5FB3">
        <w:rPr>
          <w:rFonts w:ascii="Times New Roman" w:hAnsi="Times New Roman" w:cs="Times New Roman"/>
          <w:sz w:val="28"/>
          <w:szCs w:val="28"/>
        </w:rPr>
        <w:br w:type="column"/>
        <w:t>26.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51BDD9D9" w14:textId="3B836D8C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27.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7B5B49F5" w14:textId="0DDE7CDF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28.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783148B7" w14:textId="7BDAB73A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29.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15BF997B" w14:textId="69ABFB44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30.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726FC70B" w14:textId="15B79FA0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31.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4533D626" w14:textId="13141DC1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 xml:space="preserve">32. </w:t>
      </w:r>
      <w:r w:rsidR="00E06672">
        <w:rPr>
          <w:rFonts w:ascii="Times New Roman" w:hAnsi="Times New Roman" w:cs="Times New Roman"/>
          <w:sz w:val="28"/>
          <w:szCs w:val="28"/>
        </w:rPr>
        <w:t>A</w:t>
      </w:r>
    </w:p>
    <w:p w14:paraId="70AB5208" w14:textId="2DE6B218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33.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E06672">
        <w:rPr>
          <w:rFonts w:ascii="Times New Roman" w:hAnsi="Times New Roman" w:cs="Times New Roman"/>
          <w:sz w:val="28"/>
          <w:szCs w:val="28"/>
        </w:rPr>
        <w:t>A</w:t>
      </w:r>
    </w:p>
    <w:p w14:paraId="77770220" w14:textId="2851AE82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34.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2B998455" w14:textId="04B9F9C4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35.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3B766A59" w14:textId="7F90AB6D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36.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48DABE62" w14:textId="5A88F6C1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37.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C</w:t>
      </w:r>
    </w:p>
    <w:p w14:paraId="0AC69E94" w14:textId="50A6F334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38.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E06672">
        <w:rPr>
          <w:rFonts w:ascii="Times New Roman" w:hAnsi="Times New Roman" w:cs="Times New Roman"/>
          <w:sz w:val="28"/>
          <w:szCs w:val="28"/>
        </w:rPr>
        <w:t>C</w:t>
      </w:r>
    </w:p>
    <w:p w14:paraId="00BE599A" w14:textId="6B4447FB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39.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21802783" w14:textId="177D8A9D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 xml:space="preserve">40. </w:t>
      </w:r>
      <w:r w:rsidR="004A4DE7">
        <w:rPr>
          <w:rFonts w:ascii="Times New Roman" w:hAnsi="Times New Roman" w:cs="Times New Roman"/>
          <w:sz w:val="28"/>
          <w:szCs w:val="28"/>
        </w:rPr>
        <w:t>D</w:t>
      </w:r>
    </w:p>
    <w:p w14:paraId="4C7899C4" w14:textId="714CDD3F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41.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49AFDCFD" w14:textId="5CFBC77C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42.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7ABDC3E7" w14:textId="7F598AAC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43.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5D1167A2" w14:textId="47F5D7EE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44.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7FC18F49" w14:textId="15B859AD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45.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3FA2D0C4" w14:textId="44DB05BA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46.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642FC2BF" w14:textId="00FA5BD9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47.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174F0789" w14:textId="2F76D4CC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48.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4DE0C6B2" w14:textId="139D2210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49.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A</w:t>
      </w:r>
    </w:p>
    <w:p w14:paraId="43336FC8" w14:textId="7783C45B" w:rsidR="005976B5" w:rsidRPr="002B5FB3" w:rsidRDefault="005976B5" w:rsidP="005976B5">
      <w:pPr>
        <w:rPr>
          <w:rFonts w:ascii="Times New Roman" w:hAnsi="Times New Roman" w:cs="Times New Roman"/>
          <w:sz w:val="28"/>
          <w:szCs w:val="28"/>
        </w:rPr>
      </w:pPr>
      <w:r w:rsidRPr="002B5FB3">
        <w:rPr>
          <w:rFonts w:ascii="Times New Roman" w:hAnsi="Times New Roman" w:cs="Times New Roman"/>
          <w:sz w:val="28"/>
          <w:szCs w:val="28"/>
        </w:rPr>
        <w:t>50.</w:t>
      </w:r>
      <w:r w:rsidR="00BE2DAA" w:rsidRPr="002B5FB3">
        <w:rPr>
          <w:rFonts w:ascii="Times New Roman" w:hAnsi="Times New Roman" w:cs="Times New Roman"/>
          <w:sz w:val="28"/>
          <w:szCs w:val="28"/>
        </w:rPr>
        <w:t xml:space="preserve"> </w:t>
      </w:r>
      <w:r w:rsidR="004A4DE7">
        <w:rPr>
          <w:rFonts w:ascii="Times New Roman" w:hAnsi="Times New Roman" w:cs="Times New Roman"/>
          <w:sz w:val="28"/>
          <w:szCs w:val="28"/>
        </w:rPr>
        <w:t>B</w:t>
      </w:r>
    </w:p>
    <w:p w14:paraId="7D111552" w14:textId="77777777" w:rsidR="005976B5" w:rsidRPr="002B5FB3" w:rsidRDefault="005976B5" w:rsidP="000B17EC">
      <w:pPr>
        <w:rPr>
          <w:rFonts w:ascii="Times New Roman" w:hAnsi="Times New Roman" w:cs="Times New Roman"/>
          <w:sz w:val="28"/>
          <w:szCs w:val="28"/>
        </w:rPr>
        <w:sectPr w:rsidR="005976B5" w:rsidRPr="002B5FB3" w:rsidSect="002B5FB3">
          <w:footnotePr>
            <w:pos w:val="beneathText"/>
          </w:footnotePr>
          <w:type w:val="continuous"/>
          <w:pgSz w:w="12240" w:h="15840"/>
          <w:pgMar w:top="1440" w:right="1440" w:bottom="540" w:left="1440" w:header="1152" w:footer="720" w:gutter="0"/>
          <w:pgNumType w:start="2"/>
          <w:cols w:num="2" w:space="720"/>
          <w:docGrid w:linePitch="326"/>
        </w:sectPr>
      </w:pPr>
    </w:p>
    <w:p w14:paraId="763998F7" w14:textId="784152C4" w:rsidR="000B17EC" w:rsidRPr="002B5FB3" w:rsidRDefault="000B17EC" w:rsidP="000B17EC">
      <w:pPr>
        <w:rPr>
          <w:rFonts w:ascii="Times New Roman" w:hAnsi="Times New Roman" w:cs="Times New Roman"/>
          <w:sz w:val="28"/>
          <w:szCs w:val="28"/>
        </w:rPr>
      </w:pPr>
    </w:p>
    <w:p w14:paraId="68514F1E" w14:textId="12552404" w:rsidR="000B17EC" w:rsidRPr="002B5FB3" w:rsidRDefault="000B17EC" w:rsidP="000B17EC">
      <w:pPr>
        <w:rPr>
          <w:rFonts w:ascii="Times New Roman" w:hAnsi="Times New Roman" w:cs="Times New Roman"/>
          <w:b/>
          <w:sz w:val="28"/>
          <w:szCs w:val="28"/>
        </w:rPr>
      </w:pPr>
    </w:p>
    <w:p w14:paraId="3DE5A3CA" w14:textId="20709535" w:rsidR="000B17EC" w:rsidRPr="002B5FB3" w:rsidRDefault="000B17EC" w:rsidP="000B17EC">
      <w:pPr>
        <w:rPr>
          <w:rFonts w:ascii="Times New Roman" w:hAnsi="Times New Roman" w:cs="Times New Roman"/>
          <w:sz w:val="28"/>
          <w:szCs w:val="28"/>
        </w:rPr>
      </w:pPr>
    </w:p>
    <w:p w14:paraId="0573DBB7" w14:textId="5963FD01" w:rsidR="000B17EC" w:rsidRPr="002B5FB3" w:rsidRDefault="000B17EC" w:rsidP="000B17EC">
      <w:pPr>
        <w:rPr>
          <w:rFonts w:ascii="Times New Roman" w:hAnsi="Times New Roman" w:cs="Times New Roman"/>
          <w:sz w:val="28"/>
          <w:szCs w:val="28"/>
        </w:rPr>
      </w:pPr>
    </w:p>
    <w:p w14:paraId="36E5F0B3" w14:textId="48FE60A4" w:rsidR="000B17EC" w:rsidRPr="002B5FB3" w:rsidRDefault="000B17EC" w:rsidP="000B17EC">
      <w:pPr>
        <w:rPr>
          <w:rFonts w:ascii="Times New Roman" w:hAnsi="Times New Roman" w:cs="Times New Roman"/>
          <w:sz w:val="28"/>
          <w:szCs w:val="28"/>
        </w:rPr>
      </w:pPr>
    </w:p>
    <w:p w14:paraId="5346D93C" w14:textId="690FBEA2" w:rsidR="00204708" w:rsidRPr="002B5FB3" w:rsidRDefault="00204708" w:rsidP="0019096F">
      <w:pPr>
        <w:rPr>
          <w:rFonts w:ascii="Times New Roman" w:hAnsi="Times New Roman" w:cs="Times New Roman"/>
          <w:sz w:val="28"/>
          <w:szCs w:val="28"/>
        </w:rPr>
      </w:pPr>
    </w:p>
    <w:p w14:paraId="4A7AE391" w14:textId="67790C69" w:rsidR="0019096F" w:rsidRPr="002B5FB3" w:rsidRDefault="0019096F" w:rsidP="00E2407A">
      <w:pPr>
        <w:rPr>
          <w:rFonts w:ascii="Times New Roman" w:hAnsi="Times New Roman" w:cs="Times New Roman"/>
          <w:sz w:val="28"/>
          <w:szCs w:val="28"/>
        </w:rPr>
      </w:pPr>
    </w:p>
    <w:sectPr w:rsidR="0019096F" w:rsidRPr="002B5FB3" w:rsidSect="005976B5">
      <w:footnotePr>
        <w:pos w:val="beneathText"/>
      </w:footnotePr>
      <w:type w:val="continuous"/>
      <w:pgSz w:w="12240" w:h="15840"/>
      <w:pgMar w:top="1440" w:right="1440" w:bottom="540" w:left="1440" w:header="1152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CC033" w14:textId="77777777" w:rsidR="00F45778" w:rsidRDefault="00F45778">
      <w:r>
        <w:separator/>
      </w:r>
    </w:p>
  </w:endnote>
  <w:endnote w:type="continuationSeparator" w:id="0">
    <w:p w14:paraId="3F71A7D1" w14:textId="77777777" w:rsidR="00F45778" w:rsidRDefault="00F45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mberland AMT">
    <w:altName w:val="Courier New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tarSymbol">
    <w:altName w:val="Arial Unicode MS"/>
    <w:charset w:val="00"/>
    <w:family w:val="auto"/>
    <w:pitch w:val="default"/>
  </w:font>
  <w:font w:name="Albany AMT">
    <w:altName w:val="Arial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CC1D0" w14:textId="77777777" w:rsidR="006A381C" w:rsidRDefault="006A381C" w:rsidP="00D73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641285" w14:textId="77777777" w:rsidR="006A381C" w:rsidRDefault="006A381C" w:rsidP="00A622FF">
    <w:pPr>
      <w:pStyle w:val="Footer"/>
      <w:ind w:right="360"/>
    </w:pPr>
  </w:p>
  <w:p w14:paraId="48703863" w14:textId="77777777" w:rsidR="006A381C" w:rsidRDefault="006A381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4F4A0" w14:textId="27780872" w:rsidR="006A381C" w:rsidRDefault="006A381C" w:rsidP="00A622FF">
    <w:pPr>
      <w:pStyle w:val="Footer"/>
      <w:ind w:right="360"/>
    </w:pPr>
  </w:p>
  <w:p w14:paraId="2FCCC48A" w14:textId="77777777" w:rsidR="006A381C" w:rsidRDefault="006A38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DF1EF6" w14:textId="77777777" w:rsidR="00F45778" w:rsidRDefault="00F45778">
      <w:r>
        <w:separator/>
      </w:r>
    </w:p>
  </w:footnote>
  <w:footnote w:type="continuationSeparator" w:id="0">
    <w:p w14:paraId="301B5AFC" w14:textId="77777777" w:rsidR="00F45778" w:rsidRDefault="00F45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728A67" w14:textId="6074D676" w:rsidR="006A381C" w:rsidRPr="002B5FB3" w:rsidRDefault="00F45778" w:rsidP="002B5FB3">
    <w:pPr>
      <w:pStyle w:val="Header"/>
      <w:rPr>
        <w:rFonts w:ascii="Times New Roman" w:hAnsi="Times New Roman" w:cs="Times New Roman"/>
        <w:b/>
        <w:bCs/>
        <w:sz w:val="20"/>
      </w:rPr>
    </w:pPr>
    <w:hyperlink r:id="rId1" w:history="1"/>
    <w:r w:rsidR="006A381C" w:rsidRPr="002B7916">
      <w:rPr>
        <w:rFonts w:ascii="Times New Roman" w:hAnsi="Times New Roman" w:cs="Times New Roman"/>
        <w:sz w:val="20"/>
      </w:rPr>
      <w:t>DIGITAL COMMUNICATION &amp; DESIGN</w:t>
    </w:r>
    <w:r w:rsidR="006A381C" w:rsidRPr="002B5FB3">
      <w:rPr>
        <w:rFonts w:ascii="Times New Roman" w:hAnsi="Times New Roman" w:cs="Times New Roman"/>
        <w:b/>
        <w:noProof/>
        <w:sz w:val="20"/>
      </w:rPr>
      <w:t xml:space="preserve"> CONCEPTS</w:t>
    </w:r>
    <w:r w:rsidR="003A0F66">
      <w:rPr>
        <w:rFonts w:ascii="Times New Roman" w:hAnsi="Times New Roman" w:cs="Times New Roman"/>
        <w:b/>
        <w:bCs/>
        <w:sz w:val="20"/>
      </w:rPr>
      <w:t xml:space="preserve">-OPEN - </w:t>
    </w:r>
    <w:r w:rsidR="004A4DE7">
      <w:rPr>
        <w:rFonts w:ascii="Times New Roman" w:hAnsi="Times New Roman" w:cs="Times New Roman"/>
        <w:b/>
        <w:bCs/>
        <w:sz w:val="20"/>
      </w:rPr>
      <w:t>NATIONAL</w:t>
    </w:r>
    <w:r w:rsidR="003A0F66">
      <w:rPr>
        <w:rFonts w:ascii="Times New Roman" w:hAnsi="Times New Roman" w:cs="Times New Roman"/>
        <w:b/>
        <w:bCs/>
        <w:sz w:val="20"/>
      </w:rPr>
      <w:t xml:space="preserve"> 2020</w:t>
    </w:r>
    <w:r w:rsidR="006A381C">
      <w:rPr>
        <w:rFonts w:ascii="Times New Roman" w:hAnsi="Times New Roman" w:cs="Times New Roman"/>
        <w:b/>
        <w:bCs/>
        <w:sz w:val="20"/>
      </w:rPr>
      <w:tab/>
    </w:r>
  </w:p>
  <w:p w14:paraId="2F348269" w14:textId="77777777" w:rsidR="006A381C" w:rsidRPr="002B5FB3" w:rsidRDefault="006A381C" w:rsidP="002B5FB3">
    <w:pPr>
      <w:rPr>
        <w:rFonts w:ascii="Times New Roman" w:hAnsi="Times New Roman" w:cs="Times New Roman"/>
        <w:b/>
        <w:bCs/>
        <w:sz w:val="20"/>
      </w:rPr>
    </w:pPr>
    <w:r w:rsidRPr="002B5FB3">
      <w:rPr>
        <w:rFonts w:ascii="Times New Roman" w:hAnsi="Times New Roman" w:cs="Times New Roman"/>
        <w:b/>
        <w:bCs/>
        <w:sz w:val="20"/>
      </w:rPr>
      <w:t>ANSWER KEY</w:t>
    </w:r>
  </w:p>
  <w:p w14:paraId="0C7BCCB1" w14:textId="15266AFA" w:rsidR="006A381C" w:rsidRPr="002B5FB3" w:rsidRDefault="006A381C" w:rsidP="002B5FB3">
    <w:pPr>
      <w:rPr>
        <w:rFonts w:ascii="Times New Roman" w:hAnsi="Times New Roman" w:cs="Times New Roman"/>
        <w:b/>
        <w:sz w:val="20"/>
      </w:rPr>
    </w:pPr>
    <w:r w:rsidRPr="002B5FB3">
      <w:rPr>
        <w:rFonts w:ascii="Times New Roman" w:hAnsi="Times New Roman" w:cs="Times New Roman"/>
        <w:b/>
        <w:bCs/>
        <w:sz w:val="20"/>
      </w:rPr>
      <w:t xml:space="preserve">Page </w:t>
    </w:r>
    <w:r w:rsidRPr="002B5FB3">
      <w:rPr>
        <w:rFonts w:ascii="Times New Roman" w:hAnsi="Times New Roman" w:cs="Times New Roman"/>
        <w:b/>
        <w:bCs/>
        <w:sz w:val="20"/>
      </w:rPr>
      <w:fldChar w:fldCharType="begin"/>
    </w:r>
    <w:r w:rsidRPr="002B5FB3">
      <w:rPr>
        <w:rFonts w:ascii="Times New Roman" w:hAnsi="Times New Roman" w:cs="Times New Roman"/>
        <w:b/>
        <w:bCs/>
        <w:sz w:val="20"/>
      </w:rPr>
      <w:instrText xml:space="preserve"> PAGE   \* MERGEFORMAT </w:instrText>
    </w:r>
    <w:r w:rsidRPr="002B5FB3">
      <w:rPr>
        <w:rFonts w:ascii="Times New Roman" w:hAnsi="Times New Roman" w:cs="Times New Roman"/>
        <w:b/>
        <w:bCs/>
        <w:sz w:val="20"/>
      </w:rPr>
      <w:fldChar w:fldCharType="separate"/>
    </w:r>
    <w:r w:rsidR="006B3E35">
      <w:rPr>
        <w:rFonts w:ascii="Times New Roman" w:hAnsi="Times New Roman" w:cs="Times New Roman"/>
        <w:b/>
        <w:bCs/>
        <w:noProof/>
        <w:sz w:val="20"/>
      </w:rPr>
      <w:t>2</w:t>
    </w:r>
    <w:r w:rsidRPr="002B5FB3">
      <w:rPr>
        <w:rFonts w:ascii="Times New Roman" w:hAnsi="Times New Roman" w:cs="Times New Roman"/>
        <w:b/>
        <w:bCs/>
        <w:sz w:val="20"/>
      </w:rPr>
      <w:fldChar w:fldCharType="end"/>
    </w:r>
    <w:r w:rsidRPr="002B5FB3">
      <w:rPr>
        <w:rFonts w:ascii="Times New Roman" w:hAnsi="Times New Roman" w:cs="Times New Roman"/>
        <w:b/>
        <w:bCs/>
        <w:sz w:val="20"/>
      </w:rPr>
      <w:t xml:space="preserve"> of </w:t>
    </w:r>
    <w:r w:rsidRPr="002B5FB3">
      <w:rPr>
        <w:rFonts w:ascii="Times New Roman" w:hAnsi="Times New Roman" w:cs="Times New Roman"/>
        <w:b/>
        <w:sz w:val="20"/>
      </w:rPr>
      <w:fldChar w:fldCharType="begin"/>
    </w:r>
    <w:r w:rsidRPr="002B5FB3">
      <w:rPr>
        <w:rFonts w:ascii="Times New Roman" w:hAnsi="Times New Roman" w:cs="Times New Roman"/>
        <w:b/>
        <w:sz w:val="20"/>
      </w:rPr>
      <w:instrText xml:space="preserve"> NUMPAGES  </w:instrText>
    </w:r>
    <w:r w:rsidRPr="002B5FB3">
      <w:rPr>
        <w:rFonts w:ascii="Times New Roman" w:hAnsi="Times New Roman" w:cs="Times New Roman"/>
        <w:b/>
        <w:sz w:val="20"/>
      </w:rPr>
      <w:fldChar w:fldCharType="separate"/>
    </w:r>
    <w:r w:rsidR="006B3E35">
      <w:rPr>
        <w:rFonts w:ascii="Times New Roman" w:hAnsi="Times New Roman" w:cs="Times New Roman"/>
        <w:b/>
        <w:noProof/>
        <w:sz w:val="20"/>
      </w:rPr>
      <w:t>2</w:t>
    </w:r>
    <w:r w:rsidRPr="002B5FB3">
      <w:rPr>
        <w:rFonts w:ascii="Times New Roman" w:hAnsi="Times New Roman" w:cs="Times New Roman"/>
        <w:b/>
        <w:sz w:val="20"/>
      </w:rPr>
      <w:fldChar w:fldCharType="end"/>
    </w:r>
  </w:p>
  <w:p w14:paraId="1FD15B2C" w14:textId="77777777" w:rsidR="006A381C" w:rsidRDefault="006A38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CB4A879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ascii="Arial" w:hAnsi="Arial" w:cs="Cumberland AMT" w:hint="default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122C3E"/>
    <w:multiLevelType w:val="hybridMultilevel"/>
    <w:tmpl w:val="EC7877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6573FB"/>
    <w:multiLevelType w:val="hybridMultilevel"/>
    <w:tmpl w:val="5740A8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C2C96"/>
    <w:multiLevelType w:val="hybridMultilevel"/>
    <w:tmpl w:val="6E6806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CF702F"/>
    <w:multiLevelType w:val="hybridMultilevel"/>
    <w:tmpl w:val="F12E2D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546131"/>
    <w:multiLevelType w:val="hybridMultilevel"/>
    <w:tmpl w:val="C70A87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77FA3"/>
    <w:multiLevelType w:val="hybridMultilevel"/>
    <w:tmpl w:val="E3723B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D38A6"/>
    <w:multiLevelType w:val="hybridMultilevel"/>
    <w:tmpl w:val="FA0C58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E07524"/>
    <w:multiLevelType w:val="hybridMultilevel"/>
    <w:tmpl w:val="63AA0E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61113E"/>
    <w:multiLevelType w:val="hybridMultilevel"/>
    <w:tmpl w:val="418AB4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777288"/>
    <w:multiLevelType w:val="hybridMultilevel"/>
    <w:tmpl w:val="4AC4AF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DB6191"/>
    <w:multiLevelType w:val="hybridMultilevel"/>
    <w:tmpl w:val="95FC6E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DB2F6E"/>
    <w:multiLevelType w:val="hybridMultilevel"/>
    <w:tmpl w:val="794489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FB6068"/>
    <w:multiLevelType w:val="hybridMultilevel"/>
    <w:tmpl w:val="9C3A0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A1E32AE"/>
    <w:multiLevelType w:val="hybridMultilevel"/>
    <w:tmpl w:val="192641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FAF2333"/>
    <w:multiLevelType w:val="hybridMultilevel"/>
    <w:tmpl w:val="22A44C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CC7D87"/>
    <w:multiLevelType w:val="hybridMultilevel"/>
    <w:tmpl w:val="DD92EE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5DD5114"/>
    <w:multiLevelType w:val="hybridMultilevel"/>
    <w:tmpl w:val="42840D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E15E7"/>
    <w:multiLevelType w:val="hybridMultilevel"/>
    <w:tmpl w:val="00340E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473387"/>
    <w:multiLevelType w:val="hybridMultilevel"/>
    <w:tmpl w:val="1A64E09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5307AC"/>
    <w:multiLevelType w:val="hybridMultilevel"/>
    <w:tmpl w:val="E612FF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973A61"/>
    <w:multiLevelType w:val="hybridMultilevel"/>
    <w:tmpl w:val="BD10C7A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E374294"/>
    <w:multiLevelType w:val="hybridMultilevel"/>
    <w:tmpl w:val="C56AF2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797137"/>
    <w:multiLevelType w:val="hybridMultilevel"/>
    <w:tmpl w:val="232CA8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111577"/>
    <w:multiLevelType w:val="hybridMultilevel"/>
    <w:tmpl w:val="5060E9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236097B"/>
    <w:multiLevelType w:val="hybridMultilevel"/>
    <w:tmpl w:val="D6FC00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2DF5D73"/>
    <w:multiLevelType w:val="hybridMultilevel"/>
    <w:tmpl w:val="835619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3F304A"/>
    <w:multiLevelType w:val="hybridMultilevel"/>
    <w:tmpl w:val="747C35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A824D60"/>
    <w:multiLevelType w:val="hybridMultilevel"/>
    <w:tmpl w:val="35F678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7530EC3"/>
    <w:multiLevelType w:val="hybridMultilevel"/>
    <w:tmpl w:val="DEF6139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CA733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D933594"/>
    <w:multiLevelType w:val="hybridMultilevel"/>
    <w:tmpl w:val="619056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793CDE"/>
    <w:multiLevelType w:val="hybridMultilevel"/>
    <w:tmpl w:val="811A3E4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AD01A5"/>
    <w:multiLevelType w:val="hybridMultilevel"/>
    <w:tmpl w:val="63EE21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A626F4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44E18"/>
    <w:multiLevelType w:val="hybridMultilevel"/>
    <w:tmpl w:val="4A2E52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5C235D8"/>
    <w:multiLevelType w:val="hybridMultilevel"/>
    <w:tmpl w:val="A5E607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EB6AE2"/>
    <w:multiLevelType w:val="hybridMultilevel"/>
    <w:tmpl w:val="812881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5153D9"/>
    <w:multiLevelType w:val="hybridMultilevel"/>
    <w:tmpl w:val="F76802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8E5DBD"/>
    <w:multiLevelType w:val="hybridMultilevel"/>
    <w:tmpl w:val="C04CCE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E04B16"/>
    <w:multiLevelType w:val="hybridMultilevel"/>
    <w:tmpl w:val="7ADA81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F973FCE"/>
    <w:multiLevelType w:val="hybridMultilevel"/>
    <w:tmpl w:val="01CC70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B043C8"/>
    <w:multiLevelType w:val="hybridMultilevel"/>
    <w:tmpl w:val="463CE9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474742"/>
    <w:multiLevelType w:val="hybridMultilevel"/>
    <w:tmpl w:val="09D21F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5D7626"/>
    <w:multiLevelType w:val="hybridMultilevel"/>
    <w:tmpl w:val="E69C8B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48A2434"/>
    <w:multiLevelType w:val="hybridMultilevel"/>
    <w:tmpl w:val="2878D9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7F60EC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5A92B48"/>
    <w:multiLevelType w:val="hybridMultilevel"/>
    <w:tmpl w:val="533A35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67B27E7"/>
    <w:multiLevelType w:val="hybridMultilevel"/>
    <w:tmpl w:val="11682B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DD38B0"/>
    <w:multiLevelType w:val="hybridMultilevel"/>
    <w:tmpl w:val="C9B01E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14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0D77B7"/>
    <w:multiLevelType w:val="hybridMultilevel"/>
    <w:tmpl w:val="EF029D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8970F8"/>
    <w:multiLevelType w:val="hybridMultilevel"/>
    <w:tmpl w:val="409856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1"/>
  </w:num>
  <w:num w:numId="5">
    <w:abstractNumId w:val="12"/>
  </w:num>
  <w:num w:numId="6">
    <w:abstractNumId w:val="5"/>
  </w:num>
  <w:num w:numId="7">
    <w:abstractNumId w:val="32"/>
  </w:num>
  <w:num w:numId="8">
    <w:abstractNumId w:val="47"/>
  </w:num>
  <w:num w:numId="9">
    <w:abstractNumId w:val="13"/>
  </w:num>
  <w:num w:numId="10">
    <w:abstractNumId w:val="39"/>
  </w:num>
  <w:num w:numId="11">
    <w:abstractNumId w:val="40"/>
  </w:num>
  <w:num w:numId="12">
    <w:abstractNumId w:val="51"/>
  </w:num>
  <w:num w:numId="13">
    <w:abstractNumId w:val="49"/>
  </w:num>
  <w:num w:numId="14">
    <w:abstractNumId w:val="46"/>
  </w:num>
  <w:num w:numId="15">
    <w:abstractNumId w:val="26"/>
  </w:num>
  <w:num w:numId="16">
    <w:abstractNumId w:val="17"/>
  </w:num>
  <w:num w:numId="17">
    <w:abstractNumId w:val="28"/>
  </w:num>
  <w:num w:numId="18">
    <w:abstractNumId w:val="44"/>
  </w:num>
  <w:num w:numId="19">
    <w:abstractNumId w:val="16"/>
  </w:num>
  <w:num w:numId="20">
    <w:abstractNumId w:val="43"/>
  </w:num>
  <w:num w:numId="21">
    <w:abstractNumId w:val="25"/>
  </w:num>
  <w:num w:numId="22">
    <w:abstractNumId w:val="45"/>
  </w:num>
  <w:num w:numId="23">
    <w:abstractNumId w:val="19"/>
  </w:num>
  <w:num w:numId="24">
    <w:abstractNumId w:val="35"/>
  </w:num>
  <w:num w:numId="25">
    <w:abstractNumId w:val="11"/>
  </w:num>
  <w:num w:numId="26">
    <w:abstractNumId w:val="50"/>
  </w:num>
  <w:num w:numId="27">
    <w:abstractNumId w:val="37"/>
  </w:num>
  <w:num w:numId="28">
    <w:abstractNumId w:val="18"/>
  </w:num>
  <w:num w:numId="29">
    <w:abstractNumId w:val="15"/>
  </w:num>
  <w:num w:numId="30">
    <w:abstractNumId w:val="23"/>
  </w:num>
  <w:num w:numId="31">
    <w:abstractNumId w:val="52"/>
  </w:num>
  <w:num w:numId="32">
    <w:abstractNumId w:val="21"/>
  </w:num>
  <w:num w:numId="33">
    <w:abstractNumId w:val="22"/>
  </w:num>
  <w:num w:numId="34">
    <w:abstractNumId w:val="6"/>
  </w:num>
  <w:num w:numId="35">
    <w:abstractNumId w:val="48"/>
  </w:num>
  <w:num w:numId="36">
    <w:abstractNumId w:val="38"/>
  </w:num>
  <w:num w:numId="37">
    <w:abstractNumId w:val="42"/>
  </w:num>
  <w:num w:numId="38">
    <w:abstractNumId w:val="31"/>
  </w:num>
  <w:num w:numId="39">
    <w:abstractNumId w:val="10"/>
  </w:num>
  <w:num w:numId="40">
    <w:abstractNumId w:val="29"/>
  </w:num>
  <w:num w:numId="41">
    <w:abstractNumId w:val="9"/>
  </w:num>
  <w:num w:numId="42">
    <w:abstractNumId w:val="30"/>
  </w:num>
  <w:num w:numId="43">
    <w:abstractNumId w:val="27"/>
  </w:num>
  <w:num w:numId="44">
    <w:abstractNumId w:val="36"/>
  </w:num>
  <w:num w:numId="45">
    <w:abstractNumId w:val="34"/>
  </w:num>
  <w:num w:numId="46">
    <w:abstractNumId w:val="33"/>
  </w:num>
  <w:num w:numId="47">
    <w:abstractNumId w:val="14"/>
  </w:num>
  <w:num w:numId="48">
    <w:abstractNumId w:val="7"/>
  </w:num>
  <w:num w:numId="49">
    <w:abstractNumId w:val="8"/>
  </w:num>
  <w:num w:numId="50">
    <w:abstractNumId w:val="24"/>
  </w:num>
  <w:num w:numId="51">
    <w:abstractNumId w:val="4"/>
  </w:num>
  <w:num w:numId="52">
    <w:abstractNumId w:val="2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revisionView w:markup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C1"/>
    <w:rsid w:val="00060E38"/>
    <w:rsid w:val="00066397"/>
    <w:rsid w:val="00073057"/>
    <w:rsid w:val="000844F5"/>
    <w:rsid w:val="000B17EC"/>
    <w:rsid w:val="0013613A"/>
    <w:rsid w:val="00155D95"/>
    <w:rsid w:val="00165CB9"/>
    <w:rsid w:val="001777CC"/>
    <w:rsid w:val="0019096F"/>
    <w:rsid w:val="001D116C"/>
    <w:rsid w:val="001E5832"/>
    <w:rsid w:val="001F1D70"/>
    <w:rsid w:val="00204708"/>
    <w:rsid w:val="00227151"/>
    <w:rsid w:val="00237056"/>
    <w:rsid w:val="00262BA2"/>
    <w:rsid w:val="00263744"/>
    <w:rsid w:val="002B5FB3"/>
    <w:rsid w:val="002B7916"/>
    <w:rsid w:val="002D72BE"/>
    <w:rsid w:val="00300296"/>
    <w:rsid w:val="003013CF"/>
    <w:rsid w:val="00303F1E"/>
    <w:rsid w:val="00307FFA"/>
    <w:rsid w:val="003263AA"/>
    <w:rsid w:val="00375252"/>
    <w:rsid w:val="00375E3E"/>
    <w:rsid w:val="0037650F"/>
    <w:rsid w:val="003A0F66"/>
    <w:rsid w:val="004041AD"/>
    <w:rsid w:val="004328AD"/>
    <w:rsid w:val="00436EB1"/>
    <w:rsid w:val="004434E4"/>
    <w:rsid w:val="004A4DE7"/>
    <w:rsid w:val="004C13C1"/>
    <w:rsid w:val="004E0A7C"/>
    <w:rsid w:val="004E1099"/>
    <w:rsid w:val="00516AB8"/>
    <w:rsid w:val="00516AE9"/>
    <w:rsid w:val="005904A9"/>
    <w:rsid w:val="005976B5"/>
    <w:rsid w:val="005A40AD"/>
    <w:rsid w:val="005B393F"/>
    <w:rsid w:val="005B7E69"/>
    <w:rsid w:val="005E2D54"/>
    <w:rsid w:val="00634270"/>
    <w:rsid w:val="0063519D"/>
    <w:rsid w:val="00644234"/>
    <w:rsid w:val="006A381C"/>
    <w:rsid w:val="006B3E35"/>
    <w:rsid w:val="006E7E5A"/>
    <w:rsid w:val="00703595"/>
    <w:rsid w:val="0074174D"/>
    <w:rsid w:val="00741960"/>
    <w:rsid w:val="00785A1D"/>
    <w:rsid w:val="007874F6"/>
    <w:rsid w:val="007C7E94"/>
    <w:rsid w:val="007D0C28"/>
    <w:rsid w:val="007E2071"/>
    <w:rsid w:val="00831360"/>
    <w:rsid w:val="008325FB"/>
    <w:rsid w:val="008536D8"/>
    <w:rsid w:val="00897DE0"/>
    <w:rsid w:val="008B3EC1"/>
    <w:rsid w:val="009069DE"/>
    <w:rsid w:val="00912187"/>
    <w:rsid w:val="00916040"/>
    <w:rsid w:val="00916888"/>
    <w:rsid w:val="00930A66"/>
    <w:rsid w:val="00935ED8"/>
    <w:rsid w:val="009C5B67"/>
    <w:rsid w:val="00A13253"/>
    <w:rsid w:val="00A3459B"/>
    <w:rsid w:val="00A622FF"/>
    <w:rsid w:val="00A62886"/>
    <w:rsid w:val="00A65612"/>
    <w:rsid w:val="00A96151"/>
    <w:rsid w:val="00AB0B69"/>
    <w:rsid w:val="00AD59C9"/>
    <w:rsid w:val="00AE7BAB"/>
    <w:rsid w:val="00B26402"/>
    <w:rsid w:val="00B3689E"/>
    <w:rsid w:val="00B47158"/>
    <w:rsid w:val="00B65647"/>
    <w:rsid w:val="00B81A96"/>
    <w:rsid w:val="00B94E7D"/>
    <w:rsid w:val="00BB52C9"/>
    <w:rsid w:val="00BE2DAA"/>
    <w:rsid w:val="00C20D58"/>
    <w:rsid w:val="00C94A04"/>
    <w:rsid w:val="00CC08F8"/>
    <w:rsid w:val="00CD6CA1"/>
    <w:rsid w:val="00D20D3D"/>
    <w:rsid w:val="00D717C2"/>
    <w:rsid w:val="00D73F9F"/>
    <w:rsid w:val="00E06672"/>
    <w:rsid w:val="00E2407A"/>
    <w:rsid w:val="00E25C71"/>
    <w:rsid w:val="00E92619"/>
    <w:rsid w:val="00EC0A77"/>
    <w:rsid w:val="00F22A9D"/>
    <w:rsid w:val="00F44A73"/>
    <w:rsid w:val="00F45778"/>
    <w:rsid w:val="00FD0497"/>
    <w:rsid w:val="00FD102E"/>
    <w:rsid w:val="00FF3AB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499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Arial" w:hAnsi="Arial" w:cs="Calibri"/>
      <w:sz w:val="24"/>
      <w:lang w:eastAsia="ar-SA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DejaVu Sans" w:hAnsi="Times New Roman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tabs>
        <w:tab w:val="right" w:pos="9450"/>
      </w:tabs>
      <w:spacing w:before="120" w:after="1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i w:val="0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rPr>
      <w:rFonts w:ascii="Times New Roman" w:eastAsia="Times New Roman" w:hAnsi="Times New Roman" w:cs="Times New Roman"/>
      <w:b/>
      <w:sz w:val="56"/>
      <w:szCs w:val="20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16"/>
      <w:szCs w:val="16"/>
    </w:rPr>
  </w:style>
  <w:style w:type="character" w:customStyle="1" w:styleId="PlainTextChar">
    <w:name w:val="Plain Text Char"/>
    <w:rPr>
      <w:rFonts w:ascii="Kartika" w:eastAsia="Calibri" w:hAnsi="Kartika" w:cs="Times New Roman"/>
      <w:sz w:val="28"/>
      <w:szCs w:val="28"/>
    </w:rPr>
  </w:style>
  <w:style w:type="character" w:customStyle="1" w:styleId="NumberingSymbols">
    <w:name w:val="Numbering Symbols"/>
    <w:rPr>
      <w:rFonts w:ascii="Arial" w:hAnsi="Arial"/>
      <w:sz w:val="24"/>
      <w:szCs w:val="24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semiHidden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lbany AMT" w:eastAsia="Arial" w:hAnsi="Albany AMT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2">
    <w:name w:val="Body Text 2"/>
    <w:basedOn w:val="Normal"/>
    <w:pPr>
      <w:widowControl w:val="0"/>
      <w:tabs>
        <w:tab w:val="center" w:pos="4725"/>
      </w:tabs>
      <w:jc w:val="center"/>
    </w:pPr>
    <w:rPr>
      <w:b/>
      <w:sz w:val="5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PlainText">
    <w:name w:val="Plain Text"/>
    <w:basedOn w:val="Normal"/>
    <w:rPr>
      <w:rFonts w:ascii="Kartika" w:eastAsia="Calibri" w:hAnsi="Kartika" w:cs="Times New Roman"/>
      <w:sz w:val="28"/>
      <w:szCs w:val="28"/>
    </w:rPr>
  </w:style>
  <w:style w:type="paragraph" w:customStyle="1" w:styleId="PreformattedText">
    <w:name w:val="Preformatted Text"/>
    <w:basedOn w:val="Normal"/>
    <w:rPr>
      <w:rFonts w:ascii="Cumberland AMT" w:eastAsia="Cumberland AMT" w:hAnsi="Cumberland AMT" w:cs="Cumberland AMT"/>
      <w:sz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CommentReference">
    <w:name w:val="annotation reference"/>
    <w:uiPriority w:val="99"/>
    <w:semiHidden/>
    <w:unhideWhenUsed/>
    <w:rsid w:val="00F45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15B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F4515B"/>
    <w:rPr>
      <w:rFonts w:ascii="Arial" w:hAnsi="Arial" w:cs="Calibri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15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4515B"/>
    <w:rPr>
      <w:rFonts w:ascii="Arial" w:hAnsi="Arial" w:cs="Calibri"/>
      <w:b/>
      <w:bCs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515B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4041AD"/>
    <w:pPr>
      <w:suppressAutoHyphens w:val="0"/>
      <w:ind w:left="720"/>
    </w:pPr>
    <w:rPr>
      <w:rFonts w:ascii="Times New Roman" w:hAnsi="Times New Roman" w:cs="Times New Roman"/>
      <w:szCs w:val="24"/>
      <w:lang w:eastAsia="en-US"/>
    </w:rPr>
  </w:style>
  <w:style w:type="paragraph" w:customStyle="1" w:styleId="p">
    <w:name w:val="p"/>
    <w:basedOn w:val="Normal"/>
    <w:rsid w:val="004328AD"/>
    <w:pPr>
      <w:suppressAutoHyphens w:val="0"/>
    </w:pPr>
    <w:rPr>
      <w:rFonts w:eastAsia="Arial" w:cs="Arial"/>
      <w:sz w:val="16"/>
      <w:szCs w:val="24"/>
      <w:bdr w:val="nil"/>
      <w:lang w:eastAsia="en-US"/>
    </w:rPr>
  </w:style>
  <w:style w:type="table" w:customStyle="1" w:styleId="questionMetaData">
    <w:name w:val="questionMetaData"/>
    <w:rsid w:val="004328A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ndnoteReference">
    <w:name w:val="endnote reference"/>
    <w:uiPriority w:val="99"/>
    <w:semiHidden/>
    <w:rsid w:val="00155D95"/>
    <w:rPr>
      <w:rFonts w:ascii="Courier New" w:hAnsi="Courier New" w:cs="Times New Roman"/>
      <w:sz w:val="20"/>
      <w:vertAlign w:val="baseline"/>
    </w:rPr>
  </w:style>
  <w:style w:type="paragraph" w:styleId="EndnoteText">
    <w:name w:val="endnote text"/>
    <w:basedOn w:val="Normal"/>
    <w:link w:val="EndnoteTextChar"/>
    <w:uiPriority w:val="99"/>
    <w:semiHidden/>
    <w:rsid w:val="00155D95"/>
    <w:pPr>
      <w:widowControl w:val="0"/>
      <w:tabs>
        <w:tab w:val="left" w:pos="720"/>
        <w:tab w:val="right" w:pos="9360"/>
      </w:tabs>
      <w:suppressAutoHyphens w:val="0"/>
      <w:spacing w:line="480" w:lineRule="auto"/>
      <w:jc w:val="both"/>
    </w:pPr>
    <w:rPr>
      <w:rFonts w:ascii="Courier New" w:hAnsi="Courier New" w:cs="Times New Roman"/>
      <w:b/>
      <w:sz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5D95"/>
    <w:rPr>
      <w:rFonts w:ascii="Courier New" w:hAnsi="Courier New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9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95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660</CharactersWithSpaces>
  <SharedDoc>false</SharedDoc>
  <HLinks>
    <vt:vector size="6" baseType="variant">
      <vt:variant>
        <vt:i4>6357083</vt:i4>
      </vt:variant>
      <vt:variant>
        <vt:i4>0</vt:i4>
      </vt:variant>
      <vt:variant>
        <vt:i4>0</vt:i4>
      </vt:variant>
      <vt:variant>
        <vt:i4>5</vt:i4>
      </vt:variant>
      <vt:variant>
        <vt:lpwstr>mailto:BPANLC@BPA.org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2020-03-06T14:46:00Z</dcterms:created>
  <dcterms:modified xsi:type="dcterms:W3CDTF">2020-03-06T14:46:00Z</dcterms:modified>
</cp:coreProperties>
</file>