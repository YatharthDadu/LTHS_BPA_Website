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A6364A" w14:textId="03D6C735" w:rsidR="00821848" w:rsidRDefault="00513CC6">
      <w:pPr>
        <w:widowControl w:val="0"/>
        <w:pBdr>
          <w:top w:val="nil"/>
          <w:left w:val="nil"/>
          <w:bottom w:val="nil"/>
          <w:right w:val="nil"/>
          <w:between w:val="nil"/>
        </w:pBdr>
        <w:tabs>
          <w:tab w:val="center" w:pos="4725"/>
        </w:tabs>
        <w:jc w:val="center"/>
        <w:rPr>
          <w:b/>
          <w:color w:val="000000"/>
          <w:sz w:val="56"/>
          <w:szCs w:val="56"/>
        </w:rPr>
      </w:pPr>
      <w:r w:rsidRPr="003632DA">
        <w:rPr>
          <w:noProof/>
          <w:sz w:val="72"/>
        </w:rPr>
        <w:drawing>
          <wp:anchor distT="0" distB="0" distL="114300" distR="114300" simplePos="0" relativeHeight="251663360" behindDoc="1" locked="0" layoutInCell="1" allowOverlap="1" wp14:anchorId="61A4F8DF" wp14:editId="196DFC32">
            <wp:simplePos x="0" y="0"/>
            <wp:positionH relativeFrom="margin">
              <wp:posOffset>1834515</wp:posOffset>
            </wp:positionH>
            <wp:positionV relativeFrom="paragraph">
              <wp:posOffset>-65288</wp:posOffset>
            </wp:positionV>
            <wp:extent cx="2956560" cy="889511"/>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969" cy="892643"/>
                    </a:xfrm>
                    <a:prstGeom prst="rect">
                      <a:avLst/>
                    </a:prstGeom>
                  </pic:spPr>
                </pic:pic>
              </a:graphicData>
            </a:graphic>
            <wp14:sizeRelH relativeFrom="margin">
              <wp14:pctWidth>0</wp14:pctWidth>
            </wp14:sizeRelH>
            <wp14:sizeRelV relativeFrom="margin">
              <wp14:pctHeight>0</wp14:pctHeight>
            </wp14:sizeRelV>
          </wp:anchor>
        </w:drawing>
      </w:r>
      <w:ins w:id="0" w:author="amcnew@bpa.org" w:date="2019-10-29T20:10:00Z">
        <w:r w:rsidRPr="003632DA">
          <w:rPr>
            <w:noProof/>
            <w:sz w:val="72"/>
          </w:rPr>
          <w:drawing>
            <wp:anchor distT="0" distB="0" distL="114300" distR="114300" simplePos="0" relativeHeight="251661312" behindDoc="1" locked="0" layoutInCell="1" allowOverlap="1" wp14:anchorId="34D24D86" wp14:editId="78F35B88">
              <wp:simplePos x="0" y="0"/>
              <wp:positionH relativeFrom="margin">
                <wp:posOffset>5454015</wp:posOffset>
              </wp:positionH>
              <wp:positionV relativeFrom="paragraph">
                <wp:posOffset>-902970</wp:posOffset>
              </wp:positionV>
              <wp:extent cx="1207150" cy="1269106"/>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fypx[1].png"/>
                      <pic:cNvPicPr/>
                    </pic:nvPicPr>
                    <pic:blipFill rotWithShape="1">
                      <a:blip r:embed="rId9">
                        <a:extLst>
                          <a:ext uri="{28A0092B-C50C-407E-A947-70E740481C1C}">
                            <a14:useLocalDpi xmlns:a14="http://schemas.microsoft.com/office/drawing/2010/main" val="0"/>
                          </a:ext>
                        </a:extLst>
                      </a:blip>
                      <a:srcRect l="53927" t="17338" r="1237" b="4006"/>
                      <a:stretch/>
                    </pic:blipFill>
                    <pic:spPr bwMode="auto">
                      <a:xfrm>
                        <a:off x="0" y="0"/>
                        <a:ext cx="1207150" cy="12691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r w:rsidR="002B05FB">
        <w:rPr>
          <w:b/>
          <w:color w:val="000000"/>
          <w:sz w:val="56"/>
          <w:szCs w:val="56"/>
        </w:rPr>
        <w:tab/>
      </w:r>
    </w:p>
    <w:p w14:paraId="348FF7AA" w14:textId="77777777" w:rsidR="00513CC6" w:rsidRDefault="00513CC6">
      <w:pPr>
        <w:widowControl w:val="0"/>
        <w:pBdr>
          <w:top w:val="nil"/>
          <w:left w:val="nil"/>
          <w:bottom w:val="nil"/>
          <w:right w:val="nil"/>
          <w:between w:val="nil"/>
        </w:pBdr>
        <w:tabs>
          <w:tab w:val="center" w:pos="4725"/>
        </w:tabs>
        <w:jc w:val="center"/>
        <w:rPr>
          <w:b/>
          <w:color w:val="000000"/>
          <w:sz w:val="72"/>
          <w:szCs w:val="72"/>
        </w:rPr>
      </w:pPr>
    </w:p>
    <w:p w14:paraId="5C7D7B8A" w14:textId="0ADBFD45" w:rsidR="00821848" w:rsidRDefault="002B05FB">
      <w:pPr>
        <w:widowControl w:val="0"/>
        <w:pBdr>
          <w:top w:val="nil"/>
          <w:left w:val="nil"/>
          <w:bottom w:val="nil"/>
          <w:right w:val="nil"/>
          <w:between w:val="nil"/>
        </w:pBdr>
        <w:tabs>
          <w:tab w:val="center" w:pos="4725"/>
        </w:tabs>
        <w:jc w:val="center"/>
        <w:rPr>
          <w:b/>
          <w:color w:val="000000"/>
          <w:sz w:val="72"/>
          <w:szCs w:val="72"/>
        </w:rPr>
      </w:pPr>
      <w:r>
        <w:rPr>
          <w:b/>
          <w:color w:val="000000"/>
          <w:sz w:val="72"/>
          <w:szCs w:val="72"/>
        </w:rPr>
        <w:t>DIGITAL PUBLISHING</w:t>
      </w:r>
    </w:p>
    <w:p w14:paraId="54F941FC" w14:textId="77777777" w:rsidR="00821848" w:rsidRDefault="002B05FB">
      <w:pPr>
        <w:widowControl w:val="0"/>
        <w:pBdr>
          <w:top w:val="nil"/>
          <w:left w:val="nil"/>
          <w:bottom w:val="nil"/>
          <w:right w:val="nil"/>
          <w:between w:val="nil"/>
        </w:pBdr>
        <w:tabs>
          <w:tab w:val="center" w:pos="4725"/>
        </w:tabs>
        <w:jc w:val="center"/>
        <w:rPr>
          <w:b/>
          <w:color w:val="000000"/>
          <w:sz w:val="56"/>
          <w:szCs w:val="56"/>
        </w:rPr>
      </w:pPr>
      <w:r>
        <w:rPr>
          <w:b/>
          <w:color w:val="000000"/>
          <w:sz w:val="56"/>
          <w:szCs w:val="56"/>
        </w:rPr>
        <w:t>(415)</w:t>
      </w:r>
    </w:p>
    <w:p w14:paraId="79654D1D" w14:textId="77777777" w:rsidR="00821848" w:rsidRDefault="00821848">
      <w:pPr>
        <w:widowControl w:val="0"/>
        <w:pBdr>
          <w:top w:val="nil"/>
          <w:left w:val="nil"/>
          <w:bottom w:val="nil"/>
          <w:right w:val="nil"/>
          <w:between w:val="nil"/>
        </w:pBdr>
        <w:tabs>
          <w:tab w:val="center" w:pos="4725"/>
        </w:tabs>
        <w:jc w:val="center"/>
        <w:rPr>
          <w:color w:val="000000"/>
        </w:rPr>
      </w:pPr>
    </w:p>
    <w:p w14:paraId="3E4C594E" w14:textId="77777777" w:rsidR="00821848" w:rsidRDefault="00821848">
      <w:pPr>
        <w:widowControl w:val="0"/>
        <w:pBdr>
          <w:top w:val="nil"/>
          <w:left w:val="nil"/>
          <w:bottom w:val="nil"/>
          <w:right w:val="nil"/>
          <w:between w:val="nil"/>
        </w:pBdr>
        <w:tabs>
          <w:tab w:val="center" w:pos="4725"/>
        </w:tabs>
        <w:jc w:val="center"/>
        <w:rPr>
          <w:color w:val="000000"/>
          <w:sz w:val="22"/>
          <w:szCs w:val="22"/>
        </w:rPr>
      </w:pPr>
    </w:p>
    <w:p w14:paraId="120AE446" w14:textId="77777777" w:rsidR="00821848" w:rsidRDefault="00821848">
      <w:pPr>
        <w:widowControl w:val="0"/>
        <w:pBdr>
          <w:top w:val="nil"/>
          <w:left w:val="nil"/>
          <w:bottom w:val="nil"/>
          <w:right w:val="nil"/>
          <w:between w:val="nil"/>
        </w:pBdr>
        <w:tabs>
          <w:tab w:val="center" w:pos="4725"/>
        </w:tabs>
        <w:jc w:val="center"/>
        <w:rPr>
          <w:color w:val="000000"/>
          <w:sz w:val="22"/>
          <w:szCs w:val="22"/>
        </w:rPr>
      </w:pPr>
    </w:p>
    <w:p w14:paraId="46E40A3A" w14:textId="54B44629" w:rsidR="00821848" w:rsidRDefault="00513CC6">
      <w:pPr>
        <w:widowControl w:val="0"/>
        <w:pBdr>
          <w:top w:val="nil"/>
          <w:left w:val="nil"/>
          <w:bottom w:val="nil"/>
          <w:right w:val="nil"/>
          <w:between w:val="nil"/>
        </w:pBdr>
        <w:tabs>
          <w:tab w:val="center" w:pos="4725"/>
        </w:tabs>
        <w:jc w:val="center"/>
        <w:rPr>
          <w:b/>
          <w:color w:val="C00000"/>
          <w:sz w:val="52"/>
          <w:szCs w:val="52"/>
        </w:rPr>
      </w:pPr>
      <w:r>
        <w:rPr>
          <w:b/>
          <w:color w:val="C00000"/>
          <w:sz w:val="52"/>
          <w:szCs w:val="52"/>
        </w:rPr>
        <w:t xml:space="preserve">NATIONAL </w:t>
      </w:r>
      <w:r w:rsidR="002B05FB">
        <w:rPr>
          <w:b/>
          <w:color w:val="C00000"/>
          <w:sz w:val="52"/>
          <w:szCs w:val="52"/>
        </w:rPr>
        <w:t>2020</w:t>
      </w:r>
      <w:r w:rsidR="00B17C13">
        <w:rPr>
          <w:b/>
          <w:color w:val="C00000"/>
          <w:sz w:val="52"/>
          <w:szCs w:val="52"/>
        </w:rPr>
        <w:t xml:space="preserve"> </w:t>
      </w:r>
    </w:p>
    <w:p w14:paraId="356920C6" w14:textId="77777777" w:rsidR="00821848" w:rsidRDefault="00821848">
      <w:pPr>
        <w:widowControl w:val="0"/>
        <w:pBdr>
          <w:top w:val="nil"/>
          <w:left w:val="nil"/>
          <w:bottom w:val="nil"/>
          <w:right w:val="nil"/>
          <w:between w:val="nil"/>
        </w:pBdr>
        <w:tabs>
          <w:tab w:val="center" w:pos="4725"/>
        </w:tabs>
        <w:jc w:val="center"/>
        <w:rPr>
          <w:color w:val="000000"/>
          <w:sz w:val="52"/>
          <w:szCs w:val="52"/>
        </w:rPr>
      </w:pPr>
    </w:p>
    <w:p w14:paraId="1D1B0D45" w14:textId="77777777" w:rsidR="00821848" w:rsidRDefault="002B05FB">
      <w:pPr>
        <w:jc w:val="both"/>
        <w:rPr>
          <w:b/>
        </w:rPr>
      </w:pPr>
      <w:r>
        <w:tab/>
        <w:t xml:space="preserve">   </w:t>
      </w:r>
      <w:r>
        <w:rPr>
          <w:b/>
        </w:rPr>
        <w:t>Production:</w:t>
      </w:r>
    </w:p>
    <w:p w14:paraId="31D8D287" w14:textId="77777777" w:rsidR="00821848" w:rsidRDefault="00821848">
      <w:pPr>
        <w:jc w:val="both"/>
        <w:rPr>
          <w:b/>
        </w:rPr>
      </w:pPr>
    </w:p>
    <w:p w14:paraId="6611634D" w14:textId="77777777" w:rsidR="00821848" w:rsidRDefault="002B05FB">
      <w:pPr>
        <w:tabs>
          <w:tab w:val="left" w:pos="6300"/>
          <w:tab w:val="left" w:pos="8010"/>
        </w:tabs>
        <w:ind w:left="1440" w:right="18"/>
        <w:rPr>
          <w:sz w:val="22"/>
          <w:szCs w:val="22"/>
        </w:rPr>
      </w:pPr>
      <w:r>
        <w:rPr>
          <w:sz w:val="22"/>
          <w:szCs w:val="22"/>
        </w:rPr>
        <w:t>Job 1:  Logo &amp; Tagline</w:t>
      </w:r>
      <w:r>
        <w:rPr>
          <w:sz w:val="22"/>
          <w:szCs w:val="22"/>
        </w:rPr>
        <w:tab/>
      </w:r>
      <w:r w:rsidRPr="00513CC6">
        <w:rPr>
          <w:sz w:val="22"/>
          <w:szCs w:val="22"/>
          <w:u w:val="single"/>
        </w:rPr>
        <w:tab/>
      </w:r>
      <w:r>
        <w:rPr>
          <w:sz w:val="22"/>
          <w:szCs w:val="22"/>
        </w:rPr>
        <w:t xml:space="preserve"> (90 points)</w:t>
      </w:r>
    </w:p>
    <w:p w14:paraId="441B6E25" w14:textId="77777777" w:rsidR="00821848" w:rsidRDefault="00821848">
      <w:pPr>
        <w:tabs>
          <w:tab w:val="left" w:pos="6300"/>
          <w:tab w:val="left" w:pos="8010"/>
        </w:tabs>
        <w:ind w:left="1440" w:right="18"/>
        <w:rPr>
          <w:sz w:val="22"/>
          <w:szCs w:val="22"/>
        </w:rPr>
      </w:pPr>
    </w:p>
    <w:p w14:paraId="6B5D4DDE" w14:textId="6CD096EF" w:rsidR="00821848" w:rsidRDefault="002B05FB">
      <w:pPr>
        <w:tabs>
          <w:tab w:val="left" w:pos="6300"/>
          <w:tab w:val="left" w:pos="8010"/>
        </w:tabs>
        <w:ind w:left="1440" w:right="18"/>
        <w:rPr>
          <w:sz w:val="22"/>
          <w:szCs w:val="22"/>
        </w:rPr>
      </w:pPr>
      <w:r>
        <w:rPr>
          <w:sz w:val="22"/>
          <w:szCs w:val="22"/>
        </w:rPr>
        <w:t>Job 2:  Flyer</w:t>
      </w:r>
      <w:r>
        <w:rPr>
          <w:sz w:val="22"/>
          <w:szCs w:val="22"/>
        </w:rPr>
        <w:tab/>
      </w:r>
      <w:r w:rsidRPr="00513CC6">
        <w:rPr>
          <w:sz w:val="22"/>
          <w:szCs w:val="22"/>
          <w:u w:val="single"/>
        </w:rPr>
        <w:tab/>
      </w:r>
      <w:r>
        <w:rPr>
          <w:sz w:val="22"/>
          <w:szCs w:val="22"/>
        </w:rPr>
        <w:t xml:space="preserve"> (150 points)</w:t>
      </w:r>
    </w:p>
    <w:p w14:paraId="758121F9" w14:textId="77777777" w:rsidR="00821848" w:rsidRDefault="00821848">
      <w:pPr>
        <w:tabs>
          <w:tab w:val="left" w:pos="6300"/>
          <w:tab w:val="left" w:pos="8010"/>
        </w:tabs>
        <w:ind w:left="1440" w:right="18"/>
        <w:rPr>
          <w:sz w:val="22"/>
          <w:szCs w:val="22"/>
        </w:rPr>
      </w:pPr>
    </w:p>
    <w:p w14:paraId="7601560C" w14:textId="77777777" w:rsidR="00821848" w:rsidRDefault="002B05FB">
      <w:pPr>
        <w:tabs>
          <w:tab w:val="left" w:pos="6300"/>
          <w:tab w:val="left" w:pos="8010"/>
        </w:tabs>
        <w:ind w:left="1440" w:right="18"/>
        <w:rPr>
          <w:sz w:val="22"/>
          <w:szCs w:val="22"/>
        </w:rPr>
      </w:pPr>
      <w:r>
        <w:rPr>
          <w:sz w:val="22"/>
          <w:szCs w:val="22"/>
        </w:rPr>
        <w:t>Job 3:  Annual Report</w:t>
      </w:r>
      <w:r>
        <w:rPr>
          <w:sz w:val="22"/>
          <w:szCs w:val="22"/>
        </w:rPr>
        <w:tab/>
      </w:r>
      <w:r w:rsidRPr="00513CC6">
        <w:rPr>
          <w:sz w:val="22"/>
          <w:szCs w:val="22"/>
          <w:u w:val="single"/>
        </w:rPr>
        <w:tab/>
      </w:r>
      <w:r>
        <w:rPr>
          <w:sz w:val="22"/>
          <w:szCs w:val="22"/>
        </w:rPr>
        <w:t xml:space="preserve"> (170 points)</w:t>
      </w:r>
    </w:p>
    <w:p w14:paraId="2C4F0FA9" w14:textId="77777777" w:rsidR="00821848" w:rsidRDefault="00821848">
      <w:pPr>
        <w:tabs>
          <w:tab w:val="left" w:pos="6300"/>
          <w:tab w:val="left" w:pos="8010"/>
        </w:tabs>
        <w:ind w:left="1440" w:right="18"/>
        <w:rPr>
          <w:sz w:val="22"/>
          <w:szCs w:val="22"/>
        </w:rPr>
      </w:pPr>
    </w:p>
    <w:p w14:paraId="70187F43" w14:textId="77777777" w:rsidR="00821848" w:rsidRDefault="00821848">
      <w:pPr>
        <w:tabs>
          <w:tab w:val="left" w:pos="5580"/>
          <w:tab w:val="left" w:pos="7380"/>
          <w:tab w:val="left" w:pos="8010"/>
        </w:tabs>
        <w:ind w:left="900" w:right="900"/>
        <w:rPr>
          <w:sz w:val="22"/>
          <w:szCs w:val="22"/>
        </w:rPr>
      </w:pPr>
    </w:p>
    <w:p w14:paraId="76D7285E" w14:textId="77777777" w:rsidR="00821848" w:rsidRDefault="002B05FB">
      <w:pPr>
        <w:tabs>
          <w:tab w:val="left" w:pos="2160"/>
          <w:tab w:val="left" w:pos="6300"/>
          <w:tab w:val="left" w:pos="8010"/>
        </w:tabs>
        <w:rPr>
          <w:b/>
          <w:i/>
          <w:sz w:val="22"/>
          <w:szCs w:val="22"/>
        </w:rPr>
      </w:pPr>
      <w:r>
        <w:rPr>
          <w:b/>
          <w:i/>
          <w:sz w:val="22"/>
          <w:szCs w:val="22"/>
        </w:rPr>
        <w:tab/>
      </w:r>
    </w:p>
    <w:p w14:paraId="3734A83E" w14:textId="77777777" w:rsidR="00821848" w:rsidRDefault="002B05FB">
      <w:pPr>
        <w:tabs>
          <w:tab w:val="left" w:pos="2070"/>
          <w:tab w:val="left" w:pos="6300"/>
          <w:tab w:val="left" w:pos="8010"/>
        </w:tabs>
        <w:rPr>
          <w:b/>
          <w:i/>
        </w:rPr>
      </w:pPr>
      <w:r>
        <w:rPr>
          <w:b/>
          <w:i/>
          <w:sz w:val="28"/>
          <w:szCs w:val="28"/>
        </w:rPr>
        <w:tab/>
      </w:r>
      <w:r>
        <w:rPr>
          <w:b/>
          <w:i/>
        </w:rPr>
        <w:t>TOTAL POINTS</w:t>
      </w:r>
      <w:r>
        <w:rPr>
          <w:b/>
          <w:i/>
        </w:rPr>
        <w:tab/>
      </w:r>
      <w:r w:rsidRPr="00513CC6">
        <w:rPr>
          <w:b/>
          <w:i/>
          <w:u w:val="single"/>
        </w:rPr>
        <w:tab/>
      </w:r>
      <w:r>
        <w:rPr>
          <w:b/>
          <w:i/>
        </w:rPr>
        <w:t xml:space="preserve"> (410 points)</w:t>
      </w:r>
    </w:p>
    <w:p w14:paraId="7A27235E" w14:textId="77777777" w:rsidR="00821848" w:rsidRDefault="00821848">
      <w:pPr>
        <w:jc w:val="both"/>
        <w:rPr>
          <w:sz w:val="18"/>
          <w:szCs w:val="18"/>
        </w:rPr>
      </w:pPr>
    </w:p>
    <w:p w14:paraId="4A84CCFA" w14:textId="77777777" w:rsidR="00821848" w:rsidRDefault="00821848">
      <w:pPr>
        <w:tabs>
          <w:tab w:val="left" w:pos="1440"/>
          <w:tab w:val="left" w:pos="2880"/>
          <w:tab w:val="left" w:pos="6480"/>
          <w:tab w:val="right" w:pos="8640"/>
        </w:tabs>
        <w:rPr>
          <w:b/>
        </w:rPr>
      </w:pPr>
    </w:p>
    <w:p w14:paraId="3F7276B3" w14:textId="1B2B883F" w:rsidR="00821848" w:rsidRDefault="002B05FB" w:rsidP="00513CC6">
      <w:pPr>
        <w:tabs>
          <w:tab w:val="left" w:pos="1440"/>
          <w:tab w:val="left" w:pos="2880"/>
          <w:tab w:val="left" w:pos="6480"/>
          <w:tab w:val="right" w:pos="8640"/>
        </w:tabs>
        <w:rPr>
          <w:sz w:val="22"/>
          <w:szCs w:val="22"/>
        </w:rPr>
      </w:pPr>
      <w:r>
        <w:rPr>
          <w:noProof/>
        </w:rPr>
        <mc:AlternateContent>
          <mc:Choice Requires="wps">
            <w:drawing>
              <wp:anchor distT="0" distB="0" distL="0" distR="0" simplePos="0" relativeHeight="251659264" behindDoc="0" locked="0" layoutInCell="1" hidden="0" allowOverlap="1" wp14:anchorId="070E21D4" wp14:editId="44346468">
                <wp:simplePos x="0" y="0"/>
                <wp:positionH relativeFrom="column">
                  <wp:posOffset>-76199</wp:posOffset>
                </wp:positionH>
                <wp:positionV relativeFrom="paragraph">
                  <wp:posOffset>38100</wp:posOffset>
                </wp:positionV>
                <wp:extent cx="6305550" cy="1390650"/>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2197988" y="3089438"/>
                          <a:ext cx="6296025" cy="138112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14:paraId="63D42826" w14:textId="77777777" w:rsidR="00B17C13" w:rsidRDefault="00B17C13" w:rsidP="00B17C13">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5D1538BB" w14:textId="77777777" w:rsidR="00B17C13" w:rsidRDefault="00B17C13" w:rsidP="00B17C13">
                            <w:pPr>
                              <w:numPr>
                                <w:ilvl w:val="0"/>
                                <w:numId w:val="5"/>
                              </w:numPr>
                              <w:ind w:left="1260" w:right="90" w:hanging="360"/>
                              <w:rPr>
                                <w:b/>
                                <w:sz w:val="22"/>
                                <w:szCs w:val="22"/>
                              </w:rPr>
                            </w:pPr>
                            <w:r>
                              <w:rPr>
                                <w:b/>
                                <w:sz w:val="22"/>
                                <w:szCs w:val="22"/>
                              </w:rPr>
                              <w:t>Contestant must hand in this test booklet and all printouts. Failure to do so will result in disqualification.</w:t>
                            </w:r>
                          </w:p>
                          <w:p w14:paraId="122E529A" w14:textId="77777777" w:rsidR="00B17C13" w:rsidRDefault="00B17C13" w:rsidP="00B17C13">
                            <w:pPr>
                              <w:numPr>
                                <w:ilvl w:val="0"/>
                                <w:numId w:val="5"/>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16238A4E" w14:textId="77777777" w:rsidR="00B17C13" w:rsidRDefault="00B17C13" w:rsidP="00B17C13">
                            <w:pPr>
                              <w:numPr>
                                <w:ilvl w:val="0"/>
                                <w:numId w:val="5"/>
                              </w:numPr>
                              <w:ind w:left="1260" w:right="90" w:hanging="360"/>
                              <w:rPr>
                                <w:sz w:val="22"/>
                                <w:szCs w:val="22"/>
                              </w:rPr>
                            </w:pPr>
                            <w:r>
                              <w:rPr>
                                <w:b/>
                                <w:sz w:val="22"/>
                                <w:szCs w:val="22"/>
                              </w:rPr>
                              <w:t xml:space="preserve">Electronic devices will be monitored according to ACT standards. </w:t>
                            </w:r>
                          </w:p>
                          <w:p w14:paraId="10C53D2B" w14:textId="77777777" w:rsidR="00821848" w:rsidRDefault="00821848">
                            <w:pPr>
                              <w:textDirection w:val="btLr"/>
                            </w:pPr>
                          </w:p>
                        </w:txbxContent>
                      </wps:txbx>
                      <wps:bodyPr spcFirstLastPara="1" wrap="square" lIns="91425" tIns="45700" rIns="91425" bIns="4570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0E21D4" id="Rectangle 3" o:spid="_x0000_s1026" style="position:absolute;margin-left:-6pt;margin-top:3pt;width:496.5pt;height:109.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" fillcolor="#d8d8d8">
                <v:stroke startarrowwidth="narrow" startarrowlength="short" endarrowwidth="narrow" endarrowlength="short"/>
                <v:textbox inset="2.53958mm,1.2694mm,2.53958mm,1.2694mm">
                  <w:txbxContent>
                    <w:p w14:paraId="63D42826" w14:textId="77777777" w:rsidR="00B17C13" w:rsidRDefault="00B17C13" w:rsidP="00B17C13">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5D1538BB" w14:textId="77777777" w:rsidR="00B17C13" w:rsidRDefault="00B17C13" w:rsidP="00B17C13">
                      <w:pPr>
                        <w:numPr>
                          <w:ilvl w:val="0"/>
                          <w:numId w:val="5"/>
                        </w:numPr>
                        <w:ind w:left="1260" w:right="90" w:hanging="360"/>
                        <w:rPr>
                          <w:b/>
                          <w:sz w:val="22"/>
                          <w:szCs w:val="22"/>
                        </w:rPr>
                      </w:pPr>
                      <w:r>
                        <w:rPr>
                          <w:b/>
                          <w:sz w:val="22"/>
                          <w:szCs w:val="22"/>
                        </w:rPr>
                        <w:t>Contestant must hand in this test booklet and all printouts. Failure to do so will result in disqualification.</w:t>
                      </w:r>
                    </w:p>
                    <w:p w14:paraId="122E529A" w14:textId="77777777" w:rsidR="00B17C13" w:rsidRDefault="00B17C13" w:rsidP="00B17C13">
                      <w:pPr>
                        <w:numPr>
                          <w:ilvl w:val="0"/>
                          <w:numId w:val="5"/>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16238A4E" w14:textId="77777777" w:rsidR="00B17C13" w:rsidRDefault="00B17C13" w:rsidP="00B17C13">
                      <w:pPr>
                        <w:numPr>
                          <w:ilvl w:val="0"/>
                          <w:numId w:val="5"/>
                        </w:numPr>
                        <w:ind w:left="1260" w:right="90" w:hanging="360"/>
                        <w:rPr>
                          <w:sz w:val="22"/>
                          <w:szCs w:val="22"/>
                        </w:rPr>
                      </w:pPr>
                      <w:r>
                        <w:rPr>
                          <w:b/>
                          <w:sz w:val="22"/>
                          <w:szCs w:val="22"/>
                        </w:rPr>
                        <w:t xml:space="preserve">Electronic devices will be monitored according to ACT standards. </w:t>
                      </w:r>
                    </w:p>
                    <w:p w14:paraId="10C53D2B" w14:textId="77777777" w:rsidR="00821848" w:rsidRDefault="00821848">
                      <w:pPr>
                        <w:textDirection w:val="btLr"/>
                      </w:pPr>
                    </w:p>
                  </w:txbxContent>
                </v:textbox>
                <w10:wrap type="square"/>
              </v:rect>
            </w:pict>
          </mc:Fallback>
        </mc:AlternateContent>
      </w:r>
    </w:p>
    <w:p w14:paraId="25408A7E" w14:textId="77777777" w:rsidR="00821848" w:rsidRDefault="002B05FB">
      <w:pPr>
        <w:widowControl w:val="0"/>
        <w:tabs>
          <w:tab w:val="left" w:pos="-360"/>
        </w:tabs>
        <w:ind w:right="90"/>
        <w:jc w:val="center"/>
        <w:rPr>
          <w:sz w:val="22"/>
          <w:szCs w:val="22"/>
        </w:rPr>
      </w:pPr>
      <w:r>
        <w:rPr>
          <w:sz w:val="22"/>
          <w:szCs w:val="22"/>
        </w:rPr>
        <w:t>No more than ten (10) minutes orientation</w:t>
      </w:r>
    </w:p>
    <w:p w14:paraId="380DD8F8" w14:textId="77777777" w:rsidR="00821848" w:rsidRDefault="002B05FB">
      <w:pPr>
        <w:widowControl w:val="0"/>
        <w:tabs>
          <w:tab w:val="left" w:pos="-360"/>
        </w:tabs>
        <w:ind w:right="90"/>
        <w:jc w:val="center"/>
        <w:rPr>
          <w:sz w:val="22"/>
          <w:szCs w:val="22"/>
        </w:rPr>
      </w:pPr>
      <w:r>
        <w:rPr>
          <w:sz w:val="22"/>
          <w:szCs w:val="22"/>
        </w:rPr>
        <w:t>No more than (90) minutes testing time</w:t>
      </w:r>
    </w:p>
    <w:p w14:paraId="064969BB" w14:textId="77777777" w:rsidR="00821848" w:rsidRDefault="002B05FB">
      <w:pPr>
        <w:widowControl w:val="0"/>
        <w:tabs>
          <w:tab w:val="left" w:pos="-360"/>
        </w:tabs>
        <w:ind w:right="90"/>
        <w:jc w:val="center"/>
        <w:rPr>
          <w:sz w:val="22"/>
          <w:szCs w:val="22"/>
        </w:rPr>
      </w:pPr>
      <w:r>
        <w:rPr>
          <w:sz w:val="22"/>
          <w:szCs w:val="22"/>
        </w:rPr>
        <w:t>No more than ten (10) minutes wrap-up</w:t>
      </w:r>
    </w:p>
    <w:p w14:paraId="4969D0EC" w14:textId="77777777" w:rsidR="00821848" w:rsidRDefault="00821848">
      <w:pPr>
        <w:tabs>
          <w:tab w:val="left" w:pos="-1440"/>
        </w:tabs>
        <w:jc w:val="center"/>
        <w:rPr>
          <w:sz w:val="22"/>
          <w:szCs w:val="22"/>
        </w:rPr>
      </w:pPr>
    </w:p>
    <w:p w14:paraId="7B80CB17" w14:textId="77777777" w:rsidR="00821848" w:rsidRDefault="002B05FB">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Pr>
          <w:sz w:val="22"/>
          <w:szCs w:val="22"/>
        </w:rPr>
        <w:br/>
        <w:t xml:space="preserve">Property of Business Professionals of America.  </w:t>
      </w:r>
    </w:p>
    <w:p w14:paraId="16FC3E00" w14:textId="77777777" w:rsidR="00821848" w:rsidRDefault="002B05FB">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Pr>
          <w:sz w:val="22"/>
          <w:szCs w:val="22"/>
        </w:rPr>
        <w:t xml:space="preserve">May be reproduced only for use in the Business Professionals of America </w:t>
      </w:r>
    </w:p>
    <w:p w14:paraId="65E3373A" w14:textId="77777777" w:rsidR="00821848" w:rsidRDefault="002B05FB">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pPr>
      <w:r>
        <w:rPr>
          <w:i/>
          <w:sz w:val="22"/>
          <w:szCs w:val="22"/>
        </w:rPr>
        <w:t>Workplace Skills Assessment Program</w:t>
      </w:r>
      <w:r>
        <w:rPr>
          <w:sz w:val="22"/>
          <w:szCs w:val="22"/>
        </w:rPr>
        <w:t xml:space="preserve"> competition.</w:t>
      </w:r>
      <w:r>
        <w:rPr>
          <w:sz w:val="22"/>
          <w:szCs w:val="22"/>
        </w:rPr>
        <w:br/>
      </w:r>
    </w:p>
    <w:p w14:paraId="58CA92DF" w14:textId="77777777" w:rsidR="00821848" w:rsidRDefault="00821848">
      <w:pPr>
        <w:jc w:val="both"/>
      </w:pPr>
    </w:p>
    <w:p w14:paraId="0D2144E7" w14:textId="77777777" w:rsidR="00821848" w:rsidRDefault="00821848">
      <w:pPr>
        <w:rPr>
          <w:sz w:val="22"/>
          <w:szCs w:val="22"/>
        </w:rPr>
      </w:pPr>
      <w:bookmarkStart w:id="1" w:name="_GoBack"/>
      <w:bookmarkEnd w:id="1"/>
    </w:p>
    <w:p w14:paraId="505D1461" w14:textId="77777777" w:rsidR="00821848" w:rsidRDefault="002B05FB">
      <w:pPr>
        <w:pStyle w:val="Heading1"/>
        <w:spacing w:before="0"/>
        <w:jc w:val="center"/>
        <w:rPr>
          <w:rFonts w:ascii="Times New Roman" w:hAnsi="Times New Roman"/>
          <w:color w:val="000000"/>
          <w:sz w:val="24"/>
          <w:szCs w:val="24"/>
        </w:rPr>
      </w:pPr>
      <w:r>
        <w:rPr>
          <w:rFonts w:ascii="Times New Roman" w:hAnsi="Times New Roman"/>
          <w:color w:val="000000"/>
          <w:sz w:val="24"/>
          <w:szCs w:val="24"/>
        </w:rPr>
        <w:t>General Instructions</w:t>
      </w:r>
    </w:p>
    <w:p w14:paraId="1DE3AB80" w14:textId="77777777" w:rsidR="00821848" w:rsidRDefault="00821848">
      <w:pPr>
        <w:rPr>
          <w:sz w:val="22"/>
          <w:szCs w:val="22"/>
        </w:rPr>
      </w:pPr>
    </w:p>
    <w:p w14:paraId="4237144F" w14:textId="77777777" w:rsidR="00821848" w:rsidRDefault="002B05FB">
      <w:pPr>
        <w:pBdr>
          <w:top w:val="nil"/>
          <w:left w:val="nil"/>
          <w:bottom w:val="nil"/>
          <w:right w:val="nil"/>
          <w:between w:val="nil"/>
        </w:pBdr>
        <w:tabs>
          <w:tab w:val="left" w:pos="-1440"/>
        </w:tabs>
        <w:ind w:left="360" w:hanging="360"/>
        <w:rPr>
          <w:color w:val="000000"/>
        </w:rPr>
      </w:pPr>
      <w:r>
        <w:rPr>
          <w:color w:val="000000"/>
        </w:rPr>
        <w:t>1.</w:t>
      </w:r>
      <w:r>
        <w:rPr>
          <w:color w:val="000000"/>
        </w:rPr>
        <w:tab/>
        <w:t>Make certain this test booklet contains Jobs 1-3.</w:t>
      </w:r>
    </w:p>
    <w:p w14:paraId="5612E720" w14:textId="77777777" w:rsidR="00821848" w:rsidRDefault="00821848">
      <w:pPr>
        <w:pBdr>
          <w:top w:val="nil"/>
          <w:left w:val="nil"/>
          <w:bottom w:val="nil"/>
          <w:right w:val="nil"/>
          <w:between w:val="nil"/>
        </w:pBdr>
        <w:tabs>
          <w:tab w:val="left" w:pos="-1440"/>
        </w:tabs>
        <w:ind w:left="360" w:hanging="360"/>
        <w:rPr>
          <w:color w:val="000000"/>
        </w:rPr>
      </w:pPr>
    </w:p>
    <w:p w14:paraId="2E399AF5" w14:textId="77777777" w:rsidR="00821848" w:rsidRDefault="002B05FB">
      <w:pPr>
        <w:pBdr>
          <w:top w:val="nil"/>
          <w:left w:val="nil"/>
          <w:bottom w:val="nil"/>
          <w:right w:val="nil"/>
          <w:between w:val="nil"/>
        </w:pBdr>
        <w:tabs>
          <w:tab w:val="left" w:pos="-1440"/>
        </w:tabs>
        <w:ind w:left="360" w:hanging="360"/>
        <w:rPr>
          <w:color w:val="000000"/>
        </w:rPr>
      </w:pPr>
      <w:r>
        <w:rPr>
          <w:color w:val="000000"/>
        </w:rPr>
        <w:t>2.</w:t>
      </w:r>
      <w:r>
        <w:rPr>
          <w:color w:val="000000"/>
        </w:rPr>
        <w:tab/>
        <w:t>Correct all errors.  Copy will be graded on accuracy, creativity, originality, and adherence to design principles such as:  contrast, emphasis, visual hierarchy, flow and overall appearance.</w:t>
      </w:r>
    </w:p>
    <w:p w14:paraId="72FA64CB" w14:textId="77777777" w:rsidR="00821848" w:rsidRDefault="00821848">
      <w:pPr>
        <w:pBdr>
          <w:top w:val="nil"/>
          <w:left w:val="nil"/>
          <w:bottom w:val="nil"/>
          <w:right w:val="nil"/>
          <w:between w:val="nil"/>
        </w:pBdr>
        <w:tabs>
          <w:tab w:val="left" w:pos="-1440"/>
        </w:tabs>
        <w:ind w:left="360" w:hanging="360"/>
        <w:rPr>
          <w:color w:val="000000"/>
        </w:rPr>
      </w:pPr>
    </w:p>
    <w:p w14:paraId="0AF9BE01" w14:textId="77777777" w:rsidR="00821848" w:rsidRDefault="002B05FB">
      <w:pPr>
        <w:pBdr>
          <w:top w:val="nil"/>
          <w:left w:val="nil"/>
          <w:bottom w:val="nil"/>
          <w:right w:val="nil"/>
          <w:between w:val="nil"/>
        </w:pBdr>
        <w:tabs>
          <w:tab w:val="left" w:pos="-1440"/>
        </w:tabs>
        <w:ind w:left="360" w:hanging="360"/>
        <w:rPr>
          <w:color w:val="000000"/>
        </w:rPr>
      </w:pPr>
      <w:r>
        <w:rPr>
          <w:color w:val="000000"/>
        </w:rPr>
        <w:t>3.</w:t>
      </w:r>
      <w:r>
        <w:rPr>
          <w:color w:val="000000"/>
        </w:rPr>
        <w:tab/>
        <w:t>Software templates may be used, but creativity points may be reduced.</w:t>
      </w:r>
    </w:p>
    <w:p w14:paraId="29FAE263" w14:textId="77777777" w:rsidR="00821848" w:rsidRDefault="00821848">
      <w:pPr>
        <w:pBdr>
          <w:top w:val="nil"/>
          <w:left w:val="nil"/>
          <w:bottom w:val="nil"/>
          <w:right w:val="nil"/>
          <w:between w:val="nil"/>
        </w:pBdr>
        <w:tabs>
          <w:tab w:val="left" w:pos="-1440"/>
        </w:tabs>
        <w:ind w:left="360" w:hanging="360"/>
        <w:rPr>
          <w:color w:val="000000"/>
          <w:vertAlign w:val="subscript"/>
        </w:rPr>
      </w:pPr>
    </w:p>
    <w:p w14:paraId="18CBC862" w14:textId="77777777" w:rsidR="00821848" w:rsidRDefault="002B05FB">
      <w:pPr>
        <w:pBdr>
          <w:top w:val="nil"/>
          <w:left w:val="nil"/>
          <w:bottom w:val="nil"/>
          <w:right w:val="nil"/>
          <w:between w:val="nil"/>
        </w:pBdr>
        <w:tabs>
          <w:tab w:val="left" w:pos="-1440"/>
        </w:tabs>
        <w:ind w:left="360" w:hanging="360"/>
        <w:rPr>
          <w:color w:val="000000"/>
        </w:rPr>
      </w:pPr>
      <w:r>
        <w:rPr>
          <w:color w:val="000000"/>
        </w:rPr>
        <w:t>4.</w:t>
      </w:r>
      <w:r>
        <w:rPr>
          <w:color w:val="000000"/>
        </w:rPr>
        <w:tab/>
        <w:t>Only the graphics provided may be used.</w:t>
      </w:r>
    </w:p>
    <w:p w14:paraId="5CD317F7" w14:textId="77777777" w:rsidR="00821848" w:rsidRDefault="00821848">
      <w:pPr>
        <w:pBdr>
          <w:top w:val="nil"/>
          <w:left w:val="nil"/>
          <w:bottom w:val="nil"/>
          <w:right w:val="nil"/>
          <w:between w:val="nil"/>
        </w:pBdr>
        <w:tabs>
          <w:tab w:val="left" w:pos="-1440"/>
        </w:tabs>
        <w:ind w:left="360" w:hanging="360"/>
        <w:rPr>
          <w:color w:val="000000"/>
        </w:rPr>
      </w:pPr>
    </w:p>
    <w:p w14:paraId="294B39B2" w14:textId="77777777" w:rsidR="00821848" w:rsidRDefault="002B05FB">
      <w:pPr>
        <w:pBdr>
          <w:top w:val="nil"/>
          <w:left w:val="nil"/>
          <w:bottom w:val="nil"/>
          <w:right w:val="nil"/>
          <w:between w:val="nil"/>
        </w:pBdr>
        <w:tabs>
          <w:tab w:val="left" w:pos="-1440"/>
        </w:tabs>
        <w:ind w:left="360" w:hanging="360"/>
        <w:rPr>
          <w:color w:val="000000"/>
        </w:rPr>
      </w:pPr>
      <w:r>
        <w:rPr>
          <w:color w:val="000000"/>
        </w:rPr>
        <w:t>5.</w:t>
      </w:r>
      <w:r>
        <w:rPr>
          <w:color w:val="000000"/>
        </w:rPr>
        <w:tab/>
      </w:r>
      <w:r>
        <w:rPr>
          <w:b/>
          <w:color w:val="000000"/>
        </w:rPr>
        <w:t xml:space="preserve">Using a text box, include your contestant number and job number in the lower left-hand corner of </w:t>
      </w:r>
      <w:r>
        <w:rPr>
          <w:b/>
          <w:color w:val="000000"/>
          <w:u w:val="single"/>
        </w:rPr>
        <w:t>all</w:t>
      </w:r>
      <w:r>
        <w:rPr>
          <w:b/>
          <w:color w:val="000000"/>
        </w:rPr>
        <w:t xml:space="preserve"> work submitted.  </w:t>
      </w:r>
    </w:p>
    <w:p w14:paraId="45F128C5" w14:textId="77777777" w:rsidR="00821848" w:rsidRDefault="00821848">
      <w:pPr>
        <w:pBdr>
          <w:top w:val="nil"/>
          <w:left w:val="nil"/>
          <w:bottom w:val="nil"/>
          <w:right w:val="nil"/>
          <w:between w:val="nil"/>
        </w:pBdr>
        <w:tabs>
          <w:tab w:val="left" w:pos="-1440"/>
        </w:tabs>
        <w:ind w:left="360" w:hanging="360"/>
        <w:rPr>
          <w:color w:val="000000"/>
        </w:rPr>
      </w:pPr>
    </w:p>
    <w:p w14:paraId="4FB5F5DE" w14:textId="77777777" w:rsidR="00821848" w:rsidRDefault="002B05FB">
      <w:pPr>
        <w:pBdr>
          <w:top w:val="nil"/>
          <w:left w:val="nil"/>
          <w:bottom w:val="nil"/>
          <w:right w:val="nil"/>
          <w:between w:val="nil"/>
        </w:pBdr>
        <w:tabs>
          <w:tab w:val="left" w:pos="-1440"/>
        </w:tabs>
        <w:ind w:left="360" w:hanging="360"/>
        <w:rPr>
          <w:color w:val="000000"/>
        </w:rPr>
      </w:pPr>
      <w:r>
        <w:rPr>
          <w:color w:val="000000"/>
        </w:rPr>
        <w:t>6.</w:t>
      </w:r>
      <w:r>
        <w:rPr>
          <w:color w:val="000000"/>
        </w:rPr>
        <w:tab/>
        <w:t>If you finish before the end of the testing time, notify the administrator. Time may be a factor in determining the winner in the event of a tie.</w:t>
      </w:r>
    </w:p>
    <w:p w14:paraId="12A6197F" w14:textId="77777777" w:rsidR="00821848" w:rsidRDefault="00821848">
      <w:pPr>
        <w:pBdr>
          <w:top w:val="nil"/>
          <w:left w:val="nil"/>
          <w:bottom w:val="nil"/>
          <w:right w:val="nil"/>
          <w:between w:val="nil"/>
        </w:pBdr>
        <w:tabs>
          <w:tab w:val="left" w:pos="-1440"/>
        </w:tabs>
        <w:ind w:left="360" w:hanging="360"/>
        <w:rPr>
          <w:color w:val="000000"/>
        </w:rPr>
      </w:pPr>
    </w:p>
    <w:p w14:paraId="092CDA6F" w14:textId="77777777" w:rsidR="00821848" w:rsidRDefault="002B05FB">
      <w:pPr>
        <w:pBdr>
          <w:top w:val="nil"/>
          <w:left w:val="nil"/>
          <w:bottom w:val="nil"/>
          <w:right w:val="nil"/>
          <w:between w:val="nil"/>
        </w:pBdr>
        <w:tabs>
          <w:tab w:val="left" w:pos="-1440"/>
        </w:tabs>
        <w:ind w:left="360" w:hanging="360"/>
        <w:rPr>
          <w:color w:val="000000"/>
        </w:rPr>
      </w:pPr>
      <w:r>
        <w:rPr>
          <w:color w:val="000000"/>
        </w:rPr>
        <w:t>7.</w:t>
      </w:r>
      <w:r>
        <w:rPr>
          <w:color w:val="000000"/>
        </w:rPr>
        <w:tab/>
        <w:t>When turning in your completed work, place your Scoring Sheet on top of all your jobs.  The jobs should be arranged in numeric order.  Turn in all partial jobs.  Turn in all rough draft pages with an X across each page.</w:t>
      </w:r>
    </w:p>
    <w:p w14:paraId="18C477C5" w14:textId="77777777" w:rsidR="00821848" w:rsidRDefault="00821848">
      <w:pPr>
        <w:pBdr>
          <w:top w:val="nil"/>
          <w:left w:val="nil"/>
          <w:bottom w:val="nil"/>
          <w:right w:val="nil"/>
          <w:between w:val="nil"/>
        </w:pBdr>
        <w:tabs>
          <w:tab w:val="left" w:pos="-1440"/>
        </w:tabs>
        <w:ind w:left="360" w:hanging="360"/>
        <w:rPr>
          <w:color w:val="000000"/>
        </w:rPr>
      </w:pPr>
    </w:p>
    <w:p w14:paraId="443370D2" w14:textId="77777777" w:rsidR="00821848" w:rsidRDefault="00821848">
      <w:pPr>
        <w:pBdr>
          <w:top w:val="nil"/>
          <w:left w:val="nil"/>
          <w:bottom w:val="nil"/>
          <w:right w:val="nil"/>
          <w:between w:val="nil"/>
        </w:pBdr>
        <w:tabs>
          <w:tab w:val="left" w:pos="-1440"/>
        </w:tabs>
        <w:ind w:left="360" w:hanging="360"/>
        <w:rPr>
          <w:color w:val="000000"/>
        </w:rPr>
      </w:pPr>
    </w:p>
    <w:p w14:paraId="047C013C" w14:textId="77777777" w:rsidR="00821848" w:rsidRDefault="00821848">
      <w:pPr>
        <w:pBdr>
          <w:top w:val="nil"/>
          <w:left w:val="nil"/>
          <w:bottom w:val="nil"/>
          <w:right w:val="nil"/>
          <w:between w:val="nil"/>
        </w:pBdr>
        <w:tabs>
          <w:tab w:val="left" w:pos="-1440"/>
        </w:tabs>
        <w:ind w:left="360" w:hanging="360"/>
        <w:rPr>
          <w:color w:val="000000"/>
        </w:rPr>
      </w:pPr>
    </w:p>
    <w:p w14:paraId="2447FF37" w14:textId="77777777" w:rsidR="00821848" w:rsidRDefault="00821848">
      <w:pPr>
        <w:pBdr>
          <w:top w:val="nil"/>
          <w:left w:val="nil"/>
          <w:bottom w:val="nil"/>
          <w:right w:val="nil"/>
          <w:between w:val="nil"/>
        </w:pBdr>
        <w:tabs>
          <w:tab w:val="left" w:pos="-1440"/>
        </w:tabs>
        <w:ind w:left="360" w:hanging="360"/>
        <w:rPr>
          <w:color w:val="000000"/>
        </w:rPr>
      </w:pPr>
    </w:p>
    <w:p w14:paraId="79169F18" w14:textId="77777777" w:rsidR="00821848" w:rsidRDefault="00821848">
      <w:pPr>
        <w:pBdr>
          <w:top w:val="nil"/>
          <w:left w:val="nil"/>
          <w:bottom w:val="nil"/>
          <w:right w:val="nil"/>
          <w:between w:val="nil"/>
        </w:pBdr>
        <w:tabs>
          <w:tab w:val="left" w:pos="-1440"/>
        </w:tabs>
        <w:ind w:left="360" w:hanging="360"/>
        <w:rPr>
          <w:color w:val="000000"/>
        </w:rPr>
      </w:pPr>
    </w:p>
    <w:p w14:paraId="73E24BCF" w14:textId="77777777" w:rsidR="00821848" w:rsidRDefault="00821848">
      <w:pPr>
        <w:pBdr>
          <w:top w:val="nil"/>
          <w:left w:val="nil"/>
          <w:bottom w:val="nil"/>
          <w:right w:val="nil"/>
          <w:between w:val="nil"/>
        </w:pBdr>
        <w:tabs>
          <w:tab w:val="left" w:pos="-1440"/>
        </w:tabs>
        <w:ind w:left="360" w:hanging="360"/>
        <w:rPr>
          <w:color w:val="000000"/>
        </w:rPr>
      </w:pPr>
    </w:p>
    <w:p w14:paraId="4B833A36" w14:textId="77777777" w:rsidR="00821848" w:rsidRDefault="00821848">
      <w:pPr>
        <w:pBdr>
          <w:top w:val="nil"/>
          <w:left w:val="nil"/>
          <w:bottom w:val="nil"/>
          <w:right w:val="nil"/>
          <w:between w:val="nil"/>
        </w:pBdr>
        <w:tabs>
          <w:tab w:val="left" w:pos="-1440"/>
        </w:tabs>
        <w:ind w:left="360" w:hanging="360"/>
        <w:rPr>
          <w:color w:val="000000"/>
        </w:rPr>
      </w:pPr>
    </w:p>
    <w:p w14:paraId="045D06C2" w14:textId="77777777" w:rsidR="00821848" w:rsidRDefault="00821848">
      <w:pPr>
        <w:pBdr>
          <w:top w:val="nil"/>
          <w:left w:val="nil"/>
          <w:bottom w:val="nil"/>
          <w:right w:val="nil"/>
          <w:between w:val="nil"/>
        </w:pBdr>
        <w:tabs>
          <w:tab w:val="left" w:pos="-1440"/>
        </w:tabs>
        <w:ind w:left="360" w:hanging="360"/>
        <w:rPr>
          <w:color w:val="000000"/>
        </w:rPr>
      </w:pPr>
    </w:p>
    <w:p w14:paraId="7FD8EB7B" w14:textId="77777777" w:rsidR="00821848" w:rsidRDefault="00821848">
      <w:pPr>
        <w:pBdr>
          <w:top w:val="nil"/>
          <w:left w:val="nil"/>
          <w:bottom w:val="nil"/>
          <w:right w:val="nil"/>
          <w:between w:val="nil"/>
        </w:pBdr>
        <w:tabs>
          <w:tab w:val="left" w:pos="-1440"/>
        </w:tabs>
        <w:ind w:left="360" w:hanging="360"/>
        <w:rPr>
          <w:color w:val="000000"/>
        </w:rPr>
      </w:pPr>
    </w:p>
    <w:p w14:paraId="3FCED7ED" w14:textId="77777777" w:rsidR="00821848" w:rsidRDefault="00821848">
      <w:pPr>
        <w:pBdr>
          <w:top w:val="nil"/>
          <w:left w:val="nil"/>
          <w:bottom w:val="nil"/>
          <w:right w:val="nil"/>
          <w:between w:val="nil"/>
        </w:pBdr>
        <w:tabs>
          <w:tab w:val="left" w:pos="-1440"/>
        </w:tabs>
        <w:ind w:left="360" w:hanging="360"/>
        <w:rPr>
          <w:color w:val="000000"/>
        </w:rPr>
      </w:pPr>
    </w:p>
    <w:p w14:paraId="7D3E7DE1" w14:textId="77777777" w:rsidR="00821848" w:rsidRDefault="00821848">
      <w:pPr>
        <w:pBdr>
          <w:top w:val="nil"/>
          <w:left w:val="nil"/>
          <w:bottom w:val="nil"/>
          <w:right w:val="nil"/>
          <w:between w:val="nil"/>
        </w:pBdr>
        <w:tabs>
          <w:tab w:val="left" w:pos="-1440"/>
        </w:tabs>
        <w:ind w:left="360" w:hanging="360"/>
        <w:rPr>
          <w:color w:val="000000"/>
        </w:rPr>
      </w:pPr>
    </w:p>
    <w:p w14:paraId="61701852" w14:textId="77777777" w:rsidR="00821848" w:rsidRDefault="00821848">
      <w:pPr>
        <w:pBdr>
          <w:top w:val="nil"/>
          <w:left w:val="nil"/>
          <w:bottom w:val="nil"/>
          <w:right w:val="nil"/>
          <w:between w:val="nil"/>
        </w:pBdr>
        <w:tabs>
          <w:tab w:val="left" w:pos="-1440"/>
        </w:tabs>
        <w:ind w:left="360" w:hanging="360"/>
        <w:rPr>
          <w:color w:val="000000"/>
        </w:rPr>
      </w:pPr>
    </w:p>
    <w:p w14:paraId="2461FE19" w14:textId="77777777" w:rsidR="00821848" w:rsidRDefault="00821848">
      <w:pPr>
        <w:pBdr>
          <w:top w:val="nil"/>
          <w:left w:val="nil"/>
          <w:bottom w:val="nil"/>
          <w:right w:val="nil"/>
          <w:between w:val="nil"/>
        </w:pBdr>
        <w:tabs>
          <w:tab w:val="left" w:pos="-1440"/>
        </w:tabs>
        <w:ind w:left="360" w:hanging="360"/>
        <w:rPr>
          <w:color w:val="000000"/>
        </w:rPr>
      </w:pPr>
    </w:p>
    <w:p w14:paraId="5E5DC5AB" w14:textId="77777777" w:rsidR="00821848" w:rsidRDefault="00821848">
      <w:pPr>
        <w:pBdr>
          <w:top w:val="nil"/>
          <w:left w:val="nil"/>
          <w:bottom w:val="nil"/>
          <w:right w:val="nil"/>
          <w:between w:val="nil"/>
        </w:pBdr>
        <w:tabs>
          <w:tab w:val="left" w:pos="-1440"/>
        </w:tabs>
        <w:ind w:left="360" w:hanging="360"/>
        <w:rPr>
          <w:color w:val="000000"/>
        </w:rPr>
      </w:pPr>
    </w:p>
    <w:p w14:paraId="4E7520FD" w14:textId="77777777" w:rsidR="00821848" w:rsidRDefault="00821848">
      <w:pPr>
        <w:pBdr>
          <w:top w:val="nil"/>
          <w:left w:val="nil"/>
          <w:bottom w:val="nil"/>
          <w:right w:val="nil"/>
          <w:between w:val="nil"/>
        </w:pBdr>
        <w:tabs>
          <w:tab w:val="left" w:pos="-1440"/>
        </w:tabs>
        <w:ind w:left="360" w:hanging="360"/>
        <w:rPr>
          <w:color w:val="000000"/>
        </w:rPr>
      </w:pPr>
    </w:p>
    <w:p w14:paraId="7E7F6B04" w14:textId="77777777" w:rsidR="00821848" w:rsidRDefault="00821848">
      <w:pPr>
        <w:pBdr>
          <w:top w:val="nil"/>
          <w:left w:val="nil"/>
          <w:bottom w:val="nil"/>
          <w:right w:val="nil"/>
          <w:between w:val="nil"/>
        </w:pBdr>
        <w:tabs>
          <w:tab w:val="left" w:pos="-1440"/>
        </w:tabs>
        <w:ind w:left="360" w:hanging="360"/>
        <w:rPr>
          <w:color w:val="000000"/>
        </w:rPr>
      </w:pPr>
    </w:p>
    <w:p w14:paraId="793961E0" w14:textId="77777777" w:rsidR="00821848" w:rsidRDefault="00821848">
      <w:pPr>
        <w:pBdr>
          <w:top w:val="nil"/>
          <w:left w:val="nil"/>
          <w:bottom w:val="nil"/>
          <w:right w:val="nil"/>
          <w:between w:val="nil"/>
        </w:pBdr>
        <w:tabs>
          <w:tab w:val="left" w:pos="-1440"/>
        </w:tabs>
        <w:ind w:left="360" w:hanging="360"/>
        <w:rPr>
          <w:color w:val="000000"/>
        </w:rPr>
      </w:pPr>
    </w:p>
    <w:p w14:paraId="296CBE18" w14:textId="77777777" w:rsidR="00821848" w:rsidRDefault="00821848">
      <w:pPr>
        <w:pBdr>
          <w:top w:val="nil"/>
          <w:left w:val="nil"/>
          <w:bottom w:val="nil"/>
          <w:right w:val="nil"/>
          <w:between w:val="nil"/>
        </w:pBdr>
        <w:tabs>
          <w:tab w:val="left" w:pos="-1440"/>
        </w:tabs>
        <w:ind w:left="360" w:hanging="360"/>
        <w:rPr>
          <w:color w:val="000000"/>
        </w:rPr>
      </w:pPr>
    </w:p>
    <w:p w14:paraId="4BC571F7" w14:textId="77777777" w:rsidR="00821848" w:rsidRDefault="00821848">
      <w:pPr>
        <w:pBdr>
          <w:top w:val="nil"/>
          <w:left w:val="nil"/>
          <w:bottom w:val="nil"/>
          <w:right w:val="nil"/>
          <w:between w:val="nil"/>
        </w:pBdr>
        <w:tabs>
          <w:tab w:val="left" w:pos="-1440"/>
        </w:tabs>
        <w:ind w:left="360" w:hanging="360"/>
        <w:rPr>
          <w:color w:val="000000"/>
        </w:rPr>
      </w:pPr>
    </w:p>
    <w:p w14:paraId="70B1E300" w14:textId="77777777" w:rsidR="00821848" w:rsidRDefault="00821848">
      <w:pPr>
        <w:pBdr>
          <w:top w:val="nil"/>
          <w:left w:val="nil"/>
          <w:bottom w:val="nil"/>
          <w:right w:val="nil"/>
          <w:between w:val="nil"/>
        </w:pBdr>
        <w:tabs>
          <w:tab w:val="left" w:pos="-1440"/>
        </w:tabs>
        <w:ind w:left="360" w:hanging="360"/>
        <w:rPr>
          <w:color w:val="000000"/>
        </w:rPr>
      </w:pPr>
    </w:p>
    <w:p w14:paraId="735E61C5" w14:textId="77777777" w:rsidR="00821848" w:rsidRDefault="00821848">
      <w:pPr>
        <w:pBdr>
          <w:top w:val="nil"/>
          <w:left w:val="nil"/>
          <w:bottom w:val="nil"/>
          <w:right w:val="nil"/>
          <w:between w:val="nil"/>
        </w:pBdr>
        <w:tabs>
          <w:tab w:val="left" w:pos="-1440"/>
        </w:tabs>
        <w:ind w:left="360" w:hanging="360"/>
        <w:rPr>
          <w:color w:val="000000"/>
        </w:rPr>
      </w:pPr>
    </w:p>
    <w:p w14:paraId="06D9BCA1" w14:textId="77777777" w:rsidR="00821848" w:rsidRDefault="00821848">
      <w:pPr>
        <w:pBdr>
          <w:top w:val="nil"/>
          <w:left w:val="nil"/>
          <w:bottom w:val="nil"/>
          <w:right w:val="nil"/>
          <w:between w:val="nil"/>
        </w:pBdr>
        <w:tabs>
          <w:tab w:val="left" w:pos="-1440"/>
        </w:tabs>
        <w:ind w:left="360" w:hanging="360"/>
        <w:rPr>
          <w:color w:val="000000"/>
        </w:rPr>
      </w:pPr>
    </w:p>
    <w:p w14:paraId="6A261BEA" w14:textId="77777777" w:rsidR="00821848" w:rsidRDefault="00821848">
      <w:pPr>
        <w:pBdr>
          <w:top w:val="nil"/>
          <w:left w:val="nil"/>
          <w:bottom w:val="nil"/>
          <w:right w:val="nil"/>
          <w:between w:val="nil"/>
        </w:pBdr>
        <w:tabs>
          <w:tab w:val="left" w:pos="-1440"/>
        </w:tabs>
        <w:ind w:left="360" w:hanging="360"/>
        <w:rPr>
          <w:color w:val="000000"/>
        </w:rPr>
      </w:pPr>
    </w:p>
    <w:p w14:paraId="5309DF63" w14:textId="77777777" w:rsidR="00821848" w:rsidRDefault="00821848">
      <w:pPr>
        <w:pBdr>
          <w:top w:val="nil"/>
          <w:left w:val="nil"/>
          <w:bottom w:val="nil"/>
          <w:right w:val="nil"/>
          <w:between w:val="nil"/>
        </w:pBdr>
        <w:tabs>
          <w:tab w:val="left" w:pos="-1440"/>
        </w:tabs>
        <w:ind w:left="360" w:hanging="360"/>
        <w:rPr>
          <w:color w:val="000000"/>
        </w:rPr>
      </w:pPr>
    </w:p>
    <w:p w14:paraId="3CCBAAB6" w14:textId="77777777" w:rsidR="00821848" w:rsidRDefault="00821848">
      <w:pPr>
        <w:pBdr>
          <w:top w:val="nil"/>
          <w:left w:val="nil"/>
          <w:bottom w:val="nil"/>
          <w:right w:val="nil"/>
          <w:between w:val="nil"/>
        </w:pBdr>
        <w:tabs>
          <w:tab w:val="left" w:pos="-1440"/>
        </w:tabs>
        <w:ind w:left="360" w:hanging="360"/>
        <w:rPr>
          <w:color w:val="000000"/>
        </w:rPr>
      </w:pPr>
    </w:p>
    <w:p w14:paraId="6C60E879" w14:textId="77777777" w:rsidR="00821848" w:rsidRDefault="00821848">
      <w:pPr>
        <w:pBdr>
          <w:top w:val="nil"/>
          <w:left w:val="nil"/>
          <w:bottom w:val="nil"/>
          <w:right w:val="nil"/>
          <w:between w:val="nil"/>
        </w:pBdr>
        <w:tabs>
          <w:tab w:val="left" w:pos="-1440"/>
        </w:tabs>
        <w:ind w:left="360" w:hanging="360"/>
        <w:rPr>
          <w:color w:val="000000"/>
        </w:rPr>
      </w:pPr>
    </w:p>
    <w:p w14:paraId="5CC35A6C" w14:textId="77777777" w:rsidR="00821848" w:rsidRDefault="002B05FB">
      <w:pPr>
        <w:jc w:val="center"/>
        <w:rPr>
          <w:b/>
        </w:rPr>
      </w:pPr>
      <w:r>
        <w:br w:type="page"/>
      </w:r>
      <w:r>
        <w:rPr>
          <w:b/>
        </w:rPr>
        <w:t>DIGITAL PUBLISHING</w:t>
      </w:r>
    </w:p>
    <w:p w14:paraId="4D70D3CD" w14:textId="77777777" w:rsidR="00821848" w:rsidRDefault="002B05FB">
      <w:pPr>
        <w:jc w:val="center"/>
        <w:rPr>
          <w:b/>
        </w:rPr>
      </w:pPr>
      <w:r>
        <w:rPr>
          <w:b/>
        </w:rPr>
        <w:t>NATIONAL 2020</w:t>
      </w:r>
    </w:p>
    <w:p w14:paraId="7C7A2EE5" w14:textId="77777777" w:rsidR="00821848" w:rsidRDefault="002B05FB">
      <w:pPr>
        <w:jc w:val="center"/>
        <w:rPr>
          <w:b/>
        </w:rPr>
      </w:pPr>
      <w:r>
        <w:rPr>
          <w:b/>
        </w:rPr>
        <w:t>SCORE SHEET</w:t>
      </w:r>
    </w:p>
    <w:p w14:paraId="7665F5B5" w14:textId="77777777" w:rsidR="00821848" w:rsidRDefault="00821848">
      <w:pPr>
        <w:jc w:val="center"/>
        <w:rPr>
          <w:b/>
        </w:rPr>
      </w:pPr>
    </w:p>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8"/>
        <w:gridCol w:w="985"/>
        <w:gridCol w:w="1105"/>
      </w:tblGrid>
      <w:tr w:rsidR="00821848" w14:paraId="43062A51" w14:textId="77777777">
        <w:trPr>
          <w:trHeight w:val="300"/>
        </w:trPr>
        <w:tc>
          <w:tcPr>
            <w:tcW w:w="7548" w:type="dxa"/>
            <w:shd w:val="clear" w:color="auto" w:fill="auto"/>
            <w:vAlign w:val="bottom"/>
          </w:tcPr>
          <w:p w14:paraId="40901DF6" w14:textId="77777777" w:rsidR="00821848" w:rsidRDefault="002B05FB">
            <w:pPr>
              <w:pBdr>
                <w:top w:val="nil"/>
                <w:left w:val="nil"/>
                <w:bottom w:val="nil"/>
                <w:right w:val="nil"/>
                <w:between w:val="nil"/>
              </w:pBdr>
              <w:tabs>
                <w:tab w:val="left" w:pos="-1440"/>
              </w:tabs>
              <w:rPr>
                <w:b/>
                <w:smallCaps/>
                <w:color w:val="000000"/>
              </w:rPr>
            </w:pPr>
            <w:r>
              <w:rPr>
                <w:b/>
                <w:smallCaps/>
                <w:color w:val="000000"/>
              </w:rPr>
              <w:t>JOB 1—STUDENT GENERATED LOGO &amp; TAGLINE</w:t>
            </w:r>
          </w:p>
        </w:tc>
        <w:tc>
          <w:tcPr>
            <w:tcW w:w="985" w:type="dxa"/>
            <w:shd w:val="clear" w:color="auto" w:fill="auto"/>
            <w:vAlign w:val="bottom"/>
          </w:tcPr>
          <w:p w14:paraId="73DA2DEC" w14:textId="77777777" w:rsidR="00821848" w:rsidRDefault="002B05FB">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14:paraId="1420A27C" w14:textId="77777777" w:rsidR="00821848" w:rsidRDefault="002B05FB">
            <w:pPr>
              <w:pBdr>
                <w:top w:val="nil"/>
                <w:left w:val="nil"/>
                <w:bottom w:val="nil"/>
                <w:right w:val="nil"/>
                <w:between w:val="nil"/>
              </w:pBdr>
              <w:tabs>
                <w:tab w:val="left" w:pos="-1440"/>
              </w:tabs>
              <w:jc w:val="center"/>
              <w:rPr>
                <w:b/>
                <w:color w:val="000000"/>
              </w:rPr>
            </w:pPr>
            <w:r>
              <w:rPr>
                <w:b/>
                <w:color w:val="000000"/>
              </w:rPr>
              <w:t>Score</w:t>
            </w:r>
          </w:p>
        </w:tc>
      </w:tr>
      <w:tr w:rsidR="00821848" w14:paraId="2551E679" w14:textId="77777777">
        <w:trPr>
          <w:trHeight w:val="340"/>
        </w:trPr>
        <w:tc>
          <w:tcPr>
            <w:tcW w:w="7548" w:type="dxa"/>
            <w:shd w:val="clear" w:color="auto" w:fill="auto"/>
            <w:vAlign w:val="bottom"/>
          </w:tcPr>
          <w:p w14:paraId="5E9232E6" w14:textId="77777777" w:rsidR="00821848" w:rsidRDefault="002B05FB">
            <w:pPr>
              <w:pBdr>
                <w:top w:val="nil"/>
                <w:left w:val="nil"/>
                <w:bottom w:val="nil"/>
                <w:right w:val="nil"/>
                <w:between w:val="nil"/>
              </w:pBdr>
              <w:tabs>
                <w:tab w:val="left" w:pos="-1440"/>
              </w:tabs>
              <w:rPr>
                <w:color w:val="000000"/>
              </w:rPr>
            </w:pPr>
            <w:r>
              <w:rPr>
                <w:color w:val="000000"/>
              </w:rPr>
              <w:t>Correct Size (4”x4”)</w:t>
            </w:r>
          </w:p>
        </w:tc>
        <w:tc>
          <w:tcPr>
            <w:tcW w:w="985" w:type="dxa"/>
            <w:shd w:val="clear" w:color="auto" w:fill="auto"/>
            <w:vAlign w:val="bottom"/>
          </w:tcPr>
          <w:p w14:paraId="29B79AB7" w14:textId="77777777" w:rsidR="00821848" w:rsidRDefault="002B05FB">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14:paraId="03B72D4F" w14:textId="77777777" w:rsidR="00821848" w:rsidRDefault="00821848">
            <w:pPr>
              <w:pBdr>
                <w:top w:val="nil"/>
                <w:left w:val="nil"/>
                <w:bottom w:val="nil"/>
                <w:right w:val="nil"/>
                <w:between w:val="nil"/>
              </w:pBdr>
              <w:tabs>
                <w:tab w:val="left" w:pos="-1440"/>
              </w:tabs>
              <w:rPr>
                <w:color w:val="000000"/>
              </w:rPr>
            </w:pPr>
          </w:p>
        </w:tc>
      </w:tr>
      <w:tr w:rsidR="00821848" w14:paraId="625AE5AC" w14:textId="77777777">
        <w:trPr>
          <w:trHeight w:val="320"/>
        </w:trPr>
        <w:tc>
          <w:tcPr>
            <w:tcW w:w="7548" w:type="dxa"/>
            <w:shd w:val="clear" w:color="auto" w:fill="auto"/>
            <w:vAlign w:val="bottom"/>
          </w:tcPr>
          <w:p w14:paraId="52038154" w14:textId="77777777" w:rsidR="00821848" w:rsidRDefault="002B05FB">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5" w:type="dxa"/>
            <w:shd w:val="clear" w:color="auto" w:fill="auto"/>
            <w:vAlign w:val="bottom"/>
          </w:tcPr>
          <w:p w14:paraId="6B855765"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75769C66" w14:textId="77777777" w:rsidR="00821848" w:rsidRDefault="00821848">
            <w:pPr>
              <w:pBdr>
                <w:top w:val="nil"/>
                <w:left w:val="nil"/>
                <w:bottom w:val="nil"/>
                <w:right w:val="nil"/>
                <w:between w:val="nil"/>
              </w:pBdr>
              <w:tabs>
                <w:tab w:val="left" w:pos="-1440"/>
              </w:tabs>
              <w:rPr>
                <w:color w:val="000000"/>
              </w:rPr>
            </w:pPr>
          </w:p>
        </w:tc>
      </w:tr>
      <w:tr w:rsidR="00821848" w14:paraId="1F216B09" w14:textId="77777777">
        <w:trPr>
          <w:trHeight w:val="560"/>
        </w:trPr>
        <w:tc>
          <w:tcPr>
            <w:tcW w:w="7548" w:type="dxa"/>
            <w:shd w:val="clear" w:color="auto" w:fill="auto"/>
            <w:vAlign w:val="bottom"/>
          </w:tcPr>
          <w:p w14:paraId="5429D19F" w14:textId="77777777" w:rsidR="00821848" w:rsidRDefault="002B05FB">
            <w:pPr>
              <w:pBdr>
                <w:top w:val="nil"/>
                <w:left w:val="nil"/>
                <w:bottom w:val="nil"/>
                <w:right w:val="nil"/>
                <w:between w:val="nil"/>
              </w:pBdr>
              <w:tabs>
                <w:tab w:val="left" w:pos="-1440"/>
              </w:tabs>
              <w:rPr>
                <w:color w:val="000000"/>
              </w:rPr>
            </w:pPr>
            <w:r>
              <w:rPr>
                <w:color w:val="000000"/>
              </w:rPr>
              <w:t>Use of at least 3 Advanced Effects: drop shadow, stroke, glow, scale, transformation, gradient, vector drawn graphic or transparency (-5 for each)</w:t>
            </w:r>
          </w:p>
        </w:tc>
        <w:tc>
          <w:tcPr>
            <w:tcW w:w="985" w:type="dxa"/>
            <w:shd w:val="clear" w:color="auto" w:fill="auto"/>
            <w:vAlign w:val="bottom"/>
          </w:tcPr>
          <w:p w14:paraId="635BAE4E" w14:textId="77777777" w:rsidR="00821848" w:rsidRDefault="002B05FB">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14:paraId="4F3AD59B" w14:textId="77777777" w:rsidR="00821848" w:rsidRDefault="00821848">
            <w:pPr>
              <w:pBdr>
                <w:top w:val="nil"/>
                <w:left w:val="nil"/>
                <w:bottom w:val="nil"/>
                <w:right w:val="nil"/>
                <w:between w:val="nil"/>
              </w:pBdr>
              <w:tabs>
                <w:tab w:val="left" w:pos="-1440"/>
              </w:tabs>
              <w:rPr>
                <w:color w:val="000000"/>
              </w:rPr>
            </w:pPr>
          </w:p>
        </w:tc>
      </w:tr>
      <w:tr w:rsidR="00821848" w14:paraId="49B5A9FB" w14:textId="77777777">
        <w:trPr>
          <w:trHeight w:val="360"/>
        </w:trPr>
        <w:tc>
          <w:tcPr>
            <w:tcW w:w="7548" w:type="dxa"/>
            <w:shd w:val="clear" w:color="auto" w:fill="auto"/>
            <w:vAlign w:val="bottom"/>
          </w:tcPr>
          <w:p w14:paraId="6013F5EF" w14:textId="77777777" w:rsidR="00821848" w:rsidRDefault="002B05FB">
            <w:pPr>
              <w:pBdr>
                <w:top w:val="nil"/>
                <w:left w:val="nil"/>
                <w:bottom w:val="nil"/>
                <w:right w:val="nil"/>
                <w:between w:val="nil"/>
              </w:pBdr>
              <w:tabs>
                <w:tab w:val="left" w:pos="-1440"/>
              </w:tabs>
              <w:rPr>
                <w:color w:val="000000"/>
              </w:rPr>
            </w:pPr>
            <w:r>
              <w:rPr>
                <w:color w:val="000000"/>
              </w:rPr>
              <w:t>Font choice for logo and tagline effectively fits the organization’s mission</w:t>
            </w:r>
          </w:p>
        </w:tc>
        <w:tc>
          <w:tcPr>
            <w:tcW w:w="985" w:type="dxa"/>
            <w:shd w:val="clear" w:color="auto" w:fill="auto"/>
            <w:vAlign w:val="bottom"/>
          </w:tcPr>
          <w:p w14:paraId="78CEBE78"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2E6DE9F8" w14:textId="77777777" w:rsidR="00821848" w:rsidRDefault="00821848">
            <w:pPr>
              <w:pBdr>
                <w:top w:val="nil"/>
                <w:left w:val="nil"/>
                <w:bottom w:val="nil"/>
                <w:right w:val="nil"/>
                <w:between w:val="nil"/>
              </w:pBdr>
              <w:tabs>
                <w:tab w:val="left" w:pos="-1440"/>
              </w:tabs>
              <w:rPr>
                <w:color w:val="000000"/>
              </w:rPr>
            </w:pPr>
          </w:p>
        </w:tc>
      </w:tr>
      <w:tr w:rsidR="00821848" w14:paraId="3EC729FC" w14:textId="77777777">
        <w:trPr>
          <w:trHeight w:val="360"/>
        </w:trPr>
        <w:tc>
          <w:tcPr>
            <w:tcW w:w="7548" w:type="dxa"/>
            <w:shd w:val="clear" w:color="auto" w:fill="auto"/>
            <w:vAlign w:val="bottom"/>
          </w:tcPr>
          <w:p w14:paraId="5946E8AF" w14:textId="77777777" w:rsidR="00821848" w:rsidRDefault="002B05FB">
            <w:pPr>
              <w:pBdr>
                <w:top w:val="nil"/>
                <w:left w:val="nil"/>
                <w:bottom w:val="nil"/>
                <w:right w:val="nil"/>
                <w:between w:val="nil"/>
              </w:pBdr>
              <w:tabs>
                <w:tab w:val="left" w:pos="-1440"/>
              </w:tabs>
              <w:rPr>
                <w:color w:val="000000"/>
              </w:rPr>
            </w:pPr>
            <w:r>
              <w:rPr>
                <w:color w:val="000000"/>
              </w:rPr>
              <w:t>Tagline is appropriate and compliments logo in placement and design</w:t>
            </w:r>
          </w:p>
        </w:tc>
        <w:tc>
          <w:tcPr>
            <w:tcW w:w="985" w:type="dxa"/>
            <w:shd w:val="clear" w:color="auto" w:fill="auto"/>
            <w:vAlign w:val="bottom"/>
          </w:tcPr>
          <w:p w14:paraId="10596E00" w14:textId="77777777" w:rsidR="00821848" w:rsidRDefault="002B05FB">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14:paraId="51DDA31B" w14:textId="77777777" w:rsidR="00821848" w:rsidRDefault="00821848">
            <w:pPr>
              <w:pBdr>
                <w:top w:val="nil"/>
                <w:left w:val="nil"/>
                <w:bottom w:val="nil"/>
                <w:right w:val="nil"/>
                <w:between w:val="nil"/>
              </w:pBdr>
              <w:tabs>
                <w:tab w:val="left" w:pos="-1440"/>
              </w:tabs>
              <w:rPr>
                <w:color w:val="000000"/>
              </w:rPr>
            </w:pPr>
          </w:p>
        </w:tc>
      </w:tr>
      <w:tr w:rsidR="00821848" w14:paraId="11021BDA" w14:textId="77777777">
        <w:trPr>
          <w:trHeight w:val="600"/>
        </w:trPr>
        <w:tc>
          <w:tcPr>
            <w:tcW w:w="7548" w:type="dxa"/>
            <w:shd w:val="clear" w:color="auto" w:fill="auto"/>
            <w:vAlign w:val="bottom"/>
          </w:tcPr>
          <w:p w14:paraId="79A286F4" w14:textId="77777777" w:rsidR="00821848" w:rsidRDefault="002B05FB">
            <w:pPr>
              <w:pBdr>
                <w:top w:val="nil"/>
                <w:left w:val="nil"/>
                <w:bottom w:val="nil"/>
                <w:right w:val="nil"/>
                <w:between w:val="nil"/>
              </w:pBdr>
              <w:tabs>
                <w:tab w:val="left" w:pos="-1440"/>
              </w:tabs>
              <w:rPr>
                <w:b/>
                <w:color w:val="000000"/>
              </w:rPr>
            </w:pPr>
            <w:r>
              <w:rPr>
                <w:color w:val="000000"/>
              </w:rPr>
              <w:t>Two samples are submitted – logo with tagline and logo without tagline (-5 for each)</w:t>
            </w:r>
          </w:p>
        </w:tc>
        <w:tc>
          <w:tcPr>
            <w:tcW w:w="985" w:type="dxa"/>
            <w:shd w:val="clear" w:color="auto" w:fill="auto"/>
            <w:vAlign w:val="bottom"/>
          </w:tcPr>
          <w:p w14:paraId="6B2039BF" w14:textId="77777777" w:rsidR="00821848" w:rsidRDefault="002B05FB">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14:paraId="4E543F02" w14:textId="77777777" w:rsidR="00821848" w:rsidRDefault="00821848">
            <w:pPr>
              <w:pBdr>
                <w:top w:val="nil"/>
                <w:left w:val="nil"/>
                <w:bottom w:val="nil"/>
                <w:right w:val="nil"/>
                <w:between w:val="nil"/>
              </w:pBdr>
              <w:tabs>
                <w:tab w:val="left" w:pos="-1440"/>
              </w:tabs>
              <w:rPr>
                <w:color w:val="000000"/>
              </w:rPr>
            </w:pPr>
          </w:p>
        </w:tc>
      </w:tr>
      <w:tr w:rsidR="00821848" w14:paraId="38C4BB1D" w14:textId="77777777">
        <w:trPr>
          <w:trHeight w:val="320"/>
        </w:trPr>
        <w:tc>
          <w:tcPr>
            <w:tcW w:w="7548" w:type="dxa"/>
            <w:shd w:val="clear" w:color="auto" w:fill="auto"/>
            <w:vAlign w:val="bottom"/>
          </w:tcPr>
          <w:p w14:paraId="18F331CB" w14:textId="77777777" w:rsidR="00821848" w:rsidRDefault="002B05FB">
            <w:pPr>
              <w:pBdr>
                <w:top w:val="nil"/>
                <w:left w:val="nil"/>
                <w:bottom w:val="nil"/>
                <w:right w:val="nil"/>
                <w:between w:val="nil"/>
              </w:pBdr>
              <w:tabs>
                <w:tab w:val="left" w:pos="-1440"/>
              </w:tabs>
              <w:rPr>
                <w:b/>
                <w:smallCaps/>
                <w:color w:val="000000"/>
              </w:rPr>
            </w:pPr>
            <w:r>
              <w:rPr>
                <w:b/>
                <w:smallCaps/>
                <w:color w:val="000000"/>
              </w:rPr>
              <w:t>TOTAL FOR JOB 1</w:t>
            </w:r>
          </w:p>
        </w:tc>
        <w:tc>
          <w:tcPr>
            <w:tcW w:w="985" w:type="dxa"/>
            <w:shd w:val="clear" w:color="auto" w:fill="auto"/>
            <w:vAlign w:val="bottom"/>
          </w:tcPr>
          <w:p w14:paraId="44CA0A0B" w14:textId="77777777" w:rsidR="00821848" w:rsidRDefault="002B05FB">
            <w:pPr>
              <w:pBdr>
                <w:top w:val="nil"/>
                <w:left w:val="nil"/>
                <w:bottom w:val="nil"/>
                <w:right w:val="nil"/>
                <w:between w:val="nil"/>
              </w:pBdr>
              <w:tabs>
                <w:tab w:val="left" w:pos="-1440"/>
              </w:tabs>
              <w:jc w:val="center"/>
              <w:rPr>
                <w:b/>
                <w:color w:val="000000"/>
              </w:rPr>
            </w:pPr>
            <w:r>
              <w:rPr>
                <w:b/>
                <w:color w:val="000000"/>
              </w:rPr>
              <w:t>90</w:t>
            </w:r>
          </w:p>
        </w:tc>
        <w:tc>
          <w:tcPr>
            <w:tcW w:w="1105" w:type="dxa"/>
            <w:shd w:val="clear" w:color="auto" w:fill="auto"/>
            <w:vAlign w:val="bottom"/>
          </w:tcPr>
          <w:p w14:paraId="15F024E9" w14:textId="77777777" w:rsidR="00821848" w:rsidRDefault="00821848">
            <w:pPr>
              <w:pBdr>
                <w:top w:val="nil"/>
                <w:left w:val="nil"/>
                <w:bottom w:val="nil"/>
                <w:right w:val="nil"/>
                <w:between w:val="nil"/>
              </w:pBdr>
              <w:tabs>
                <w:tab w:val="left" w:pos="-1440"/>
              </w:tabs>
              <w:rPr>
                <w:color w:val="000000"/>
              </w:rPr>
            </w:pPr>
          </w:p>
        </w:tc>
      </w:tr>
    </w:tbl>
    <w:p w14:paraId="6E4B1169" w14:textId="77777777" w:rsidR="00821848" w:rsidRDefault="00821848">
      <w:pPr>
        <w:pBdr>
          <w:top w:val="nil"/>
          <w:left w:val="nil"/>
          <w:bottom w:val="nil"/>
          <w:right w:val="nil"/>
          <w:between w:val="nil"/>
        </w:pBdr>
        <w:tabs>
          <w:tab w:val="left" w:pos="-1440"/>
        </w:tabs>
        <w:rPr>
          <w:color w:val="000000"/>
        </w:rPr>
      </w:pPr>
    </w:p>
    <w:tbl>
      <w:tblPr>
        <w:tblStyle w:val="a0"/>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7"/>
        <w:gridCol w:w="986"/>
        <w:gridCol w:w="1105"/>
      </w:tblGrid>
      <w:tr w:rsidR="00821848" w14:paraId="2C8B665E" w14:textId="77777777">
        <w:trPr>
          <w:trHeight w:val="300"/>
        </w:trPr>
        <w:tc>
          <w:tcPr>
            <w:tcW w:w="7547" w:type="dxa"/>
            <w:shd w:val="clear" w:color="auto" w:fill="auto"/>
            <w:vAlign w:val="bottom"/>
          </w:tcPr>
          <w:p w14:paraId="50E7ED18" w14:textId="77777777" w:rsidR="00821848" w:rsidRDefault="002B05FB">
            <w:pPr>
              <w:pBdr>
                <w:top w:val="nil"/>
                <w:left w:val="nil"/>
                <w:bottom w:val="nil"/>
                <w:right w:val="nil"/>
                <w:between w:val="nil"/>
              </w:pBdr>
              <w:tabs>
                <w:tab w:val="left" w:pos="-1440"/>
              </w:tabs>
              <w:rPr>
                <w:b/>
                <w:smallCaps/>
                <w:color w:val="000000"/>
              </w:rPr>
            </w:pPr>
            <w:r>
              <w:rPr>
                <w:b/>
                <w:smallCaps/>
                <w:color w:val="000000"/>
              </w:rPr>
              <w:t>JOB 2—WEBSITE BANNER</w:t>
            </w:r>
          </w:p>
        </w:tc>
        <w:tc>
          <w:tcPr>
            <w:tcW w:w="986" w:type="dxa"/>
            <w:shd w:val="clear" w:color="auto" w:fill="auto"/>
            <w:vAlign w:val="bottom"/>
          </w:tcPr>
          <w:p w14:paraId="6C7F869C" w14:textId="77777777" w:rsidR="00821848" w:rsidRDefault="002B05FB">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14:paraId="735C0727" w14:textId="77777777" w:rsidR="00821848" w:rsidRDefault="002B05FB">
            <w:pPr>
              <w:pBdr>
                <w:top w:val="nil"/>
                <w:left w:val="nil"/>
                <w:bottom w:val="nil"/>
                <w:right w:val="nil"/>
                <w:between w:val="nil"/>
              </w:pBdr>
              <w:tabs>
                <w:tab w:val="left" w:pos="-1440"/>
              </w:tabs>
              <w:jc w:val="center"/>
              <w:rPr>
                <w:b/>
                <w:color w:val="000000"/>
              </w:rPr>
            </w:pPr>
            <w:r>
              <w:rPr>
                <w:b/>
                <w:color w:val="000000"/>
              </w:rPr>
              <w:t>Score</w:t>
            </w:r>
          </w:p>
        </w:tc>
      </w:tr>
      <w:tr w:rsidR="00821848" w14:paraId="22EF5F0A" w14:textId="77777777">
        <w:trPr>
          <w:trHeight w:val="300"/>
        </w:trPr>
        <w:tc>
          <w:tcPr>
            <w:tcW w:w="7547" w:type="dxa"/>
            <w:shd w:val="clear" w:color="auto" w:fill="auto"/>
            <w:vAlign w:val="bottom"/>
          </w:tcPr>
          <w:p w14:paraId="7AE30015" w14:textId="77777777" w:rsidR="00821848" w:rsidRDefault="002B05FB">
            <w:pPr>
              <w:pBdr>
                <w:top w:val="nil"/>
                <w:left w:val="nil"/>
                <w:bottom w:val="nil"/>
                <w:right w:val="nil"/>
                <w:between w:val="nil"/>
              </w:pBdr>
              <w:tabs>
                <w:tab w:val="left" w:pos="-1440"/>
              </w:tabs>
              <w:rPr>
                <w:color w:val="000000"/>
              </w:rPr>
            </w:pPr>
            <w:r>
              <w:rPr>
                <w:color w:val="000000"/>
              </w:rPr>
              <w:t xml:space="preserve">Correct Size (8” x 3”) </w:t>
            </w:r>
          </w:p>
        </w:tc>
        <w:tc>
          <w:tcPr>
            <w:tcW w:w="986" w:type="dxa"/>
            <w:shd w:val="clear" w:color="auto" w:fill="auto"/>
            <w:vAlign w:val="bottom"/>
          </w:tcPr>
          <w:p w14:paraId="718720F5" w14:textId="77777777" w:rsidR="00821848" w:rsidRDefault="002B05FB">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14:paraId="6808569B" w14:textId="77777777" w:rsidR="00821848" w:rsidRDefault="00821848">
            <w:pPr>
              <w:pBdr>
                <w:top w:val="nil"/>
                <w:left w:val="nil"/>
                <w:bottom w:val="nil"/>
                <w:right w:val="nil"/>
                <w:between w:val="nil"/>
              </w:pBdr>
              <w:tabs>
                <w:tab w:val="left" w:pos="-1440"/>
              </w:tabs>
              <w:rPr>
                <w:color w:val="000000"/>
              </w:rPr>
            </w:pPr>
          </w:p>
        </w:tc>
      </w:tr>
      <w:tr w:rsidR="00821848" w14:paraId="4B945D30" w14:textId="77777777">
        <w:trPr>
          <w:trHeight w:val="300"/>
        </w:trPr>
        <w:tc>
          <w:tcPr>
            <w:tcW w:w="7547" w:type="dxa"/>
            <w:shd w:val="clear" w:color="auto" w:fill="auto"/>
            <w:vAlign w:val="bottom"/>
          </w:tcPr>
          <w:p w14:paraId="541DB73B" w14:textId="77777777" w:rsidR="00821848" w:rsidRDefault="002B05FB">
            <w:pPr>
              <w:pBdr>
                <w:top w:val="nil"/>
                <w:left w:val="nil"/>
                <w:bottom w:val="nil"/>
                <w:right w:val="nil"/>
                <w:between w:val="nil"/>
              </w:pBdr>
              <w:tabs>
                <w:tab w:val="left" w:pos="-1440"/>
              </w:tabs>
              <w:rPr>
                <w:color w:val="000000"/>
              </w:rPr>
            </w:pPr>
            <w:r>
              <w:rPr>
                <w:color w:val="000000"/>
              </w:rPr>
              <w:t>Effective use of logo and tagline created in Job 1</w:t>
            </w:r>
          </w:p>
        </w:tc>
        <w:tc>
          <w:tcPr>
            <w:tcW w:w="986" w:type="dxa"/>
            <w:shd w:val="clear" w:color="auto" w:fill="auto"/>
            <w:vAlign w:val="bottom"/>
          </w:tcPr>
          <w:p w14:paraId="130B3FE8"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319F6938" w14:textId="77777777" w:rsidR="00821848" w:rsidRDefault="00821848">
            <w:pPr>
              <w:pBdr>
                <w:top w:val="nil"/>
                <w:left w:val="nil"/>
                <w:bottom w:val="nil"/>
                <w:right w:val="nil"/>
                <w:between w:val="nil"/>
              </w:pBdr>
              <w:tabs>
                <w:tab w:val="left" w:pos="-1440"/>
              </w:tabs>
              <w:rPr>
                <w:color w:val="000000"/>
              </w:rPr>
            </w:pPr>
          </w:p>
        </w:tc>
      </w:tr>
      <w:tr w:rsidR="00821848" w14:paraId="5B7DE38C" w14:textId="77777777">
        <w:trPr>
          <w:trHeight w:val="300"/>
        </w:trPr>
        <w:tc>
          <w:tcPr>
            <w:tcW w:w="7547" w:type="dxa"/>
            <w:shd w:val="clear" w:color="auto" w:fill="auto"/>
            <w:vAlign w:val="bottom"/>
          </w:tcPr>
          <w:p w14:paraId="15C7DE18" w14:textId="77777777" w:rsidR="00821848" w:rsidRDefault="002B05FB">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6" w:type="dxa"/>
            <w:shd w:val="clear" w:color="auto" w:fill="auto"/>
            <w:vAlign w:val="bottom"/>
          </w:tcPr>
          <w:p w14:paraId="2FA00886"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2973D34C" w14:textId="77777777" w:rsidR="00821848" w:rsidRDefault="00821848">
            <w:pPr>
              <w:pBdr>
                <w:top w:val="nil"/>
                <w:left w:val="nil"/>
                <w:bottom w:val="nil"/>
                <w:right w:val="nil"/>
                <w:between w:val="nil"/>
              </w:pBdr>
              <w:tabs>
                <w:tab w:val="left" w:pos="-1440"/>
              </w:tabs>
              <w:rPr>
                <w:color w:val="000000"/>
              </w:rPr>
            </w:pPr>
          </w:p>
        </w:tc>
      </w:tr>
      <w:tr w:rsidR="00821848" w14:paraId="395BFD28" w14:textId="77777777">
        <w:trPr>
          <w:trHeight w:val="300"/>
        </w:trPr>
        <w:tc>
          <w:tcPr>
            <w:tcW w:w="7547" w:type="dxa"/>
            <w:shd w:val="clear" w:color="auto" w:fill="auto"/>
            <w:vAlign w:val="bottom"/>
          </w:tcPr>
          <w:p w14:paraId="078F6301" w14:textId="77777777" w:rsidR="00821848" w:rsidRDefault="002B05FB">
            <w:pPr>
              <w:pBdr>
                <w:top w:val="nil"/>
                <w:left w:val="nil"/>
                <w:bottom w:val="nil"/>
                <w:right w:val="nil"/>
                <w:between w:val="nil"/>
              </w:pBdr>
              <w:tabs>
                <w:tab w:val="left" w:pos="-1440"/>
              </w:tabs>
              <w:rPr>
                <w:color w:val="000000"/>
              </w:rPr>
            </w:pPr>
            <w:r>
              <w:rPr>
                <w:color w:val="000000"/>
              </w:rPr>
              <w:t>Use of appropriate design principles—use of white space and visual appeal</w:t>
            </w:r>
          </w:p>
        </w:tc>
        <w:tc>
          <w:tcPr>
            <w:tcW w:w="986" w:type="dxa"/>
            <w:shd w:val="clear" w:color="auto" w:fill="auto"/>
            <w:vAlign w:val="bottom"/>
          </w:tcPr>
          <w:p w14:paraId="22D5DB7B" w14:textId="77777777" w:rsidR="00821848" w:rsidRDefault="002B05FB">
            <w:pPr>
              <w:pBdr>
                <w:top w:val="nil"/>
                <w:left w:val="nil"/>
                <w:bottom w:val="nil"/>
                <w:right w:val="nil"/>
                <w:between w:val="nil"/>
              </w:pBdr>
              <w:tabs>
                <w:tab w:val="left" w:pos="-1440"/>
              </w:tabs>
              <w:jc w:val="center"/>
              <w:rPr>
                <w:color w:val="000000"/>
              </w:rPr>
            </w:pPr>
            <w:r>
              <w:rPr>
                <w:color w:val="000000"/>
              </w:rPr>
              <w:t>25</w:t>
            </w:r>
          </w:p>
        </w:tc>
        <w:tc>
          <w:tcPr>
            <w:tcW w:w="1105" w:type="dxa"/>
            <w:shd w:val="clear" w:color="auto" w:fill="auto"/>
            <w:vAlign w:val="bottom"/>
          </w:tcPr>
          <w:p w14:paraId="0151C76B" w14:textId="77777777" w:rsidR="00821848" w:rsidRDefault="00821848">
            <w:pPr>
              <w:pBdr>
                <w:top w:val="nil"/>
                <w:left w:val="nil"/>
                <w:bottom w:val="nil"/>
                <w:right w:val="nil"/>
                <w:between w:val="nil"/>
              </w:pBdr>
              <w:tabs>
                <w:tab w:val="left" w:pos="-1440"/>
              </w:tabs>
              <w:rPr>
                <w:color w:val="000000"/>
              </w:rPr>
            </w:pPr>
          </w:p>
        </w:tc>
      </w:tr>
      <w:tr w:rsidR="00821848" w14:paraId="4DADFC85" w14:textId="77777777">
        <w:trPr>
          <w:trHeight w:val="600"/>
        </w:trPr>
        <w:tc>
          <w:tcPr>
            <w:tcW w:w="7547" w:type="dxa"/>
            <w:shd w:val="clear" w:color="auto" w:fill="auto"/>
            <w:vAlign w:val="bottom"/>
          </w:tcPr>
          <w:p w14:paraId="190BC499" w14:textId="77777777" w:rsidR="00821848" w:rsidRDefault="002B05FB">
            <w:pPr>
              <w:pBdr>
                <w:top w:val="nil"/>
                <w:left w:val="nil"/>
                <w:bottom w:val="nil"/>
                <w:right w:val="nil"/>
                <w:between w:val="nil"/>
              </w:pBdr>
              <w:tabs>
                <w:tab w:val="left" w:pos="-1440"/>
              </w:tabs>
              <w:rPr>
                <w:color w:val="000000"/>
              </w:rPr>
            </w:pPr>
            <w:r>
              <w:rPr>
                <w:color w:val="000000"/>
              </w:rPr>
              <w:t>Font choice for the text complements the font chosen for the logo and tagline</w:t>
            </w:r>
          </w:p>
        </w:tc>
        <w:tc>
          <w:tcPr>
            <w:tcW w:w="986" w:type="dxa"/>
            <w:shd w:val="clear" w:color="auto" w:fill="auto"/>
            <w:vAlign w:val="bottom"/>
          </w:tcPr>
          <w:p w14:paraId="7381D115"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563F18F9" w14:textId="77777777" w:rsidR="00821848" w:rsidRDefault="00821848">
            <w:pPr>
              <w:pBdr>
                <w:top w:val="nil"/>
                <w:left w:val="nil"/>
                <w:bottom w:val="nil"/>
                <w:right w:val="nil"/>
                <w:between w:val="nil"/>
              </w:pBdr>
              <w:tabs>
                <w:tab w:val="left" w:pos="-1440"/>
              </w:tabs>
              <w:rPr>
                <w:color w:val="000000"/>
              </w:rPr>
            </w:pPr>
          </w:p>
        </w:tc>
      </w:tr>
      <w:tr w:rsidR="00821848" w14:paraId="20BD15E5" w14:textId="77777777">
        <w:trPr>
          <w:trHeight w:val="300"/>
        </w:trPr>
        <w:tc>
          <w:tcPr>
            <w:tcW w:w="7547" w:type="dxa"/>
            <w:shd w:val="clear" w:color="auto" w:fill="auto"/>
            <w:vAlign w:val="bottom"/>
          </w:tcPr>
          <w:p w14:paraId="26BD6205" w14:textId="77777777" w:rsidR="00821848" w:rsidRDefault="002B05FB">
            <w:pPr>
              <w:pBdr>
                <w:top w:val="nil"/>
                <w:left w:val="nil"/>
                <w:bottom w:val="nil"/>
                <w:right w:val="nil"/>
                <w:between w:val="nil"/>
              </w:pBdr>
              <w:tabs>
                <w:tab w:val="left" w:pos="-1440"/>
              </w:tabs>
              <w:rPr>
                <w:color w:val="000000"/>
              </w:rPr>
            </w:pPr>
            <w:r>
              <w:rPr>
                <w:color w:val="000000"/>
              </w:rPr>
              <w:t>Photo manipulation enhances the design</w:t>
            </w:r>
          </w:p>
        </w:tc>
        <w:tc>
          <w:tcPr>
            <w:tcW w:w="986" w:type="dxa"/>
            <w:shd w:val="clear" w:color="auto" w:fill="auto"/>
            <w:vAlign w:val="bottom"/>
          </w:tcPr>
          <w:p w14:paraId="4A661C47"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4A57AE0D" w14:textId="77777777" w:rsidR="00821848" w:rsidRDefault="00821848">
            <w:pPr>
              <w:pBdr>
                <w:top w:val="nil"/>
                <w:left w:val="nil"/>
                <w:bottom w:val="nil"/>
                <w:right w:val="nil"/>
                <w:between w:val="nil"/>
              </w:pBdr>
              <w:tabs>
                <w:tab w:val="left" w:pos="-1440"/>
              </w:tabs>
              <w:rPr>
                <w:color w:val="000000"/>
              </w:rPr>
            </w:pPr>
          </w:p>
        </w:tc>
      </w:tr>
      <w:tr w:rsidR="00821848" w14:paraId="3F2E41EC" w14:textId="77777777">
        <w:trPr>
          <w:trHeight w:val="300"/>
        </w:trPr>
        <w:tc>
          <w:tcPr>
            <w:tcW w:w="7547" w:type="dxa"/>
            <w:shd w:val="clear" w:color="auto" w:fill="auto"/>
            <w:vAlign w:val="bottom"/>
          </w:tcPr>
          <w:p w14:paraId="10FDBE9F" w14:textId="77777777" w:rsidR="00821848" w:rsidRDefault="002B05FB">
            <w:r>
              <w:t>Graphics enhance the design</w:t>
            </w:r>
          </w:p>
          <w:p w14:paraId="718697BA" w14:textId="77777777" w:rsidR="00821848" w:rsidRDefault="00821848">
            <w:pPr>
              <w:pBdr>
                <w:top w:val="nil"/>
                <w:left w:val="nil"/>
                <w:bottom w:val="nil"/>
                <w:right w:val="nil"/>
                <w:between w:val="nil"/>
              </w:pBdr>
              <w:tabs>
                <w:tab w:val="left" w:pos="-1440"/>
              </w:tabs>
              <w:rPr>
                <w:color w:val="000000"/>
              </w:rPr>
            </w:pPr>
          </w:p>
        </w:tc>
        <w:tc>
          <w:tcPr>
            <w:tcW w:w="986" w:type="dxa"/>
            <w:shd w:val="clear" w:color="auto" w:fill="auto"/>
            <w:vAlign w:val="bottom"/>
          </w:tcPr>
          <w:p w14:paraId="53779CBA" w14:textId="77777777" w:rsidR="00821848" w:rsidRDefault="002B05FB">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14:paraId="2EC4639D" w14:textId="77777777" w:rsidR="00821848" w:rsidRDefault="00821848">
            <w:pPr>
              <w:pBdr>
                <w:top w:val="nil"/>
                <w:left w:val="nil"/>
                <w:bottom w:val="nil"/>
                <w:right w:val="nil"/>
                <w:between w:val="nil"/>
              </w:pBdr>
              <w:tabs>
                <w:tab w:val="left" w:pos="-1440"/>
              </w:tabs>
              <w:rPr>
                <w:color w:val="000000"/>
              </w:rPr>
            </w:pPr>
          </w:p>
        </w:tc>
      </w:tr>
      <w:tr w:rsidR="00821848" w14:paraId="306EAD75" w14:textId="77777777">
        <w:trPr>
          <w:trHeight w:val="300"/>
        </w:trPr>
        <w:tc>
          <w:tcPr>
            <w:tcW w:w="7547" w:type="dxa"/>
            <w:shd w:val="clear" w:color="auto" w:fill="auto"/>
            <w:vAlign w:val="bottom"/>
          </w:tcPr>
          <w:p w14:paraId="6CA3C3F0" w14:textId="77777777" w:rsidR="00821848" w:rsidRDefault="002B05FB">
            <w:pPr>
              <w:pBdr>
                <w:top w:val="nil"/>
                <w:left w:val="nil"/>
                <w:bottom w:val="nil"/>
                <w:right w:val="nil"/>
                <w:between w:val="nil"/>
              </w:pBdr>
              <w:tabs>
                <w:tab w:val="left" w:pos="-1440"/>
              </w:tabs>
              <w:rPr>
                <w:color w:val="000000"/>
              </w:rPr>
            </w:pPr>
            <w:r>
              <w:rPr>
                <w:color w:val="000000"/>
              </w:rPr>
              <w:t>All information is included</w:t>
            </w:r>
          </w:p>
        </w:tc>
        <w:tc>
          <w:tcPr>
            <w:tcW w:w="986" w:type="dxa"/>
            <w:shd w:val="clear" w:color="auto" w:fill="auto"/>
            <w:vAlign w:val="bottom"/>
          </w:tcPr>
          <w:p w14:paraId="61A0B9C8" w14:textId="77777777" w:rsidR="00821848" w:rsidRDefault="002B05FB">
            <w:pPr>
              <w:pBdr>
                <w:top w:val="nil"/>
                <w:left w:val="nil"/>
                <w:bottom w:val="nil"/>
                <w:right w:val="nil"/>
                <w:between w:val="nil"/>
              </w:pBdr>
              <w:tabs>
                <w:tab w:val="left" w:pos="-1440"/>
              </w:tabs>
              <w:jc w:val="center"/>
              <w:rPr>
                <w:smallCaps/>
                <w:color w:val="000000"/>
              </w:rPr>
            </w:pPr>
            <w:r>
              <w:rPr>
                <w:smallCaps/>
                <w:color w:val="000000"/>
              </w:rPr>
              <w:t>20</w:t>
            </w:r>
          </w:p>
        </w:tc>
        <w:tc>
          <w:tcPr>
            <w:tcW w:w="1105" w:type="dxa"/>
            <w:shd w:val="clear" w:color="auto" w:fill="auto"/>
            <w:vAlign w:val="bottom"/>
          </w:tcPr>
          <w:p w14:paraId="6E042790" w14:textId="77777777" w:rsidR="00821848" w:rsidRDefault="00821848">
            <w:pPr>
              <w:pBdr>
                <w:top w:val="nil"/>
                <w:left w:val="nil"/>
                <w:bottom w:val="nil"/>
                <w:right w:val="nil"/>
                <w:between w:val="nil"/>
              </w:pBdr>
              <w:tabs>
                <w:tab w:val="left" w:pos="-1440"/>
              </w:tabs>
              <w:rPr>
                <w:color w:val="000000"/>
              </w:rPr>
            </w:pPr>
          </w:p>
        </w:tc>
      </w:tr>
      <w:tr w:rsidR="00821848" w14:paraId="157AA5F2" w14:textId="77777777">
        <w:trPr>
          <w:trHeight w:val="300"/>
        </w:trPr>
        <w:tc>
          <w:tcPr>
            <w:tcW w:w="7547" w:type="dxa"/>
            <w:shd w:val="clear" w:color="auto" w:fill="auto"/>
            <w:vAlign w:val="bottom"/>
          </w:tcPr>
          <w:p w14:paraId="21013BF2" w14:textId="77777777" w:rsidR="00821848" w:rsidRDefault="002B05FB">
            <w:pPr>
              <w:pBdr>
                <w:top w:val="nil"/>
                <w:left w:val="nil"/>
                <w:bottom w:val="nil"/>
                <w:right w:val="nil"/>
                <w:between w:val="nil"/>
              </w:pBdr>
              <w:tabs>
                <w:tab w:val="left" w:pos="-1440"/>
              </w:tabs>
              <w:rPr>
                <w:b/>
                <w:color w:val="000000"/>
              </w:rPr>
            </w:pPr>
            <w:r>
              <w:rPr>
                <w:b/>
                <w:smallCaps/>
                <w:color w:val="000000"/>
              </w:rPr>
              <w:t>TOTAL FOR JOB 2</w:t>
            </w:r>
          </w:p>
        </w:tc>
        <w:tc>
          <w:tcPr>
            <w:tcW w:w="986" w:type="dxa"/>
            <w:shd w:val="clear" w:color="auto" w:fill="auto"/>
            <w:vAlign w:val="bottom"/>
          </w:tcPr>
          <w:p w14:paraId="47656F9B" w14:textId="77777777" w:rsidR="00821848" w:rsidRDefault="002B05FB">
            <w:pPr>
              <w:pBdr>
                <w:top w:val="nil"/>
                <w:left w:val="nil"/>
                <w:bottom w:val="nil"/>
                <w:right w:val="nil"/>
                <w:between w:val="nil"/>
              </w:pBdr>
              <w:tabs>
                <w:tab w:val="left" w:pos="-1440"/>
              </w:tabs>
              <w:jc w:val="center"/>
              <w:rPr>
                <w:b/>
                <w:smallCaps/>
                <w:color w:val="000000"/>
              </w:rPr>
            </w:pPr>
            <w:r>
              <w:rPr>
                <w:b/>
                <w:smallCaps/>
                <w:color w:val="000000"/>
              </w:rPr>
              <w:t>150</w:t>
            </w:r>
          </w:p>
        </w:tc>
        <w:tc>
          <w:tcPr>
            <w:tcW w:w="1105" w:type="dxa"/>
            <w:shd w:val="clear" w:color="auto" w:fill="auto"/>
            <w:vAlign w:val="bottom"/>
          </w:tcPr>
          <w:p w14:paraId="19776C18" w14:textId="77777777" w:rsidR="00821848" w:rsidRDefault="00821848">
            <w:pPr>
              <w:pBdr>
                <w:top w:val="nil"/>
                <w:left w:val="nil"/>
                <w:bottom w:val="nil"/>
                <w:right w:val="nil"/>
                <w:between w:val="nil"/>
              </w:pBdr>
              <w:tabs>
                <w:tab w:val="left" w:pos="-1440"/>
              </w:tabs>
              <w:rPr>
                <w:color w:val="000000"/>
              </w:rPr>
            </w:pPr>
          </w:p>
        </w:tc>
      </w:tr>
    </w:tbl>
    <w:p w14:paraId="1D3CE47F" w14:textId="77777777" w:rsidR="00821848" w:rsidRDefault="00821848">
      <w:pPr>
        <w:pBdr>
          <w:top w:val="nil"/>
          <w:left w:val="nil"/>
          <w:bottom w:val="nil"/>
          <w:right w:val="nil"/>
          <w:between w:val="nil"/>
        </w:pBdr>
        <w:tabs>
          <w:tab w:val="left" w:pos="-1440"/>
        </w:tabs>
        <w:rPr>
          <w:color w:val="000000"/>
        </w:rPr>
      </w:pPr>
    </w:p>
    <w:tbl>
      <w:tblPr>
        <w:tblStyle w:val="a1"/>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48"/>
        <w:gridCol w:w="985"/>
        <w:gridCol w:w="1105"/>
      </w:tblGrid>
      <w:tr w:rsidR="00821848" w14:paraId="46628527" w14:textId="77777777">
        <w:trPr>
          <w:trHeight w:val="300"/>
        </w:trPr>
        <w:tc>
          <w:tcPr>
            <w:tcW w:w="7548" w:type="dxa"/>
            <w:shd w:val="clear" w:color="auto" w:fill="auto"/>
            <w:vAlign w:val="bottom"/>
          </w:tcPr>
          <w:p w14:paraId="44169CBA" w14:textId="77777777" w:rsidR="00821848" w:rsidRDefault="002B05FB">
            <w:pPr>
              <w:pBdr>
                <w:top w:val="nil"/>
                <w:left w:val="nil"/>
                <w:bottom w:val="nil"/>
                <w:right w:val="nil"/>
                <w:between w:val="nil"/>
              </w:pBdr>
              <w:tabs>
                <w:tab w:val="left" w:pos="-1440"/>
              </w:tabs>
              <w:rPr>
                <w:b/>
                <w:smallCaps/>
                <w:color w:val="000000"/>
              </w:rPr>
            </w:pPr>
            <w:r>
              <w:rPr>
                <w:b/>
                <w:smallCaps/>
                <w:color w:val="000000"/>
              </w:rPr>
              <w:t>JOB 3—ANNUAL REPORT</w:t>
            </w:r>
          </w:p>
        </w:tc>
        <w:tc>
          <w:tcPr>
            <w:tcW w:w="985" w:type="dxa"/>
            <w:shd w:val="clear" w:color="auto" w:fill="auto"/>
            <w:vAlign w:val="bottom"/>
          </w:tcPr>
          <w:p w14:paraId="32875513" w14:textId="77777777" w:rsidR="00821848" w:rsidRDefault="002B05FB">
            <w:pPr>
              <w:pBdr>
                <w:top w:val="nil"/>
                <w:left w:val="nil"/>
                <w:bottom w:val="nil"/>
                <w:right w:val="nil"/>
                <w:between w:val="nil"/>
              </w:pBdr>
              <w:tabs>
                <w:tab w:val="left" w:pos="-1440"/>
              </w:tabs>
              <w:jc w:val="center"/>
              <w:rPr>
                <w:b/>
                <w:color w:val="000000"/>
              </w:rPr>
            </w:pPr>
            <w:r>
              <w:rPr>
                <w:b/>
                <w:color w:val="000000"/>
              </w:rPr>
              <w:t>Points</w:t>
            </w:r>
          </w:p>
        </w:tc>
        <w:tc>
          <w:tcPr>
            <w:tcW w:w="1105" w:type="dxa"/>
            <w:shd w:val="clear" w:color="auto" w:fill="auto"/>
            <w:vAlign w:val="bottom"/>
          </w:tcPr>
          <w:p w14:paraId="0CD79B03" w14:textId="77777777" w:rsidR="00821848" w:rsidRDefault="002B05FB">
            <w:pPr>
              <w:pBdr>
                <w:top w:val="nil"/>
                <w:left w:val="nil"/>
                <w:bottom w:val="nil"/>
                <w:right w:val="nil"/>
                <w:between w:val="nil"/>
              </w:pBdr>
              <w:tabs>
                <w:tab w:val="left" w:pos="-1440"/>
              </w:tabs>
              <w:jc w:val="center"/>
              <w:rPr>
                <w:b/>
                <w:color w:val="000000"/>
              </w:rPr>
            </w:pPr>
            <w:r>
              <w:rPr>
                <w:b/>
                <w:color w:val="000000"/>
              </w:rPr>
              <w:t>Score</w:t>
            </w:r>
          </w:p>
        </w:tc>
      </w:tr>
      <w:tr w:rsidR="00821848" w14:paraId="29529DD4" w14:textId="77777777">
        <w:trPr>
          <w:trHeight w:val="300"/>
        </w:trPr>
        <w:tc>
          <w:tcPr>
            <w:tcW w:w="7548" w:type="dxa"/>
            <w:shd w:val="clear" w:color="auto" w:fill="auto"/>
            <w:vAlign w:val="bottom"/>
          </w:tcPr>
          <w:p w14:paraId="4C9AF273" w14:textId="77777777" w:rsidR="00821848" w:rsidRDefault="002B05FB">
            <w:pPr>
              <w:pBdr>
                <w:top w:val="nil"/>
                <w:left w:val="nil"/>
                <w:bottom w:val="nil"/>
                <w:right w:val="nil"/>
                <w:between w:val="nil"/>
              </w:pBdr>
              <w:tabs>
                <w:tab w:val="left" w:pos="-1440"/>
              </w:tabs>
              <w:rPr>
                <w:color w:val="000000"/>
              </w:rPr>
            </w:pPr>
            <w:r>
              <w:rPr>
                <w:color w:val="000000"/>
              </w:rPr>
              <w:t xml:space="preserve">Correct Size (8.5” x 11”) </w:t>
            </w:r>
          </w:p>
        </w:tc>
        <w:tc>
          <w:tcPr>
            <w:tcW w:w="985" w:type="dxa"/>
            <w:shd w:val="clear" w:color="auto" w:fill="auto"/>
            <w:vAlign w:val="bottom"/>
          </w:tcPr>
          <w:p w14:paraId="6F53F1FA" w14:textId="77777777" w:rsidR="00821848" w:rsidRDefault="002B05FB">
            <w:pPr>
              <w:pBdr>
                <w:top w:val="nil"/>
                <w:left w:val="nil"/>
                <w:bottom w:val="nil"/>
                <w:right w:val="nil"/>
                <w:between w:val="nil"/>
              </w:pBdr>
              <w:tabs>
                <w:tab w:val="left" w:pos="-1440"/>
              </w:tabs>
              <w:jc w:val="center"/>
              <w:rPr>
                <w:color w:val="000000"/>
              </w:rPr>
            </w:pPr>
            <w:r>
              <w:rPr>
                <w:color w:val="000000"/>
              </w:rPr>
              <w:t>10</w:t>
            </w:r>
          </w:p>
        </w:tc>
        <w:tc>
          <w:tcPr>
            <w:tcW w:w="1105" w:type="dxa"/>
            <w:shd w:val="clear" w:color="auto" w:fill="auto"/>
            <w:vAlign w:val="bottom"/>
          </w:tcPr>
          <w:p w14:paraId="0276F99D" w14:textId="77777777" w:rsidR="00821848" w:rsidRDefault="00821848">
            <w:pPr>
              <w:pBdr>
                <w:top w:val="nil"/>
                <w:left w:val="nil"/>
                <w:bottom w:val="nil"/>
                <w:right w:val="nil"/>
                <w:between w:val="nil"/>
              </w:pBdr>
              <w:tabs>
                <w:tab w:val="left" w:pos="-1440"/>
              </w:tabs>
              <w:rPr>
                <w:color w:val="000000"/>
              </w:rPr>
            </w:pPr>
          </w:p>
        </w:tc>
      </w:tr>
      <w:tr w:rsidR="00821848" w14:paraId="3D7DBF00" w14:textId="77777777">
        <w:trPr>
          <w:trHeight w:val="300"/>
        </w:trPr>
        <w:tc>
          <w:tcPr>
            <w:tcW w:w="7548" w:type="dxa"/>
            <w:shd w:val="clear" w:color="auto" w:fill="auto"/>
            <w:vAlign w:val="bottom"/>
          </w:tcPr>
          <w:p w14:paraId="617DA4C9" w14:textId="77777777" w:rsidR="00821848" w:rsidRDefault="002B05FB">
            <w:pPr>
              <w:pBdr>
                <w:top w:val="nil"/>
                <w:left w:val="nil"/>
                <w:bottom w:val="nil"/>
                <w:right w:val="nil"/>
                <w:between w:val="nil"/>
              </w:pBdr>
              <w:tabs>
                <w:tab w:val="left" w:pos="-1440"/>
              </w:tabs>
              <w:rPr>
                <w:color w:val="000000"/>
              </w:rPr>
            </w:pPr>
            <w:r>
              <w:rPr>
                <w:color w:val="000000"/>
              </w:rPr>
              <w:t>Effectively incorporates logo and tagline created in Job 1</w:t>
            </w:r>
          </w:p>
        </w:tc>
        <w:tc>
          <w:tcPr>
            <w:tcW w:w="985" w:type="dxa"/>
            <w:shd w:val="clear" w:color="auto" w:fill="auto"/>
            <w:vAlign w:val="bottom"/>
          </w:tcPr>
          <w:p w14:paraId="2C278A8A"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03FA899B" w14:textId="77777777" w:rsidR="00821848" w:rsidRDefault="00821848">
            <w:pPr>
              <w:pBdr>
                <w:top w:val="nil"/>
                <w:left w:val="nil"/>
                <w:bottom w:val="nil"/>
                <w:right w:val="nil"/>
                <w:between w:val="nil"/>
              </w:pBdr>
              <w:tabs>
                <w:tab w:val="left" w:pos="-1440"/>
              </w:tabs>
              <w:rPr>
                <w:color w:val="000000"/>
              </w:rPr>
            </w:pPr>
          </w:p>
        </w:tc>
      </w:tr>
      <w:tr w:rsidR="00821848" w14:paraId="34EB4505" w14:textId="77777777">
        <w:trPr>
          <w:trHeight w:val="300"/>
        </w:trPr>
        <w:tc>
          <w:tcPr>
            <w:tcW w:w="7548" w:type="dxa"/>
            <w:shd w:val="clear" w:color="auto" w:fill="auto"/>
            <w:vAlign w:val="bottom"/>
          </w:tcPr>
          <w:p w14:paraId="1C15259D" w14:textId="77777777" w:rsidR="00821848" w:rsidRDefault="002B05FB">
            <w:pPr>
              <w:pBdr>
                <w:top w:val="nil"/>
                <w:left w:val="nil"/>
                <w:bottom w:val="nil"/>
                <w:right w:val="nil"/>
                <w:between w:val="nil"/>
              </w:pBdr>
              <w:tabs>
                <w:tab w:val="left" w:pos="-1440"/>
              </w:tabs>
              <w:rPr>
                <w:color w:val="000000"/>
              </w:rPr>
            </w:pPr>
            <w:r>
              <w:rPr>
                <w:color w:val="000000"/>
              </w:rPr>
              <w:t>Accurate spelling, punctuation, grammar and capitalization (-5 for each)</w:t>
            </w:r>
          </w:p>
        </w:tc>
        <w:tc>
          <w:tcPr>
            <w:tcW w:w="985" w:type="dxa"/>
            <w:shd w:val="clear" w:color="auto" w:fill="auto"/>
            <w:vAlign w:val="bottom"/>
          </w:tcPr>
          <w:p w14:paraId="7250BDDE"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1E90D294" w14:textId="77777777" w:rsidR="00821848" w:rsidRDefault="00821848">
            <w:pPr>
              <w:pBdr>
                <w:top w:val="nil"/>
                <w:left w:val="nil"/>
                <w:bottom w:val="nil"/>
                <w:right w:val="nil"/>
                <w:between w:val="nil"/>
              </w:pBdr>
              <w:tabs>
                <w:tab w:val="left" w:pos="-1440"/>
              </w:tabs>
              <w:rPr>
                <w:color w:val="000000"/>
              </w:rPr>
            </w:pPr>
          </w:p>
        </w:tc>
      </w:tr>
      <w:tr w:rsidR="00821848" w14:paraId="3199F540" w14:textId="77777777">
        <w:trPr>
          <w:trHeight w:val="300"/>
        </w:trPr>
        <w:tc>
          <w:tcPr>
            <w:tcW w:w="7548" w:type="dxa"/>
            <w:shd w:val="clear" w:color="auto" w:fill="auto"/>
            <w:vAlign w:val="bottom"/>
          </w:tcPr>
          <w:p w14:paraId="40C38EB5" w14:textId="77777777" w:rsidR="00821848" w:rsidRDefault="002B05FB">
            <w:pPr>
              <w:pBdr>
                <w:top w:val="nil"/>
                <w:left w:val="nil"/>
                <w:bottom w:val="nil"/>
                <w:right w:val="nil"/>
                <w:between w:val="nil"/>
              </w:pBdr>
              <w:tabs>
                <w:tab w:val="left" w:pos="-1440"/>
              </w:tabs>
              <w:rPr>
                <w:color w:val="000000"/>
              </w:rPr>
            </w:pPr>
            <w:r>
              <w:rPr>
                <w:color w:val="000000"/>
              </w:rPr>
              <w:t>Use of appropriate design principles—use of white space and visual appeal</w:t>
            </w:r>
          </w:p>
        </w:tc>
        <w:tc>
          <w:tcPr>
            <w:tcW w:w="985" w:type="dxa"/>
            <w:shd w:val="clear" w:color="auto" w:fill="auto"/>
            <w:vAlign w:val="bottom"/>
          </w:tcPr>
          <w:p w14:paraId="294690F1" w14:textId="77777777" w:rsidR="00821848" w:rsidRDefault="002B05FB">
            <w:pPr>
              <w:pBdr>
                <w:top w:val="nil"/>
                <w:left w:val="nil"/>
                <w:bottom w:val="nil"/>
                <w:right w:val="nil"/>
                <w:between w:val="nil"/>
              </w:pBdr>
              <w:tabs>
                <w:tab w:val="left" w:pos="-1440"/>
              </w:tabs>
              <w:jc w:val="center"/>
              <w:rPr>
                <w:color w:val="000000"/>
              </w:rPr>
            </w:pPr>
            <w:r>
              <w:rPr>
                <w:color w:val="000000"/>
              </w:rPr>
              <w:t>25</w:t>
            </w:r>
          </w:p>
        </w:tc>
        <w:tc>
          <w:tcPr>
            <w:tcW w:w="1105" w:type="dxa"/>
            <w:shd w:val="clear" w:color="auto" w:fill="auto"/>
            <w:vAlign w:val="bottom"/>
          </w:tcPr>
          <w:p w14:paraId="13334991" w14:textId="77777777" w:rsidR="00821848" w:rsidRDefault="00821848">
            <w:pPr>
              <w:pBdr>
                <w:top w:val="nil"/>
                <w:left w:val="nil"/>
                <w:bottom w:val="nil"/>
                <w:right w:val="nil"/>
                <w:between w:val="nil"/>
              </w:pBdr>
              <w:tabs>
                <w:tab w:val="left" w:pos="-1440"/>
              </w:tabs>
              <w:rPr>
                <w:color w:val="000000"/>
              </w:rPr>
            </w:pPr>
          </w:p>
        </w:tc>
      </w:tr>
      <w:tr w:rsidR="00821848" w14:paraId="69D2F0BD" w14:textId="77777777">
        <w:trPr>
          <w:trHeight w:val="540"/>
        </w:trPr>
        <w:tc>
          <w:tcPr>
            <w:tcW w:w="7548" w:type="dxa"/>
            <w:shd w:val="clear" w:color="auto" w:fill="auto"/>
            <w:vAlign w:val="bottom"/>
          </w:tcPr>
          <w:p w14:paraId="7A626D37" w14:textId="77777777" w:rsidR="00821848" w:rsidRDefault="002B05FB">
            <w:pPr>
              <w:pBdr>
                <w:top w:val="nil"/>
                <w:left w:val="nil"/>
                <w:bottom w:val="nil"/>
                <w:right w:val="nil"/>
                <w:between w:val="nil"/>
              </w:pBdr>
              <w:tabs>
                <w:tab w:val="left" w:pos="-1440"/>
              </w:tabs>
              <w:rPr>
                <w:color w:val="000000"/>
              </w:rPr>
            </w:pPr>
            <w:r>
              <w:rPr>
                <w:color w:val="000000"/>
              </w:rPr>
              <w:t>Font choice for the text complements the font chosen for the logo and tagline</w:t>
            </w:r>
          </w:p>
        </w:tc>
        <w:tc>
          <w:tcPr>
            <w:tcW w:w="985" w:type="dxa"/>
            <w:shd w:val="clear" w:color="auto" w:fill="auto"/>
            <w:vAlign w:val="bottom"/>
          </w:tcPr>
          <w:p w14:paraId="2D04D66F" w14:textId="77777777" w:rsidR="00821848" w:rsidRDefault="002B05FB">
            <w:pPr>
              <w:pBdr>
                <w:top w:val="nil"/>
                <w:left w:val="nil"/>
                <w:bottom w:val="nil"/>
                <w:right w:val="nil"/>
                <w:between w:val="nil"/>
              </w:pBdr>
              <w:tabs>
                <w:tab w:val="left" w:pos="-1440"/>
              </w:tabs>
              <w:jc w:val="center"/>
              <w:rPr>
                <w:color w:val="000000"/>
              </w:rPr>
            </w:pPr>
            <w:r>
              <w:rPr>
                <w:color w:val="000000"/>
              </w:rPr>
              <w:t>20</w:t>
            </w:r>
          </w:p>
        </w:tc>
        <w:tc>
          <w:tcPr>
            <w:tcW w:w="1105" w:type="dxa"/>
            <w:shd w:val="clear" w:color="auto" w:fill="auto"/>
            <w:vAlign w:val="bottom"/>
          </w:tcPr>
          <w:p w14:paraId="2DA3391E" w14:textId="77777777" w:rsidR="00821848" w:rsidRDefault="00821848">
            <w:pPr>
              <w:pBdr>
                <w:top w:val="nil"/>
                <w:left w:val="nil"/>
                <w:bottom w:val="nil"/>
                <w:right w:val="nil"/>
                <w:between w:val="nil"/>
              </w:pBdr>
              <w:tabs>
                <w:tab w:val="left" w:pos="-1440"/>
              </w:tabs>
              <w:rPr>
                <w:color w:val="000000"/>
              </w:rPr>
            </w:pPr>
          </w:p>
        </w:tc>
      </w:tr>
      <w:tr w:rsidR="00821848" w14:paraId="34B83422" w14:textId="77777777">
        <w:trPr>
          <w:trHeight w:val="300"/>
        </w:trPr>
        <w:tc>
          <w:tcPr>
            <w:tcW w:w="7548" w:type="dxa"/>
            <w:shd w:val="clear" w:color="auto" w:fill="auto"/>
            <w:vAlign w:val="bottom"/>
          </w:tcPr>
          <w:p w14:paraId="5C6A6F61" w14:textId="77777777" w:rsidR="00821848" w:rsidRDefault="002B05FB">
            <w:r>
              <w:t>Graphics enhance the design</w:t>
            </w:r>
          </w:p>
          <w:p w14:paraId="7A3FCB94" w14:textId="77777777" w:rsidR="00821848" w:rsidRDefault="00821848">
            <w:pPr>
              <w:pBdr>
                <w:top w:val="nil"/>
                <w:left w:val="nil"/>
                <w:bottom w:val="nil"/>
                <w:right w:val="nil"/>
                <w:between w:val="nil"/>
              </w:pBdr>
              <w:tabs>
                <w:tab w:val="left" w:pos="-1440"/>
              </w:tabs>
              <w:rPr>
                <w:color w:val="000000"/>
              </w:rPr>
            </w:pPr>
          </w:p>
        </w:tc>
        <w:tc>
          <w:tcPr>
            <w:tcW w:w="985" w:type="dxa"/>
            <w:shd w:val="clear" w:color="auto" w:fill="auto"/>
            <w:vAlign w:val="bottom"/>
          </w:tcPr>
          <w:p w14:paraId="7C71E9D1" w14:textId="77777777" w:rsidR="00821848" w:rsidRDefault="002B05FB">
            <w:pPr>
              <w:pBdr>
                <w:top w:val="nil"/>
                <w:left w:val="nil"/>
                <w:bottom w:val="nil"/>
                <w:right w:val="nil"/>
                <w:between w:val="nil"/>
              </w:pBdr>
              <w:tabs>
                <w:tab w:val="left" w:pos="-1440"/>
              </w:tabs>
              <w:jc w:val="center"/>
              <w:rPr>
                <w:color w:val="000000"/>
              </w:rPr>
            </w:pPr>
            <w:r>
              <w:rPr>
                <w:color w:val="000000"/>
              </w:rPr>
              <w:t>15</w:t>
            </w:r>
          </w:p>
        </w:tc>
        <w:tc>
          <w:tcPr>
            <w:tcW w:w="1105" w:type="dxa"/>
            <w:shd w:val="clear" w:color="auto" w:fill="auto"/>
            <w:vAlign w:val="bottom"/>
          </w:tcPr>
          <w:p w14:paraId="3923FD46" w14:textId="77777777" w:rsidR="00821848" w:rsidRDefault="00821848">
            <w:pPr>
              <w:pBdr>
                <w:top w:val="nil"/>
                <w:left w:val="nil"/>
                <w:bottom w:val="nil"/>
                <w:right w:val="nil"/>
                <w:between w:val="nil"/>
              </w:pBdr>
              <w:tabs>
                <w:tab w:val="left" w:pos="-1440"/>
              </w:tabs>
              <w:rPr>
                <w:color w:val="000000"/>
              </w:rPr>
            </w:pPr>
          </w:p>
        </w:tc>
      </w:tr>
      <w:tr w:rsidR="00821848" w14:paraId="3DF44041" w14:textId="77777777">
        <w:trPr>
          <w:trHeight w:val="580"/>
        </w:trPr>
        <w:tc>
          <w:tcPr>
            <w:tcW w:w="7548" w:type="dxa"/>
            <w:shd w:val="clear" w:color="auto" w:fill="auto"/>
            <w:vAlign w:val="bottom"/>
          </w:tcPr>
          <w:p w14:paraId="19B4BDB1" w14:textId="77777777" w:rsidR="00821848" w:rsidRDefault="002B05FB">
            <w:pPr>
              <w:pBdr>
                <w:top w:val="nil"/>
                <w:left w:val="nil"/>
                <w:bottom w:val="nil"/>
                <w:right w:val="nil"/>
                <w:between w:val="nil"/>
              </w:pBdr>
              <w:tabs>
                <w:tab w:val="left" w:pos="-1440"/>
              </w:tabs>
              <w:rPr>
                <w:color w:val="000000"/>
              </w:rPr>
            </w:pPr>
            <w:r>
              <w:rPr>
                <w:color w:val="000000"/>
              </w:rPr>
              <w:t>All information is included and demonstrates use of kerning, leading and/or tracking</w:t>
            </w:r>
          </w:p>
        </w:tc>
        <w:tc>
          <w:tcPr>
            <w:tcW w:w="985" w:type="dxa"/>
            <w:shd w:val="clear" w:color="auto" w:fill="auto"/>
            <w:vAlign w:val="bottom"/>
          </w:tcPr>
          <w:p w14:paraId="45DDF1C3" w14:textId="77777777" w:rsidR="00821848" w:rsidRDefault="002B05FB">
            <w:pPr>
              <w:pBdr>
                <w:top w:val="nil"/>
                <w:left w:val="nil"/>
                <w:bottom w:val="nil"/>
                <w:right w:val="nil"/>
                <w:between w:val="nil"/>
              </w:pBdr>
              <w:tabs>
                <w:tab w:val="left" w:pos="-1440"/>
              </w:tabs>
              <w:jc w:val="center"/>
              <w:rPr>
                <w:smallCaps/>
                <w:color w:val="000000"/>
              </w:rPr>
            </w:pPr>
            <w:r>
              <w:rPr>
                <w:smallCaps/>
                <w:color w:val="000000"/>
              </w:rPr>
              <w:t>30</w:t>
            </w:r>
          </w:p>
        </w:tc>
        <w:tc>
          <w:tcPr>
            <w:tcW w:w="1105" w:type="dxa"/>
            <w:shd w:val="clear" w:color="auto" w:fill="auto"/>
            <w:vAlign w:val="bottom"/>
          </w:tcPr>
          <w:p w14:paraId="6E90A419" w14:textId="77777777" w:rsidR="00821848" w:rsidRDefault="00821848">
            <w:pPr>
              <w:pBdr>
                <w:top w:val="nil"/>
                <w:left w:val="nil"/>
                <w:bottom w:val="nil"/>
                <w:right w:val="nil"/>
                <w:between w:val="nil"/>
              </w:pBdr>
              <w:tabs>
                <w:tab w:val="left" w:pos="-1440"/>
              </w:tabs>
              <w:rPr>
                <w:color w:val="000000"/>
              </w:rPr>
            </w:pPr>
          </w:p>
        </w:tc>
      </w:tr>
      <w:tr w:rsidR="00821848" w14:paraId="57A54CC6" w14:textId="77777777">
        <w:trPr>
          <w:trHeight w:val="300"/>
        </w:trPr>
        <w:tc>
          <w:tcPr>
            <w:tcW w:w="7548" w:type="dxa"/>
            <w:shd w:val="clear" w:color="auto" w:fill="auto"/>
            <w:vAlign w:val="bottom"/>
          </w:tcPr>
          <w:p w14:paraId="5E51CA1D" w14:textId="77777777" w:rsidR="00821848" w:rsidRDefault="002B05FB">
            <w:pPr>
              <w:pBdr>
                <w:top w:val="nil"/>
                <w:left w:val="nil"/>
                <w:bottom w:val="nil"/>
                <w:right w:val="nil"/>
                <w:between w:val="nil"/>
              </w:pBdr>
              <w:tabs>
                <w:tab w:val="left" w:pos="-1440"/>
              </w:tabs>
              <w:rPr>
                <w:color w:val="000000"/>
              </w:rPr>
            </w:pPr>
            <w:r>
              <w:rPr>
                <w:color w:val="000000"/>
              </w:rPr>
              <w:t>Design extends to back cover</w:t>
            </w:r>
          </w:p>
        </w:tc>
        <w:tc>
          <w:tcPr>
            <w:tcW w:w="985" w:type="dxa"/>
            <w:shd w:val="clear" w:color="auto" w:fill="auto"/>
            <w:vAlign w:val="bottom"/>
          </w:tcPr>
          <w:p w14:paraId="02C3A5D6" w14:textId="77777777" w:rsidR="00821848" w:rsidRDefault="002B05FB">
            <w:pPr>
              <w:pBdr>
                <w:top w:val="nil"/>
                <w:left w:val="nil"/>
                <w:bottom w:val="nil"/>
                <w:right w:val="nil"/>
                <w:between w:val="nil"/>
              </w:pBdr>
              <w:tabs>
                <w:tab w:val="left" w:pos="-1440"/>
              </w:tabs>
              <w:jc w:val="center"/>
              <w:rPr>
                <w:smallCaps/>
                <w:color w:val="000000"/>
              </w:rPr>
            </w:pPr>
            <w:r>
              <w:rPr>
                <w:smallCaps/>
                <w:color w:val="000000"/>
              </w:rPr>
              <w:t>10</w:t>
            </w:r>
          </w:p>
        </w:tc>
        <w:tc>
          <w:tcPr>
            <w:tcW w:w="1105" w:type="dxa"/>
            <w:shd w:val="clear" w:color="auto" w:fill="auto"/>
            <w:vAlign w:val="bottom"/>
          </w:tcPr>
          <w:p w14:paraId="26BDBA6A" w14:textId="77777777" w:rsidR="00821848" w:rsidRDefault="00821848">
            <w:pPr>
              <w:pBdr>
                <w:top w:val="nil"/>
                <w:left w:val="nil"/>
                <w:bottom w:val="nil"/>
                <w:right w:val="nil"/>
                <w:between w:val="nil"/>
              </w:pBdr>
              <w:tabs>
                <w:tab w:val="left" w:pos="-1440"/>
              </w:tabs>
              <w:rPr>
                <w:color w:val="000000"/>
              </w:rPr>
            </w:pPr>
          </w:p>
        </w:tc>
      </w:tr>
      <w:tr w:rsidR="00821848" w14:paraId="69C477BA" w14:textId="77777777">
        <w:trPr>
          <w:trHeight w:val="620"/>
        </w:trPr>
        <w:tc>
          <w:tcPr>
            <w:tcW w:w="7548" w:type="dxa"/>
            <w:shd w:val="clear" w:color="auto" w:fill="auto"/>
            <w:vAlign w:val="bottom"/>
          </w:tcPr>
          <w:p w14:paraId="7B7F37B8" w14:textId="77777777" w:rsidR="00821848" w:rsidRDefault="002B05FB">
            <w:pPr>
              <w:pBdr>
                <w:top w:val="nil"/>
                <w:left w:val="nil"/>
                <w:bottom w:val="nil"/>
                <w:right w:val="nil"/>
                <w:between w:val="nil"/>
              </w:pBdr>
              <w:tabs>
                <w:tab w:val="left" w:pos="-1440"/>
              </w:tabs>
              <w:rPr>
                <w:color w:val="000000"/>
              </w:rPr>
            </w:pPr>
            <w:r>
              <w:rPr>
                <w:color w:val="000000"/>
              </w:rPr>
              <w:t>Submitted job includes front and back cover, inside front endsheet and table of contents</w:t>
            </w:r>
          </w:p>
        </w:tc>
        <w:tc>
          <w:tcPr>
            <w:tcW w:w="985" w:type="dxa"/>
            <w:shd w:val="clear" w:color="auto" w:fill="auto"/>
            <w:vAlign w:val="bottom"/>
          </w:tcPr>
          <w:p w14:paraId="5A898E58" w14:textId="77777777" w:rsidR="00821848" w:rsidRDefault="002B05FB">
            <w:pPr>
              <w:pBdr>
                <w:top w:val="nil"/>
                <w:left w:val="nil"/>
                <w:bottom w:val="nil"/>
                <w:right w:val="nil"/>
                <w:between w:val="nil"/>
              </w:pBdr>
              <w:tabs>
                <w:tab w:val="left" w:pos="-1440"/>
              </w:tabs>
              <w:jc w:val="center"/>
              <w:rPr>
                <w:smallCaps/>
                <w:color w:val="000000"/>
              </w:rPr>
            </w:pPr>
            <w:r>
              <w:rPr>
                <w:smallCaps/>
                <w:color w:val="000000"/>
              </w:rPr>
              <w:t>20</w:t>
            </w:r>
          </w:p>
        </w:tc>
        <w:tc>
          <w:tcPr>
            <w:tcW w:w="1105" w:type="dxa"/>
            <w:shd w:val="clear" w:color="auto" w:fill="auto"/>
            <w:vAlign w:val="bottom"/>
          </w:tcPr>
          <w:p w14:paraId="6A26B396" w14:textId="77777777" w:rsidR="00821848" w:rsidRDefault="00821848">
            <w:pPr>
              <w:pBdr>
                <w:top w:val="nil"/>
                <w:left w:val="nil"/>
                <w:bottom w:val="nil"/>
                <w:right w:val="nil"/>
                <w:between w:val="nil"/>
              </w:pBdr>
              <w:tabs>
                <w:tab w:val="left" w:pos="-1440"/>
              </w:tabs>
              <w:rPr>
                <w:color w:val="000000"/>
              </w:rPr>
            </w:pPr>
          </w:p>
        </w:tc>
      </w:tr>
      <w:tr w:rsidR="00821848" w14:paraId="57A0EAF1" w14:textId="77777777">
        <w:trPr>
          <w:trHeight w:val="420"/>
        </w:trPr>
        <w:tc>
          <w:tcPr>
            <w:tcW w:w="7548" w:type="dxa"/>
            <w:shd w:val="clear" w:color="auto" w:fill="auto"/>
            <w:vAlign w:val="bottom"/>
          </w:tcPr>
          <w:p w14:paraId="31320C8A" w14:textId="77777777" w:rsidR="00821848" w:rsidRDefault="002B05FB">
            <w:pPr>
              <w:pBdr>
                <w:top w:val="nil"/>
                <w:left w:val="nil"/>
                <w:bottom w:val="nil"/>
                <w:right w:val="nil"/>
                <w:between w:val="nil"/>
              </w:pBdr>
              <w:tabs>
                <w:tab w:val="left" w:pos="-1440"/>
              </w:tabs>
              <w:rPr>
                <w:b/>
                <w:smallCaps/>
                <w:color w:val="000000"/>
              </w:rPr>
            </w:pPr>
            <w:r>
              <w:rPr>
                <w:b/>
                <w:smallCaps/>
                <w:color w:val="000000"/>
              </w:rPr>
              <w:t>TOTAL FOR JOB 3</w:t>
            </w:r>
          </w:p>
        </w:tc>
        <w:tc>
          <w:tcPr>
            <w:tcW w:w="985" w:type="dxa"/>
            <w:shd w:val="clear" w:color="auto" w:fill="auto"/>
            <w:vAlign w:val="bottom"/>
          </w:tcPr>
          <w:p w14:paraId="6817C82C" w14:textId="77777777" w:rsidR="00821848" w:rsidRDefault="002B05FB">
            <w:pPr>
              <w:pBdr>
                <w:top w:val="nil"/>
                <w:left w:val="nil"/>
                <w:bottom w:val="nil"/>
                <w:right w:val="nil"/>
                <w:between w:val="nil"/>
              </w:pBdr>
              <w:tabs>
                <w:tab w:val="left" w:pos="-1440"/>
              </w:tabs>
              <w:jc w:val="center"/>
              <w:rPr>
                <w:b/>
                <w:smallCaps/>
                <w:color w:val="000000"/>
              </w:rPr>
            </w:pPr>
            <w:r>
              <w:rPr>
                <w:b/>
                <w:smallCaps/>
                <w:color w:val="000000"/>
              </w:rPr>
              <w:t>170</w:t>
            </w:r>
          </w:p>
        </w:tc>
        <w:tc>
          <w:tcPr>
            <w:tcW w:w="1105" w:type="dxa"/>
            <w:shd w:val="clear" w:color="auto" w:fill="auto"/>
            <w:vAlign w:val="bottom"/>
          </w:tcPr>
          <w:p w14:paraId="7367291B" w14:textId="77777777" w:rsidR="00821848" w:rsidRDefault="00821848">
            <w:pPr>
              <w:pBdr>
                <w:top w:val="nil"/>
                <w:left w:val="nil"/>
                <w:bottom w:val="nil"/>
                <w:right w:val="nil"/>
                <w:between w:val="nil"/>
              </w:pBdr>
              <w:tabs>
                <w:tab w:val="left" w:pos="-1440"/>
              </w:tabs>
              <w:rPr>
                <w:color w:val="000000"/>
              </w:rPr>
            </w:pPr>
          </w:p>
        </w:tc>
      </w:tr>
    </w:tbl>
    <w:p w14:paraId="5361FC63" w14:textId="77777777" w:rsidR="00821848" w:rsidRDefault="00821848">
      <w:pPr>
        <w:pBdr>
          <w:top w:val="nil"/>
          <w:left w:val="nil"/>
          <w:bottom w:val="nil"/>
          <w:right w:val="nil"/>
          <w:between w:val="nil"/>
        </w:pBdr>
        <w:tabs>
          <w:tab w:val="left" w:pos="-1440"/>
        </w:tabs>
        <w:rPr>
          <w:color w:val="000000"/>
        </w:rPr>
      </w:pPr>
    </w:p>
    <w:p w14:paraId="711C3DD3" w14:textId="77777777" w:rsidR="00821848" w:rsidRDefault="002B05FB">
      <w:r>
        <w:t>Hands for Heroes is a local non-profit organization whose mission is “Serving Those Who Serve.” The organization focuses its efforts on active and veteran military personnel. It was founded in 1919 by Margaret Green, Helen Thomas, Dorothy Malone and Mary Williams to support and honor the men of the town, including their sons, who had served in World War I. Since its founding, the organization has continued to expand the many ways it supports those who wear or have worn a U.S. military uniform.</w:t>
      </w:r>
    </w:p>
    <w:p w14:paraId="637CBC04" w14:textId="77777777" w:rsidR="00821848" w:rsidRDefault="00821848"/>
    <w:p w14:paraId="4345C2BD" w14:textId="77777777" w:rsidR="00821848" w:rsidRDefault="002B05FB">
      <w:pPr>
        <w:ind w:right="1500"/>
      </w:pPr>
      <w:r>
        <w:t>Current projects include:</w:t>
      </w:r>
    </w:p>
    <w:p w14:paraId="664CABF8" w14:textId="77777777" w:rsidR="00821848" w:rsidRDefault="002B05FB">
      <w:pPr>
        <w:numPr>
          <w:ilvl w:val="0"/>
          <w:numId w:val="2"/>
        </w:numPr>
        <w:ind w:right="1500"/>
        <w:rPr>
          <w:color w:val="000000"/>
        </w:rPr>
      </w:pPr>
      <w:r>
        <w:rPr>
          <w:color w:val="000000"/>
        </w:rPr>
        <w:t>Sending regular care packages to military personnel from the county or relatives of current members</w:t>
      </w:r>
    </w:p>
    <w:p w14:paraId="266E24BC" w14:textId="77777777" w:rsidR="00821848" w:rsidRDefault="002B05FB">
      <w:pPr>
        <w:numPr>
          <w:ilvl w:val="0"/>
          <w:numId w:val="2"/>
        </w:numPr>
        <w:ind w:right="1500"/>
        <w:rPr>
          <w:color w:val="000000"/>
        </w:rPr>
      </w:pPr>
      <w:r>
        <w:rPr>
          <w:color w:val="000000"/>
        </w:rPr>
        <w:t>Providing a support network for the families of deployed military personnel</w:t>
      </w:r>
    </w:p>
    <w:p w14:paraId="6A83F964" w14:textId="77777777" w:rsidR="00821848" w:rsidRDefault="002B05FB">
      <w:pPr>
        <w:numPr>
          <w:ilvl w:val="0"/>
          <w:numId w:val="2"/>
        </w:numPr>
        <w:ind w:right="1500"/>
        <w:rPr>
          <w:color w:val="000000"/>
        </w:rPr>
      </w:pPr>
      <w:r>
        <w:rPr>
          <w:color w:val="000000"/>
        </w:rPr>
        <w:t xml:space="preserve">Connecting military veterans with resources for job training, housing, medical assistance, etc. </w:t>
      </w:r>
    </w:p>
    <w:p w14:paraId="64035AE6" w14:textId="77777777" w:rsidR="00821848" w:rsidRDefault="002B05FB">
      <w:pPr>
        <w:numPr>
          <w:ilvl w:val="0"/>
          <w:numId w:val="2"/>
        </w:numPr>
        <w:ind w:right="1500"/>
        <w:rPr>
          <w:color w:val="000000"/>
        </w:rPr>
      </w:pPr>
      <w:r>
        <w:rPr>
          <w:color w:val="000000"/>
        </w:rPr>
        <w:t>Raising money for Honor Flights for veterans</w:t>
      </w:r>
    </w:p>
    <w:p w14:paraId="6FC32722" w14:textId="77777777" w:rsidR="00821848" w:rsidRDefault="002B05FB">
      <w:pPr>
        <w:numPr>
          <w:ilvl w:val="0"/>
          <w:numId w:val="2"/>
        </w:numPr>
        <w:ind w:right="1500"/>
        <w:rPr>
          <w:color w:val="000000"/>
        </w:rPr>
      </w:pPr>
      <w:r>
        <w:rPr>
          <w:color w:val="000000"/>
        </w:rPr>
        <w:t>Raising money for the Fisher House Foundation, homes where relatives can stay for free while their loved ones receive medical care at the V.A. hospital</w:t>
      </w:r>
    </w:p>
    <w:p w14:paraId="2CC12DAD" w14:textId="77777777" w:rsidR="00821848" w:rsidRDefault="002B05FB">
      <w:pPr>
        <w:numPr>
          <w:ilvl w:val="0"/>
          <w:numId w:val="2"/>
        </w:numPr>
        <w:ind w:right="1500"/>
        <w:rPr>
          <w:color w:val="000000"/>
        </w:rPr>
      </w:pPr>
      <w:r>
        <w:rPr>
          <w:color w:val="000000"/>
        </w:rPr>
        <w:t xml:space="preserve">Visiting with patients at the V.A. hospital and providing care packages </w:t>
      </w:r>
    </w:p>
    <w:p w14:paraId="0A021619" w14:textId="77777777" w:rsidR="00821848" w:rsidRDefault="002B05FB">
      <w:pPr>
        <w:numPr>
          <w:ilvl w:val="0"/>
          <w:numId w:val="2"/>
        </w:numPr>
        <w:ind w:right="1500"/>
        <w:rPr>
          <w:color w:val="000000"/>
        </w:rPr>
      </w:pPr>
      <w:r>
        <w:rPr>
          <w:color w:val="000000"/>
        </w:rPr>
        <w:t>Cleaning the headstones of those who served in the military</w:t>
      </w:r>
    </w:p>
    <w:p w14:paraId="0D16852B" w14:textId="77777777" w:rsidR="00821848" w:rsidRDefault="002B05FB">
      <w:pPr>
        <w:numPr>
          <w:ilvl w:val="0"/>
          <w:numId w:val="2"/>
        </w:numPr>
        <w:ind w:right="1500"/>
        <w:rPr>
          <w:color w:val="000000"/>
        </w:rPr>
      </w:pPr>
      <w:r>
        <w:rPr>
          <w:color w:val="000000"/>
        </w:rPr>
        <w:t>Placing flags and wreaths at the grave sites of those who served in the military</w:t>
      </w:r>
    </w:p>
    <w:p w14:paraId="33FF6C0F" w14:textId="77777777" w:rsidR="00821848" w:rsidRDefault="002B05FB">
      <w:pPr>
        <w:numPr>
          <w:ilvl w:val="0"/>
          <w:numId w:val="2"/>
        </w:numPr>
        <w:ind w:right="1500"/>
        <w:rPr>
          <w:color w:val="000000"/>
        </w:rPr>
      </w:pPr>
      <w:r>
        <w:rPr>
          <w:color w:val="000000"/>
        </w:rPr>
        <w:t>Raising money for banners to be hung downtown during the summer, honoring those from the town who served in the military</w:t>
      </w:r>
    </w:p>
    <w:p w14:paraId="68E14015" w14:textId="77777777" w:rsidR="00821848" w:rsidRDefault="00821848">
      <w:pPr>
        <w:ind w:right="1500"/>
        <w:rPr>
          <w:color w:val="000000"/>
        </w:rPr>
      </w:pPr>
    </w:p>
    <w:p w14:paraId="24644E28" w14:textId="77777777" w:rsidR="00821848" w:rsidRDefault="002B05FB">
      <w:pPr>
        <w:ind w:right="1500"/>
        <w:rPr>
          <w:color w:val="000000"/>
        </w:rPr>
      </w:pPr>
      <w:r>
        <w:rPr>
          <w:color w:val="000000"/>
        </w:rPr>
        <w:t xml:space="preserve">The organization has been contacted by people interested in starting Hands for Heroes in their area. In addition, board members have begun applying for grants and making presentations to solicit additional support. Because of this, the organization needs to update its image and marketing materials. </w:t>
      </w:r>
    </w:p>
    <w:p w14:paraId="371716EB" w14:textId="77777777" w:rsidR="00821848" w:rsidRDefault="002B05FB">
      <w:pPr>
        <w:rPr>
          <w:b/>
        </w:rPr>
      </w:pPr>
      <w:r>
        <w:rPr>
          <w:b/>
        </w:rPr>
        <w:t xml:space="preserve"> </w:t>
      </w:r>
    </w:p>
    <w:p w14:paraId="0BD70CAB" w14:textId="77777777" w:rsidR="00821848" w:rsidRDefault="00821848">
      <w:pPr>
        <w:tabs>
          <w:tab w:val="left" w:pos="2340"/>
        </w:tabs>
        <w:ind w:left="1440" w:right="1500" w:firstLine="720"/>
        <w:rPr>
          <w:color w:val="000000"/>
        </w:rPr>
      </w:pPr>
    </w:p>
    <w:p w14:paraId="540DA0AF" w14:textId="77777777" w:rsidR="00821848" w:rsidRDefault="002B05FB">
      <w:pPr>
        <w:ind w:right="1500"/>
        <w:rPr>
          <w:color w:val="000000"/>
        </w:rPr>
      </w:pPr>
      <w:r>
        <w:rPr>
          <w:b/>
          <w:sz w:val="32"/>
          <w:szCs w:val="32"/>
        </w:rPr>
        <w:t>Job 1: Logo and Tagline</w:t>
      </w:r>
    </w:p>
    <w:p w14:paraId="29DA4BFE" w14:textId="77777777" w:rsidR="00821848" w:rsidRDefault="002B05FB">
      <w:r>
        <w:t>Create a logo for Hands for Heroes – one with the tagline “Serving those who serve” and one without the tagline.</w:t>
      </w:r>
    </w:p>
    <w:p w14:paraId="36A210C3" w14:textId="77777777" w:rsidR="00821848" w:rsidRDefault="00821848"/>
    <w:p w14:paraId="0269D93E" w14:textId="77777777" w:rsidR="00821848" w:rsidRDefault="002B05FB">
      <w:pPr>
        <w:numPr>
          <w:ilvl w:val="0"/>
          <w:numId w:val="3"/>
        </w:numPr>
        <w:spacing w:line="276" w:lineRule="auto"/>
      </w:pPr>
      <w:r>
        <w:t>Size: 4” x 4”</w:t>
      </w:r>
    </w:p>
    <w:p w14:paraId="31BFCF2E" w14:textId="77777777" w:rsidR="00821848" w:rsidRDefault="002B05FB">
      <w:pPr>
        <w:numPr>
          <w:ilvl w:val="0"/>
          <w:numId w:val="3"/>
        </w:numPr>
        <w:spacing w:line="276" w:lineRule="auto"/>
      </w:pPr>
      <w:r>
        <w:t>Accurate spelling, punctuation, grammar and capitalization</w:t>
      </w:r>
    </w:p>
    <w:p w14:paraId="267BDF46" w14:textId="77777777" w:rsidR="00821848" w:rsidRDefault="002B05FB">
      <w:pPr>
        <w:numPr>
          <w:ilvl w:val="0"/>
          <w:numId w:val="3"/>
        </w:numPr>
        <w:spacing w:line="276" w:lineRule="auto"/>
      </w:pPr>
      <w:r>
        <w:t>Logo must use at least 3 Advanced Effects: drop shadow, stroke, glow, scale, transformation, gradient, vector drawn graphic, or transparency</w:t>
      </w:r>
    </w:p>
    <w:p w14:paraId="79313673" w14:textId="77777777" w:rsidR="00821848" w:rsidRDefault="002B05FB">
      <w:pPr>
        <w:numPr>
          <w:ilvl w:val="0"/>
          <w:numId w:val="3"/>
        </w:numPr>
        <w:spacing w:line="276" w:lineRule="auto"/>
      </w:pPr>
      <w:r>
        <w:t>Font choice for logo and tagline effectively fit the organization’s mission</w:t>
      </w:r>
    </w:p>
    <w:p w14:paraId="7002D88E" w14:textId="77777777" w:rsidR="00821848" w:rsidRDefault="002B05FB">
      <w:pPr>
        <w:numPr>
          <w:ilvl w:val="0"/>
          <w:numId w:val="3"/>
        </w:numPr>
        <w:spacing w:line="276" w:lineRule="auto"/>
      </w:pPr>
      <w:r>
        <w:t>Tagline complements logo in placement and design</w:t>
      </w:r>
    </w:p>
    <w:p w14:paraId="383AA650" w14:textId="77777777" w:rsidR="00821848" w:rsidRDefault="00821848">
      <w:pPr>
        <w:spacing w:line="276" w:lineRule="auto"/>
      </w:pPr>
    </w:p>
    <w:p w14:paraId="3D0B261A" w14:textId="77777777" w:rsidR="00821848" w:rsidRDefault="00821848">
      <w:pPr>
        <w:ind w:right="1500"/>
        <w:rPr>
          <w:b/>
          <w:sz w:val="32"/>
          <w:szCs w:val="32"/>
        </w:rPr>
      </w:pPr>
    </w:p>
    <w:p w14:paraId="6FC18185" w14:textId="77777777" w:rsidR="00821848" w:rsidRDefault="00821848">
      <w:pPr>
        <w:ind w:right="1500"/>
        <w:rPr>
          <w:b/>
          <w:sz w:val="32"/>
          <w:szCs w:val="32"/>
        </w:rPr>
      </w:pPr>
    </w:p>
    <w:p w14:paraId="29912B0F" w14:textId="1E11F59A" w:rsidR="00B17C13" w:rsidRDefault="00B17C13">
      <w:pPr>
        <w:ind w:right="1500"/>
        <w:rPr>
          <w:b/>
          <w:sz w:val="32"/>
          <w:szCs w:val="32"/>
        </w:rPr>
      </w:pPr>
    </w:p>
    <w:p w14:paraId="3207E100" w14:textId="77777777" w:rsidR="00513CC6" w:rsidRDefault="00513CC6">
      <w:pPr>
        <w:ind w:right="1500"/>
        <w:rPr>
          <w:b/>
          <w:sz w:val="32"/>
          <w:szCs w:val="32"/>
        </w:rPr>
      </w:pPr>
    </w:p>
    <w:p w14:paraId="6D92AF7E" w14:textId="6C7D9A31" w:rsidR="00821848" w:rsidRDefault="002B05FB">
      <w:pPr>
        <w:ind w:right="1500"/>
        <w:rPr>
          <w:b/>
          <w:sz w:val="32"/>
          <w:szCs w:val="32"/>
        </w:rPr>
      </w:pPr>
      <w:r>
        <w:rPr>
          <w:b/>
          <w:sz w:val="32"/>
          <w:szCs w:val="32"/>
        </w:rPr>
        <w:t>Job 2: Website Banner</w:t>
      </w:r>
    </w:p>
    <w:p w14:paraId="2F636F6F" w14:textId="77777777" w:rsidR="00821848" w:rsidRDefault="002B05FB">
      <w:r>
        <w:t xml:space="preserve">Design and create a banner for Hands for Heroes’ new website. </w:t>
      </w:r>
    </w:p>
    <w:p w14:paraId="14B6B624" w14:textId="77777777" w:rsidR="00821848" w:rsidRDefault="00821848"/>
    <w:p w14:paraId="40763B20" w14:textId="77777777" w:rsidR="00821848" w:rsidRDefault="002B05FB">
      <w:pPr>
        <w:numPr>
          <w:ilvl w:val="0"/>
          <w:numId w:val="4"/>
        </w:numPr>
      </w:pPr>
      <w:r>
        <w:t xml:space="preserve">Banner size: 8” x 3” </w:t>
      </w:r>
    </w:p>
    <w:p w14:paraId="12C70F5F" w14:textId="77777777" w:rsidR="00821848" w:rsidRDefault="002B05FB">
      <w:pPr>
        <w:numPr>
          <w:ilvl w:val="0"/>
          <w:numId w:val="4"/>
        </w:numPr>
      </w:pPr>
      <w:r>
        <w:t>Include the logo and tagline created in Job 1</w:t>
      </w:r>
    </w:p>
    <w:p w14:paraId="79A573B1" w14:textId="77777777" w:rsidR="00821848" w:rsidRDefault="002B05FB">
      <w:pPr>
        <w:numPr>
          <w:ilvl w:val="0"/>
          <w:numId w:val="4"/>
        </w:numPr>
      </w:pPr>
      <w:r>
        <w:t>Headings for the website include: Home, Contact, Events, Donate, Resources</w:t>
      </w:r>
    </w:p>
    <w:p w14:paraId="5B5458BE" w14:textId="77777777" w:rsidR="00821848" w:rsidRDefault="002B05FB">
      <w:pPr>
        <w:numPr>
          <w:ilvl w:val="0"/>
          <w:numId w:val="4"/>
        </w:numPr>
      </w:pPr>
      <w:r>
        <w:t>Design displays evidence of photo manipulation</w:t>
      </w:r>
    </w:p>
    <w:p w14:paraId="4DDD4C36" w14:textId="77777777" w:rsidR="00821848" w:rsidRDefault="002B05FB">
      <w:pPr>
        <w:numPr>
          <w:ilvl w:val="0"/>
          <w:numId w:val="4"/>
        </w:numPr>
        <w:spacing w:line="276" w:lineRule="auto"/>
      </w:pPr>
      <w:r>
        <w:t>Use of graphics provided enhance the design</w:t>
      </w:r>
    </w:p>
    <w:p w14:paraId="3DC18FA1" w14:textId="77777777" w:rsidR="00821848" w:rsidRDefault="00821848"/>
    <w:p w14:paraId="45AFEF6D" w14:textId="77777777" w:rsidR="00821848" w:rsidRDefault="002B05FB">
      <w:pPr>
        <w:ind w:right="1500"/>
        <w:rPr>
          <w:b/>
          <w:sz w:val="32"/>
          <w:szCs w:val="32"/>
        </w:rPr>
      </w:pPr>
      <w:r>
        <w:rPr>
          <w:b/>
          <w:sz w:val="32"/>
          <w:szCs w:val="32"/>
        </w:rPr>
        <w:t>Job 3: Annual Report</w:t>
      </w:r>
    </w:p>
    <w:p w14:paraId="0980FD92" w14:textId="522A8A65" w:rsidR="00821848" w:rsidRDefault="002B05FB">
      <w:r>
        <w:t xml:space="preserve">Design and create the cover, inside front </w:t>
      </w:r>
      <w:r w:rsidR="00513CC6">
        <w:t>end sheet</w:t>
      </w:r>
      <w:r>
        <w:t xml:space="preserve"> and table of contents for the annual report for 2019-2020.</w:t>
      </w:r>
    </w:p>
    <w:p w14:paraId="348C7CC4" w14:textId="77777777" w:rsidR="00821848" w:rsidRDefault="00821848"/>
    <w:p w14:paraId="0C9B43EC" w14:textId="77777777" w:rsidR="00821848" w:rsidRDefault="002B05FB">
      <w:pPr>
        <w:numPr>
          <w:ilvl w:val="0"/>
          <w:numId w:val="1"/>
        </w:numPr>
      </w:pPr>
      <w:r>
        <w:t>Size: 8.5” x 11”</w:t>
      </w:r>
    </w:p>
    <w:p w14:paraId="3B896A9C" w14:textId="77777777" w:rsidR="00821848" w:rsidRDefault="002B05FB">
      <w:pPr>
        <w:numPr>
          <w:ilvl w:val="0"/>
          <w:numId w:val="1"/>
        </w:numPr>
      </w:pPr>
      <w:r>
        <w:t>Includes logo and tagline created in Job 1</w:t>
      </w:r>
    </w:p>
    <w:p w14:paraId="21CBAD27" w14:textId="77777777" w:rsidR="00821848" w:rsidRDefault="002B05FB">
      <w:pPr>
        <w:numPr>
          <w:ilvl w:val="0"/>
          <w:numId w:val="1"/>
        </w:numPr>
      </w:pPr>
      <w:r>
        <w:t>Design extends to the back cover.</w:t>
      </w:r>
    </w:p>
    <w:p w14:paraId="1DBE79C7" w14:textId="77777777" w:rsidR="00821848" w:rsidRDefault="002B05FB">
      <w:pPr>
        <w:numPr>
          <w:ilvl w:val="0"/>
          <w:numId w:val="1"/>
        </w:numPr>
      </w:pPr>
      <w:r>
        <w:t xml:space="preserve">Inside front endsheet and table of contents should not use the same exact design as the cover but need to use similar elements to clearly tie it to the front cover </w:t>
      </w:r>
    </w:p>
    <w:p w14:paraId="2F527B25" w14:textId="77777777" w:rsidR="00821848" w:rsidRDefault="002B05FB">
      <w:pPr>
        <w:numPr>
          <w:ilvl w:val="0"/>
          <w:numId w:val="1"/>
        </w:numPr>
      </w:pPr>
      <w:r>
        <w:t>Text should display evidence of leading, tracking and/or kerning</w:t>
      </w:r>
    </w:p>
    <w:p w14:paraId="0A4B0898" w14:textId="77777777" w:rsidR="00821848" w:rsidRDefault="002B05FB">
      <w:pPr>
        <w:numPr>
          <w:ilvl w:val="0"/>
          <w:numId w:val="1"/>
        </w:numPr>
      </w:pPr>
      <w:r>
        <w:t>Cover should include the year, note that it is the annual report and reference 100 years of Hands for Heroes</w:t>
      </w:r>
    </w:p>
    <w:p w14:paraId="7B957400" w14:textId="77777777" w:rsidR="00821848" w:rsidRDefault="002B05FB">
      <w:pPr>
        <w:numPr>
          <w:ilvl w:val="0"/>
          <w:numId w:val="1"/>
        </w:numPr>
      </w:pPr>
      <w:r>
        <w:t>On the table of contents include the following: president’s message p. 2, executive council p. 3, advisory board p. 4, accomplishments p. 4-7, key partners p. 4, Goals p. 5, financial report p. 6-7, Honor Flight in Their Words p. 8 Helping Hands Through the Years p. 8-12, Heroes Helped p. 2, 4, 6, 8, 9, 11.</w:t>
      </w:r>
    </w:p>
    <w:p w14:paraId="2F901A77" w14:textId="77777777" w:rsidR="00821848" w:rsidRDefault="002B05FB">
      <w:pPr>
        <w:numPr>
          <w:ilvl w:val="0"/>
          <w:numId w:val="1"/>
        </w:numPr>
      </w:pPr>
      <w:r>
        <w:t>Graphics enhance the design</w:t>
      </w:r>
    </w:p>
    <w:p w14:paraId="46540173" w14:textId="77777777" w:rsidR="00821848" w:rsidRDefault="00821848">
      <w:pPr>
        <w:rPr>
          <w:b/>
        </w:rPr>
      </w:pPr>
    </w:p>
    <w:p w14:paraId="1FC877CA" w14:textId="77777777" w:rsidR="00821848" w:rsidRDefault="00821848">
      <w:pPr>
        <w:rPr>
          <w:b/>
        </w:rPr>
      </w:pPr>
    </w:p>
    <w:p w14:paraId="68A84025" w14:textId="77777777" w:rsidR="00821848" w:rsidRDefault="00821848">
      <w:pPr>
        <w:ind w:right="1500"/>
        <w:rPr>
          <w:b/>
          <w:sz w:val="32"/>
          <w:szCs w:val="32"/>
        </w:rPr>
      </w:pPr>
      <w:bookmarkStart w:id="2" w:name="_heading=h.gjdgxs" w:colFirst="0" w:colLast="0"/>
      <w:bookmarkEnd w:id="2"/>
    </w:p>
    <w:p w14:paraId="19B1BB63" w14:textId="77777777" w:rsidR="00821848" w:rsidRDefault="00821848">
      <w:pPr>
        <w:rPr>
          <w:sz w:val="22"/>
          <w:szCs w:val="22"/>
        </w:rPr>
      </w:pPr>
    </w:p>
    <w:sectPr w:rsidR="00821848" w:rsidSect="00513CC6">
      <w:headerReference w:type="default" r:id="rId10"/>
      <w:headerReference w:type="first" r:id="rId11"/>
      <w:pgSz w:w="12240" w:h="15840"/>
      <w:pgMar w:top="1170" w:right="1296" w:bottom="1080" w:left="1296"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41D27A" w14:textId="77777777" w:rsidR="00160C19" w:rsidRDefault="00160C19">
      <w:r>
        <w:separator/>
      </w:r>
    </w:p>
  </w:endnote>
  <w:endnote w:type="continuationSeparator" w:id="0">
    <w:p w14:paraId="739036C2" w14:textId="77777777" w:rsidR="00160C19" w:rsidRDefault="0016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B85C0" w14:textId="77777777" w:rsidR="00160C19" w:rsidRDefault="00160C19">
      <w:r>
        <w:separator/>
      </w:r>
    </w:p>
  </w:footnote>
  <w:footnote w:type="continuationSeparator" w:id="0">
    <w:p w14:paraId="7E0270CE" w14:textId="77777777" w:rsidR="00160C19" w:rsidRDefault="00160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73E2C" w14:textId="77AB71AA" w:rsidR="00821848" w:rsidRDefault="002B05FB">
    <w:pPr>
      <w:pBdr>
        <w:top w:val="nil"/>
        <w:left w:val="nil"/>
        <w:bottom w:val="nil"/>
        <w:right w:val="nil"/>
        <w:between w:val="nil"/>
      </w:pBdr>
      <w:tabs>
        <w:tab w:val="center" w:pos="4320"/>
        <w:tab w:val="right" w:pos="8640"/>
      </w:tabs>
      <w:rPr>
        <w:b/>
        <w:color w:val="000000"/>
      </w:rPr>
    </w:pPr>
    <w:r>
      <w:rPr>
        <w:b/>
        <w:color w:val="000000"/>
      </w:rPr>
      <w:t>DIGITAL PUBLISHING - NATIONAL 2020</w:t>
    </w:r>
    <w:r w:rsidR="00B17C13">
      <w:rPr>
        <w:b/>
        <w:color w:val="000000"/>
      </w:rPr>
      <w:t xml:space="preserve"> KEY</w:t>
    </w:r>
    <w:r>
      <w:rPr>
        <w:b/>
        <w:color w:val="000000"/>
      </w:rPr>
      <w:tab/>
    </w:r>
  </w:p>
  <w:p w14:paraId="55291306" w14:textId="0BC56154" w:rsidR="00821848" w:rsidRDefault="002B05FB">
    <w:pPr>
      <w:rPr>
        <w:b/>
      </w:rPr>
    </w:pPr>
    <w:r>
      <w:rPr>
        <w:b/>
      </w:rPr>
      <w:t xml:space="preserve">Page </w:t>
    </w:r>
    <w:r>
      <w:rPr>
        <w:b/>
      </w:rPr>
      <w:fldChar w:fldCharType="begin"/>
    </w:r>
    <w:r>
      <w:rPr>
        <w:b/>
      </w:rPr>
      <w:instrText>PAGE</w:instrText>
    </w:r>
    <w:r>
      <w:rPr>
        <w:b/>
      </w:rPr>
      <w:fldChar w:fldCharType="separate"/>
    </w:r>
    <w:r w:rsidR="00513CC6">
      <w:rPr>
        <w:b/>
        <w:noProof/>
      </w:rPr>
      <w:t>2</w:t>
    </w:r>
    <w:r>
      <w:rPr>
        <w:b/>
      </w:rPr>
      <w:fldChar w:fldCharType="end"/>
    </w:r>
    <w:r>
      <w:rPr>
        <w:b/>
      </w:rPr>
      <w:t xml:space="preserve"> of </w:t>
    </w:r>
    <w:r>
      <w:rPr>
        <w:b/>
      </w:rPr>
      <w:fldChar w:fldCharType="begin"/>
    </w:r>
    <w:r>
      <w:rPr>
        <w:b/>
      </w:rPr>
      <w:instrText>NUMPAGES</w:instrText>
    </w:r>
    <w:r>
      <w:rPr>
        <w:b/>
      </w:rPr>
      <w:fldChar w:fldCharType="separate"/>
    </w:r>
    <w:r w:rsidR="00513CC6">
      <w:rPr>
        <w:b/>
        <w:noProof/>
      </w:rPr>
      <w:t>5</w:t>
    </w:r>
    <w:r>
      <w:rPr>
        <w:b/>
      </w:rPr>
      <w:fldChar w:fldCharType="end"/>
    </w:r>
  </w:p>
  <w:p w14:paraId="23CBA7EB" w14:textId="77777777" w:rsidR="00821848" w:rsidRDefault="00821848">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4C534" w14:textId="19A4599A" w:rsidR="00821848" w:rsidRDefault="002B05FB" w:rsidP="00513CC6">
    <w:pPr>
      <w:tabs>
        <w:tab w:val="right" w:pos="9450"/>
      </w:tabs>
      <w:spacing w:before="120" w:after="120"/>
      <w:rPr>
        <w:color w:val="000000"/>
      </w:rPr>
    </w:pPr>
    <w:r>
      <w:t xml:space="preserve"> </w:t>
    </w:r>
  </w:p>
  <w:p w14:paraId="3EBE6383" w14:textId="77777777" w:rsidR="00821848" w:rsidRDefault="00821848">
    <w:pPr>
      <w:pBdr>
        <w:top w:val="nil"/>
        <w:left w:val="nil"/>
        <w:bottom w:val="nil"/>
        <w:right w:val="nil"/>
        <w:between w:val="nil"/>
      </w:pBdr>
      <w:tabs>
        <w:tab w:val="right" w:pos="9540"/>
      </w:tabs>
      <w:ind w:right="-9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A44C94"/>
    <w:multiLevelType w:val="multilevel"/>
    <w:tmpl w:val="2B282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FC2B5F"/>
    <w:multiLevelType w:val="multilevel"/>
    <w:tmpl w:val="15D87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D9560D3"/>
    <w:multiLevelType w:val="multilevel"/>
    <w:tmpl w:val="85A82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81B195F"/>
    <w:multiLevelType w:val="multilevel"/>
    <w:tmpl w:val="ED6AB9BA"/>
    <w:lvl w:ilvl="0">
      <w:start w:val="1"/>
      <w:numFmt w:val="decimal"/>
      <w:lvlText w:val="%1."/>
      <w:lvlJc w:val="left"/>
      <w:pPr>
        <w:ind w:left="5760" w:hanging="720"/>
      </w:pPr>
      <w:rPr>
        <w:b/>
      </w:r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abstractNum w:abstractNumId="4" w15:restartNumberingAfterBreak="0">
    <w:nsid w:val="76950FCC"/>
    <w:multiLevelType w:val="multilevel"/>
    <w:tmpl w:val="52C83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4"/>
  </w:num>
  <w:num w:numId="3">
    <w:abstractNumId w:val="2"/>
  </w:num>
  <w:num w:numId="4">
    <w:abstractNumId w:val="1"/>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cnew@bpa.org">
    <w15:presenceInfo w15:providerId="Windows Live" w15:userId="05af4c94ceecc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848"/>
    <w:rsid w:val="00160C19"/>
    <w:rsid w:val="002B05FB"/>
    <w:rsid w:val="00513CC6"/>
    <w:rsid w:val="00821848"/>
    <w:rsid w:val="00B1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9C30"/>
  <w15:docId w15:val="{93A8FA0E-82D6-F54A-B914-7A272EBC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B3E"/>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F1245D"/>
    <w:pPr>
      <w:keepNext/>
      <w:tabs>
        <w:tab w:val="right" w:pos="9450"/>
      </w:tabs>
      <w:spacing w:before="120" w:after="120"/>
      <w:outlineLvl w:val="4"/>
    </w:p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character" w:styleId="FollowedHyperlink">
    <w:name w:val="FollowedHyperlink"/>
    <w:uiPriority w:val="99"/>
    <w:semiHidden/>
    <w:unhideWhenUsed/>
    <w:rsid w:val="00BD1F6F"/>
    <w:rPr>
      <w:color w:val="954F72"/>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7lVX6QlK3IISZ+Qr7tUhvW7Q==">AMUW2mV6rUtu4FZPtHRzZKADrE2Gau74QS8qQ7JbGxf7qBqvuy7RDwU9KS02l2L2uK60Gx9ch7jL/zAPdQuQTT9HcqzCv/oPyoPYA7UIyl0AUb+CjOkH9xBC2uCynOBIm8K9LgEtDZv2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dcterms:created xsi:type="dcterms:W3CDTF">2020-03-06T14:31:00Z</dcterms:created>
  <dcterms:modified xsi:type="dcterms:W3CDTF">2020-03-06T14:31:00Z</dcterms:modified>
</cp:coreProperties>
</file>