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45D" w:rsidRPr="004510FE" w:rsidRDefault="00FB183A" w:rsidP="00F1245D">
      <w:pPr>
        <w:pStyle w:val="BodyText2"/>
      </w:pPr>
      <w:r w:rsidRPr="000B1B6A">
        <w:rPr>
          <w:noProof/>
        </w:rPr>
        <w:drawing>
          <wp:anchor distT="0" distB="0" distL="114300" distR="114300" simplePos="0" relativeHeight="251659264" behindDoc="1" locked="0" layoutInCell="1" allowOverlap="1" wp14:anchorId="160F232A" wp14:editId="5DC4BF2D">
            <wp:simplePos x="0" y="0"/>
            <wp:positionH relativeFrom="margin">
              <wp:posOffset>1333500</wp:posOffset>
            </wp:positionH>
            <wp:positionV relativeFrom="paragraph">
              <wp:posOffset>27305</wp:posOffset>
            </wp:positionV>
            <wp:extent cx="3461407" cy="1041400"/>
            <wp:effectExtent l="0" t="0" r="5715"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61407" cy="1041400"/>
                    </a:xfrm>
                    <a:prstGeom prst="rect">
                      <a:avLst/>
                    </a:prstGeom>
                  </pic:spPr>
                </pic:pic>
              </a:graphicData>
            </a:graphic>
            <wp14:sizeRelH relativeFrom="margin">
              <wp14:pctWidth>0</wp14:pctWidth>
            </wp14:sizeRelH>
            <wp14:sizeRelV relativeFrom="margin">
              <wp14:pctHeight>0</wp14:pctHeight>
            </wp14:sizeRelV>
          </wp:anchor>
        </w:drawing>
      </w:r>
      <w:ins w:id="0" w:author="amcnew@bpa.org" w:date="2019-10-29T20:10:00Z">
        <w:r>
          <w:rPr>
            <w:noProof/>
            <w:sz w:val="72"/>
          </w:rPr>
          <w:drawing>
            <wp:anchor distT="0" distB="0" distL="114300" distR="114300" simplePos="0" relativeHeight="251658240" behindDoc="1" locked="0" layoutInCell="1" allowOverlap="1" wp14:anchorId="1F719D09" wp14:editId="64A220C2">
              <wp:simplePos x="0" y="0"/>
              <wp:positionH relativeFrom="margin">
                <wp:posOffset>5311140</wp:posOffset>
              </wp:positionH>
              <wp:positionV relativeFrom="paragraph">
                <wp:posOffset>-666750</wp:posOffset>
              </wp:positionV>
              <wp:extent cx="1488635" cy="1565038"/>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fypx[1].png"/>
                      <pic:cNvPicPr/>
                    </pic:nvPicPr>
                    <pic:blipFill rotWithShape="1">
                      <a:blip r:embed="rId8">
                        <a:extLst>
                          <a:ext uri="{28A0092B-C50C-407E-A947-70E740481C1C}">
                            <a14:useLocalDpi xmlns:a14="http://schemas.microsoft.com/office/drawing/2010/main" val="0"/>
                          </a:ext>
                        </a:extLst>
                      </a:blip>
                      <a:srcRect l="53927" t="17338" r="1237" b="4006"/>
                      <a:stretch/>
                    </pic:blipFill>
                    <pic:spPr bwMode="auto">
                      <a:xfrm>
                        <a:off x="0" y="0"/>
                        <a:ext cx="1488635" cy="15650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p>
    <w:p w:rsidR="00FB183A" w:rsidRDefault="00FB183A" w:rsidP="00F1245D">
      <w:pPr>
        <w:pStyle w:val="BodyText2"/>
        <w:rPr>
          <w:sz w:val="72"/>
        </w:rPr>
      </w:pPr>
    </w:p>
    <w:p w:rsidR="00682B04" w:rsidRPr="004510FE" w:rsidRDefault="00CC0E64" w:rsidP="00F1245D">
      <w:pPr>
        <w:pStyle w:val="BodyText2"/>
        <w:rPr>
          <w:sz w:val="72"/>
        </w:rPr>
      </w:pPr>
      <w:r w:rsidRPr="004510FE">
        <w:rPr>
          <w:sz w:val="72"/>
        </w:rPr>
        <w:t>PAYROLL</w:t>
      </w:r>
      <w:r w:rsidR="00A51EF1" w:rsidRPr="004510FE">
        <w:rPr>
          <w:sz w:val="72"/>
        </w:rPr>
        <w:t xml:space="preserve"> </w:t>
      </w:r>
      <w:r w:rsidR="00F1245D" w:rsidRPr="004510FE">
        <w:rPr>
          <w:sz w:val="72"/>
        </w:rPr>
        <w:t>ACCOUNTING</w:t>
      </w:r>
    </w:p>
    <w:p w:rsidR="00F1245D" w:rsidRPr="004510FE" w:rsidRDefault="00F1245D" w:rsidP="00F1245D">
      <w:pPr>
        <w:pStyle w:val="BodyText2"/>
      </w:pPr>
      <w:r w:rsidRPr="004510FE">
        <w:t>(</w:t>
      </w:r>
      <w:r w:rsidR="00F72508">
        <w:t>125</w:t>
      </w:r>
      <w:r w:rsidRPr="004510FE">
        <w:t>)</w:t>
      </w:r>
    </w:p>
    <w:p w:rsidR="00F1245D" w:rsidRPr="004510FE" w:rsidRDefault="00F1245D" w:rsidP="00F1245D">
      <w:pPr>
        <w:pStyle w:val="BodyText2"/>
        <w:rPr>
          <w:b w:val="0"/>
          <w:bCs/>
          <w:sz w:val="24"/>
        </w:rPr>
      </w:pPr>
    </w:p>
    <w:p w:rsidR="00C3007C" w:rsidRDefault="00C3007C" w:rsidP="00C3007C">
      <w:pPr>
        <w:pStyle w:val="BodyText2"/>
        <w:rPr>
          <w:b w:val="0"/>
        </w:rPr>
      </w:pPr>
      <w:r>
        <w:rPr>
          <w:b w:val="0"/>
        </w:rPr>
        <w:t>—Secondary—</w:t>
      </w:r>
    </w:p>
    <w:p w:rsidR="00F1245D" w:rsidRPr="004510FE" w:rsidRDefault="00F1245D" w:rsidP="00F1245D">
      <w:pPr>
        <w:pStyle w:val="BodyText2"/>
        <w:rPr>
          <w:b w:val="0"/>
          <w:sz w:val="22"/>
        </w:rPr>
      </w:pPr>
    </w:p>
    <w:p w:rsidR="00F1245D" w:rsidRPr="00FB183A" w:rsidRDefault="006C77AD" w:rsidP="00F1245D">
      <w:pPr>
        <w:pStyle w:val="BodyText2"/>
        <w:rPr>
          <w:color w:val="C00000"/>
          <w:sz w:val="52"/>
        </w:rPr>
      </w:pPr>
      <w:r w:rsidRPr="00FB183A">
        <w:rPr>
          <w:color w:val="C00000"/>
          <w:sz w:val="52"/>
        </w:rPr>
        <w:t>STATE</w:t>
      </w:r>
      <w:r w:rsidR="00682B04" w:rsidRPr="00FB183A">
        <w:rPr>
          <w:color w:val="C00000"/>
          <w:sz w:val="52"/>
        </w:rPr>
        <w:t xml:space="preserve"> </w:t>
      </w:r>
      <w:r w:rsidR="00F1245D" w:rsidRPr="00FB183A">
        <w:rPr>
          <w:color w:val="C00000"/>
          <w:sz w:val="52"/>
        </w:rPr>
        <w:t xml:space="preserve">– </w:t>
      </w:r>
      <w:r w:rsidR="0042234E" w:rsidRPr="00FB183A">
        <w:rPr>
          <w:color w:val="C00000"/>
          <w:sz w:val="52"/>
        </w:rPr>
        <w:t>2020</w:t>
      </w:r>
    </w:p>
    <w:p w:rsidR="00F1245D" w:rsidRPr="004510FE" w:rsidRDefault="00F1245D" w:rsidP="00F1245D">
      <w:pPr>
        <w:pStyle w:val="BodyText2"/>
        <w:rPr>
          <w:b w:val="0"/>
          <w:sz w:val="52"/>
        </w:rPr>
      </w:pPr>
    </w:p>
    <w:p w:rsidR="00F1245D" w:rsidRPr="004510FE" w:rsidRDefault="00F55ED1" w:rsidP="00F1245D">
      <w:pPr>
        <w:jc w:val="both"/>
        <w:rPr>
          <w:b/>
          <w:sz w:val="24"/>
        </w:rPr>
      </w:pPr>
      <w:r w:rsidRPr="004510FE">
        <w:tab/>
        <w:t xml:space="preserve">   </w:t>
      </w:r>
      <w:r w:rsidRPr="004510FE">
        <w:rPr>
          <w:b/>
          <w:sz w:val="24"/>
        </w:rPr>
        <w:t>Multiple Choice &amp; Short Answer:</w:t>
      </w:r>
    </w:p>
    <w:p w:rsidR="00F55ED1" w:rsidRPr="004510FE" w:rsidRDefault="00F55ED1" w:rsidP="00F1245D">
      <w:pPr>
        <w:jc w:val="both"/>
        <w:rPr>
          <w:b/>
          <w:sz w:val="24"/>
        </w:rPr>
      </w:pPr>
    </w:p>
    <w:p w:rsidR="001C4797" w:rsidRPr="004510FE" w:rsidRDefault="00D371AC" w:rsidP="004510FE">
      <w:pPr>
        <w:tabs>
          <w:tab w:val="left" w:pos="6300"/>
          <w:tab w:val="left" w:leader="underscore" w:pos="8010"/>
        </w:tabs>
        <w:ind w:left="1440" w:right="18"/>
        <w:rPr>
          <w:sz w:val="22"/>
          <w:szCs w:val="22"/>
        </w:rPr>
      </w:pPr>
      <w:r w:rsidRPr="004510FE">
        <w:rPr>
          <w:sz w:val="22"/>
          <w:szCs w:val="22"/>
        </w:rPr>
        <w:t>Multiple Choice (1</w:t>
      </w:r>
      <w:r w:rsidR="00CF43BA">
        <w:rPr>
          <w:sz w:val="22"/>
          <w:szCs w:val="22"/>
        </w:rPr>
        <w:t xml:space="preserve">5 </w:t>
      </w:r>
      <w:r w:rsidRPr="004510FE">
        <w:rPr>
          <w:sz w:val="22"/>
          <w:szCs w:val="22"/>
        </w:rPr>
        <w:t xml:space="preserve">@ </w:t>
      </w:r>
      <w:r w:rsidR="00DE0B2B" w:rsidRPr="004510FE">
        <w:rPr>
          <w:sz w:val="22"/>
          <w:szCs w:val="22"/>
        </w:rPr>
        <w:t>2</w:t>
      </w:r>
      <w:r w:rsidR="001C4797" w:rsidRPr="004510FE">
        <w:rPr>
          <w:sz w:val="22"/>
          <w:szCs w:val="22"/>
        </w:rPr>
        <w:t xml:space="preserve"> points each)</w:t>
      </w:r>
      <w:r w:rsidR="001C4797" w:rsidRPr="004510FE">
        <w:rPr>
          <w:sz w:val="22"/>
          <w:szCs w:val="22"/>
        </w:rPr>
        <w:tab/>
      </w:r>
      <w:r w:rsidR="001C4797" w:rsidRPr="004510FE">
        <w:rPr>
          <w:sz w:val="22"/>
          <w:szCs w:val="22"/>
        </w:rPr>
        <w:tab/>
        <w:t xml:space="preserve"> (</w:t>
      </w:r>
      <w:r w:rsidR="00CF43BA">
        <w:rPr>
          <w:sz w:val="22"/>
          <w:szCs w:val="22"/>
        </w:rPr>
        <w:t>3</w:t>
      </w:r>
      <w:r w:rsidRPr="004510FE">
        <w:rPr>
          <w:sz w:val="22"/>
          <w:szCs w:val="22"/>
        </w:rPr>
        <w:t>0</w:t>
      </w:r>
      <w:r w:rsidR="004510FE" w:rsidRPr="004510FE">
        <w:rPr>
          <w:sz w:val="22"/>
          <w:szCs w:val="22"/>
        </w:rPr>
        <w:t xml:space="preserve"> points</w:t>
      </w:r>
      <w:r w:rsidR="001C4797" w:rsidRPr="004510FE">
        <w:rPr>
          <w:sz w:val="22"/>
          <w:szCs w:val="22"/>
        </w:rPr>
        <w:t>)</w:t>
      </w:r>
    </w:p>
    <w:p w:rsidR="001C4797" w:rsidRPr="004510FE" w:rsidRDefault="001C4797" w:rsidP="004510FE">
      <w:pPr>
        <w:tabs>
          <w:tab w:val="left" w:pos="6300"/>
          <w:tab w:val="left" w:leader="underscore" w:pos="8010"/>
        </w:tabs>
        <w:ind w:left="1440" w:right="18"/>
        <w:rPr>
          <w:sz w:val="22"/>
          <w:szCs w:val="22"/>
        </w:rPr>
      </w:pPr>
    </w:p>
    <w:p w:rsidR="001C4797" w:rsidRDefault="00CF43BA" w:rsidP="004510FE">
      <w:pPr>
        <w:tabs>
          <w:tab w:val="left" w:pos="6300"/>
          <w:tab w:val="left" w:leader="underscore" w:pos="8010"/>
        </w:tabs>
        <w:ind w:left="1440" w:right="18"/>
        <w:rPr>
          <w:sz w:val="22"/>
          <w:szCs w:val="22"/>
        </w:rPr>
      </w:pPr>
      <w:r>
        <w:rPr>
          <w:sz w:val="22"/>
          <w:szCs w:val="22"/>
        </w:rPr>
        <w:t>Matching</w:t>
      </w:r>
      <w:r w:rsidR="00940BED" w:rsidRPr="004510FE">
        <w:rPr>
          <w:sz w:val="22"/>
          <w:szCs w:val="22"/>
        </w:rPr>
        <w:t xml:space="preserve"> (</w:t>
      </w:r>
      <w:r>
        <w:rPr>
          <w:sz w:val="22"/>
          <w:szCs w:val="22"/>
        </w:rPr>
        <w:t>8</w:t>
      </w:r>
      <w:r w:rsidR="00940BED" w:rsidRPr="004510FE">
        <w:rPr>
          <w:sz w:val="22"/>
          <w:szCs w:val="22"/>
        </w:rPr>
        <w:t xml:space="preserve"> @ 2</w:t>
      </w:r>
      <w:r w:rsidR="00B07639" w:rsidRPr="004510FE">
        <w:rPr>
          <w:sz w:val="22"/>
          <w:szCs w:val="22"/>
        </w:rPr>
        <w:t xml:space="preserve"> points each)</w:t>
      </w:r>
      <w:r w:rsidR="00246A9F" w:rsidRPr="004510FE">
        <w:rPr>
          <w:sz w:val="22"/>
          <w:szCs w:val="22"/>
        </w:rPr>
        <w:tab/>
      </w:r>
      <w:r w:rsidR="00246A9F" w:rsidRPr="004510FE">
        <w:rPr>
          <w:sz w:val="22"/>
          <w:szCs w:val="22"/>
        </w:rPr>
        <w:tab/>
      </w:r>
      <w:r>
        <w:rPr>
          <w:sz w:val="22"/>
          <w:szCs w:val="22"/>
        </w:rPr>
        <w:t xml:space="preserve"> (16</w:t>
      </w:r>
      <w:r w:rsidR="00246A9F" w:rsidRPr="004510FE">
        <w:rPr>
          <w:sz w:val="22"/>
          <w:szCs w:val="22"/>
        </w:rPr>
        <w:t xml:space="preserve"> </w:t>
      </w:r>
      <w:r w:rsidR="004510FE" w:rsidRPr="004510FE">
        <w:rPr>
          <w:sz w:val="22"/>
          <w:szCs w:val="22"/>
        </w:rPr>
        <w:t>points</w:t>
      </w:r>
      <w:r w:rsidR="001C4797" w:rsidRPr="004510FE">
        <w:rPr>
          <w:sz w:val="22"/>
          <w:szCs w:val="22"/>
        </w:rPr>
        <w:t>)</w:t>
      </w:r>
    </w:p>
    <w:p w:rsidR="00CF43BA" w:rsidRDefault="00CF43BA" w:rsidP="004510FE">
      <w:pPr>
        <w:tabs>
          <w:tab w:val="left" w:pos="6300"/>
          <w:tab w:val="left" w:leader="underscore" w:pos="8010"/>
        </w:tabs>
        <w:ind w:left="1440" w:right="18"/>
        <w:rPr>
          <w:sz w:val="22"/>
          <w:szCs w:val="22"/>
        </w:rPr>
      </w:pPr>
    </w:p>
    <w:p w:rsidR="00CF43BA" w:rsidRDefault="00CF43BA" w:rsidP="004510FE">
      <w:pPr>
        <w:tabs>
          <w:tab w:val="left" w:pos="6300"/>
          <w:tab w:val="left" w:leader="underscore" w:pos="8010"/>
        </w:tabs>
        <w:ind w:left="1440" w:right="18"/>
        <w:rPr>
          <w:sz w:val="22"/>
          <w:szCs w:val="22"/>
        </w:rPr>
      </w:pPr>
      <w:r>
        <w:rPr>
          <w:sz w:val="22"/>
          <w:szCs w:val="22"/>
        </w:rPr>
        <w:t xml:space="preserve">Short Answer </w:t>
      </w:r>
      <w:r w:rsidR="00515E8E">
        <w:rPr>
          <w:sz w:val="22"/>
          <w:szCs w:val="22"/>
        </w:rPr>
        <w:t>(1</w:t>
      </w:r>
      <w:r w:rsidR="00B04DBC">
        <w:rPr>
          <w:sz w:val="22"/>
          <w:szCs w:val="22"/>
        </w:rPr>
        <w:t>7</w:t>
      </w:r>
      <w:r w:rsidR="00515E8E">
        <w:rPr>
          <w:sz w:val="22"/>
          <w:szCs w:val="22"/>
        </w:rPr>
        <w:t xml:space="preserve"> @ 2 points each)</w:t>
      </w:r>
      <w:r w:rsidR="00515E8E">
        <w:rPr>
          <w:sz w:val="22"/>
          <w:szCs w:val="22"/>
        </w:rPr>
        <w:tab/>
        <w:t>________________ (</w:t>
      </w:r>
      <w:r w:rsidR="00B04DBC">
        <w:rPr>
          <w:sz w:val="22"/>
          <w:szCs w:val="22"/>
        </w:rPr>
        <w:t>34</w:t>
      </w:r>
      <w:r w:rsidR="00515E8E">
        <w:rPr>
          <w:sz w:val="22"/>
          <w:szCs w:val="22"/>
        </w:rPr>
        <w:t xml:space="preserve"> points)</w:t>
      </w:r>
    </w:p>
    <w:p w:rsidR="00CF43BA" w:rsidRPr="004510FE" w:rsidRDefault="00CF43BA" w:rsidP="004510FE">
      <w:pPr>
        <w:tabs>
          <w:tab w:val="left" w:pos="6300"/>
          <w:tab w:val="left" w:leader="underscore" w:pos="8010"/>
        </w:tabs>
        <w:ind w:left="1440" w:right="18"/>
        <w:rPr>
          <w:sz w:val="22"/>
          <w:szCs w:val="22"/>
        </w:rPr>
      </w:pPr>
    </w:p>
    <w:p w:rsidR="001C4797" w:rsidRPr="004510FE" w:rsidRDefault="001C4797" w:rsidP="004510FE">
      <w:pPr>
        <w:tabs>
          <w:tab w:val="left" w:pos="5580"/>
          <w:tab w:val="left" w:leader="underscore" w:pos="7380"/>
          <w:tab w:val="left" w:leader="underscore" w:pos="8010"/>
        </w:tabs>
        <w:ind w:left="900" w:right="900"/>
        <w:rPr>
          <w:sz w:val="22"/>
          <w:szCs w:val="22"/>
        </w:rPr>
      </w:pPr>
    </w:p>
    <w:p w:rsidR="001C4797" w:rsidRPr="004510FE" w:rsidRDefault="001C4797" w:rsidP="004510FE">
      <w:pPr>
        <w:tabs>
          <w:tab w:val="left" w:pos="5580"/>
          <w:tab w:val="left" w:leader="underscore" w:pos="7380"/>
          <w:tab w:val="left" w:leader="underscore" w:pos="8010"/>
        </w:tabs>
        <w:ind w:left="900" w:right="900"/>
        <w:rPr>
          <w:b/>
          <w:sz w:val="24"/>
          <w:szCs w:val="22"/>
        </w:rPr>
      </w:pPr>
      <w:r w:rsidRPr="004510FE">
        <w:rPr>
          <w:b/>
          <w:sz w:val="24"/>
          <w:szCs w:val="22"/>
        </w:rPr>
        <w:t>Production</w:t>
      </w:r>
      <w:r w:rsidR="00F55ED1" w:rsidRPr="004510FE">
        <w:rPr>
          <w:b/>
          <w:sz w:val="24"/>
          <w:szCs w:val="22"/>
        </w:rPr>
        <w:t>:</w:t>
      </w:r>
    </w:p>
    <w:p w:rsidR="00F55ED1" w:rsidRPr="004510FE" w:rsidRDefault="00F55ED1" w:rsidP="004510FE">
      <w:pPr>
        <w:tabs>
          <w:tab w:val="left" w:pos="5580"/>
          <w:tab w:val="left" w:leader="underscore" w:pos="7380"/>
          <w:tab w:val="left" w:leader="underscore" w:pos="8010"/>
        </w:tabs>
        <w:ind w:left="900" w:right="900"/>
        <w:rPr>
          <w:b/>
          <w:sz w:val="24"/>
          <w:szCs w:val="22"/>
        </w:rPr>
      </w:pPr>
    </w:p>
    <w:p w:rsidR="001C4797" w:rsidRPr="004510FE" w:rsidRDefault="004510FE" w:rsidP="004510FE">
      <w:pPr>
        <w:tabs>
          <w:tab w:val="left" w:pos="6300"/>
          <w:tab w:val="left" w:leader="underscore" w:pos="8010"/>
        </w:tabs>
        <w:spacing w:after="240"/>
        <w:ind w:left="1440" w:right="-72"/>
        <w:rPr>
          <w:sz w:val="22"/>
          <w:szCs w:val="22"/>
        </w:rPr>
      </w:pPr>
      <w:r>
        <w:rPr>
          <w:sz w:val="22"/>
          <w:szCs w:val="22"/>
        </w:rPr>
        <w:t>Job</w:t>
      </w:r>
      <w:r w:rsidR="00940BED" w:rsidRPr="004510FE">
        <w:rPr>
          <w:sz w:val="22"/>
          <w:szCs w:val="22"/>
        </w:rPr>
        <w:t xml:space="preserve"> 1:</w:t>
      </w:r>
      <w:r w:rsidR="004F4096">
        <w:rPr>
          <w:sz w:val="22"/>
          <w:szCs w:val="22"/>
        </w:rPr>
        <w:t xml:space="preserve">  Calculating Payroll (46 @ 1 point each)</w:t>
      </w:r>
      <w:r w:rsidR="00246A9F" w:rsidRPr="004510FE">
        <w:rPr>
          <w:sz w:val="22"/>
          <w:szCs w:val="22"/>
        </w:rPr>
        <w:tab/>
      </w:r>
      <w:r w:rsidR="00246A9F" w:rsidRPr="004510FE">
        <w:rPr>
          <w:sz w:val="22"/>
          <w:szCs w:val="22"/>
        </w:rPr>
        <w:tab/>
        <w:t xml:space="preserve"> (</w:t>
      </w:r>
      <w:r w:rsidR="004F4096">
        <w:rPr>
          <w:sz w:val="22"/>
          <w:szCs w:val="22"/>
        </w:rPr>
        <w:t xml:space="preserve">46 </w:t>
      </w:r>
      <w:r w:rsidRPr="004510FE">
        <w:rPr>
          <w:sz w:val="22"/>
          <w:szCs w:val="22"/>
        </w:rPr>
        <w:t>points</w:t>
      </w:r>
      <w:r w:rsidR="001C4797" w:rsidRPr="004510FE">
        <w:rPr>
          <w:sz w:val="22"/>
          <w:szCs w:val="22"/>
        </w:rPr>
        <w:t>)</w:t>
      </w:r>
    </w:p>
    <w:p w:rsidR="001C4797" w:rsidRPr="004510FE" w:rsidRDefault="004510FE" w:rsidP="004510FE">
      <w:pPr>
        <w:tabs>
          <w:tab w:val="left" w:pos="6300"/>
          <w:tab w:val="left" w:leader="underscore" w:pos="8010"/>
        </w:tabs>
        <w:spacing w:after="240"/>
        <w:ind w:left="1440" w:right="-72"/>
        <w:rPr>
          <w:sz w:val="22"/>
          <w:szCs w:val="22"/>
        </w:rPr>
      </w:pPr>
      <w:r>
        <w:rPr>
          <w:sz w:val="22"/>
          <w:szCs w:val="22"/>
        </w:rPr>
        <w:t xml:space="preserve">Job </w:t>
      </w:r>
      <w:r w:rsidR="001C4797" w:rsidRPr="004510FE">
        <w:rPr>
          <w:sz w:val="22"/>
          <w:szCs w:val="22"/>
        </w:rPr>
        <w:t xml:space="preserve">2:  </w:t>
      </w:r>
      <w:r w:rsidR="00B04DBC">
        <w:rPr>
          <w:sz w:val="22"/>
          <w:szCs w:val="22"/>
        </w:rPr>
        <w:t>Payroll Transaction (12 @ 2</w:t>
      </w:r>
      <w:r w:rsidR="004F4096">
        <w:rPr>
          <w:sz w:val="22"/>
          <w:szCs w:val="22"/>
        </w:rPr>
        <w:t xml:space="preserve"> point each)</w:t>
      </w:r>
      <w:r w:rsidR="004F4096">
        <w:rPr>
          <w:sz w:val="22"/>
          <w:szCs w:val="22"/>
        </w:rPr>
        <w:tab/>
      </w:r>
      <w:r w:rsidRPr="004510FE">
        <w:rPr>
          <w:sz w:val="22"/>
          <w:szCs w:val="22"/>
        </w:rPr>
        <w:tab/>
        <w:t xml:space="preserve"> </w:t>
      </w:r>
      <w:r w:rsidR="00246A9F" w:rsidRPr="004510FE">
        <w:rPr>
          <w:sz w:val="22"/>
          <w:szCs w:val="22"/>
        </w:rPr>
        <w:t>(</w:t>
      </w:r>
      <w:r w:rsidR="00B04DBC">
        <w:rPr>
          <w:sz w:val="22"/>
          <w:szCs w:val="22"/>
        </w:rPr>
        <w:t>24</w:t>
      </w:r>
      <w:r w:rsidR="004F4096">
        <w:rPr>
          <w:sz w:val="22"/>
          <w:szCs w:val="22"/>
        </w:rPr>
        <w:t xml:space="preserve"> </w:t>
      </w:r>
      <w:r w:rsidRPr="004510FE">
        <w:rPr>
          <w:sz w:val="22"/>
          <w:szCs w:val="22"/>
        </w:rPr>
        <w:t>points</w:t>
      </w:r>
      <w:r w:rsidR="001C4797" w:rsidRPr="004510FE">
        <w:rPr>
          <w:sz w:val="22"/>
          <w:szCs w:val="22"/>
        </w:rPr>
        <w:t>)</w:t>
      </w:r>
    </w:p>
    <w:p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B04DBC">
        <w:rPr>
          <w:b/>
          <w:i/>
          <w:sz w:val="24"/>
          <w:szCs w:val="22"/>
        </w:rPr>
        <w:t>150</w:t>
      </w:r>
      <w:r w:rsidR="004F4096">
        <w:rPr>
          <w:b/>
          <w:i/>
          <w:sz w:val="24"/>
          <w:szCs w:val="22"/>
        </w:rPr>
        <w:t xml:space="preserve"> </w:t>
      </w:r>
      <w:r w:rsidR="00B07639" w:rsidRPr="004510FE">
        <w:rPr>
          <w:b/>
          <w:i/>
          <w:sz w:val="24"/>
          <w:szCs w:val="22"/>
        </w:rPr>
        <w:t>points</w:t>
      </w:r>
      <w:r w:rsidR="001C4797" w:rsidRPr="004510FE">
        <w:rPr>
          <w:b/>
          <w:i/>
          <w:sz w:val="24"/>
          <w:szCs w:val="22"/>
        </w:rPr>
        <w:t>)</w:t>
      </w:r>
    </w:p>
    <w:p w:rsidR="00F1245D" w:rsidRPr="004510FE" w:rsidRDefault="00F1245D" w:rsidP="00F1245D">
      <w:pPr>
        <w:jc w:val="both"/>
        <w:rPr>
          <w:sz w:val="18"/>
        </w:rPr>
      </w:pPr>
    </w:p>
    <w:p w:rsidR="00F1245D" w:rsidRPr="004510FE" w:rsidRDefault="00F1245D" w:rsidP="00F1245D">
      <w:pPr>
        <w:tabs>
          <w:tab w:val="left" w:pos="1440"/>
          <w:tab w:val="left" w:pos="2880"/>
          <w:tab w:val="left" w:pos="6480"/>
          <w:tab w:val="right" w:pos="8640"/>
        </w:tabs>
        <w:rPr>
          <w:b/>
          <w:iCs/>
          <w:sz w:val="24"/>
        </w:rPr>
      </w:pPr>
    </w:p>
    <w:p w:rsidR="00F55ED1" w:rsidRPr="004510FE" w:rsidRDefault="005A1F88"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728" behindDoc="1" locked="0" layoutInCell="1" allowOverlap="1">
                <wp:simplePos x="0" y="0"/>
                <wp:positionH relativeFrom="column">
                  <wp:posOffset>-80010</wp:posOffset>
                </wp:positionH>
                <wp:positionV relativeFrom="paragraph">
                  <wp:posOffset>36195</wp:posOffset>
                </wp:positionV>
                <wp:extent cx="6296025" cy="894080"/>
                <wp:effectExtent l="9525" t="5715" r="9525" b="508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rsidR="005A49D9" w:rsidRDefault="005A49D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6.3pt;margin-top:2.85pt;width:495.75pt;height:70.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" fillcolor="#d8d8d8">
                <v:textbox>
                  <w:txbxContent>
                    <w:p w:rsidR="005A49D9" w:rsidRDefault="005A49D9"/>
                  </w:txbxContent>
                </v:textbox>
              </v:shape>
            </w:pict>
          </mc:Fallback>
        </mc:AlternateContent>
      </w:r>
    </w:p>
    <w:p w:rsidR="00F1245D" w:rsidRPr="00CB03C3" w:rsidRDefault="00CB03C3" w:rsidP="00CB03C3">
      <w:pPr>
        <w:ind w:right="90"/>
        <w:jc w:val="center"/>
        <w:rPr>
          <w:b/>
          <w:sz w:val="40"/>
          <w:szCs w:val="22"/>
        </w:rPr>
      </w:pPr>
      <w:r w:rsidRPr="00CB03C3">
        <w:rPr>
          <w:b/>
          <w:sz w:val="40"/>
        </w:rPr>
        <w:t>Judge/Graders: Please double check and verify all scores and answer keys!</w:t>
      </w:r>
    </w:p>
    <w:p w:rsidR="00F1245D" w:rsidRDefault="00F1245D" w:rsidP="00F1245D">
      <w:pPr>
        <w:pStyle w:val="Header"/>
        <w:tabs>
          <w:tab w:val="clear" w:pos="4320"/>
          <w:tab w:val="clear" w:pos="8640"/>
          <w:tab w:val="left" w:pos="-1440"/>
        </w:tabs>
        <w:jc w:val="center"/>
        <w:rPr>
          <w:sz w:val="22"/>
        </w:rPr>
      </w:pPr>
    </w:p>
    <w:p w:rsidR="00CB03C3" w:rsidRDefault="00CB03C3" w:rsidP="00F1245D">
      <w:pPr>
        <w:pStyle w:val="Header"/>
        <w:tabs>
          <w:tab w:val="clear" w:pos="4320"/>
          <w:tab w:val="clear" w:pos="8640"/>
          <w:tab w:val="left" w:pos="-1440"/>
        </w:tabs>
        <w:jc w:val="center"/>
        <w:rPr>
          <w:sz w:val="22"/>
        </w:rPr>
      </w:pPr>
    </w:p>
    <w:p w:rsidR="00CB03C3" w:rsidRPr="004510FE" w:rsidRDefault="00CB03C3" w:rsidP="00F1245D">
      <w:pPr>
        <w:pStyle w:val="Header"/>
        <w:tabs>
          <w:tab w:val="clear" w:pos="4320"/>
          <w:tab w:val="clear" w:pos="8640"/>
          <w:tab w:val="left" w:pos="-1440"/>
        </w:tabs>
        <w:jc w:val="center"/>
        <w:rPr>
          <w:sz w:val="22"/>
        </w:rPr>
      </w:pP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rsidR="00F1245D" w:rsidRPr="004510FE" w:rsidRDefault="00F1245D" w:rsidP="00F1245D">
      <w:pPr>
        <w:jc w:val="both"/>
      </w:pPr>
    </w:p>
    <w:p w:rsidR="00CF43BA" w:rsidRDefault="00CF43BA" w:rsidP="001962B9">
      <w:pPr>
        <w:ind w:left="360" w:hanging="360"/>
        <w:rPr>
          <w:sz w:val="22"/>
          <w:szCs w:val="22"/>
        </w:rPr>
      </w:pPr>
    </w:p>
    <w:p w:rsidR="00C3007C" w:rsidRDefault="00C3007C" w:rsidP="001962B9">
      <w:pPr>
        <w:ind w:left="360" w:hanging="360"/>
        <w:rPr>
          <w:b/>
          <w:sz w:val="24"/>
          <w:szCs w:val="24"/>
        </w:rPr>
      </w:pPr>
    </w:p>
    <w:p w:rsidR="00CF43BA" w:rsidRPr="00CF43BA" w:rsidRDefault="00CF43BA" w:rsidP="001962B9">
      <w:pPr>
        <w:ind w:left="360" w:hanging="360"/>
        <w:rPr>
          <w:sz w:val="28"/>
          <w:szCs w:val="28"/>
        </w:rPr>
      </w:pPr>
      <w:r>
        <w:rPr>
          <w:b/>
          <w:sz w:val="24"/>
          <w:szCs w:val="24"/>
        </w:rPr>
        <w:t>MULTIPLE CHOICE</w:t>
      </w:r>
      <w:r w:rsidRPr="00A22703">
        <w:rPr>
          <w:b/>
          <w:sz w:val="24"/>
          <w:szCs w:val="24"/>
        </w:rPr>
        <w:t>:</w:t>
      </w:r>
      <w:r>
        <w:rPr>
          <w:b/>
          <w:sz w:val="28"/>
          <w:szCs w:val="28"/>
        </w:rPr>
        <w:t xml:space="preserve"> </w:t>
      </w:r>
      <w:r w:rsidRPr="00CF43BA">
        <w:rPr>
          <w:sz w:val="28"/>
          <w:szCs w:val="28"/>
        </w:rPr>
        <w:t>(15 @ 2</w:t>
      </w:r>
      <w:r>
        <w:rPr>
          <w:sz w:val="28"/>
          <w:szCs w:val="28"/>
        </w:rPr>
        <w:t xml:space="preserve"> points each</w:t>
      </w:r>
      <w:r w:rsidRPr="00CF43BA">
        <w:rPr>
          <w:sz w:val="28"/>
          <w:szCs w:val="28"/>
        </w:rPr>
        <w:t xml:space="preserve">=30 </w:t>
      </w:r>
      <w:r>
        <w:rPr>
          <w:sz w:val="28"/>
          <w:szCs w:val="28"/>
        </w:rPr>
        <w:t>points</w:t>
      </w:r>
      <w:r w:rsidRPr="00CF43BA">
        <w:rPr>
          <w:sz w:val="28"/>
          <w:szCs w:val="28"/>
        </w:rPr>
        <w:t>)</w:t>
      </w:r>
    </w:p>
    <w:p w:rsidR="00CF43BA" w:rsidRDefault="00CF43BA" w:rsidP="001962B9">
      <w:pPr>
        <w:ind w:left="360" w:hanging="360"/>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1026"/>
      </w:tblGrid>
      <w:tr w:rsidR="00CF43BA" w:rsidRPr="00C3007C" w:rsidTr="00D02876">
        <w:tc>
          <w:tcPr>
            <w:tcW w:w="864" w:type="dxa"/>
            <w:shd w:val="clear" w:color="auto" w:fill="auto"/>
          </w:tcPr>
          <w:p w:rsidR="00CF43BA" w:rsidRPr="00C3007C" w:rsidRDefault="00CF43BA" w:rsidP="00D02876">
            <w:pPr>
              <w:tabs>
                <w:tab w:val="right" w:pos="648"/>
              </w:tabs>
              <w:ind w:left="-90"/>
              <w:rPr>
                <w:sz w:val="28"/>
                <w:szCs w:val="28"/>
              </w:rPr>
            </w:pPr>
            <w:r w:rsidRPr="00C3007C">
              <w:rPr>
                <w:sz w:val="28"/>
                <w:szCs w:val="28"/>
              </w:rPr>
              <w:t xml:space="preserve"> 1.</w:t>
            </w:r>
          </w:p>
        </w:tc>
        <w:tc>
          <w:tcPr>
            <w:tcW w:w="1026" w:type="dxa"/>
            <w:shd w:val="clear" w:color="auto" w:fill="auto"/>
          </w:tcPr>
          <w:p w:rsidR="00CF43BA" w:rsidRPr="00C3007C" w:rsidRDefault="00CF43BA" w:rsidP="001962B9">
            <w:pPr>
              <w:rPr>
                <w:sz w:val="28"/>
                <w:szCs w:val="28"/>
              </w:rPr>
            </w:pPr>
            <w:r w:rsidRPr="00C3007C">
              <w:rPr>
                <w:sz w:val="28"/>
                <w:szCs w:val="28"/>
              </w:rPr>
              <w:t>A</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2.</w:t>
            </w:r>
          </w:p>
        </w:tc>
        <w:tc>
          <w:tcPr>
            <w:tcW w:w="1026" w:type="dxa"/>
            <w:shd w:val="clear" w:color="auto" w:fill="auto"/>
          </w:tcPr>
          <w:p w:rsidR="00CF43BA" w:rsidRPr="00C3007C" w:rsidRDefault="00CF43BA" w:rsidP="001962B9">
            <w:pPr>
              <w:rPr>
                <w:sz w:val="28"/>
                <w:szCs w:val="28"/>
              </w:rPr>
            </w:pPr>
            <w:r w:rsidRPr="00C3007C">
              <w:rPr>
                <w:sz w:val="28"/>
                <w:szCs w:val="28"/>
              </w:rPr>
              <w:t>B</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3.</w:t>
            </w:r>
          </w:p>
        </w:tc>
        <w:tc>
          <w:tcPr>
            <w:tcW w:w="1026" w:type="dxa"/>
            <w:shd w:val="clear" w:color="auto" w:fill="auto"/>
          </w:tcPr>
          <w:p w:rsidR="00CF43BA" w:rsidRPr="00C3007C" w:rsidRDefault="00CF43BA" w:rsidP="001962B9">
            <w:pPr>
              <w:rPr>
                <w:sz w:val="28"/>
                <w:szCs w:val="28"/>
              </w:rPr>
            </w:pPr>
            <w:r w:rsidRPr="00C3007C">
              <w:rPr>
                <w:sz w:val="28"/>
                <w:szCs w:val="28"/>
              </w:rPr>
              <w:t>B</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4.</w:t>
            </w:r>
          </w:p>
        </w:tc>
        <w:tc>
          <w:tcPr>
            <w:tcW w:w="1026" w:type="dxa"/>
            <w:shd w:val="clear" w:color="auto" w:fill="auto"/>
          </w:tcPr>
          <w:p w:rsidR="00CF43BA" w:rsidRPr="00C3007C" w:rsidRDefault="00B04DBC" w:rsidP="001962B9">
            <w:pPr>
              <w:rPr>
                <w:sz w:val="28"/>
                <w:szCs w:val="28"/>
              </w:rPr>
            </w:pPr>
            <w:r>
              <w:rPr>
                <w:sz w:val="28"/>
                <w:szCs w:val="28"/>
              </w:rPr>
              <w:t>A</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5.</w:t>
            </w:r>
          </w:p>
        </w:tc>
        <w:tc>
          <w:tcPr>
            <w:tcW w:w="1026" w:type="dxa"/>
            <w:shd w:val="clear" w:color="auto" w:fill="auto"/>
          </w:tcPr>
          <w:p w:rsidR="00CF43BA" w:rsidRPr="00C3007C" w:rsidRDefault="00CF43BA" w:rsidP="001962B9">
            <w:pPr>
              <w:rPr>
                <w:sz w:val="28"/>
                <w:szCs w:val="28"/>
              </w:rPr>
            </w:pPr>
            <w:r w:rsidRPr="00C3007C">
              <w:rPr>
                <w:sz w:val="28"/>
                <w:szCs w:val="28"/>
              </w:rPr>
              <w:t>D</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6.</w:t>
            </w:r>
          </w:p>
        </w:tc>
        <w:tc>
          <w:tcPr>
            <w:tcW w:w="1026" w:type="dxa"/>
            <w:shd w:val="clear" w:color="auto" w:fill="auto"/>
          </w:tcPr>
          <w:p w:rsidR="00CF43BA" w:rsidRPr="00C3007C" w:rsidRDefault="00CF43BA" w:rsidP="001962B9">
            <w:pPr>
              <w:rPr>
                <w:sz w:val="28"/>
                <w:szCs w:val="28"/>
              </w:rPr>
            </w:pPr>
            <w:r w:rsidRPr="00C3007C">
              <w:rPr>
                <w:sz w:val="28"/>
                <w:szCs w:val="28"/>
              </w:rPr>
              <w:t>A</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7.</w:t>
            </w:r>
          </w:p>
        </w:tc>
        <w:tc>
          <w:tcPr>
            <w:tcW w:w="1026" w:type="dxa"/>
            <w:shd w:val="clear" w:color="auto" w:fill="auto"/>
          </w:tcPr>
          <w:p w:rsidR="00CF43BA" w:rsidRPr="00C3007C" w:rsidRDefault="00B04DBC" w:rsidP="001962B9">
            <w:pPr>
              <w:rPr>
                <w:sz w:val="28"/>
                <w:szCs w:val="28"/>
              </w:rPr>
            </w:pPr>
            <w:r>
              <w:rPr>
                <w:sz w:val="28"/>
                <w:szCs w:val="28"/>
              </w:rPr>
              <w:t>B</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8.</w:t>
            </w:r>
          </w:p>
        </w:tc>
        <w:tc>
          <w:tcPr>
            <w:tcW w:w="1026" w:type="dxa"/>
            <w:shd w:val="clear" w:color="auto" w:fill="auto"/>
          </w:tcPr>
          <w:p w:rsidR="00CF43BA" w:rsidRPr="00C3007C" w:rsidRDefault="00B04DBC" w:rsidP="001962B9">
            <w:pPr>
              <w:rPr>
                <w:sz w:val="28"/>
                <w:szCs w:val="28"/>
              </w:rPr>
            </w:pPr>
            <w:r>
              <w:rPr>
                <w:sz w:val="28"/>
                <w:szCs w:val="28"/>
              </w:rPr>
              <w:t>C</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9.</w:t>
            </w:r>
          </w:p>
        </w:tc>
        <w:tc>
          <w:tcPr>
            <w:tcW w:w="1026" w:type="dxa"/>
            <w:shd w:val="clear" w:color="auto" w:fill="auto"/>
          </w:tcPr>
          <w:p w:rsidR="00CF43BA" w:rsidRPr="00C3007C" w:rsidRDefault="00B04DBC" w:rsidP="001962B9">
            <w:pPr>
              <w:rPr>
                <w:sz w:val="28"/>
                <w:szCs w:val="28"/>
              </w:rPr>
            </w:pPr>
            <w:r>
              <w:rPr>
                <w:sz w:val="28"/>
                <w:szCs w:val="28"/>
              </w:rPr>
              <w:t>D</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10.</w:t>
            </w:r>
          </w:p>
        </w:tc>
        <w:tc>
          <w:tcPr>
            <w:tcW w:w="1026" w:type="dxa"/>
            <w:shd w:val="clear" w:color="auto" w:fill="auto"/>
          </w:tcPr>
          <w:p w:rsidR="00CF43BA" w:rsidRPr="00C3007C" w:rsidRDefault="007C2339" w:rsidP="001962B9">
            <w:pPr>
              <w:rPr>
                <w:sz w:val="28"/>
                <w:szCs w:val="28"/>
              </w:rPr>
            </w:pPr>
            <w:r w:rsidRPr="00C3007C">
              <w:rPr>
                <w:sz w:val="28"/>
                <w:szCs w:val="28"/>
              </w:rPr>
              <w:t>C</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11.</w:t>
            </w:r>
          </w:p>
        </w:tc>
        <w:tc>
          <w:tcPr>
            <w:tcW w:w="1026" w:type="dxa"/>
            <w:shd w:val="clear" w:color="auto" w:fill="auto"/>
          </w:tcPr>
          <w:p w:rsidR="00CF43BA" w:rsidRPr="00C3007C" w:rsidRDefault="00B04DBC" w:rsidP="001962B9">
            <w:pPr>
              <w:rPr>
                <w:sz w:val="28"/>
                <w:szCs w:val="28"/>
              </w:rPr>
            </w:pPr>
            <w:r>
              <w:rPr>
                <w:sz w:val="28"/>
                <w:szCs w:val="28"/>
              </w:rPr>
              <w:t>A</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12.</w:t>
            </w:r>
          </w:p>
        </w:tc>
        <w:tc>
          <w:tcPr>
            <w:tcW w:w="1026" w:type="dxa"/>
            <w:shd w:val="clear" w:color="auto" w:fill="auto"/>
          </w:tcPr>
          <w:p w:rsidR="00CF43BA" w:rsidRPr="00C3007C" w:rsidRDefault="00CF43BA" w:rsidP="001962B9">
            <w:pPr>
              <w:rPr>
                <w:sz w:val="28"/>
                <w:szCs w:val="28"/>
              </w:rPr>
            </w:pPr>
            <w:r w:rsidRPr="00C3007C">
              <w:rPr>
                <w:sz w:val="28"/>
                <w:szCs w:val="28"/>
              </w:rPr>
              <w:t>D</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13.</w:t>
            </w:r>
          </w:p>
        </w:tc>
        <w:tc>
          <w:tcPr>
            <w:tcW w:w="1026" w:type="dxa"/>
            <w:shd w:val="clear" w:color="auto" w:fill="auto"/>
          </w:tcPr>
          <w:p w:rsidR="00CF43BA" w:rsidRPr="00C3007C" w:rsidRDefault="00B04DBC" w:rsidP="001962B9">
            <w:pPr>
              <w:rPr>
                <w:sz w:val="28"/>
                <w:szCs w:val="28"/>
              </w:rPr>
            </w:pPr>
            <w:r>
              <w:rPr>
                <w:sz w:val="28"/>
                <w:szCs w:val="28"/>
              </w:rPr>
              <w:t>D</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14.</w:t>
            </w:r>
          </w:p>
        </w:tc>
        <w:tc>
          <w:tcPr>
            <w:tcW w:w="1026" w:type="dxa"/>
            <w:shd w:val="clear" w:color="auto" w:fill="auto"/>
          </w:tcPr>
          <w:p w:rsidR="00CF43BA" w:rsidRPr="00C3007C" w:rsidRDefault="00B04DBC" w:rsidP="001962B9">
            <w:pPr>
              <w:rPr>
                <w:sz w:val="28"/>
                <w:szCs w:val="28"/>
              </w:rPr>
            </w:pPr>
            <w:r>
              <w:rPr>
                <w:sz w:val="28"/>
                <w:szCs w:val="28"/>
              </w:rPr>
              <w:t>A</w:t>
            </w:r>
          </w:p>
        </w:tc>
      </w:tr>
      <w:tr w:rsidR="00CF43BA" w:rsidRPr="00C3007C" w:rsidTr="00D02876">
        <w:tc>
          <w:tcPr>
            <w:tcW w:w="864" w:type="dxa"/>
            <w:shd w:val="clear" w:color="auto" w:fill="auto"/>
          </w:tcPr>
          <w:p w:rsidR="00CF43BA" w:rsidRPr="00C3007C" w:rsidRDefault="00CF43BA" w:rsidP="001962B9">
            <w:pPr>
              <w:rPr>
                <w:sz w:val="28"/>
                <w:szCs w:val="28"/>
              </w:rPr>
            </w:pPr>
            <w:r w:rsidRPr="00C3007C">
              <w:rPr>
                <w:sz w:val="28"/>
                <w:szCs w:val="28"/>
              </w:rPr>
              <w:t>15.</w:t>
            </w:r>
          </w:p>
        </w:tc>
        <w:tc>
          <w:tcPr>
            <w:tcW w:w="1026" w:type="dxa"/>
            <w:shd w:val="clear" w:color="auto" w:fill="auto"/>
          </w:tcPr>
          <w:p w:rsidR="00CF43BA" w:rsidRPr="00C3007C" w:rsidRDefault="00B04DBC" w:rsidP="001962B9">
            <w:pPr>
              <w:rPr>
                <w:sz w:val="28"/>
                <w:szCs w:val="28"/>
              </w:rPr>
            </w:pPr>
            <w:r>
              <w:rPr>
                <w:sz w:val="28"/>
                <w:szCs w:val="28"/>
              </w:rPr>
              <w:t>B</w:t>
            </w:r>
          </w:p>
        </w:tc>
      </w:tr>
    </w:tbl>
    <w:p w:rsidR="00CF43BA" w:rsidRPr="00CF43BA" w:rsidRDefault="00CF43BA" w:rsidP="001962B9">
      <w:pPr>
        <w:ind w:left="360" w:hanging="360"/>
        <w:rPr>
          <w:b/>
          <w:sz w:val="28"/>
          <w:szCs w:val="28"/>
        </w:rPr>
      </w:pPr>
    </w:p>
    <w:p w:rsidR="00CF43BA" w:rsidRDefault="00CF43BA" w:rsidP="001962B9">
      <w:pPr>
        <w:ind w:left="360" w:hanging="360"/>
        <w:rPr>
          <w:sz w:val="22"/>
          <w:szCs w:val="22"/>
        </w:rPr>
      </w:pPr>
    </w:p>
    <w:p w:rsidR="00CF43BA" w:rsidRDefault="00CF43BA" w:rsidP="00CF43BA"/>
    <w:p w:rsidR="00CF43BA" w:rsidRPr="003805B0" w:rsidRDefault="00CF43BA" w:rsidP="00CF43BA">
      <w:pPr>
        <w:ind w:left="360" w:hanging="360"/>
        <w:rPr>
          <w:sz w:val="24"/>
          <w:szCs w:val="24"/>
        </w:rPr>
      </w:pPr>
      <w:r w:rsidRPr="003805B0">
        <w:rPr>
          <w:b/>
          <w:sz w:val="24"/>
          <w:szCs w:val="24"/>
        </w:rPr>
        <w:t>M</w:t>
      </w:r>
      <w:r w:rsidR="003805B0">
        <w:rPr>
          <w:b/>
          <w:sz w:val="24"/>
          <w:szCs w:val="24"/>
        </w:rPr>
        <w:t>ATCHING</w:t>
      </w:r>
      <w:r w:rsidRPr="003805B0">
        <w:rPr>
          <w:b/>
          <w:sz w:val="24"/>
          <w:szCs w:val="24"/>
        </w:rPr>
        <w:t xml:space="preserve">: </w:t>
      </w:r>
      <w:r w:rsidRPr="003805B0">
        <w:rPr>
          <w:sz w:val="24"/>
          <w:szCs w:val="24"/>
        </w:rPr>
        <w:t>(8 @ 2 points each=16 points)</w:t>
      </w:r>
    </w:p>
    <w:p w:rsidR="00CF43BA" w:rsidRDefault="00CF43BA" w:rsidP="00CF43BA"/>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
        <w:gridCol w:w="1090"/>
        <w:gridCol w:w="1040"/>
        <w:gridCol w:w="592"/>
        <w:gridCol w:w="5503"/>
        <w:gridCol w:w="1023"/>
      </w:tblGrid>
      <w:tr w:rsidR="00632DDC" w:rsidRPr="00632DDC" w:rsidTr="009457DC">
        <w:trPr>
          <w:trHeight w:val="360"/>
        </w:trPr>
        <w:tc>
          <w:tcPr>
            <w:tcW w:w="390" w:type="dxa"/>
          </w:tcPr>
          <w:p w:rsidR="00632DDC" w:rsidRPr="00632DDC" w:rsidRDefault="00632DDC" w:rsidP="00632DDC">
            <w:pPr>
              <w:jc w:val="center"/>
              <w:rPr>
                <w:sz w:val="24"/>
                <w:szCs w:val="24"/>
              </w:rPr>
            </w:pPr>
          </w:p>
        </w:tc>
        <w:tc>
          <w:tcPr>
            <w:tcW w:w="1090" w:type="dxa"/>
          </w:tcPr>
          <w:p w:rsidR="00632DDC" w:rsidRPr="00632DDC" w:rsidRDefault="00632DDC" w:rsidP="00632DDC">
            <w:pPr>
              <w:jc w:val="center"/>
              <w:rPr>
                <w:b/>
                <w:sz w:val="24"/>
                <w:szCs w:val="24"/>
              </w:rPr>
            </w:pPr>
            <w:r w:rsidRPr="00632DDC">
              <w:rPr>
                <w:b/>
                <w:sz w:val="24"/>
                <w:szCs w:val="24"/>
              </w:rPr>
              <w:t>Form</w:t>
            </w:r>
          </w:p>
        </w:tc>
        <w:tc>
          <w:tcPr>
            <w:tcW w:w="1040" w:type="dxa"/>
          </w:tcPr>
          <w:p w:rsidR="00632DDC" w:rsidRPr="00632DDC" w:rsidRDefault="00632DDC" w:rsidP="00632DDC">
            <w:pPr>
              <w:jc w:val="center"/>
              <w:rPr>
                <w:b/>
                <w:sz w:val="24"/>
                <w:szCs w:val="24"/>
              </w:rPr>
            </w:pPr>
          </w:p>
        </w:tc>
        <w:tc>
          <w:tcPr>
            <w:tcW w:w="592" w:type="dxa"/>
          </w:tcPr>
          <w:p w:rsidR="00632DDC" w:rsidRPr="00632DDC" w:rsidRDefault="00632DDC" w:rsidP="00632DDC">
            <w:pPr>
              <w:jc w:val="center"/>
              <w:rPr>
                <w:b/>
                <w:sz w:val="24"/>
                <w:szCs w:val="24"/>
              </w:rPr>
            </w:pPr>
          </w:p>
        </w:tc>
        <w:tc>
          <w:tcPr>
            <w:tcW w:w="5503" w:type="dxa"/>
          </w:tcPr>
          <w:p w:rsidR="00632DDC" w:rsidRPr="00632DDC" w:rsidRDefault="00632DDC" w:rsidP="00632DDC">
            <w:pPr>
              <w:jc w:val="center"/>
              <w:rPr>
                <w:b/>
                <w:sz w:val="24"/>
                <w:szCs w:val="24"/>
              </w:rPr>
            </w:pPr>
            <w:r w:rsidRPr="00632DDC">
              <w:rPr>
                <w:b/>
                <w:sz w:val="24"/>
                <w:szCs w:val="24"/>
              </w:rPr>
              <w:t>Definition</w:t>
            </w:r>
          </w:p>
        </w:tc>
        <w:tc>
          <w:tcPr>
            <w:tcW w:w="1023" w:type="dxa"/>
          </w:tcPr>
          <w:p w:rsidR="00632DDC" w:rsidRPr="00632DDC" w:rsidRDefault="00632DDC" w:rsidP="00632DDC">
            <w:pPr>
              <w:rPr>
                <w:b/>
                <w:sz w:val="24"/>
                <w:szCs w:val="24"/>
              </w:rPr>
            </w:pPr>
            <w:r w:rsidRPr="00632DDC">
              <w:rPr>
                <w:b/>
                <w:sz w:val="24"/>
                <w:szCs w:val="24"/>
              </w:rPr>
              <w:t>Answer</w:t>
            </w:r>
          </w:p>
        </w:tc>
      </w:tr>
      <w:tr w:rsidR="00632DDC" w:rsidRPr="00632DDC" w:rsidTr="009457DC">
        <w:trPr>
          <w:trHeight w:val="576"/>
        </w:trPr>
        <w:tc>
          <w:tcPr>
            <w:tcW w:w="390" w:type="dxa"/>
            <w:vAlign w:val="center"/>
          </w:tcPr>
          <w:p w:rsidR="00632DDC" w:rsidRPr="00632DDC" w:rsidRDefault="00632DDC" w:rsidP="00632DDC">
            <w:pPr>
              <w:jc w:val="center"/>
              <w:rPr>
                <w:sz w:val="24"/>
                <w:szCs w:val="24"/>
              </w:rPr>
            </w:pPr>
            <w:r w:rsidRPr="00632DDC">
              <w:rPr>
                <w:sz w:val="24"/>
                <w:szCs w:val="24"/>
              </w:rPr>
              <w:t>A</w:t>
            </w:r>
          </w:p>
        </w:tc>
        <w:tc>
          <w:tcPr>
            <w:tcW w:w="1090" w:type="dxa"/>
            <w:vAlign w:val="center"/>
          </w:tcPr>
          <w:p w:rsidR="00632DDC" w:rsidRPr="00632DDC" w:rsidRDefault="00632DDC" w:rsidP="00632DDC">
            <w:pPr>
              <w:jc w:val="center"/>
              <w:rPr>
                <w:sz w:val="24"/>
                <w:szCs w:val="24"/>
              </w:rPr>
            </w:pPr>
            <w:r w:rsidRPr="00632DDC">
              <w:rPr>
                <w:sz w:val="24"/>
                <w:szCs w:val="24"/>
              </w:rPr>
              <w:t>W-3</w:t>
            </w:r>
          </w:p>
        </w:tc>
        <w:tc>
          <w:tcPr>
            <w:tcW w:w="1040" w:type="dxa"/>
          </w:tcPr>
          <w:p w:rsidR="00632DDC" w:rsidRPr="00632DDC" w:rsidRDefault="00632DDC" w:rsidP="00632DDC">
            <w:pPr>
              <w:jc w:val="center"/>
              <w:rPr>
                <w:sz w:val="24"/>
                <w:szCs w:val="24"/>
              </w:rPr>
            </w:pPr>
          </w:p>
        </w:tc>
        <w:tc>
          <w:tcPr>
            <w:tcW w:w="592" w:type="dxa"/>
            <w:vAlign w:val="center"/>
          </w:tcPr>
          <w:p w:rsidR="00632DDC" w:rsidRPr="00632DDC" w:rsidRDefault="00632DDC" w:rsidP="00632DDC">
            <w:pPr>
              <w:jc w:val="center"/>
              <w:rPr>
                <w:sz w:val="24"/>
                <w:szCs w:val="24"/>
              </w:rPr>
            </w:pPr>
            <w:r w:rsidRPr="00632DDC">
              <w:rPr>
                <w:sz w:val="24"/>
                <w:szCs w:val="24"/>
              </w:rPr>
              <w:t>1.</w:t>
            </w:r>
          </w:p>
        </w:tc>
        <w:tc>
          <w:tcPr>
            <w:tcW w:w="5503" w:type="dxa"/>
            <w:vAlign w:val="center"/>
          </w:tcPr>
          <w:p w:rsidR="00632DDC" w:rsidRPr="00632DDC" w:rsidRDefault="00632DDC" w:rsidP="00632DDC">
            <w:pPr>
              <w:rPr>
                <w:sz w:val="24"/>
                <w:szCs w:val="24"/>
              </w:rPr>
            </w:pPr>
            <w:r w:rsidRPr="00632DDC">
              <w:rPr>
                <w:sz w:val="24"/>
                <w:szCs w:val="24"/>
              </w:rPr>
              <w:t>Form that accompanies payment of unemployment tax deposits</w:t>
            </w:r>
          </w:p>
        </w:tc>
        <w:tc>
          <w:tcPr>
            <w:tcW w:w="1023" w:type="dxa"/>
            <w:tcBorders>
              <w:bottom w:val="single" w:sz="4" w:space="0" w:color="auto"/>
            </w:tcBorders>
            <w:vAlign w:val="center"/>
          </w:tcPr>
          <w:p w:rsidR="00632DDC" w:rsidRPr="00632DDC" w:rsidRDefault="00632DDC" w:rsidP="00632DDC">
            <w:pPr>
              <w:jc w:val="center"/>
              <w:rPr>
                <w:b/>
                <w:sz w:val="24"/>
                <w:szCs w:val="24"/>
              </w:rPr>
            </w:pPr>
            <w:r>
              <w:rPr>
                <w:b/>
                <w:sz w:val="24"/>
                <w:szCs w:val="24"/>
              </w:rPr>
              <w:t>D</w:t>
            </w:r>
          </w:p>
        </w:tc>
      </w:tr>
      <w:tr w:rsidR="00632DDC" w:rsidRPr="00632DDC" w:rsidTr="009457DC">
        <w:trPr>
          <w:trHeight w:val="576"/>
        </w:trPr>
        <w:tc>
          <w:tcPr>
            <w:tcW w:w="390" w:type="dxa"/>
            <w:vAlign w:val="center"/>
          </w:tcPr>
          <w:p w:rsidR="00632DDC" w:rsidRPr="00632DDC" w:rsidRDefault="00632DDC" w:rsidP="00632DDC">
            <w:pPr>
              <w:jc w:val="center"/>
              <w:rPr>
                <w:sz w:val="24"/>
                <w:szCs w:val="24"/>
              </w:rPr>
            </w:pPr>
            <w:r w:rsidRPr="00632DDC">
              <w:rPr>
                <w:sz w:val="24"/>
                <w:szCs w:val="24"/>
              </w:rPr>
              <w:t>B</w:t>
            </w:r>
          </w:p>
        </w:tc>
        <w:tc>
          <w:tcPr>
            <w:tcW w:w="1090" w:type="dxa"/>
            <w:vAlign w:val="center"/>
          </w:tcPr>
          <w:p w:rsidR="00632DDC" w:rsidRPr="00632DDC" w:rsidRDefault="00632DDC" w:rsidP="00632DDC">
            <w:pPr>
              <w:jc w:val="center"/>
              <w:rPr>
                <w:sz w:val="24"/>
                <w:szCs w:val="24"/>
              </w:rPr>
            </w:pPr>
            <w:r w:rsidRPr="00632DDC">
              <w:rPr>
                <w:sz w:val="24"/>
                <w:szCs w:val="24"/>
              </w:rPr>
              <w:t>1099-MISC</w:t>
            </w:r>
          </w:p>
        </w:tc>
        <w:tc>
          <w:tcPr>
            <w:tcW w:w="1040" w:type="dxa"/>
          </w:tcPr>
          <w:p w:rsidR="00632DDC" w:rsidRPr="00632DDC" w:rsidRDefault="00632DDC" w:rsidP="00632DDC">
            <w:pPr>
              <w:jc w:val="center"/>
              <w:rPr>
                <w:sz w:val="24"/>
                <w:szCs w:val="24"/>
              </w:rPr>
            </w:pPr>
          </w:p>
        </w:tc>
        <w:tc>
          <w:tcPr>
            <w:tcW w:w="592" w:type="dxa"/>
            <w:vAlign w:val="center"/>
          </w:tcPr>
          <w:p w:rsidR="00632DDC" w:rsidRPr="00632DDC" w:rsidRDefault="00632DDC" w:rsidP="00632DDC">
            <w:pPr>
              <w:jc w:val="center"/>
              <w:rPr>
                <w:sz w:val="24"/>
                <w:szCs w:val="24"/>
              </w:rPr>
            </w:pPr>
            <w:r w:rsidRPr="00632DDC">
              <w:rPr>
                <w:sz w:val="24"/>
                <w:szCs w:val="24"/>
              </w:rPr>
              <w:t>2.</w:t>
            </w:r>
          </w:p>
        </w:tc>
        <w:tc>
          <w:tcPr>
            <w:tcW w:w="5503" w:type="dxa"/>
            <w:vAlign w:val="center"/>
          </w:tcPr>
          <w:p w:rsidR="00632DDC" w:rsidRPr="00632DDC" w:rsidRDefault="00632DDC" w:rsidP="00632DDC">
            <w:pPr>
              <w:rPr>
                <w:sz w:val="24"/>
                <w:szCs w:val="24"/>
              </w:rPr>
            </w:pPr>
            <w:r w:rsidRPr="00632DDC">
              <w:rPr>
                <w:sz w:val="24"/>
                <w:szCs w:val="24"/>
              </w:rPr>
              <w:t>Form that reports the previous year's earnings for all employees</w:t>
            </w:r>
          </w:p>
        </w:tc>
        <w:tc>
          <w:tcPr>
            <w:tcW w:w="1023" w:type="dxa"/>
            <w:tcBorders>
              <w:top w:val="single" w:sz="4" w:space="0" w:color="auto"/>
              <w:bottom w:val="single" w:sz="4" w:space="0" w:color="auto"/>
            </w:tcBorders>
            <w:vAlign w:val="center"/>
          </w:tcPr>
          <w:p w:rsidR="00632DDC" w:rsidRPr="00632DDC" w:rsidRDefault="00632DDC" w:rsidP="00632DDC">
            <w:pPr>
              <w:jc w:val="center"/>
              <w:rPr>
                <w:b/>
                <w:sz w:val="24"/>
                <w:szCs w:val="24"/>
              </w:rPr>
            </w:pPr>
            <w:r>
              <w:rPr>
                <w:b/>
                <w:sz w:val="24"/>
                <w:szCs w:val="24"/>
              </w:rPr>
              <w:t>A</w:t>
            </w:r>
          </w:p>
        </w:tc>
      </w:tr>
      <w:tr w:rsidR="00632DDC" w:rsidRPr="00632DDC" w:rsidTr="009457DC">
        <w:trPr>
          <w:trHeight w:val="576"/>
        </w:trPr>
        <w:tc>
          <w:tcPr>
            <w:tcW w:w="390" w:type="dxa"/>
            <w:vAlign w:val="center"/>
          </w:tcPr>
          <w:p w:rsidR="00632DDC" w:rsidRPr="00632DDC" w:rsidRDefault="00632DDC" w:rsidP="00632DDC">
            <w:pPr>
              <w:jc w:val="center"/>
              <w:rPr>
                <w:sz w:val="24"/>
                <w:szCs w:val="24"/>
              </w:rPr>
            </w:pPr>
            <w:r w:rsidRPr="00632DDC">
              <w:rPr>
                <w:sz w:val="24"/>
                <w:szCs w:val="24"/>
              </w:rPr>
              <w:t>C</w:t>
            </w:r>
          </w:p>
        </w:tc>
        <w:tc>
          <w:tcPr>
            <w:tcW w:w="1090" w:type="dxa"/>
            <w:vAlign w:val="center"/>
          </w:tcPr>
          <w:p w:rsidR="00632DDC" w:rsidRPr="00632DDC" w:rsidRDefault="00632DDC" w:rsidP="00632DDC">
            <w:pPr>
              <w:jc w:val="center"/>
              <w:rPr>
                <w:sz w:val="24"/>
                <w:szCs w:val="24"/>
              </w:rPr>
            </w:pPr>
            <w:r w:rsidRPr="00632DDC">
              <w:rPr>
                <w:sz w:val="24"/>
                <w:szCs w:val="24"/>
              </w:rPr>
              <w:t>W-4</w:t>
            </w:r>
          </w:p>
        </w:tc>
        <w:tc>
          <w:tcPr>
            <w:tcW w:w="1040" w:type="dxa"/>
          </w:tcPr>
          <w:p w:rsidR="00632DDC" w:rsidRPr="00632DDC" w:rsidRDefault="00632DDC" w:rsidP="00632DDC">
            <w:pPr>
              <w:jc w:val="center"/>
              <w:rPr>
                <w:sz w:val="24"/>
                <w:szCs w:val="24"/>
              </w:rPr>
            </w:pPr>
          </w:p>
        </w:tc>
        <w:tc>
          <w:tcPr>
            <w:tcW w:w="592" w:type="dxa"/>
            <w:vAlign w:val="center"/>
          </w:tcPr>
          <w:p w:rsidR="00632DDC" w:rsidRPr="00632DDC" w:rsidRDefault="00632DDC" w:rsidP="00632DDC">
            <w:pPr>
              <w:jc w:val="center"/>
              <w:rPr>
                <w:sz w:val="24"/>
                <w:szCs w:val="24"/>
              </w:rPr>
            </w:pPr>
            <w:r w:rsidRPr="00632DDC">
              <w:rPr>
                <w:sz w:val="24"/>
                <w:szCs w:val="24"/>
              </w:rPr>
              <w:t>3.</w:t>
            </w:r>
          </w:p>
        </w:tc>
        <w:tc>
          <w:tcPr>
            <w:tcW w:w="5503" w:type="dxa"/>
            <w:vAlign w:val="center"/>
          </w:tcPr>
          <w:p w:rsidR="00632DDC" w:rsidRPr="00632DDC" w:rsidRDefault="00632DDC" w:rsidP="00632DDC">
            <w:pPr>
              <w:rPr>
                <w:sz w:val="24"/>
                <w:szCs w:val="24"/>
              </w:rPr>
            </w:pPr>
            <w:r w:rsidRPr="00632DDC">
              <w:rPr>
                <w:sz w:val="24"/>
                <w:szCs w:val="24"/>
              </w:rPr>
              <w:t>Form sent to each employee stating their earnings and taxes paid the previous year</w:t>
            </w:r>
          </w:p>
        </w:tc>
        <w:tc>
          <w:tcPr>
            <w:tcW w:w="1023" w:type="dxa"/>
            <w:tcBorders>
              <w:top w:val="single" w:sz="4" w:space="0" w:color="auto"/>
              <w:bottom w:val="single" w:sz="4" w:space="0" w:color="auto"/>
            </w:tcBorders>
            <w:vAlign w:val="center"/>
          </w:tcPr>
          <w:p w:rsidR="00632DDC" w:rsidRPr="00632DDC" w:rsidRDefault="00632DDC" w:rsidP="00632DDC">
            <w:pPr>
              <w:jc w:val="center"/>
              <w:rPr>
                <w:b/>
                <w:sz w:val="24"/>
                <w:szCs w:val="24"/>
              </w:rPr>
            </w:pPr>
            <w:r>
              <w:rPr>
                <w:b/>
                <w:sz w:val="24"/>
                <w:szCs w:val="24"/>
              </w:rPr>
              <w:t>G</w:t>
            </w:r>
          </w:p>
        </w:tc>
      </w:tr>
      <w:tr w:rsidR="00632DDC" w:rsidRPr="00632DDC" w:rsidTr="009457DC">
        <w:trPr>
          <w:trHeight w:val="576"/>
        </w:trPr>
        <w:tc>
          <w:tcPr>
            <w:tcW w:w="390" w:type="dxa"/>
            <w:vAlign w:val="center"/>
          </w:tcPr>
          <w:p w:rsidR="00632DDC" w:rsidRPr="00632DDC" w:rsidRDefault="00632DDC" w:rsidP="00632DDC">
            <w:pPr>
              <w:jc w:val="center"/>
              <w:rPr>
                <w:sz w:val="24"/>
                <w:szCs w:val="24"/>
              </w:rPr>
            </w:pPr>
            <w:r w:rsidRPr="00632DDC">
              <w:rPr>
                <w:sz w:val="24"/>
                <w:szCs w:val="24"/>
              </w:rPr>
              <w:t>D</w:t>
            </w:r>
          </w:p>
        </w:tc>
        <w:tc>
          <w:tcPr>
            <w:tcW w:w="1090" w:type="dxa"/>
            <w:vAlign w:val="center"/>
          </w:tcPr>
          <w:p w:rsidR="00632DDC" w:rsidRPr="00632DDC" w:rsidRDefault="00632DDC" w:rsidP="00632DDC">
            <w:pPr>
              <w:jc w:val="center"/>
              <w:rPr>
                <w:sz w:val="24"/>
                <w:szCs w:val="24"/>
              </w:rPr>
            </w:pPr>
            <w:r w:rsidRPr="00632DDC">
              <w:rPr>
                <w:sz w:val="24"/>
                <w:szCs w:val="24"/>
              </w:rPr>
              <w:t>8109-B</w:t>
            </w:r>
          </w:p>
        </w:tc>
        <w:tc>
          <w:tcPr>
            <w:tcW w:w="1040" w:type="dxa"/>
          </w:tcPr>
          <w:p w:rsidR="00632DDC" w:rsidRPr="00632DDC" w:rsidRDefault="00632DDC" w:rsidP="00632DDC">
            <w:pPr>
              <w:jc w:val="center"/>
              <w:rPr>
                <w:sz w:val="24"/>
                <w:szCs w:val="24"/>
              </w:rPr>
            </w:pPr>
          </w:p>
        </w:tc>
        <w:tc>
          <w:tcPr>
            <w:tcW w:w="592" w:type="dxa"/>
            <w:vAlign w:val="center"/>
          </w:tcPr>
          <w:p w:rsidR="00632DDC" w:rsidRPr="00632DDC" w:rsidRDefault="00632DDC" w:rsidP="00632DDC">
            <w:pPr>
              <w:jc w:val="center"/>
              <w:rPr>
                <w:sz w:val="24"/>
                <w:szCs w:val="24"/>
              </w:rPr>
            </w:pPr>
            <w:r w:rsidRPr="00632DDC">
              <w:rPr>
                <w:sz w:val="24"/>
                <w:szCs w:val="24"/>
              </w:rPr>
              <w:t>4.</w:t>
            </w:r>
          </w:p>
        </w:tc>
        <w:tc>
          <w:tcPr>
            <w:tcW w:w="5503" w:type="dxa"/>
            <w:vAlign w:val="center"/>
          </w:tcPr>
          <w:p w:rsidR="00632DDC" w:rsidRPr="00632DDC" w:rsidRDefault="00632DDC" w:rsidP="00632DDC">
            <w:pPr>
              <w:rPr>
                <w:sz w:val="24"/>
                <w:szCs w:val="24"/>
              </w:rPr>
            </w:pPr>
            <w:r w:rsidRPr="00632DDC">
              <w:rPr>
                <w:sz w:val="24"/>
                <w:szCs w:val="24"/>
              </w:rPr>
              <w:t>Form used to report quarterly payroll Federal Tax returns</w:t>
            </w:r>
          </w:p>
        </w:tc>
        <w:tc>
          <w:tcPr>
            <w:tcW w:w="1023" w:type="dxa"/>
            <w:tcBorders>
              <w:top w:val="single" w:sz="4" w:space="0" w:color="auto"/>
              <w:bottom w:val="single" w:sz="4" w:space="0" w:color="auto"/>
            </w:tcBorders>
            <w:vAlign w:val="center"/>
          </w:tcPr>
          <w:p w:rsidR="00632DDC" w:rsidRPr="00632DDC" w:rsidRDefault="00632DDC" w:rsidP="00632DDC">
            <w:pPr>
              <w:jc w:val="center"/>
              <w:rPr>
                <w:b/>
                <w:sz w:val="24"/>
                <w:szCs w:val="24"/>
              </w:rPr>
            </w:pPr>
            <w:r>
              <w:rPr>
                <w:b/>
                <w:sz w:val="24"/>
                <w:szCs w:val="24"/>
              </w:rPr>
              <w:t>E</w:t>
            </w:r>
          </w:p>
        </w:tc>
      </w:tr>
      <w:tr w:rsidR="00632DDC" w:rsidRPr="00632DDC" w:rsidTr="009457DC">
        <w:trPr>
          <w:trHeight w:val="576"/>
        </w:trPr>
        <w:tc>
          <w:tcPr>
            <w:tcW w:w="390" w:type="dxa"/>
            <w:vAlign w:val="center"/>
          </w:tcPr>
          <w:p w:rsidR="00632DDC" w:rsidRPr="00632DDC" w:rsidRDefault="00632DDC" w:rsidP="00632DDC">
            <w:pPr>
              <w:jc w:val="center"/>
              <w:rPr>
                <w:sz w:val="24"/>
                <w:szCs w:val="24"/>
              </w:rPr>
            </w:pPr>
            <w:r w:rsidRPr="00632DDC">
              <w:rPr>
                <w:sz w:val="24"/>
                <w:szCs w:val="24"/>
              </w:rPr>
              <w:t>E</w:t>
            </w:r>
          </w:p>
        </w:tc>
        <w:tc>
          <w:tcPr>
            <w:tcW w:w="1090" w:type="dxa"/>
            <w:vAlign w:val="center"/>
          </w:tcPr>
          <w:p w:rsidR="00632DDC" w:rsidRPr="00632DDC" w:rsidRDefault="00632DDC" w:rsidP="00632DDC">
            <w:pPr>
              <w:jc w:val="center"/>
              <w:rPr>
                <w:sz w:val="24"/>
                <w:szCs w:val="24"/>
              </w:rPr>
            </w:pPr>
            <w:r w:rsidRPr="00632DDC">
              <w:rPr>
                <w:sz w:val="24"/>
                <w:szCs w:val="24"/>
              </w:rPr>
              <w:t>941</w:t>
            </w:r>
          </w:p>
        </w:tc>
        <w:tc>
          <w:tcPr>
            <w:tcW w:w="1040" w:type="dxa"/>
          </w:tcPr>
          <w:p w:rsidR="00632DDC" w:rsidRPr="00632DDC" w:rsidRDefault="00632DDC" w:rsidP="00632DDC">
            <w:pPr>
              <w:jc w:val="center"/>
              <w:rPr>
                <w:sz w:val="24"/>
                <w:szCs w:val="24"/>
              </w:rPr>
            </w:pPr>
          </w:p>
        </w:tc>
        <w:tc>
          <w:tcPr>
            <w:tcW w:w="592" w:type="dxa"/>
            <w:vAlign w:val="center"/>
          </w:tcPr>
          <w:p w:rsidR="00632DDC" w:rsidRPr="00632DDC" w:rsidRDefault="00632DDC" w:rsidP="00632DDC">
            <w:pPr>
              <w:jc w:val="center"/>
              <w:rPr>
                <w:sz w:val="24"/>
                <w:szCs w:val="24"/>
              </w:rPr>
            </w:pPr>
            <w:r w:rsidRPr="00632DDC">
              <w:rPr>
                <w:sz w:val="24"/>
                <w:szCs w:val="24"/>
              </w:rPr>
              <w:t>5.</w:t>
            </w:r>
          </w:p>
        </w:tc>
        <w:tc>
          <w:tcPr>
            <w:tcW w:w="5503" w:type="dxa"/>
            <w:vAlign w:val="center"/>
          </w:tcPr>
          <w:p w:rsidR="00632DDC" w:rsidRPr="00632DDC" w:rsidRDefault="00632DDC" w:rsidP="00632DDC">
            <w:pPr>
              <w:rPr>
                <w:sz w:val="24"/>
                <w:szCs w:val="24"/>
              </w:rPr>
            </w:pPr>
            <w:r w:rsidRPr="00632DDC">
              <w:rPr>
                <w:sz w:val="24"/>
                <w:szCs w:val="24"/>
              </w:rPr>
              <w:t>Form sent from bank showing the amount of interest earned the previous year</w:t>
            </w:r>
          </w:p>
        </w:tc>
        <w:tc>
          <w:tcPr>
            <w:tcW w:w="1023" w:type="dxa"/>
            <w:tcBorders>
              <w:top w:val="single" w:sz="4" w:space="0" w:color="auto"/>
              <w:bottom w:val="single" w:sz="4" w:space="0" w:color="auto"/>
            </w:tcBorders>
            <w:vAlign w:val="center"/>
          </w:tcPr>
          <w:p w:rsidR="00632DDC" w:rsidRPr="00632DDC" w:rsidRDefault="00632DDC" w:rsidP="00632DDC">
            <w:pPr>
              <w:jc w:val="center"/>
              <w:rPr>
                <w:b/>
                <w:sz w:val="24"/>
                <w:szCs w:val="24"/>
              </w:rPr>
            </w:pPr>
            <w:r>
              <w:rPr>
                <w:b/>
                <w:sz w:val="24"/>
                <w:szCs w:val="24"/>
              </w:rPr>
              <w:t>F</w:t>
            </w:r>
          </w:p>
        </w:tc>
      </w:tr>
      <w:tr w:rsidR="00632DDC" w:rsidRPr="00632DDC" w:rsidTr="009457DC">
        <w:trPr>
          <w:trHeight w:val="576"/>
        </w:trPr>
        <w:tc>
          <w:tcPr>
            <w:tcW w:w="390" w:type="dxa"/>
            <w:vAlign w:val="center"/>
          </w:tcPr>
          <w:p w:rsidR="00632DDC" w:rsidRPr="00632DDC" w:rsidRDefault="00632DDC" w:rsidP="00632DDC">
            <w:pPr>
              <w:jc w:val="center"/>
              <w:rPr>
                <w:sz w:val="24"/>
                <w:szCs w:val="24"/>
              </w:rPr>
            </w:pPr>
            <w:r w:rsidRPr="00632DDC">
              <w:rPr>
                <w:sz w:val="24"/>
                <w:szCs w:val="24"/>
              </w:rPr>
              <w:t>F</w:t>
            </w:r>
          </w:p>
        </w:tc>
        <w:tc>
          <w:tcPr>
            <w:tcW w:w="1090" w:type="dxa"/>
            <w:vAlign w:val="center"/>
          </w:tcPr>
          <w:p w:rsidR="00632DDC" w:rsidRPr="00632DDC" w:rsidRDefault="00632DDC" w:rsidP="00632DDC">
            <w:pPr>
              <w:jc w:val="center"/>
              <w:rPr>
                <w:sz w:val="24"/>
                <w:szCs w:val="24"/>
              </w:rPr>
            </w:pPr>
            <w:r w:rsidRPr="00632DDC">
              <w:rPr>
                <w:sz w:val="24"/>
                <w:szCs w:val="24"/>
              </w:rPr>
              <w:t>1099-INT</w:t>
            </w:r>
          </w:p>
        </w:tc>
        <w:tc>
          <w:tcPr>
            <w:tcW w:w="1040" w:type="dxa"/>
          </w:tcPr>
          <w:p w:rsidR="00632DDC" w:rsidRPr="00632DDC" w:rsidRDefault="00632DDC" w:rsidP="00632DDC">
            <w:pPr>
              <w:jc w:val="center"/>
              <w:rPr>
                <w:sz w:val="24"/>
                <w:szCs w:val="24"/>
              </w:rPr>
            </w:pPr>
          </w:p>
        </w:tc>
        <w:tc>
          <w:tcPr>
            <w:tcW w:w="592" w:type="dxa"/>
            <w:vAlign w:val="center"/>
          </w:tcPr>
          <w:p w:rsidR="00632DDC" w:rsidRPr="00632DDC" w:rsidRDefault="00632DDC" w:rsidP="00632DDC">
            <w:pPr>
              <w:jc w:val="center"/>
              <w:rPr>
                <w:sz w:val="24"/>
                <w:szCs w:val="24"/>
              </w:rPr>
            </w:pPr>
            <w:r w:rsidRPr="00632DDC">
              <w:rPr>
                <w:sz w:val="24"/>
                <w:szCs w:val="24"/>
              </w:rPr>
              <w:t>6.</w:t>
            </w:r>
          </w:p>
        </w:tc>
        <w:tc>
          <w:tcPr>
            <w:tcW w:w="5503" w:type="dxa"/>
            <w:vAlign w:val="center"/>
          </w:tcPr>
          <w:p w:rsidR="00632DDC" w:rsidRPr="00632DDC" w:rsidRDefault="00632DDC" w:rsidP="00632DDC">
            <w:pPr>
              <w:rPr>
                <w:sz w:val="24"/>
                <w:szCs w:val="24"/>
              </w:rPr>
            </w:pPr>
            <w:r w:rsidRPr="00632DDC">
              <w:rPr>
                <w:sz w:val="24"/>
                <w:szCs w:val="24"/>
              </w:rPr>
              <w:t>Form sent to non-employees for income they earned the previous year from the company</w:t>
            </w:r>
          </w:p>
        </w:tc>
        <w:tc>
          <w:tcPr>
            <w:tcW w:w="1023" w:type="dxa"/>
            <w:tcBorders>
              <w:top w:val="single" w:sz="4" w:space="0" w:color="auto"/>
              <w:bottom w:val="single" w:sz="4" w:space="0" w:color="auto"/>
            </w:tcBorders>
            <w:vAlign w:val="center"/>
          </w:tcPr>
          <w:p w:rsidR="00632DDC" w:rsidRPr="00632DDC" w:rsidRDefault="00632DDC" w:rsidP="00632DDC">
            <w:pPr>
              <w:jc w:val="center"/>
              <w:rPr>
                <w:b/>
                <w:sz w:val="24"/>
                <w:szCs w:val="24"/>
              </w:rPr>
            </w:pPr>
            <w:r>
              <w:rPr>
                <w:b/>
                <w:sz w:val="24"/>
                <w:szCs w:val="24"/>
              </w:rPr>
              <w:t>B</w:t>
            </w:r>
          </w:p>
        </w:tc>
      </w:tr>
      <w:tr w:rsidR="00632DDC" w:rsidRPr="00632DDC" w:rsidTr="009457DC">
        <w:trPr>
          <w:trHeight w:val="576"/>
        </w:trPr>
        <w:tc>
          <w:tcPr>
            <w:tcW w:w="390" w:type="dxa"/>
            <w:vAlign w:val="center"/>
          </w:tcPr>
          <w:p w:rsidR="00632DDC" w:rsidRPr="00632DDC" w:rsidRDefault="00632DDC" w:rsidP="00632DDC">
            <w:pPr>
              <w:jc w:val="center"/>
              <w:rPr>
                <w:sz w:val="24"/>
                <w:szCs w:val="24"/>
              </w:rPr>
            </w:pPr>
            <w:r w:rsidRPr="00632DDC">
              <w:rPr>
                <w:sz w:val="24"/>
                <w:szCs w:val="24"/>
              </w:rPr>
              <w:t>G</w:t>
            </w:r>
          </w:p>
        </w:tc>
        <w:tc>
          <w:tcPr>
            <w:tcW w:w="1090" w:type="dxa"/>
            <w:vAlign w:val="center"/>
          </w:tcPr>
          <w:p w:rsidR="00632DDC" w:rsidRPr="00632DDC" w:rsidRDefault="00632DDC" w:rsidP="00632DDC">
            <w:pPr>
              <w:jc w:val="center"/>
              <w:rPr>
                <w:sz w:val="24"/>
                <w:szCs w:val="24"/>
              </w:rPr>
            </w:pPr>
            <w:r w:rsidRPr="00632DDC">
              <w:rPr>
                <w:sz w:val="24"/>
                <w:szCs w:val="24"/>
              </w:rPr>
              <w:t>W-2</w:t>
            </w:r>
          </w:p>
        </w:tc>
        <w:tc>
          <w:tcPr>
            <w:tcW w:w="1040" w:type="dxa"/>
          </w:tcPr>
          <w:p w:rsidR="00632DDC" w:rsidRPr="00632DDC" w:rsidRDefault="00632DDC" w:rsidP="00632DDC">
            <w:pPr>
              <w:jc w:val="center"/>
              <w:rPr>
                <w:sz w:val="24"/>
                <w:szCs w:val="24"/>
              </w:rPr>
            </w:pPr>
          </w:p>
        </w:tc>
        <w:tc>
          <w:tcPr>
            <w:tcW w:w="592" w:type="dxa"/>
            <w:vAlign w:val="center"/>
          </w:tcPr>
          <w:p w:rsidR="00632DDC" w:rsidRPr="00632DDC" w:rsidRDefault="00632DDC" w:rsidP="00632DDC">
            <w:pPr>
              <w:jc w:val="center"/>
              <w:rPr>
                <w:sz w:val="24"/>
                <w:szCs w:val="24"/>
              </w:rPr>
            </w:pPr>
            <w:r w:rsidRPr="00632DDC">
              <w:rPr>
                <w:sz w:val="24"/>
                <w:szCs w:val="24"/>
              </w:rPr>
              <w:t>7.</w:t>
            </w:r>
          </w:p>
        </w:tc>
        <w:tc>
          <w:tcPr>
            <w:tcW w:w="5503" w:type="dxa"/>
            <w:vAlign w:val="center"/>
          </w:tcPr>
          <w:p w:rsidR="00632DDC" w:rsidRPr="00632DDC" w:rsidRDefault="00632DDC" w:rsidP="00632DDC">
            <w:pPr>
              <w:rPr>
                <w:sz w:val="24"/>
                <w:szCs w:val="24"/>
              </w:rPr>
            </w:pPr>
            <w:r w:rsidRPr="00632DDC">
              <w:rPr>
                <w:sz w:val="24"/>
                <w:szCs w:val="24"/>
              </w:rPr>
              <w:t>Form filled out by employee stating the withholdings for federal and state taxes</w:t>
            </w:r>
          </w:p>
        </w:tc>
        <w:tc>
          <w:tcPr>
            <w:tcW w:w="1023" w:type="dxa"/>
            <w:tcBorders>
              <w:top w:val="single" w:sz="4" w:space="0" w:color="auto"/>
              <w:bottom w:val="single" w:sz="4" w:space="0" w:color="auto"/>
            </w:tcBorders>
            <w:vAlign w:val="center"/>
          </w:tcPr>
          <w:p w:rsidR="00632DDC" w:rsidRPr="00632DDC" w:rsidRDefault="00632DDC" w:rsidP="00632DDC">
            <w:pPr>
              <w:jc w:val="center"/>
              <w:rPr>
                <w:b/>
                <w:sz w:val="24"/>
                <w:szCs w:val="24"/>
              </w:rPr>
            </w:pPr>
            <w:r>
              <w:rPr>
                <w:b/>
                <w:sz w:val="24"/>
                <w:szCs w:val="24"/>
              </w:rPr>
              <w:t>C</w:t>
            </w:r>
          </w:p>
        </w:tc>
      </w:tr>
      <w:tr w:rsidR="00632DDC" w:rsidRPr="00632DDC" w:rsidTr="009457DC">
        <w:trPr>
          <w:trHeight w:val="576"/>
        </w:trPr>
        <w:tc>
          <w:tcPr>
            <w:tcW w:w="390" w:type="dxa"/>
            <w:vAlign w:val="center"/>
          </w:tcPr>
          <w:p w:rsidR="00632DDC" w:rsidRPr="00632DDC" w:rsidRDefault="00632DDC" w:rsidP="00632DDC">
            <w:pPr>
              <w:jc w:val="center"/>
              <w:rPr>
                <w:sz w:val="24"/>
                <w:szCs w:val="24"/>
              </w:rPr>
            </w:pPr>
            <w:r w:rsidRPr="00632DDC">
              <w:rPr>
                <w:sz w:val="24"/>
                <w:szCs w:val="24"/>
              </w:rPr>
              <w:t>H</w:t>
            </w:r>
          </w:p>
        </w:tc>
        <w:tc>
          <w:tcPr>
            <w:tcW w:w="1090" w:type="dxa"/>
            <w:vAlign w:val="center"/>
          </w:tcPr>
          <w:p w:rsidR="00632DDC" w:rsidRPr="00632DDC" w:rsidRDefault="00632DDC" w:rsidP="00632DDC">
            <w:pPr>
              <w:jc w:val="center"/>
              <w:rPr>
                <w:sz w:val="24"/>
                <w:szCs w:val="24"/>
              </w:rPr>
            </w:pPr>
            <w:r w:rsidRPr="00632DDC">
              <w:rPr>
                <w:sz w:val="24"/>
                <w:szCs w:val="24"/>
              </w:rPr>
              <w:t>I-9</w:t>
            </w:r>
          </w:p>
        </w:tc>
        <w:tc>
          <w:tcPr>
            <w:tcW w:w="1040" w:type="dxa"/>
          </w:tcPr>
          <w:p w:rsidR="00632DDC" w:rsidRPr="00632DDC" w:rsidRDefault="00632DDC" w:rsidP="00632DDC">
            <w:pPr>
              <w:jc w:val="center"/>
              <w:rPr>
                <w:sz w:val="24"/>
                <w:szCs w:val="24"/>
              </w:rPr>
            </w:pPr>
          </w:p>
        </w:tc>
        <w:tc>
          <w:tcPr>
            <w:tcW w:w="592" w:type="dxa"/>
            <w:vAlign w:val="center"/>
          </w:tcPr>
          <w:p w:rsidR="00632DDC" w:rsidRPr="00632DDC" w:rsidRDefault="00632DDC" w:rsidP="00632DDC">
            <w:pPr>
              <w:jc w:val="center"/>
              <w:rPr>
                <w:sz w:val="24"/>
                <w:szCs w:val="24"/>
              </w:rPr>
            </w:pPr>
            <w:r w:rsidRPr="00632DDC">
              <w:rPr>
                <w:sz w:val="24"/>
                <w:szCs w:val="24"/>
              </w:rPr>
              <w:t>8.</w:t>
            </w:r>
          </w:p>
        </w:tc>
        <w:tc>
          <w:tcPr>
            <w:tcW w:w="5503" w:type="dxa"/>
            <w:vAlign w:val="center"/>
          </w:tcPr>
          <w:p w:rsidR="00632DDC" w:rsidRPr="00632DDC" w:rsidRDefault="00632DDC" w:rsidP="00632DDC">
            <w:pPr>
              <w:rPr>
                <w:sz w:val="24"/>
                <w:szCs w:val="24"/>
              </w:rPr>
            </w:pPr>
            <w:r w:rsidRPr="00632DDC">
              <w:rPr>
                <w:sz w:val="24"/>
                <w:szCs w:val="24"/>
              </w:rPr>
              <w:t>Form filled out by employee stating they have the legal right to work in the United States</w:t>
            </w:r>
          </w:p>
        </w:tc>
        <w:tc>
          <w:tcPr>
            <w:tcW w:w="1023" w:type="dxa"/>
            <w:tcBorders>
              <w:top w:val="single" w:sz="4" w:space="0" w:color="auto"/>
              <w:bottom w:val="single" w:sz="4" w:space="0" w:color="auto"/>
            </w:tcBorders>
            <w:vAlign w:val="center"/>
          </w:tcPr>
          <w:p w:rsidR="00632DDC" w:rsidRPr="00632DDC" w:rsidRDefault="00632DDC" w:rsidP="00632DDC">
            <w:pPr>
              <w:jc w:val="center"/>
              <w:rPr>
                <w:b/>
                <w:sz w:val="24"/>
                <w:szCs w:val="24"/>
              </w:rPr>
            </w:pPr>
            <w:r>
              <w:rPr>
                <w:b/>
                <w:sz w:val="24"/>
                <w:szCs w:val="24"/>
              </w:rPr>
              <w:t>H</w:t>
            </w:r>
          </w:p>
        </w:tc>
      </w:tr>
    </w:tbl>
    <w:p w:rsidR="00CF43BA" w:rsidRDefault="00CF43BA" w:rsidP="00CF43BA">
      <w:pPr>
        <w:rPr>
          <w:sz w:val="24"/>
          <w:szCs w:val="24"/>
        </w:rPr>
      </w:pPr>
    </w:p>
    <w:p w:rsidR="00CF43BA" w:rsidRDefault="00CF43BA" w:rsidP="00CF43BA">
      <w:pPr>
        <w:rPr>
          <w:b/>
          <w:sz w:val="24"/>
          <w:szCs w:val="24"/>
        </w:rPr>
      </w:pPr>
    </w:p>
    <w:p w:rsidR="00CF43BA" w:rsidRDefault="00CF43BA" w:rsidP="00CF43BA">
      <w:pPr>
        <w:rPr>
          <w:b/>
          <w:sz w:val="24"/>
          <w:szCs w:val="24"/>
        </w:rPr>
      </w:pPr>
      <w:bookmarkStart w:id="1" w:name="_GoBack"/>
      <w:bookmarkEnd w:id="1"/>
    </w:p>
    <w:p w:rsidR="00C3007C" w:rsidRDefault="00C3007C" w:rsidP="00CF43BA">
      <w:pPr>
        <w:ind w:left="360" w:hanging="360"/>
        <w:rPr>
          <w:b/>
          <w:sz w:val="24"/>
          <w:szCs w:val="24"/>
        </w:rPr>
      </w:pPr>
    </w:p>
    <w:p w:rsidR="005A49D9" w:rsidRDefault="005A49D9" w:rsidP="00CF43BA">
      <w:pPr>
        <w:ind w:left="360" w:hanging="360"/>
        <w:rPr>
          <w:b/>
          <w:sz w:val="24"/>
          <w:szCs w:val="24"/>
        </w:rPr>
      </w:pPr>
    </w:p>
    <w:p w:rsidR="00CF43BA" w:rsidRPr="003805B0" w:rsidRDefault="003805B0" w:rsidP="00CF43BA">
      <w:pPr>
        <w:ind w:left="360" w:hanging="360"/>
        <w:rPr>
          <w:sz w:val="24"/>
          <w:szCs w:val="24"/>
        </w:rPr>
      </w:pPr>
      <w:r>
        <w:rPr>
          <w:b/>
          <w:sz w:val="24"/>
          <w:szCs w:val="24"/>
        </w:rPr>
        <w:t>SHORT ANSWER</w:t>
      </w:r>
      <w:r w:rsidR="00CF43BA" w:rsidRPr="003805B0">
        <w:rPr>
          <w:b/>
          <w:sz w:val="24"/>
          <w:szCs w:val="24"/>
        </w:rPr>
        <w:t xml:space="preserve">:  </w:t>
      </w:r>
      <w:r w:rsidR="00CF43BA" w:rsidRPr="003805B0">
        <w:rPr>
          <w:sz w:val="24"/>
          <w:szCs w:val="24"/>
        </w:rPr>
        <w:t>(</w:t>
      </w:r>
      <w:r w:rsidR="002C40E2">
        <w:rPr>
          <w:sz w:val="24"/>
          <w:szCs w:val="24"/>
        </w:rPr>
        <w:t>17</w:t>
      </w:r>
      <w:r w:rsidR="00CF43BA" w:rsidRPr="003805B0">
        <w:rPr>
          <w:sz w:val="24"/>
          <w:szCs w:val="24"/>
        </w:rPr>
        <w:t xml:space="preserve"> @ 2 points each</w:t>
      </w:r>
      <w:r>
        <w:rPr>
          <w:sz w:val="24"/>
          <w:szCs w:val="24"/>
        </w:rPr>
        <w:t xml:space="preserve"> </w:t>
      </w:r>
      <w:r w:rsidR="00CF43BA" w:rsidRPr="003805B0">
        <w:rPr>
          <w:sz w:val="24"/>
          <w:szCs w:val="24"/>
        </w:rPr>
        <w:t>=</w:t>
      </w:r>
      <w:r>
        <w:rPr>
          <w:sz w:val="24"/>
          <w:szCs w:val="24"/>
        </w:rPr>
        <w:t xml:space="preserve"> </w:t>
      </w:r>
      <w:r w:rsidR="002C40E2">
        <w:rPr>
          <w:sz w:val="24"/>
          <w:szCs w:val="24"/>
        </w:rPr>
        <w:t>34</w:t>
      </w:r>
      <w:r w:rsidR="00CF43BA" w:rsidRPr="003805B0">
        <w:rPr>
          <w:sz w:val="24"/>
          <w:szCs w:val="24"/>
        </w:rPr>
        <w:t xml:space="preserve"> points)</w:t>
      </w:r>
    </w:p>
    <w:p w:rsidR="00CF43BA" w:rsidRDefault="00CF43BA" w:rsidP="004B5235"/>
    <w:p w:rsidR="00B04DBC" w:rsidRPr="00C1020C" w:rsidRDefault="00B04DBC" w:rsidP="00B04DBC">
      <w:pPr>
        <w:pStyle w:val="ListParagraph"/>
        <w:numPr>
          <w:ilvl w:val="0"/>
          <w:numId w:val="16"/>
        </w:numPr>
        <w:spacing w:line="240" w:lineRule="auto"/>
        <w:ind w:left="360"/>
        <w:rPr>
          <w:szCs w:val="24"/>
        </w:rPr>
      </w:pPr>
      <w:r>
        <w:rPr>
          <w:szCs w:val="24"/>
        </w:rPr>
        <w:t>Robert works as a salesperson at a local retail store.  He makes $350 per week and is paid 14% commission on any sales he makes over $1,000 per week.  During the month Robert had $1,800 in sales week one, $1400 during week two, $1770 during week three, and $1550 during week four.  What are Robert’s gross earnings for the month?</w:t>
      </w:r>
    </w:p>
    <w:p w:rsidR="00B04DBC" w:rsidRPr="00C1020C" w:rsidRDefault="00B04DBC" w:rsidP="00B04DBC">
      <w:pPr>
        <w:contextualSpacing/>
        <w:rPr>
          <w:sz w:val="24"/>
          <w:szCs w:val="24"/>
        </w:rPr>
      </w:pPr>
    </w:p>
    <w:p w:rsidR="00B04DBC" w:rsidRPr="00B04DBC" w:rsidRDefault="00B04DBC" w:rsidP="00B04DBC">
      <w:pPr>
        <w:contextualSpacing/>
        <w:rPr>
          <w:sz w:val="24"/>
          <w:szCs w:val="24"/>
          <w:u w:val="single"/>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C1020C">
        <w:rPr>
          <w:sz w:val="24"/>
          <w:szCs w:val="24"/>
        </w:rPr>
        <w:t xml:space="preserve">  $_</w:t>
      </w:r>
      <w:r>
        <w:rPr>
          <w:b/>
          <w:sz w:val="24"/>
          <w:szCs w:val="24"/>
          <w:u w:val="single"/>
        </w:rPr>
        <w:t>1</w:t>
      </w:r>
      <w:r w:rsidR="005A49D9">
        <w:rPr>
          <w:b/>
          <w:sz w:val="24"/>
          <w:szCs w:val="24"/>
          <w:u w:val="single"/>
        </w:rPr>
        <w:t>,</w:t>
      </w:r>
      <w:r>
        <w:rPr>
          <w:b/>
          <w:sz w:val="24"/>
          <w:szCs w:val="24"/>
          <w:u w:val="single"/>
        </w:rPr>
        <w:t>752.80</w:t>
      </w:r>
    </w:p>
    <w:p w:rsidR="00B04DBC" w:rsidRPr="00C1020C" w:rsidRDefault="00B04DBC" w:rsidP="00B04DBC">
      <w:pPr>
        <w:contextualSpacing/>
        <w:rPr>
          <w:sz w:val="24"/>
          <w:szCs w:val="24"/>
        </w:rPr>
      </w:pPr>
    </w:p>
    <w:p w:rsidR="00B04DBC" w:rsidRPr="00C1020C" w:rsidRDefault="00B04DBC" w:rsidP="00B04DBC">
      <w:pPr>
        <w:contextualSpacing/>
        <w:rPr>
          <w:sz w:val="24"/>
          <w:szCs w:val="24"/>
        </w:rPr>
      </w:pPr>
    </w:p>
    <w:p w:rsidR="00B04DBC" w:rsidRPr="00E474AF" w:rsidRDefault="00B04DBC" w:rsidP="00B04DBC">
      <w:pPr>
        <w:pStyle w:val="ListParagraph"/>
        <w:numPr>
          <w:ilvl w:val="0"/>
          <w:numId w:val="16"/>
        </w:numPr>
        <w:spacing w:line="240" w:lineRule="auto"/>
        <w:ind w:left="360"/>
        <w:rPr>
          <w:szCs w:val="24"/>
        </w:rPr>
      </w:pPr>
      <w:r>
        <w:rPr>
          <w:szCs w:val="24"/>
        </w:rPr>
        <w:t>Handy Construction estimates that its laborers will collectively earn $1,800,000 next year and its skilled workers will earn $5,250,000.  The firm pays the following rates for workers’ compensation insurance: $.84 per $100 wages for the laborers and $1.52 per $100 of wages for its skilled workers.  Compute the estimated premiums for the laborers and skilled workers.</w:t>
      </w:r>
    </w:p>
    <w:p w:rsidR="00B04DBC" w:rsidRPr="00E474AF" w:rsidRDefault="00B04DBC" w:rsidP="00B04DBC">
      <w:pPr>
        <w:ind w:left="360" w:hanging="360"/>
        <w:rPr>
          <w:rFonts w:eastAsia="Calibri"/>
          <w:sz w:val="24"/>
          <w:szCs w:val="24"/>
        </w:rPr>
      </w:pPr>
    </w:p>
    <w:p w:rsidR="00B04DBC" w:rsidRPr="00B04DBC" w:rsidRDefault="00B04DBC" w:rsidP="00B04DBC">
      <w:pPr>
        <w:tabs>
          <w:tab w:val="left" w:pos="2250"/>
        </w:tabs>
        <w:spacing w:line="360" w:lineRule="auto"/>
        <w:ind w:left="360"/>
        <w:rPr>
          <w:b/>
          <w:sz w:val="26"/>
          <w:szCs w:val="26"/>
          <w:u w:val="single"/>
        </w:rPr>
      </w:pPr>
      <w:r>
        <w:rPr>
          <w:rFonts w:eastAsia="Calibri"/>
          <w:sz w:val="24"/>
          <w:szCs w:val="24"/>
        </w:rPr>
        <w:tab/>
      </w:r>
      <w:r>
        <w:rPr>
          <w:rFonts w:eastAsia="Calibri"/>
          <w:sz w:val="24"/>
          <w:szCs w:val="24"/>
        </w:rPr>
        <w:tab/>
      </w:r>
      <w:r>
        <w:rPr>
          <w:rFonts w:eastAsia="Calibri"/>
          <w:sz w:val="24"/>
          <w:szCs w:val="24"/>
        </w:rPr>
        <w:tab/>
        <w:t>Laborers</w:t>
      </w:r>
      <w:r>
        <w:rPr>
          <w:rFonts w:eastAsia="Calibri"/>
          <w:sz w:val="24"/>
          <w:szCs w:val="24"/>
        </w:rPr>
        <w:tab/>
      </w:r>
      <w:r>
        <w:rPr>
          <w:rFonts w:eastAsia="Calibri"/>
          <w:sz w:val="24"/>
          <w:szCs w:val="24"/>
        </w:rPr>
        <w:tab/>
      </w:r>
      <w:r>
        <w:rPr>
          <w:rFonts w:eastAsia="Calibri"/>
          <w:sz w:val="24"/>
          <w:szCs w:val="24"/>
        </w:rPr>
        <w:tab/>
      </w:r>
      <w:r>
        <w:rPr>
          <w:rFonts w:eastAsia="Calibri"/>
          <w:b/>
          <w:sz w:val="24"/>
          <w:szCs w:val="24"/>
          <w:u w:val="single"/>
        </w:rPr>
        <w:t>$15,120.00</w:t>
      </w:r>
    </w:p>
    <w:p w:rsidR="00B04DBC" w:rsidRPr="00822EEF" w:rsidRDefault="00B04DBC" w:rsidP="00B04DBC">
      <w:pPr>
        <w:tabs>
          <w:tab w:val="left" w:pos="2250"/>
        </w:tabs>
        <w:spacing w:line="360" w:lineRule="auto"/>
        <w:ind w:left="360"/>
        <w:rPr>
          <w:sz w:val="24"/>
          <w:szCs w:val="24"/>
          <w:u w:val="single"/>
        </w:rPr>
      </w:pPr>
      <w:r w:rsidRPr="00C4596F">
        <w:rPr>
          <w:sz w:val="26"/>
          <w:szCs w:val="26"/>
        </w:rPr>
        <w:tab/>
      </w:r>
      <w:r>
        <w:rPr>
          <w:sz w:val="26"/>
          <w:szCs w:val="26"/>
        </w:rPr>
        <w:tab/>
      </w:r>
      <w:r>
        <w:rPr>
          <w:sz w:val="26"/>
          <w:szCs w:val="26"/>
        </w:rPr>
        <w:tab/>
      </w:r>
      <w:r w:rsidRPr="00822EEF">
        <w:rPr>
          <w:sz w:val="24"/>
          <w:szCs w:val="24"/>
        </w:rPr>
        <w:t>Skilled Workers</w:t>
      </w:r>
      <w:r w:rsidRPr="00822EEF">
        <w:rPr>
          <w:sz w:val="24"/>
          <w:szCs w:val="24"/>
        </w:rPr>
        <w:tab/>
      </w:r>
      <w:r w:rsidRPr="00822EEF">
        <w:rPr>
          <w:sz w:val="24"/>
          <w:szCs w:val="24"/>
        </w:rPr>
        <w:tab/>
      </w:r>
      <w:r>
        <w:rPr>
          <w:b/>
          <w:sz w:val="24"/>
          <w:szCs w:val="24"/>
          <w:u w:val="single"/>
        </w:rPr>
        <w:t>$79,800.00</w:t>
      </w:r>
    </w:p>
    <w:p w:rsidR="00B04DBC" w:rsidRDefault="00B04DBC" w:rsidP="00B04DBC">
      <w:pPr>
        <w:spacing w:after="120"/>
        <w:ind w:left="360" w:hanging="360"/>
        <w:contextualSpacing/>
        <w:rPr>
          <w:sz w:val="24"/>
          <w:szCs w:val="24"/>
        </w:rPr>
      </w:pPr>
    </w:p>
    <w:p w:rsidR="00B04DBC" w:rsidRPr="00547B9D" w:rsidRDefault="00B04DBC" w:rsidP="00B04DBC">
      <w:pPr>
        <w:pStyle w:val="ListParagraph"/>
        <w:numPr>
          <w:ilvl w:val="0"/>
          <w:numId w:val="16"/>
        </w:numPr>
        <w:spacing w:after="120" w:line="240" w:lineRule="auto"/>
        <w:ind w:left="360"/>
        <w:rPr>
          <w:szCs w:val="24"/>
        </w:rPr>
      </w:pPr>
      <w:r>
        <w:rPr>
          <w:szCs w:val="24"/>
        </w:rPr>
        <w:t>Danielle</w:t>
      </w:r>
      <w:r w:rsidRPr="00547B9D">
        <w:rPr>
          <w:szCs w:val="24"/>
        </w:rPr>
        <w:t xml:space="preserve"> is a salaried employee with an agreement with her empl</w:t>
      </w:r>
      <w:r>
        <w:rPr>
          <w:szCs w:val="24"/>
        </w:rPr>
        <w:t>oyer that she will get paid $2,1</w:t>
      </w:r>
      <w:r w:rsidRPr="00547B9D">
        <w:rPr>
          <w:szCs w:val="24"/>
        </w:rPr>
        <w:t xml:space="preserve">50 biweekly for a 35-hour work week.  She also gets paid overtime for any hours worked over 40 hours per week, but nothing for the hours worked between 35 and 40 hours. </w:t>
      </w:r>
      <w:r>
        <w:rPr>
          <w:szCs w:val="24"/>
        </w:rPr>
        <w:t xml:space="preserve"> If Danielle works 46</w:t>
      </w:r>
      <w:r w:rsidRPr="00547B9D">
        <w:rPr>
          <w:szCs w:val="24"/>
        </w:rPr>
        <w:t xml:space="preserve"> hours and 41 hours respectively for the biweekly pay period, answer the following questions regarding this pay period.</w:t>
      </w:r>
    </w:p>
    <w:p w:rsidR="00B04DBC" w:rsidRPr="00C1020C" w:rsidRDefault="00B04DBC" w:rsidP="00B04DBC">
      <w:pPr>
        <w:spacing w:line="360" w:lineRule="auto"/>
        <w:contextualSpacing/>
        <w:rPr>
          <w:sz w:val="24"/>
          <w:szCs w:val="24"/>
        </w:rPr>
      </w:pPr>
    </w:p>
    <w:p w:rsidR="00B04DBC" w:rsidRPr="00C1020C" w:rsidRDefault="00B04DBC" w:rsidP="00B04DBC">
      <w:pPr>
        <w:tabs>
          <w:tab w:val="left" w:pos="2340"/>
          <w:tab w:val="left" w:pos="5040"/>
        </w:tabs>
        <w:spacing w:line="360" w:lineRule="auto"/>
        <w:contextualSpacing/>
        <w:rPr>
          <w:sz w:val="24"/>
          <w:szCs w:val="24"/>
        </w:rPr>
      </w:pPr>
      <w:r w:rsidRPr="00C1020C">
        <w:rPr>
          <w:sz w:val="24"/>
          <w:szCs w:val="24"/>
        </w:rPr>
        <w:tab/>
        <w:t>Regular biweekly pay</w:t>
      </w:r>
      <w:r w:rsidRPr="00C1020C">
        <w:rPr>
          <w:sz w:val="24"/>
          <w:szCs w:val="24"/>
        </w:rPr>
        <w:tab/>
        <w:t xml:space="preserve"> </w:t>
      </w:r>
      <w:r>
        <w:rPr>
          <w:b/>
          <w:sz w:val="24"/>
          <w:szCs w:val="24"/>
          <w:u w:val="single"/>
        </w:rPr>
        <w:t>$  2</w:t>
      </w:r>
      <w:r w:rsidR="005A49D9">
        <w:rPr>
          <w:b/>
          <w:sz w:val="24"/>
          <w:szCs w:val="24"/>
          <w:u w:val="single"/>
        </w:rPr>
        <w:t>,</w:t>
      </w:r>
      <w:r>
        <w:rPr>
          <w:b/>
          <w:sz w:val="24"/>
          <w:szCs w:val="24"/>
          <w:u w:val="single"/>
        </w:rPr>
        <w:t xml:space="preserve">150.00  </w:t>
      </w:r>
      <w:r w:rsidRPr="00C1020C">
        <w:rPr>
          <w:sz w:val="24"/>
          <w:szCs w:val="24"/>
        </w:rPr>
        <w:t xml:space="preserve"> </w:t>
      </w:r>
    </w:p>
    <w:p w:rsidR="00B04DBC" w:rsidRPr="00C1020C" w:rsidRDefault="00B04DBC" w:rsidP="00B04DBC">
      <w:pPr>
        <w:tabs>
          <w:tab w:val="left" w:pos="2340"/>
          <w:tab w:val="left" w:pos="5040"/>
        </w:tabs>
        <w:spacing w:line="360" w:lineRule="auto"/>
        <w:contextualSpacing/>
        <w:rPr>
          <w:sz w:val="24"/>
          <w:szCs w:val="24"/>
        </w:rPr>
      </w:pPr>
      <w:r w:rsidRPr="00C1020C">
        <w:rPr>
          <w:sz w:val="24"/>
          <w:szCs w:val="24"/>
        </w:rPr>
        <w:tab/>
        <w:t>Hourly Rate</w:t>
      </w:r>
      <w:r w:rsidRPr="00C1020C">
        <w:rPr>
          <w:sz w:val="24"/>
          <w:szCs w:val="24"/>
        </w:rPr>
        <w:tab/>
        <w:t xml:space="preserve"> </w:t>
      </w:r>
      <w:r>
        <w:rPr>
          <w:b/>
          <w:sz w:val="24"/>
          <w:szCs w:val="24"/>
          <w:u w:val="single"/>
        </w:rPr>
        <w:t xml:space="preserve">$  30.71  </w:t>
      </w:r>
      <w:r w:rsidRPr="00C1020C">
        <w:rPr>
          <w:sz w:val="24"/>
          <w:szCs w:val="24"/>
        </w:rPr>
        <w:t xml:space="preserve"> </w:t>
      </w:r>
    </w:p>
    <w:p w:rsidR="00B04DBC" w:rsidRPr="00B04DBC" w:rsidRDefault="00B04DBC" w:rsidP="00B04DBC">
      <w:pPr>
        <w:tabs>
          <w:tab w:val="left" w:pos="2340"/>
          <w:tab w:val="left" w:pos="5040"/>
        </w:tabs>
        <w:spacing w:line="360" w:lineRule="auto"/>
        <w:contextualSpacing/>
        <w:rPr>
          <w:b/>
          <w:sz w:val="24"/>
          <w:szCs w:val="24"/>
          <w:u w:val="single"/>
        </w:rPr>
      </w:pPr>
      <w:r w:rsidRPr="00C1020C">
        <w:rPr>
          <w:sz w:val="24"/>
          <w:szCs w:val="24"/>
        </w:rPr>
        <w:tab/>
        <w:t>Overtime Rate</w:t>
      </w:r>
      <w:r w:rsidRPr="00C1020C">
        <w:rPr>
          <w:sz w:val="24"/>
          <w:szCs w:val="24"/>
        </w:rPr>
        <w:tab/>
        <w:t xml:space="preserve"> </w:t>
      </w:r>
      <w:r>
        <w:rPr>
          <w:b/>
          <w:sz w:val="24"/>
          <w:szCs w:val="24"/>
          <w:u w:val="single"/>
        </w:rPr>
        <w:t xml:space="preserve">$  46.07  </w:t>
      </w:r>
    </w:p>
    <w:p w:rsidR="00B04DBC" w:rsidRPr="00C1020C" w:rsidRDefault="00B04DBC" w:rsidP="00B04DBC">
      <w:pPr>
        <w:tabs>
          <w:tab w:val="left" w:pos="2340"/>
          <w:tab w:val="left" w:pos="5040"/>
        </w:tabs>
        <w:spacing w:line="360" w:lineRule="auto"/>
        <w:contextualSpacing/>
        <w:rPr>
          <w:sz w:val="24"/>
          <w:szCs w:val="24"/>
        </w:rPr>
      </w:pPr>
      <w:r w:rsidRPr="00C1020C">
        <w:rPr>
          <w:sz w:val="24"/>
          <w:szCs w:val="24"/>
        </w:rPr>
        <w:tab/>
        <w:t xml:space="preserve">Overtime Earnings </w:t>
      </w:r>
      <w:r w:rsidRPr="00C1020C">
        <w:rPr>
          <w:sz w:val="24"/>
          <w:szCs w:val="24"/>
        </w:rPr>
        <w:tab/>
        <w:t xml:space="preserve"> </w:t>
      </w:r>
      <w:r w:rsidR="001A43CF">
        <w:rPr>
          <w:b/>
          <w:sz w:val="24"/>
          <w:szCs w:val="24"/>
          <w:u w:val="single"/>
        </w:rPr>
        <w:t>$  322.49</w:t>
      </w:r>
      <w:r w:rsidRPr="00C1020C">
        <w:rPr>
          <w:sz w:val="24"/>
          <w:szCs w:val="24"/>
        </w:rPr>
        <w:t xml:space="preserve"> </w:t>
      </w:r>
    </w:p>
    <w:p w:rsidR="00B04DBC" w:rsidRDefault="00B04DBC" w:rsidP="00B04DBC">
      <w:pPr>
        <w:tabs>
          <w:tab w:val="left" w:pos="2340"/>
          <w:tab w:val="left" w:pos="5040"/>
        </w:tabs>
        <w:spacing w:line="360" w:lineRule="auto"/>
        <w:contextualSpacing/>
        <w:rPr>
          <w:sz w:val="24"/>
          <w:szCs w:val="24"/>
        </w:rPr>
      </w:pPr>
      <w:r w:rsidRPr="00C1020C">
        <w:rPr>
          <w:sz w:val="24"/>
          <w:szCs w:val="24"/>
        </w:rPr>
        <w:tab/>
        <w:t xml:space="preserve">Total Earnings </w:t>
      </w:r>
      <w:r w:rsidRPr="00C1020C">
        <w:rPr>
          <w:sz w:val="24"/>
          <w:szCs w:val="24"/>
        </w:rPr>
        <w:tab/>
        <w:t xml:space="preserve"> </w:t>
      </w:r>
      <w:r w:rsidR="001A43CF">
        <w:rPr>
          <w:b/>
          <w:sz w:val="24"/>
          <w:szCs w:val="24"/>
          <w:u w:val="single"/>
        </w:rPr>
        <w:t>$  2</w:t>
      </w:r>
      <w:r w:rsidR="002C40E2">
        <w:rPr>
          <w:b/>
          <w:sz w:val="24"/>
          <w:szCs w:val="24"/>
          <w:u w:val="single"/>
        </w:rPr>
        <w:t>,</w:t>
      </w:r>
      <w:r w:rsidR="001A43CF">
        <w:rPr>
          <w:b/>
          <w:sz w:val="24"/>
          <w:szCs w:val="24"/>
          <w:u w:val="single"/>
        </w:rPr>
        <w:t>472.49</w:t>
      </w:r>
    </w:p>
    <w:p w:rsidR="00B04DBC" w:rsidRDefault="00B04DBC" w:rsidP="00B04DBC">
      <w:pPr>
        <w:tabs>
          <w:tab w:val="left" w:pos="2340"/>
          <w:tab w:val="left" w:pos="5040"/>
        </w:tabs>
        <w:contextualSpacing/>
        <w:rPr>
          <w:sz w:val="24"/>
          <w:szCs w:val="24"/>
        </w:rPr>
      </w:pPr>
    </w:p>
    <w:p w:rsidR="00B04DBC" w:rsidRDefault="00B04DBC" w:rsidP="00B04DBC">
      <w:pPr>
        <w:tabs>
          <w:tab w:val="left" w:pos="2340"/>
          <w:tab w:val="left" w:pos="5040"/>
        </w:tabs>
        <w:contextualSpacing/>
        <w:rPr>
          <w:sz w:val="24"/>
          <w:szCs w:val="24"/>
        </w:rPr>
      </w:pPr>
    </w:p>
    <w:p w:rsidR="00B04DBC" w:rsidRPr="00712461" w:rsidRDefault="00B04DBC" w:rsidP="00B04DBC">
      <w:pPr>
        <w:pStyle w:val="ListParagraph"/>
        <w:numPr>
          <w:ilvl w:val="0"/>
          <w:numId w:val="16"/>
        </w:numPr>
        <w:spacing w:line="240" w:lineRule="auto"/>
        <w:ind w:hanging="720"/>
        <w:rPr>
          <w:szCs w:val="24"/>
        </w:rPr>
      </w:pPr>
      <w:r w:rsidRPr="00712461">
        <w:rPr>
          <w:szCs w:val="24"/>
        </w:rPr>
        <w:t>Johnny received his paycheck and was surprised that it was not the amount that he thought it would be.  He worked 29 hours this past week and is paid $11.50 per hour. He is exempt from paying federal and state income taxes but must pay social security and Medicare tax.  Calculate his gross pay, social security tax, Medicare tax, and net pay.</w:t>
      </w:r>
    </w:p>
    <w:p w:rsidR="00B04DBC" w:rsidRPr="00712461" w:rsidRDefault="00B04DBC" w:rsidP="00B04DBC">
      <w:pPr>
        <w:ind w:left="360"/>
        <w:rPr>
          <w:sz w:val="24"/>
          <w:szCs w:val="24"/>
        </w:rPr>
      </w:pPr>
    </w:p>
    <w:p w:rsidR="00B04DBC" w:rsidRPr="00712461" w:rsidRDefault="00B04DBC" w:rsidP="00B04DBC">
      <w:pPr>
        <w:tabs>
          <w:tab w:val="left" w:pos="2160"/>
          <w:tab w:val="right" w:pos="7920"/>
        </w:tabs>
        <w:spacing w:line="360" w:lineRule="auto"/>
        <w:ind w:left="360"/>
        <w:rPr>
          <w:sz w:val="24"/>
          <w:szCs w:val="24"/>
        </w:rPr>
      </w:pPr>
      <w:r w:rsidRPr="00712461">
        <w:rPr>
          <w:sz w:val="24"/>
          <w:szCs w:val="24"/>
        </w:rPr>
        <w:tab/>
        <w:t>Gross Pay</w:t>
      </w:r>
      <w:r w:rsidRPr="00712461">
        <w:rPr>
          <w:sz w:val="24"/>
          <w:szCs w:val="24"/>
        </w:rPr>
        <w:tab/>
      </w:r>
      <w:r w:rsidR="00DF367C">
        <w:rPr>
          <w:b/>
          <w:sz w:val="24"/>
          <w:szCs w:val="24"/>
          <w:u w:val="single"/>
        </w:rPr>
        <w:t>$  333.50</w:t>
      </w:r>
    </w:p>
    <w:p w:rsidR="00B04DBC" w:rsidRPr="00712461" w:rsidRDefault="00B04DBC" w:rsidP="00B04DBC">
      <w:pPr>
        <w:tabs>
          <w:tab w:val="left" w:pos="2160"/>
          <w:tab w:val="right" w:pos="7920"/>
        </w:tabs>
        <w:spacing w:line="360" w:lineRule="auto"/>
        <w:ind w:left="360"/>
        <w:rPr>
          <w:sz w:val="24"/>
          <w:szCs w:val="24"/>
        </w:rPr>
      </w:pPr>
      <w:r w:rsidRPr="00712461">
        <w:rPr>
          <w:sz w:val="24"/>
          <w:szCs w:val="24"/>
        </w:rPr>
        <w:tab/>
        <w:t>Social Security Tax</w:t>
      </w:r>
      <w:r w:rsidRPr="00712461">
        <w:rPr>
          <w:sz w:val="24"/>
          <w:szCs w:val="24"/>
        </w:rPr>
        <w:tab/>
      </w:r>
      <w:r w:rsidR="00DF367C">
        <w:rPr>
          <w:b/>
          <w:sz w:val="24"/>
          <w:szCs w:val="24"/>
          <w:u w:val="single"/>
        </w:rPr>
        <w:t>$</w:t>
      </w:r>
      <w:r w:rsidR="0039470D">
        <w:rPr>
          <w:b/>
          <w:sz w:val="24"/>
          <w:szCs w:val="24"/>
          <w:u w:val="single"/>
        </w:rPr>
        <w:t xml:space="preserve">  20.68</w:t>
      </w:r>
    </w:p>
    <w:p w:rsidR="00B04DBC" w:rsidRPr="00712461" w:rsidRDefault="00B04DBC" w:rsidP="00B04DBC">
      <w:pPr>
        <w:tabs>
          <w:tab w:val="left" w:pos="2160"/>
          <w:tab w:val="right" w:pos="7920"/>
        </w:tabs>
        <w:spacing w:line="360" w:lineRule="auto"/>
        <w:ind w:left="360"/>
        <w:rPr>
          <w:sz w:val="24"/>
          <w:szCs w:val="24"/>
        </w:rPr>
      </w:pPr>
      <w:r w:rsidRPr="00712461">
        <w:rPr>
          <w:sz w:val="24"/>
          <w:szCs w:val="24"/>
        </w:rPr>
        <w:tab/>
        <w:t>Medicare Tax</w:t>
      </w:r>
      <w:r w:rsidRPr="00712461">
        <w:rPr>
          <w:sz w:val="24"/>
          <w:szCs w:val="24"/>
        </w:rPr>
        <w:tab/>
      </w:r>
      <w:r w:rsidR="00DF367C">
        <w:rPr>
          <w:b/>
          <w:sz w:val="24"/>
          <w:szCs w:val="24"/>
          <w:u w:val="single"/>
        </w:rPr>
        <w:t>$</w:t>
      </w:r>
      <w:r w:rsidR="0039470D">
        <w:rPr>
          <w:b/>
          <w:sz w:val="24"/>
          <w:szCs w:val="24"/>
          <w:u w:val="single"/>
        </w:rPr>
        <w:t xml:space="preserve">  4.84</w:t>
      </w:r>
    </w:p>
    <w:p w:rsidR="00B04DBC" w:rsidRPr="00712461" w:rsidRDefault="00B04DBC" w:rsidP="00B04DBC">
      <w:pPr>
        <w:tabs>
          <w:tab w:val="left" w:pos="2160"/>
          <w:tab w:val="right" w:pos="7920"/>
        </w:tabs>
        <w:spacing w:line="360" w:lineRule="auto"/>
        <w:ind w:left="360"/>
        <w:rPr>
          <w:sz w:val="24"/>
          <w:szCs w:val="24"/>
        </w:rPr>
      </w:pPr>
      <w:r w:rsidRPr="00712461">
        <w:rPr>
          <w:sz w:val="24"/>
          <w:szCs w:val="24"/>
        </w:rPr>
        <w:tab/>
        <w:t>Net Pay</w:t>
      </w:r>
      <w:r w:rsidRPr="00712461">
        <w:rPr>
          <w:sz w:val="24"/>
          <w:szCs w:val="24"/>
        </w:rPr>
        <w:tab/>
      </w:r>
      <w:r w:rsidR="00DF367C">
        <w:rPr>
          <w:b/>
          <w:sz w:val="24"/>
          <w:szCs w:val="24"/>
          <w:u w:val="single"/>
        </w:rPr>
        <w:t>$</w:t>
      </w:r>
      <w:r w:rsidR="0039470D">
        <w:rPr>
          <w:b/>
          <w:sz w:val="24"/>
          <w:szCs w:val="24"/>
          <w:u w:val="single"/>
        </w:rPr>
        <w:t xml:space="preserve">  307.98</w:t>
      </w:r>
    </w:p>
    <w:p w:rsidR="00B04DBC" w:rsidRDefault="00B04DBC" w:rsidP="00B04DBC">
      <w:pPr>
        <w:tabs>
          <w:tab w:val="left" w:pos="2160"/>
          <w:tab w:val="right" w:pos="7920"/>
        </w:tabs>
        <w:spacing w:line="360" w:lineRule="auto"/>
        <w:ind w:left="360"/>
        <w:rPr>
          <w:sz w:val="26"/>
          <w:szCs w:val="26"/>
        </w:rPr>
      </w:pPr>
    </w:p>
    <w:p w:rsidR="00DF367C" w:rsidRDefault="00DF367C" w:rsidP="00B04DBC">
      <w:pPr>
        <w:tabs>
          <w:tab w:val="left" w:pos="2160"/>
          <w:tab w:val="right" w:pos="7920"/>
        </w:tabs>
        <w:spacing w:line="360" w:lineRule="auto"/>
        <w:ind w:left="360"/>
        <w:rPr>
          <w:sz w:val="26"/>
          <w:szCs w:val="26"/>
        </w:rPr>
      </w:pPr>
    </w:p>
    <w:p w:rsidR="00B04DBC" w:rsidRPr="00C1020C" w:rsidRDefault="00B04DBC" w:rsidP="00B04DBC">
      <w:pPr>
        <w:pStyle w:val="ListParagraph"/>
        <w:numPr>
          <w:ilvl w:val="0"/>
          <w:numId w:val="16"/>
        </w:numPr>
        <w:spacing w:line="240" w:lineRule="auto"/>
        <w:ind w:left="360"/>
        <w:rPr>
          <w:szCs w:val="24"/>
        </w:rPr>
      </w:pPr>
      <w:r>
        <w:rPr>
          <w:szCs w:val="24"/>
        </w:rPr>
        <w:t>Christine has been offered a new job that pays her $62,450 with these benefits: $4,800 in pension contributions, $1,800 in paid vacation time, $600 in free parking, $2,580 in paid holidays, $800 in equipment, and $2,400 in health insurance.  Christine’s job expenses for the new job total $ 3,250.  What is Christine’s net job benefits?</w:t>
      </w:r>
    </w:p>
    <w:p w:rsidR="00B04DBC" w:rsidRPr="00C1020C" w:rsidRDefault="00B04DBC" w:rsidP="00B04DBC">
      <w:pPr>
        <w:contextualSpacing/>
        <w:rPr>
          <w:sz w:val="24"/>
          <w:szCs w:val="24"/>
        </w:rPr>
      </w:pPr>
    </w:p>
    <w:p w:rsidR="00B04DBC" w:rsidRPr="00DF367C" w:rsidRDefault="00B04DBC" w:rsidP="00B04DBC">
      <w:pPr>
        <w:contextualSpacing/>
        <w:rPr>
          <w:b/>
          <w:sz w:val="24"/>
          <w:szCs w:val="24"/>
          <w:u w:val="single"/>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C1020C">
        <w:rPr>
          <w:sz w:val="24"/>
          <w:szCs w:val="24"/>
        </w:rPr>
        <w:t xml:space="preserve">  </w:t>
      </w:r>
      <w:r w:rsidR="00DF367C">
        <w:rPr>
          <w:b/>
          <w:sz w:val="24"/>
          <w:szCs w:val="24"/>
          <w:u w:val="single"/>
        </w:rPr>
        <w:t>$  72,180.00</w:t>
      </w:r>
    </w:p>
    <w:p w:rsidR="00B04DBC" w:rsidRDefault="00B04DBC" w:rsidP="00B04DBC">
      <w:pPr>
        <w:contextualSpacing/>
        <w:rPr>
          <w:sz w:val="24"/>
          <w:szCs w:val="24"/>
        </w:rPr>
      </w:pPr>
    </w:p>
    <w:p w:rsidR="00B04DBC" w:rsidRDefault="00B04DBC" w:rsidP="00B04DBC">
      <w:pPr>
        <w:contextualSpacing/>
        <w:rPr>
          <w:sz w:val="24"/>
          <w:szCs w:val="24"/>
        </w:rPr>
      </w:pPr>
    </w:p>
    <w:p w:rsidR="00B04DBC" w:rsidRPr="00C1020C" w:rsidRDefault="00A305AE" w:rsidP="00B04DBC">
      <w:pPr>
        <w:pStyle w:val="ListParagraph"/>
        <w:numPr>
          <w:ilvl w:val="0"/>
          <w:numId w:val="16"/>
        </w:numPr>
        <w:spacing w:line="240" w:lineRule="auto"/>
        <w:ind w:left="360"/>
        <w:rPr>
          <w:szCs w:val="24"/>
        </w:rPr>
      </w:pPr>
      <w:r>
        <w:rPr>
          <w:szCs w:val="24"/>
        </w:rPr>
        <w:t>Ricardo Diaz works two part-</w:t>
      </w:r>
      <w:r w:rsidR="00B04DBC">
        <w:rPr>
          <w:szCs w:val="24"/>
        </w:rPr>
        <w:t xml:space="preserve">time jobs.  At the first job he makes $23,800 yearly.  </w:t>
      </w:r>
      <w:r>
        <w:rPr>
          <w:szCs w:val="24"/>
        </w:rPr>
        <w:t>At the second job he makes $12,</w:t>
      </w:r>
      <w:r w:rsidR="00B04DBC">
        <w:rPr>
          <w:szCs w:val="24"/>
        </w:rPr>
        <w:t>400.  How much will Ricardo pay into Social Security and Medicare for the year?</w:t>
      </w:r>
    </w:p>
    <w:p w:rsidR="00B04DBC" w:rsidRPr="00C1020C" w:rsidRDefault="00B04DBC" w:rsidP="00B04DBC">
      <w:pPr>
        <w:contextualSpacing/>
        <w:rPr>
          <w:sz w:val="24"/>
          <w:szCs w:val="24"/>
        </w:rPr>
      </w:pPr>
    </w:p>
    <w:p w:rsidR="00B04DBC" w:rsidRPr="00554B28" w:rsidRDefault="00B04DBC" w:rsidP="00B04DBC">
      <w:pPr>
        <w:contextualSpacing/>
        <w:rPr>
          <w:sz w:val="24"/>
          <w:szCs w:val="24"/>
          <w:u w:val="single"/>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Social Security</w:t>
      </w:r>
      <w:r>
        <w:rPr>
          <w:sz w:val="24"/>
          <w:szCs w:val="24"/>
        </w:rPr>
        <w:tab/>
      </w:r>
      <w:r w:rsidR="00DF367C">
        <w:rPr>
          <w:b/>
          <w:sz w:val="24"/>
          <w:szCs w:val="24"/>
          <w:u w:val="single"/>
        </w:rPr>
        <w:t>$</w:t>
      </w:r>
      <w:r w:rsidR="0039470D">
        <w:rPr>
          <w:b/>
          <w:sz w:val="24"/>
          <w:szCs w:val="24"/>
          <w:u w:val="single"/>
        </w:rPr>
        <w:t xml:space="preserve">  2</w:t>
      </w:r>
      <w:r w:rsidR="002C40E2">
        <w:rPr>
          <w:b/>
          <w:sz w:val="24"/>
          <w:szCs w:val="24"/>
          <w:u w:val="single"/>
        </w:rPr>
        <w:t>,</w:t>
      </w:r>
      <w:r w:rsidR="0039470D">
        <w:rPr>
          <w:b/>
          <w:sz w:val="24"/>
          <w:szCs w:val="24"/>
          <w:u w:val="single"/>
        </w:rPr>
        <w:t>244.40</w:t>
      </w:r>
    </w:p>
    <w:p w:rsidR="00B04DBC" w:rsidRDefault="00B04DBC" w:rsidP="00B04DBC">
      <w:pPr>
        <w:rPr>
          <w:szCs w:val="24"/>
        </w:rPr>
      </w:pPr>
      <w:r>
        <w:rPr>
          <w:szCs w:val="24"/>
        </w:rPr>
        <w:tab/>
      </w:r>
      <w:r>
        <w:rPr>
          <w:szCs w:val="24"/>
        </w:rPr>
        <w:tab/>
      </w:r>
      <w:r>
        <w:rPr>
          <w:szCs w:val="24"/>
        </w:rPr>
        <w:tab/>
      </w:r>
      <w:r>
        <w:rPr>
          <w:szCs w:val="24"/>
        </w:rPr>
        <w:tab/>
      </w:r>
      <w:r>
        <w:rPr>
          <w:szCs w:val="24"/>
        </w:rPr>
        <w:tab/>
      </w:r>
      <w:r>
        <w:rPr>
          <w:szCs w:val="24"/>
        </w:rPr>
        <w:tab/>
      </w:r>
    </w:p>
    <w:p w:rsidR="00B04DBC" w:rsidRPr="00554B28" w:rsidRDefault="00B04DBC" w:rsidP="00B04DBC">
      <w:pPr>
        <w:rPr>
          <w:sz w:val="24"/>
          <w:szCs w:val="24"/>
          <w:u w:val="single"/>
        </w:rPr>
      </w:pPr>
      <w:r>
        <w:rPr>
          <w:szCs w:val="24"/>
        </w:rPr>
        <w:tab/>
      </w:r>
      <w:r>
        <w:rPr>
          <w:szCs w:val="24"/>
        </w:rPr>
        <w:tab/>
      </w:r>
      <w:r>
        <w:rPr>
          <w:szCs w:val="24"/>
        </w:rPr>
        <w:tab/>
      </w:r>
      <w:r>
        <w:rPr>
          <w:szCs w:val="24"/>
        </w:rPr>
        <w:tab/>
      </w:r>
      <w:r>
        <w:rPr>
          <w:szCs w:val="24"/>
        </w:rPr>
        <w:tab/>
      </w:r>
      <w:r>
        <w:rPr>
          <w:szCs w:val="24"/>
        </w:rPr>
        <w:tab/>
      </w:r>
      <w:r w:rsidRPr="00554B28">
        <w:rPr>
          <w:sz w:val="24"/>
          <w:szCs w:val="24"/>
        </w:rPr>
        <w:t>Medicare</w:t>
      </w:r>
      <w:r>
        <w:rPr>
          <w:sz w:val="24"/>
          <w:szCs w:val="24"/>
        </w:rPr>
        <w:tab/>
      </w:r>
      <w:r>
        <w:rPr>
          <w:sz w:val="24"/>
          <w:szCs w:val="24"/>
        </w:rPr>
        <w:tab/>
      </w:r>
      <w:r w:rsidR="00DF367C">
        <w:rPr>
          <w:b/>
          <w:sz w:val="24"/>
          <w:szCs w:val="24"/>
          <w:u w:val="single"/>
        </w:rPr>
        <w:t>$</w:t>
      </w:r>
      <w:r w:rsidR="0039470D">
        <w:rPr>
          <w:b/>
          <w:sz w:val="24"/>
          <w:szCs w:val="24"/>
          <w:u w:val="single"/>
        </w:rPr>
        <w:t xml:space="preserve">  524.90</w:t>
      </w:r>
    </w:p>
    <w:p w:rsidR="00B04DBC" w:rsidRDefault="00B04DBC" w:rsidP="00B04DBC">
      <w:pPr>
        <w:rPr>
          <w:b/>
          <w:sz w:val="24"/>
          <w:szCs w:val="24"/>
        </w:rPr>
      </w:pPr>
    </w:p>
    <w:p w:rsidR="00B04DBC" w:rsidRPr="00C1020C" w:rsidRDefault="00B04DBC" w:rsidP="00B04DBC">
      <w:pPr>
        <w:pStyle w:val="ListParagraph"/>
        <w:numPr>
          <w:ilvl w:val="0"/>
          <w:numId w:val="16"/>
        </w:numPr>
        <w:spacing w:line="240" w:lineRule="auto"/>
        <w:ind w:left="360"/>
        <w:rPr>
          <w:szCs w:val="24"/>
        </w:rPr>
      </w:pPr>
      <w:r>
        <w:rPr>
          <w:szCs w:val="24"/>
        </w:rPr>
        <w:t>James Dean and 35 other employees work at a company with a profit-sharing plan.  All employees share 14.75% of the company’s annual profits.  This year the company had an annual profit of $684,000.</w:t>
      </w:r>
    </w:p>
    <w:p w:rsidR="00B04DBC" w:rsidRPr="00C1020C" w:rsidRDefault="00B04DBC" w:rsidP="00B04DBC">
      <w:pPr>
        <w:contextualSpacing/>
        <w:rPr>
          <w:sz w:val="24"/>
          <w:szCs w:val="24"/>
        </w:rPr>
      </w:pPr>
    </w:p>
    <w:p w:rsidR="00B04DBC" w:rsidRDefault="00B04DBC" w:rsidP="00B04DBC">
      <w:pPr>
        <w:contextualSpacing/>
        <w:rPr>
          <w:sz w:val="24"/>
          <w:szCs w:val="24"/>
          <w:u w:val="single"/>
        </w:rPr>
      </w:pPr>
      <w:r>
        <w:rPr>
          <w:sz w:val="24"/>
          <w:szCs w:val="24"/>
        </w:rPr>
        <w:tab/>
      </w:r>
      <w:r>
        <w:rPr>
          <w:sz w:val="24"/>
          <w:szCs w:val="24"/>
        </w:rPr>
        <w:tab/>
      </w:r>
      <w:r>
        <w:rPr>
          <w:sz w:val="24"/>
          <w:szCs w:val="24"/>
        </w:rPr>
        <w:tab/>
        <w:t>How much will go into the profit-sharing fund?</w:t>
      </w:r>
      <w:r w:rsidR="00DF367C">
        <w:rPr>
          <w:b/>
          <w:sz w:val="24"/>
          <w:szCs w:val="24"/>
          <w:u w:val="single"/>
        </w:rPr>
        <w:t xml:space="preserve">  $  100,890.00</w:t>
      </w:r>
    </w:p>
    <w:p w:rsidR="00B04DBC" w:rsidRDefault="00B04DBC" w:rsidP="00B04DBC">
      <w:pPr>
        <w:contextualSpacing/>
        <w:rPr>
          <w:sz w:val="24"/>
          <w:szCs w:val="24"/>
          <w:u w:val="single"/>
        </w:rPr>
      </w:pPr>
    </w:p>
    <w:p w:rsidR="00B04DBC" w:rsidRPr="00C1020C" w:rsidRDefault="00B04DBC" w:rsidP="00B04DBC">
      <w:pPr>
        <w:contextualSpacing/>
        <w:rPr>
          <w:sz w:val="24"/>
          <w:szCs w:val="24"/>
        </w:rPr>
      </w:pPr>
      <w:r>
        <w:rPr>
          <w:sz w:val="24"/>
          <w:szCs w:val="24"/>
        </w:rPr>
        <w:tab/>
      </w:r>
      <w:r>
        <w:rPr>
          <w:sz w:val="24"/>
          <w:szCs w:val="24"/>
        </w:rPr>
        <w:tab/>
      </w:r>
      <w:r>
        <w:rPr>
          <w:sz w:val="24"/>
          <w:szCs w:val="24"/>
        </w:rPr>
        <w:tab/>
        <w:t>How much will each employee receive from the fund?</w:t>
      </w:r>
      <w:r w:rsidR="00DF367C">
        <w:rPr>
          <w:b/>
          <w:sz w:val="24"/>
          <w:szCs w:val="24"/>
          <w:u w:val="single"/>
        </w:rPr>
        <w:t xml:space="preserve">  $  2,802.50</w:t>
      </w:r>
      <w:r w:rsidRPr="00C1020C">
        <w:rPr>
          <w:sz w:val="24"/>
          <w:szCs w:val="24"/>
        </w:rPr>
        <w:t xml:space="preserve"> </w:t>
      </w:r>
    </w:p>
    <w:p w:rsidR="008F2B29" w:rsidRDefault="008F2B29" w:rsidP="00CF43BA">
      <w:pPr>
        <w:contextualSpacing/>
        <w:rPr>
          <w:b/>
          <w:sz w:val="24"/>
          <w:szCs w:val="24"/>
        </w:rPr>
      </w:pPr>
    </w:p>
    <w:p w:rsidR="00C3007C" w:rsidRDefault="00C3007C" w:rsidP="00CF43BA">
      <w:pPr>
        <w:contextualSpacing/>
        <w:rPr>
          <w:b/>
          <w:sz w:val="24"/>
          <w:szCs w:val="24"/>
        </w:rPr>
      </w:pPr>
    </w:p>
    <w:p w:rsidR="004F4096" w:rsidRPr="004F4096" w:rsidRDefault="004F4096" w:rsidP="00CF43BA">
      <w:pPr>
        <w:contextualSpacing/>
        <w:rPr>
          <w:sz w:val="24"/>
          <w:szCs w:val="24"/>
        </w:rPr>
      </w:pPr>
      <w:r w:rsidRPr="002C40E2">
        <w:rPr>
          <w:b/>
          <w:bCs/>
          <w:caps/>
          <w:sz w:val="24"/>
          <w:szCs w:val="24"/>
        </w:rPr>
        <w:t xml:space="preserve">Job 1:  Calculating Payroll </w:t>
      </w:r>
      <w:r>
        <w:rPr>
          <w:sz w:val="24"/>
          <w:szCs w:val="24"/>
        </w:rPr>
        <w:t>(1 point each bold answer = 46 points)</w:t>
      </w:r>
    </w:p>
    <w:p w:rsidR="00BF5D19" w:rsidRDefault="00BF5D19" w:rsidP="00BF5D19"/>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540"/>
        <w:gridCol w:w="540"/>
        <w:gridCol w:w="360"/>
        <w:gridCol w:w="180"/>
        <w:gridCol w:w="630"/>
        <w:gridCol w:w="540"/>
        <w:gridCol w:w="1080"/>
        <w:gridCol w:w="360"/>
        <w:gridCol w:w="720"/>
        <w:gridCol w:w="540"/>
        <w:gridCol w:w="1260"/>
        <w:gridCol w:w="270"/>
        <w:gridCol w:w="1350"/>
      </w:tblGrid>
      <w:tr w:rsidR="00ED4734" w:rsidTr="00ED4734">
        <w:trPr>
          <w:gridAfter w:val="2"/>
          <w:wAfter w:w="1620" w:type="dxa"/>
        </w:trPr>
        <w:tc>
          <w:tcPr>
            <w:tcW w:w="1885" w:type="dxa"/>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23"/>
                <w:szCs w:val="23"/>
              </w:rPr>
            </w:pPr>
            <w:r w:rsidRPr="00ED4734">
              <w:rPr>
                <w:rFonts w:ascii="Times" w:hAnsi="Times" w:cs="Times"/>
                <w:color w:val="000000"/>
                <w:sz w:val="23"/>
                <w:szCs w:val="23"/>
              </w:rPr>
              <w:t>NAME</w:t>
            </w:r>
          </w:p>
        </w:tc>
        <w:tc>
          <w:tcPr>
            <w:tcW w:w="540" w:type="dxa"/>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23"/>
                <w:szCs w:val="23"/>
              </w:rPr>
            </w:pPr>
            <w:r w:rsidRPr="00ED4734">
              <w:rPr>
                <w:rFonts w:ascii="Times" w:hAnsi="Times" w:cs="Times"/>
                <w:color w:val="000000"/>
                <w:sz w:val="23"/>
                <w:szCs w:val="23"/>
              </w:rPr>
              <w:t>M</w:t>
            </w:r>
          </w:p>
        </w:tc>
        <w:tc>
          <w:tcPr>
            <w:tcW w:w="540" w:type="dxa"/>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23"/>
                <w:szCs w:val="23"/>
              </w:rPr>
            </w:pPr>
            <w:r w:rsidRPr="00ED4734">
              <w:rPr>
                <w:rFonts w:ascii="Times" w:hAnsi="Times" w:cs="Times"/>
                <w:color w:val="000000"/>
                <w:sz w:val="23"/>
                <w:szCs w:val="23"/>
              </w:rPr>
              <w:t>T</w:t>
            </w:r>
          </w:p>
        </w:tc>
        <w:tc>
          <w:tcPr>
            <w:tcW w:w="540" w:type="dxa"/>
            <w:gridSpan w:val="2"/>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23"/>
                <w:szCs w:val="23"/>
              </w:rPr>
            </w:pPr>
            <w:r w:rsidRPr="00ED4734">
              <w:rPr>
                <w:rFonts w:ascii="Times" w:hAnsi="Times" w:cs="Times"/>
                <w:color w:val="000000"/>
                <w:sz w:val="23"/>
                <w:szCs w:val="23"/>
              </w:rPr>
              <w:t>W</w:t>
            </w:r>
          </w:p>
        </w:tc>
        <w:tc>
          <w:tcPr>
            <w:tcW w:w="630" w:type="dxa"/>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23"/>
                <w:szCs w:val="23"/>
              </w:rPr>
            </w:pPr>
            <w:r w:rsidRPr="00ED4734">
              <w:rPr>
                <w:rFonts w:ascii="Times" w:hAnsi="Times" w:cs="Times"/>
                <w:color w:val="000000"/>
                <w:sz w:val="23"/>
                <w:szCs w:val="23"/>
              </w:rPr>
              <w:t>TH</w:t>
            </w:r>
          </w:p>
        </w:tc>
        <w:tc>
          <w:tcPr>
            <w:tcW w:w="540" w:type="dxa"/>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23"/>
                <w:szCs w:val="23"/>
              </w:rPr>
            </w:pPr>
            <w:r w:rsidRPr="00ED4734">
              <w:rPr>
                <w:rFonts w:ascii="Times" w:hAnsi="Times" w:cs="Times"/>
                <w:color w:val="000000"/>
                <w:sz w:val="23"/>
                <w:szCs w:val="23"/>
              </w:rPr>
              <w:t>F</w:t>
            </w:r>
          </w:p>
        </w:tc>
        <w:tc>
          <w:tcPr>
            <w:tcW w:w="1080" w:type="dxa"/>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23"/>
                <w:szCs w:val="23"/>
              </w:rPr>
            </w:pPr>
            <w:r w:rsidRPr="00ED4734">
              <w:rPr>
                <w:rFonts w:ascii="Times" w:hAnsi="Times" w:cs="Times"/>
                <w:color w:val="000000"/>
                <w:sz w:val="23"/>
                <w:szCs w:val="23"/>
              </w:rPr>
              <w:t>Total Pieces</w:t>
            </w:r>
          </w:p>
        </w:tc>
        <w:tc>
          <w:tcPr>
            <w:tcW w:w="1080" w:type="dxa"/>
            <w:gridSpan w:val="2"/>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23"/>
                <w:szCs w:val="23"/>
              </w:rPr>
            </w:pPr>
            <w:r w:rsidRPr="00ED4734">
              <w:rPr>
                <w:rFonts w:ascii="Times" w:hAnsi="Times" w:cs="Times"/>
                <w:color w:val="000000"/>
                <w:sz w:val="23"/>
                <w:szCs w:val="23"/>
              </w:rPr>
              <w:t>Rate per piece</w:t>
            </w:r>
          </w:p>
        </w:tc>
        <w:tc>
          <w:tcPr>
            <w:tcW w:w="1800" w:type="dxa"/>
            <w:gridSpan w:val="2"/>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23"/>
                <w:szCs w:val="23"/>
              </w:rPr>
            </w:pPr>
            <w:r w:rsidRPr="00ED4734">
              <w:rPr>
                <w:rFonts w:ascii="Times" w:hAnsi="Times" w:cs="Times"/>
                <w:color w:val="000000"/>
                <w:sz w:val="23"/>
                <w:szCs w:val="23"/>
              </w:rPr>
              <w:t>Gross Pay</w:t>
            </w:r>
          </w:p>
        </w:tc>
      </w:tr>
      <w:tr w:rsidR="00822C29" w:rsidTr="00ED4734">
        <w:trPr>
          <w:gridAfter w:val="2"/>
          <w:wAfter w:w="1620" w:type="dxa"/>
        </w:trPr>
        <w:tc>
          <w:tcPr>
            <w:tcW w:w="1885" w:type="dxa"/>
            <w:shd w:val="clear" w:color="auto" w:fill="auto"/>
          </w:tcPr>
          <w:p w:rsidR="00822C29" w:rsidRPr="00E05566"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Perez, E.</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59</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61</w:t>
            </w:r>
          </w:p>
        </w:tc>
        <w:tc>
          <w:tcPr>
            <w:tcW w:w="540" w:type="dxa"/>
            <w:gridSpan w:val="2"/>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68</w:t>
            </w:r>
          </w:p>
        </w:tc>
        <w:tc>
          <w:tcPr>
            <w:tcW w:w="63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65</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60</w:t>
            </w:r>
          </w:p>
        </w:tc>
        <w:tc>
          <w:tcPr>
            <w:tcW w:w="1080" w:type="dxa"/>
            <w:shd w:val="clear" w:color="auto" w:fill="auto"/>
          </w:tcPr>
          <w:p w:rsidR="00822C29" w:rsidRPr="0039470D" w:rsidRDefault="0039470D" w:rsidP="00822C29">
            <w:pPr>
              <w:spacing w:before="100" w:beforeAutospacing="1" w:after="100" w:afterAutospacing="1" w:line="306" w:lineRule="atLeast"/>
              <w:jc w:val="center"/>
              <w:rPr>
                <w:rFonts w:ascii="Times" w:hAnsi="Times" w:cs="Times"/>
                <w:b/>
                <w:color w:val="000000"/>
                <w:sz w:val="23"/>
                <w:szCs w:val="23"/>
              </w:rPr>
            </w:pPr>
            <w:r w:rsidRPr="0039470D">
              <w:rPr>
                <w:rFonts w:ascii="Times" w:hAnsi="Times" w:cs="Times"/>
                <w:b/>
                <w:color w:val="000000"/>
                <w:sz w:val="23"/>
                <w:szCs w:val="23"/>
              </w:rPr>
              <w:t>313</w:t>
            </w:r>
          </w:p>
        </w:tc>
        <w:tc>
          <w:tcPr>
            <w:tcW w:w="1080" w:type="dxa"/>
            <w:gridSpan w:val="2"/>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$1.80</w:t>
            </w:r>
          </w:p>
        </w:tc>
        <w:tc>
          <w:tcPr>
            <w:tcW w:w="1800" w:type="dxa"/>
            <w:gridSpan w:val="2"/>
            <w:shd w:val="clear" w:color="auto" w:fill="auto"/>
          </w:tcPr>
          <w:p w:rsidR="00822C29" w:rsidRPr="0039470D" w:rsidRDefault="00822C29" w:rsidP="00822C29">
            <w:pPr>
              <w:spacing w:before="100" w:beforeAutospacing="1" w:after="100" w:afterAutospacing="1" w:line="306" w:lineRule="atLeast"/>
              <w:jc w:val="center"/>
              <w:rPr>
                <w:rFonts w:ascii="Times" w:hAnsi="Times" w:cs="Times"/>
                <w:b/>
                <w:color w:val="000000"/>
                <w:sz w:val="23"/>
                <w:szCs w:val="23"/>
              </w:rPr>
            </w:pPr>
            <w:r w:rsidRPr="0039470D">
              <w:rPr>
                <w:rFonts w:ascii="Times" w:hAnsi="Times" w:cs="Times"/>
                <w:b/>
                <w:color w:val="000000"/>
                <w:sz w:val="23"/>
                <w:szCs w:val="23"/>
              </w:rPr>
              <w:t xml:space="preserve"> </w:t>
            </w:r>
            <w:r w:rsidR="0039470D" w:rsidRPr="0039470D">
              <w:rPr>
                <w:rFonts w:ascii="Times" w:hAnsi="Times" w:cs="Times"/>
                <w:b/>
                <w:color w:val="000000"/>
                <w:sz w:val="23"/>
                <w:szCs w:val="23"/>
              </w:rPr>
              <w:t>563.40</w:t>
            </w:r>
          </w:p>
        </w:tc>
      </w:tr>
      <w:tr w:rsidR="00822C29" w:rsidTr="00ED4734">
        <w:trPr>
          <w:gridAfter w:val="2"/>
          <w:wAfter w:w="1620" w:type="dxa"/>
        </w:trPr>
        <w:tc>
          <w:tcPr>
            <w:tcW w:w="1885" w:type="dxa"/>
            <w:shd w:val="clear" w:color="auto" w:fill="auto"/>
          </w:tcPr>
          <w:p w:rsidR="00822C29" w:rsidRPr="00E05566"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West, R.</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26</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24</w:t>
            </w:r>
          </w:p>
        </w:tc>
        <w:tc>
          <w:tcPr>
            <w:tcW w:w="540" w:type="dxa"/>
            <w:gridSpan w:val="2"/>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29</w:t>
            </w:r>
          </w:p>
        </w:tc>
        <w:tc>
          <w:tcPr>
            <w:tcW w:w="63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35</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32</w:t>
            </w:r>
          </w:p>
        </w:tc>
        <w:tc>
          <w:tcPr>
            <w:tcW w:w="1080" w:type="dxa"/>
            <w:shd w:val="clear" w:color="auto" w:fill="auto"/>
          </w:tcPr>
          <w:p w:rsidR="00822C29" w:rsidRPr="0039470D" w:rsidRDefault="0039470D" w:rsidP="00822C29">
            <w:pPr>
              <w:spacing w:before="100" w:beforeAutospacing="1" w:after="100" w:afterAutospacing="1" w:line="306" w:lineRule="atLeast"/>
              <w:jc w:val="center"/>
              <w:rPr>
                <w:rFonts w:ascii="Times" w:hAnsi="Times" w:cs="Times"/>
                <w:b/>
                <w:color w:val="000000"/>
                <w:sz w:val="23"/>
                <w:szCs w:val="23"/>
              </w:rPr>
            </w:pPr>
            <w:r w:rsidRPr="0039470D">
              <w:rPr>
                <w:rFonts w:ascii="Times" w:hAnsi="Times" w:cs="Times"/>
                <w:b/>
                <w:color w:val="000000"/>
                <w:sz w:val="23"/>
                <w:szCs w:val="23"/>
              </w:rPr>
              <w:t>146</w:t>
            </w:r>
          </w:p>
        </w:tc>
        <w:tc>
          <w:tcPr>
            <w:tcW w:w="1080" w:type="dxa"/>
            <w:gridSpan w:val="2"/>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$2.15</w:t>
            </w:r>
          </w:p>
        </w:tc>
        <w:tc>
          <w:tcPr>
            <w:tcW w:w="1800" w:type="dxa"/>
            <w:gridSpan w:val="2"/>
            <w:shd w:val="clear" w:color="auto" w:fill="auto"/>
          </w:tcPr>
          <w:p w:rsidR="00822C29" w:rsidRPr="0039470D" w:rsidRDefault="00822C29" w:rsidP="00822C29">
            <w:pPr>
              <w:spacing w:before="100" w:beforeAutospacing="1" w:after="100" w:afterAutospacing="1" w:line="306" w:lineRule="atLeast"/>
              <w:jc w:val="center"/>
              <w:rPr>
                <w:rFonts w:ascii="Times" w:hAnsi="Times" w:cs="Times"/>
                <w:b/>
                <w:color w:val="000000"/>
                <w:sz w:val="23"/>
                <w:szCs w:val="23"/>
              </w:rPr>
            </w:pPr>
            <w:r w:rsidRPr="0039470D">
              <w:rPr>
                <w:rFonts w:ascii="Times" w:hAnsi="Times" w:cs="Times"/>
                <w:b/>
                <w:color w:val="000000"/>
                <w:sz w:val="23"/>
                <w:szCs w:val="23"/>
              </w:rPr>
              <w:t xml:space="preserve"> </w:t>
            </w:r>
            <w:r w:rsidR="0039470D" w:rsidRPr="0039470D">
              <w:rPr>
                <w:rFonts w:ascii="Times" w:hAnsi="Times" w:cs="Times"/>
                <w:b/>
                <w:color w:val="000000"/>
                <w:sz w:val="23"/>
                <w:szCs w:val="23"/>
              </w:rPr>
              <w:t>313.90</w:t>
            </w:r>
          </w:p>
        </w:tc>
      </w:tr>
      <w:tr w:rsidR="00822C29" w:rsidTr="00ED4734">
        <w:trPr>
          <w:gridAfter w:val="2"/>
          <w:wAfter w:w="1620" w:type="dxa"/>
        </w:trPr>
        <w:tc>
          <w:tcPr>
            <w:tcW w:w="1885" w:type="dxa"/>
            <w:shd w:val="clear" w:color="auto" w:fill="auto"/>
          </w:tcPr>
          <w:p w:rsidR="00822C29" w:rsidRPr="00E05566"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Cannon, A.</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64</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61</w:t>
            </w:r>
          </w:p>
        </w:tc>
        <w:tc>
          <w:tcPr>
            <w:tcW w:w="540" w:type="dxa"/>
            <w:gridSpan w:val="2"/>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60</w:t>
            </w:r>
          </w:p>
        </w:tc>
        <w:tc>
          <w:tcPr>
            <w:tcW w:w="63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60</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55</w:t>
            </w:r>
          </w:p>
        </w:tc>
        <w:tc>
          <w:tcPr>
            <w:tcW w:w="1080" w:type="dxa"/>
            <w:shd w:val="clear" w:color="auto" w:fill="auto"/>
          </w:tcPr>
          <w:p w:rsidR="00822C29" w:rsidRPr="0039470D" w:rsidRDefault="0039470D" w:rsidP="00822C29">
            <w:pPr>
              <w:spacing w:before="100" w:beforeAutospacing="1" w:after="100" w:afterAutospacing="1" w:line="306" w:lineRule="atLeast"/>
              <w:jc w:val="center"/>
              <w:rPr>
                <w:rFonts w:ascii="Times" w:hAnsi="Times" w:cs="Times"/>
                <w:b/>
                <w:color w:val="000000"/>
                <w:sz w:val="23"/>
                <w:szCs w:val="23"/>
              </w:rPr>
            </w:pPr>
            <w:r w:rsidRPr="0039470D">
              <w:rPr>
                <w:rFonts w:ascii="Times" w:hAnsi="Times" w:cs="Times"/>
                <w:b/>
                <w:color w:val="000000"/>
                <w:sz w:val="23"/>
                <w:szCs w:val="23"/>
              </w:rPr>
              <w:t>300</w:t>
            </w:r>
          </w:p>
        </w:tc>
        <w:tc>
          <w:tcPr>
            <w:tcW w:w="1080" w:type="dxa"/>
            <w:gridSpan w:val="2"/>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$1.75</w:t>
            </w:r>
          </w:p>
        </w:tc>
        <w:tc>
          <w:tcPr>
            <w:tcW w:w="1800" w:type="dxa"/>
            <w:gridSpan w:val="2"/>
            <w:shd w:val="clear" w:color="auto" w:fill="auto"/>
          </w:tcPr>
          <w:p w:rsidR="00822C29" w:rsidRPr="0039470D" w:rsidRDefault="00822C29" w:rsidP="00822C29">
            <w:pPr>
              <w:spacing w:before="100" w:beforeAutospacing="1" w:after="100" w:afterAutospacing="1" w:line="306" w:lineRule="atLeast"/>
              <w:jc w:val="center"/>
              <w:rPr>
                <w:rFonts w:ascii="Times" w:hAnsi="Times" w:cs="Times"/>
                <w:b/>
                <w:color w:val="000000"/>
                <w:sz w:val="23"/>
                <w:szCs w:val="23"/>
              </w:rPr>
            </w:pPr>
            <w:r w:rsidRPr="0039470D">
              <w:rPr>
                <w:rFonts w:ascii="Times" w:hAnsi="Times" w:cs="Times"/>
                <w:b/>
                <w:color w:val="000000"/>
                <w:sz w:val="23"/>
                <w:szCs w:val="23"/>
              </w:rPr>
              <w:t xml:space="preserve"> </w:t>
            </w:r>
            <w:r w:rsidR="0039470D" w:rsidRPr="0039470D">
              <w:rPr>
                <w:rFonts w:ascii="Times" w:hAnsi="Times" w:cs="Times"/>
                <w:b/>
                <w:color w:val="000000"/>
                <w:sz w:val="23"/>
                <w:szCs w:val="23"/>
              </w:rPr>
              <w:t>525.00</w:t>
            </w:r>
          </w:p>
        </w:tc>
      </w:tr>
      <w:tr w:rsidR="00822C29" w:rsidTr="00ED4734">
        <w:trPr>
          <w:gridAfter w:val="2"/>
          <w:wAfter w:w="1620" w:type="dxa"/>
        </w:trPr>
        <w:tc>
          <w:tcPr>
            <w:tcW w:w="1885" w:type="dxa"/>
            <w:shd w:val="clear" w:color="auto" w:fill="auto"/>
          </w:tcPr>
          <w:p w:rsidR="00822C29" w:rsidRPr="00E05566"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Pearson, G.</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67</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61</w:t>
            </w:r>
          </w:p>
        </w:tc>
        <w:tc>
          <w:tcPr>
            <w:tcW w:w="540" w:type="dxa"/>
            <w:gridSpan w:val="2"/>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57</w:t>
            </w:r>
          </w:p>
        </w:tc>
        <w:tc>
          <w:tcPr>
            <w:tcW w:w="63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56</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56</w:t>
            </w:r>
          </w:p>
        </w:tc>
        <w:tc>
          <w:tcPr>
            <w:tcW w:w="1080" w:type="dxa"/>
            <w:shd w:val="clear" w:color="auto" w:fill="auto"/>
          </w:tcPr>
          <w:p w:rsidR="00822C29" w:rsidRPr="0039470D" w:rsidRDefault="0039470D" w:rsidP="00822C29">
            <w:pPr>
              <w:spacing w:before="100" w:beforeAutospacing="1" w:after="100" w:afterAutospacing="1" w:line="306" w:lineRule="atLeast"/>
              <w:jc w:val="center"/>
              <w:rPr>
                <w:rFonts w:ascii="Times" w:hAnsi="Times" w:cs="Times"/>
                <w:b/>
                <w:color w:val="000000"/>
                <w:sz w:val="23"/>
                <w:szCs w:val="23"/>
              </w:rPr>
            </w:pPr>
            <w:r w:rsidRPr="0039470D">
              <w:rPr>
                <w:rFonts w:ascii="Times" w:hAnsi="Times" w:cs="Times"/>
                <w:b/>
                <w:color w:val="000000"/>
                <w:sz w:val="23"/>
                <w:szCs w:val="23"/>
              </w:rPr>
              <w:t>297</w:t>
            </w:r>
          </w:p>
        </w:tc>
        <w:tc>
          <w:tcPr>
            <w:tcW w:w="1080" w:type="dxa"/>
            <w:gridSpan w:val="2"/>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$1.20</w:t>
            </w:r>
          </w:p>
        </w:tc>
        <w:tc>
          <w:tcPr>
            <w:tcW w:w="1800" w:type="dxa"/>
            <w:gridSpan w:val="2"/>
            <w:shd w:val="clear" w:color="auto" w:fill="auto"/>
          </w:tcPr>
          <w:p w:rsidR="00822C29" w:rsidRPr="0039470D" w:rsidRDefault="00822C29" w:rsidP="00822C29">
            <w:pPr>
              <w:spacing w:before="100" w:beforeAutospacing="1" w:after="100" w:afterAutospacing="1" w:line="306" w:lineRule="atLeast"/>
              <w:jc w:val="center"/>
              <w:rPr>
                <w:rFonts w:ascii="Times" w:hAnsi="Times" w:cs="Times"/>
                <w:b/>
                <w:color w:val="000000"/>
                <w:sz w:val="23"/>
                <w:szCs w:val="23"/>
              </w:rPr>
            </w:pPr>
            <w:r w:rsidRPr="0039470D">
              <w:rPr>
                <w:rFonts w:ascii="Times" w:hAnsi="Times" w:cs="Times"/>
                <w:b/>
                <w:color w:val="000000"/>
                <w:sz w:val="23"/>
                <w:szCs w:val="23"/>
              </w:rPr>
              <w:t xml:space="preserve"> </w:t>
            </w:r>
            <w:r w:rsidR="0039470D" w:rsidRPr="0039470D">
              <w:rPr>
                <w:rFonts w:ascii="Times" w:hAnsi="Times" w:cs="Times"/>
                <w:b/>
                <w:color w:val="000000"/>
                <w:sz w:val="23"/>
                <w:szCs w:val="23"/>
              </w:rPr>
              <w:t>356.40</w:t>
            </w:r>
          </w:p>
        </w:tc>
      </w:tr>
      <w:tr w:rsidR="00822C29" w:rsidTr="00ED4734">
        <w:trPr>
          <w:gridAfter w:val="2"/>
          <w:wAfter w:w="1620" w:type="dxa"/>
        </w:trPr>
        <w:tc>
          <w:tcPr>
            <w:tcW w:w="1885" w:type="dxa"/>
            <w:shd w:val="clear" w:color="auto" w:fill="auto"/>
          </w:tcPr>
          <w:p w:rsidR="00822C29" w:rsidRPr="00E05566"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Pettyjohn, A.</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50</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60</w:t>
            </w:r>
          </w:p>
        </w:tc>
        <w:tc>
          <w:tcPr>
            <w:tcW w:w="540" w:type="dxa"/>
            <w:gridSpan w:val="2"/>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64</w:t>
            </w:r>
          </w:p>
        </w:tc>
        <w:tc>
          <w:tcPr>
            <w:tcW w:w="63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60</w:t>
            </w:r>
          </w:p>
        </w:tc>
        <w:tc>
          <w:tcPr>
            <w:tcW w:w="540" w:type="dxa"/>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60</w:t>
            </w:r>
          </w:p>
        </w:tc>
        <w:tc>
          <w:tcPr>
            <w:tcW w:w="1080" w:type="dxa"/>
            <w:shd w:val="clear" w:color="auto" w:fill="auto"/>
          </w:tcPr>
          <w:p w:rsidR="00822C29" w:rsidRPr="0039470D" w:rsidRDefault="0039470D" w:rsidP="00822C29">
            <w:pPr>
              <w:spacing w:before="100" w:beforeAutospacing="1" w:after="100" w:afterAutospacing="1" w:line="306" w:lineRule="atLeast"/>
              <w:jc w:val="center"/>
              <w:rPr>
                <w:rFonts w:ascii="Times" w:hAnsi="Times" w:cs="Times"/>
                <w:b/>
                <w:color w:val="000000"/>
                <w:sz w:val="23"/>
                <w:szCs w:val="23"/>
              </w:rPr>
            </w:pPr>
            <w:r w:rsidRPr="0039470D">
              <w:rPr>
                <w:rFonts w:ascii="Times" w:hAnsi="Times" w:cs="Times"/>
                <w:b/>
                <w:color w:val="000000"/>
                <w:sz w:val="23"/>
                <w:szCs w:val="23"/>
              </w:rPr>
              <w:t>294</w:t>
            </w:r>
          </w:p>
        </w:tc>
        <w:tc>
          <w:tcPr>
            <w:tcW w:w="1080" w:type="dxa"/>
            <w:gridSpan w:val="2"/>
            <w:shd w:val="clear" w:color="auto" w:fill="auto"/>
          </w:tcPr>
          <w:p w:rsidR="00822C29"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$1.50</w:t>
            </w:r>
          </w:p>
        </w:tc>
        <w:tc>
          <w:tcPr>
            <w:tcW w:w="1800" w:type="dxa"/>
            <w:gridSpan w:val="2"/>
            <w:shd w:val="clear" w:color="auto" w:fill="auto"/>
          </w:tcPr>
          <w:p w:rsidR="00822C29" w:rsidRPr="0039470D" w:rsidRDefault="00822C29" w:rsidP="00822C29">
            <w:pPr>
              <w:spacing w:before="100" w:beforeAutospacing="1" w:after="100" w:afterAutospacing="1" w:line="306" w:lineRule="atLeast"/>
              <w:jc w:val="center"/>
              <w:rPr>
                <w:rFonts w:ascii="Times" w:hAnsi="Times" w:cs="Times"/>
                <w:b/>
                <w:color w:val="000000"/>
                <w:sz w:val="23"/>
                <w:szCs w:val="23"/>
              </w:rPr>
            </w:pPr>
            <w:r w:rsidRPr="0039470D">
              <w:rPr>
                <w:rFonts w:ascii="Times" w:hAnsi="Times" w:cs="Times"/>
                <w:b/>
                <w:color w:val="000000"/>
                <w:sz w:val="23"/>
                <w:szCs w:val="23"/>
              </w:rPr>
              <w:t xml:space="preserve"> </w:t>
            </w:r>
            <w:r w:rsidR="0039470D" w:rsidRPr="0039470D">
              <w:rPr>
                <w:rFonts w:ascii="Times" w:hAnsi="Times" w:cs="Times"/>
                <w:b/>
                <w:color w:val="000000"/>
                <w:sz w:val="23"/>
                <w:szCs w:val="23"/>
              </w:rPr>
              <w:t>441.00</w:t>
            </w:r>
          </w:p>
        </w:tc>
      </w:tr>
      <w:tr w:rsidR="008F2B29" w:rsidTr="00ED4734">
        <w:trPr>
          <w:gridAfter w:val="2"/>
          <w:wAfter w:w="1620" w:type="dxa"/>
        </w:trPr>
        <w:tc>
          <w:tcPr>
            <w:tcW w:w="8635" w:type="dxa"/>
            <w:gridSpan w:val="12"/>
            <w:shd w:val="clear" w:color="auto" w:fill="auto"/>
          </w:tcPr>
          <w:p w:rsidR="008F2B29" w:rsidRPr="00ED4734" w:rsidRDefault="008F2B29" w:rsidP="00ED4734">
            <w:pPr>
              <w:spacing w:before="100" w:beforeAutospacing="1" w:after="100" w:afterAutospacing="1" w:line="306" w:lineRule="atLeast"/>
              <w:jc w:val="center"/>
              <w:rPr>
                <w:rFonts w:ascii="Times" w:hAnsi="Times" w:cs="Times"/>
                <w:b/>
                <w:sz w:val="23"/>
                <w:szCs w:val="23"/>
              </w:rPr>
            </w:pPr>
          </w:p>
        </w:tc>
      </w:tr>
      <w:tr w:rsidR="00ED4734" w:rsidRPr="006A5540" w:rsidTr="00ED4734">
        <w:tc>
          <w:tcPr>
            <w:tcW w:w="1885" w:type="dxa"/>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23"/>
                <w:szCs w:val="23"/>
              </w:rPr>
            </w:pPr>
            <w:r w:rsidRPr="00ED4734">
              <w:rPr>
                <w:rFonts w:ascii="Times" w:hAnsi="Times" w:cs="Times"/>
                <w:color w:val="000000"/>
                <w:sz w:val="23"/>
                <w:szCs w:val="23"/>
              </w:rPr>
              <w:t>NAME</w:t>
            </w:r>
          </w:p>
        </w:tc>
        <w:tc>
          <w:tcPr>
            <w:tcW w:w="1440" w:type="dxa"/>
            <w:gridSpan w:val="3"/>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18"/>
                <w:szCs w:val="18"/>
              </w:rPr>
            </w:pPr>
            <w:r w:rsidRPr="00ED4734">
              <w:rPr>
                <w:rFonts w:ascii="Times" w:hAnsi="Times" w:cs="Times"/>
                <w:color w:val="000000"/>
                <w:sz w:val="18"/>
                <w:szCs w:val="18"/>
              </w:rPr>
              <w:t>Total Earnings</w:t>
            </w:r>
          </w:p>
        </w:tc>
        <w:tc>
          <w:tcPr>
            <w:tcW w:w="1350" w:type="dxa"/>
            <w:gridSpan w:val="3"/>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18"/>
                <w:szCs w:val="18"/>
              </w:rPr>
            </w:pPr>
            <w:r w:rsidRPr="00ED4734">
              <w:rPr>
                <w:rFonts w:ascii="Times" w:hAnsi="Times" w:cs="Times"/>
                <w:color w:val="000000"/>
                <w:sz w:val="18"/>
                <w:szCs w:val="18"/>
              </w:rPr>
              <w:t>Fed Inc Tax</w:t>
            </w:r>
          </w:p>
        </w:tc>
        <w:tc>
          <w:tcPr>
            <w:tcW w:w="1440" w:type="dxa"/>
            <w:gridSpan w:val="2"/>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18"/>
                <w:szCs w:val="18"/>
              </w:rPr>
            </w:pPr>
            <w:r w:rsidRPr="00ED4734">
              <w:rPr>
                <w:rFonts w:ascii="Times" w:hAnsi="Times" w:cs="Times"/>
                <w:color w:val="000000"/>
                <w:sz w:val="18"/>
                <w:szCs w:val="18"/>
              </w:rPr>
              <w:t>Social Security</w:t>
            </w:r>
          </w:p>
        </w:tc>
        <w:tc>
          <w:tcPr>
            <w:tcW w:w="1260" w:type="dxa"/>
            <w:gridSpan w:val="2"/>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18"/>
                <w:szCs w:val="18"/>
              </w:rPr>
            </w:pPr>
            <w:r w:rsidRPr="00ED4734">
              <w:rPr>
                <w:rFonts w:ascii="Times" w:hAnsi="Times" w:cs="Times"/>
                <w:color w:val="000000"/>
                <w:sz w:val="18"/>
                <w:szCs w:val="18"/>
              </w:rPr>
              <w:t>Medicare</w:t>
            </w:r>
          </w:p>
        </w:tc>
        <w:tc>
          <w:tcPr>
            <w:tcW w:w="1530" w:type="dxa"/>
            <w:gridSpan w:val="2"/>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18"/>
                <w:szCs w:val="18"/>
              </w:rPr>
            </w:pPr>
            <w:r w:rsidRPr="00ED4734">
              <w:rPr>
                <w:rFonts w:ascii="Times" w:hAnsi="Times" w:cs="Times"/>
                <w:color w:val="000000"/>
                <w:sz w:val="18"/>
                <w:szCs w:val="18"/>
              </w:rPr>
              <w:t>Total Deductions</w:t>
            </w:r>
          </w:p>
        </w:tc>
        <w:tc>
          <w:tcPr>
            <w:tcW w:w="1350" w:type="dxa"/>
            <w:shd w:val="clear" w:color="auto" w:fill="auto"/>
          </w:tcPr>
          <w:p w:rsidR="00BF5D19" w:rsidRPr="00ED4734" w:rsidRDefault="00BF5D19" w:rsidP="00ED4734">
            <w:pPr>
              <w:spacing w:before="100" w:beforeAutospacing="1" w:after="100" w:afterAutospacing="1" w:line="306" w:lineRule="atLeast"/>
              <w:jc w:val="center"/>
              <w:rPr>
                <w:rFonts w:ascii="Times" w:hAnsi="Times" w:cs="Times"/>
                <w:color w:val="000000"/>
                <w:sz w:val="18"/>
                <w:szCs w:val="18"/>
              </w:rPr>
            </w:pPr>
            <w:r w:rsidRPr="00ED4734">
              <w:rPr>
                <w:rFonts w:ascii="Times" w:hAnsi="Times" w:cs="Times"/>
                <w:color w:val="000000"/>
                <w:sz w:val="18"/>
                <w:szCs w:val="18"/>
              </w:rPr>
              <w:t>Net Pay</w:t>
            </w:r>
          </w:p>
        </w:tc>
      </w:tr>
      <w:tr w:rsidR="00822C29" w:rsidTr="00ED4734">
        <w:tc>
          <w:tcPr>
            <w:tcW w:w="1885" w:type="dxa"/>
            <w:shd w:val="clear" w:color="auto" w:fill="auto"/>
          </w:tcPr>
          <w:p w:rsidR="00822C29" w:rsidRPr="00E05566"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Perez, E.</w:t>
            </w:r>
          </w:p>
        </w:tc>
        <w:tc>
          <w:tcPr>
            <w:tcW w:w="1440" w:type="dxa"/>
            <w:gridSpan w:val="3"/>
            <w:shd w:val="clear" w:color="auto" w:fill="auto"/>
          </w:tcPr>
          <w:p w:rsidR="00822C29" w:rsidRPr="00ED4734" w:rsidRDefault="0039470D"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563.40</w:t>
            </w:r>
            <w:r w:rsidR="00822C29">
              <w:rPr>
                <w:rFonts w:ascii="Times" w:hAnsi="Times" w:cs="Times"/>
                <w:b/>
                <w:sz w:val="23"/>
                <w:szCs w:val="23"/>
              </w:rPr>
              <w:t xml:space="preserve"> </w:t>
            </w:r>
          </w:p>
        </w:tc>
        <w:tc>
          <w:tcPr>
            <w:tcW w:w="1350" w:type="dxa"/>
            <w:gridSpan w:val="3"/>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45.07</w:t>
            </w:r>
          </w:p>
        </w:tc>
        <w:tc>
          <w:tcPr>
            <w:tcW w:w="1440" w:type="dxa"/>
            <w:gridSpan w:val="2"/>
            <w:shd w:val="clear" w:color="auto" w:fill="auto"/>
          </w:tcPr>
          <w:p w:rsidR="00822C29" w:rsidRPr="00ED4734" w:rsidRDefault="0039470D"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34.93</w:t>
            </w:r>
          </w:p>
        </w:tc>
        <w:tc>
          <w:tcPr>
            <w:tcW w:w="1260" w:type="dxa"/>
            <w:gridSpan w:val="2"/>
            <w:shd w:val="clear" w:color="auto" w:fill="auto"/>
          </w:tcPr>
          <w:p w:rsidR="00822C29" w:rsidRPr="00ED4734" w:rsidRDefault="0039470D"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8.17</w:t>
            </w:r>
            <w:r w:rsidR="00822C29">
              <w:rPr>
                <w:rFonts w:ascii="Times" w:hAnsi="Times" w:cs="Times"/>
                <w:b/>
                <w:sz w:val="23"/>
                <w:szCs w:val="23"/>
              </w:rPr>
              <w:t xml:space="preserve"> </w:t>
            </w:r>
          </w:p>
        </w:tc>
        <w:tc>
          <w:tcPr>
            <w:tcW w:w="1530" w:type="dxa"/>
            <w:gridSpan w:val="2"/>
            <w:shd w:val="clear" w:color="auto" w:fill="auto"/>
          </w:tcPr>
          <w:p w:rsidR="00822C29" w:rsidRPr="00ED4734" w:rsidRDefault="0039470D"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88.17</w:t>
            </w:r>
            <w:r w:rsidR="00822C29">
              <w:rPr>
                <w:rFonts w:ascii="Times" w:hAnsi="Times" w:cs="Times"/>
                <w:b/>
                <w:sz w:val="23"/>
                <w:szCs w:val="23"/>
              </w:rPr>
              <w:t xml:space="preserve"> </w:t>
            </w:r>
          </w:p>
        </w:tc>
        <w:tc>
          <w:tcPr>
            <w:tcW w:w="1350" w:type="dxa"/>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B91CD5">
              <w:rPr>
                <w:rFonts w:ascii="Times" w:hAnsi="Times" w:cs="Times"/>
                <w:b/>
                <w:sz w:val="23"/>
                <w:szCs w:val="23"/>
              </w:rPr>
              <w:t>475.23</w:t>
            </w:r>
          </w:p>
        </w:tc>
      </w:tr>
      <w:tr w:rsidR="00822C29" w:rsidTr="00ED4734">
        <w:tc>
          <w:tcPr>
            <w:tcW w:w="1885" w:type="dxa"/>
            <w:shd w:val="clear" w:color="auto" w:fill="auto"/>
          </w:tcPr>
          <w:p w:rsidR="00822C29" w:rsidRPr="00E05566"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West, R.</w:t>
            </w:r>
          </w:p>
        </w:tc>
        <w:tc>
          <w:tcPr>
            <w:tcW w:w="1440" w:type="dxa"/>
            <w:gridSpan w:val="3"/>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313.90</w:t>
            </w:r>
          </w:p>
        </w:tc>
        <w:tc>
          <w:tcPr>
            <w:tcW w:w="1350" w:type="dxa"/>
            <w:gridSpan w:val="3"/>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25.11</w:t>
            </w:r>
          </w:p>
        </w:tc>
        <w:tc>
          <w:tcPr>
            <w:tcW w:w="144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19.46</w:t>
            </w:r>
          </w:p>
        </w:tc>
        <w:tc>
          <w:tcPr>
            <w:tcW w:w="126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4.55</w:t>
            </w:r>
          </w:p>
        </w:tc>
        <w:tc>
          <w:tcPr>
            <w:tcW w:w="153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B91CD5">
              <w:rPr>
                <w:rFonts w:ascii="Times" w:hAnsi="Times" w:cs="Times"/>
                <w:b/>
                <w:sz w:val="23"/>
                <w:szCs w:val="23"/>
              </w:rPr>
              <w:t>49.12</w:t>
            </w:r>
          </w:p>
        </w:tc>
        <w:tc>
          <w:tcPr>
            <w:tcW w:w="1350" w:type="dxa"/>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B91CD5">
              <w:rPr>
                <w:rFonts w:ascii="Times" w:hAnsi="Times" w:cs="Times"/>
                <w:b/>
                <w:sz w:val="23"/>
                <w:szCs w:val="23"/>
              </w:rPr>
              <w:t>264.78</w:t>
            </w:r>
          </w:p>
        </w:tc>
      </w:tr>
      <w:tr w:rsidR="00822C29" w:rsidTr="00ED4734">
        <w:tc>
          <w:tcPr>
            <w:tcW w:w="1885" w:type="dxa"/>
            <w:shd w:val="clear" w:color="auto" w:fill="auto"/>
          </w:tcPr>
          <w:p w:rsidR="00822C29" w:rsidRPr="00E05566"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Cannon, A.</w:t>
            </w:r>
          </w:p>
        </w:tc>
        <w:tc>
          <w:tcPr>
            <w:tcW w:w="1440" w:type="dxa"/>
            <w:gridSpan w:val="3"/>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525.00</w:t>
            </w:r>
          </w:p>
        </w:tc>
        <w:tc>
          <w:tcPr>
            <w:tcW w:w="1350" w:type="dxa"/>
            <w:gridSpan w:val="3"/>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42.00</w:t>
            </w:r>
          </w:p>
        </w:tc>
        <w:tc>
          <w:tcPr>
            <w:tcW w:w="144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32.55</w:t>
            </w:r>
          </w:p>
        </w:tc>
        <w:tc>
          <w:tcPr>
            <w:tcW w:w="126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7.61</w:t>
            </w:r>
          </w:p>
        </w:tc>
        <w:tc>
          <w:tcPr>
            <w:tcW w:w="153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B91CD5">
              <w:rPr>
                <w:rFonts w:ascii="Times" w:hAnsi="Times" w:cs="Times"/>
                <w:b/>
                <w:sz w:val="23"/>
                <w:szCs w:val="23"/>
              </w:rPr>
              <w:t>82.16</w:t>
            </w:r>
          </w:p>
        </w:tc>
        <w:tc>
          <w:tcPr>
            <w:tcW w:w="1350" w:type="dxa"/>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B91CD5">
              <w:rPr>
                <w:rFonts w:ascii="Times" w:hAnsi="Times" w:cs="Times"/>
                <w:b/>
                <w:sz w:val="23"/>
                <w:szCs w:val="23"/>
              </w:rPr>
              <w:t>442.84</w:t>
            </w:r>
          </w:p>
        </w:tc>
      </w:tr>
      <w:tr w:rsidR="00822C29" w:rsidTr="00ED4734">
        <w:tc>
          <w:tcPr>
            <w:tcW w:w="1885" w:type="dxa"/>
            <w:shd w:val="clear" w:color="auto" w:fill="auto"/>
          </w:tcPr>
          <w:p w:rsidR="00822C29" w:rsidRPr="00E05566"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Pearson, G.</w:t>
            </w:r>
          </w:p>
        </w:tc>
        <w:tc>
          <w:tcPr>
            <w:tcW w:w="1440" w:type="dxa"/>
            <w:gridSpan w:val="3"/>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356.40</w:t>
            </w:r>
          </w:p>
        </w:tc>
        <w:tc>
          <w:tcPr>
            <w:tcW w:w="1350" w:type="dxa"/>
            <w:gridSpan w:val="3"/>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28.51</w:t>
            </w:r>
          </w:p>
        </w:tc>
        <w:tc>
          <w:tcPr>
            <w:tcW w:w="144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22.10</w:t>
            </w:r>
          </w:p>
        </w:tc>
        <w:tc>
          <w:tcPr>
            <w:tcW w:w="126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5.17</w:t>
            </w:r>
          </w:p>
        </w:tc>
        <w:tc>
          <w:tcPr>
            <w:tcW w:w="153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B91CD5">
              <w:rPr>
                <w:rFonts w:ascii="Times" w:hAnsi="Times" w:cs="Times"/>
                <w:b/>
                <w:sz w:val="23"/>
                <w:szCs w:val="23"/>
              </w:rPr>
              <w:t>55.78</w:t>
            </w:r>
          </w:p>
        </w:tc>
        <w:tc>
          <w:tcPr>
            <w:tcW w:w="1350" w:type="dxa"/>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B91CD5">
              <w:rPr>
                <w:rFonts w:ascii="Times" w:hAnsi="Times" w:cs="Times"/>
                <w:b/>
                <w:sz w:val="23"/>
                <w:szCs w:val="23"/>
              </w:rPr>
              <w:t>300.62</w:t>
            </w:r>
          </w:p>
        </w:tc>
      </w:tr>
      <w:tr w:rsidR="00822C29" w:rsidTr="00ED4734">
        <w:tc>
          <w:tcPr>
            <w:tcW w:w="1885" w:type="dxa"/>
            <w:shd w:val="clear" w:color="auto" w:fill="auto"/>
          </w:tcPr>
          <w:p w:rsidR="00822C29" w:rsidRPr="00E05566" w:rsidRDefault="00822C29" w:rsidP="00822C29">
            <w:pPr>
              <w:spacing w:before="100" w:beforeAutospacing="1" w:after="100" w:afterAutospacing="1" w:line="306" w:lineRule="atLeast"/>
              <w:jc w:val="center"/>
              <w:rPr>
                <w:rFonts w:ascii="Times" w:hAnsi="Times" w:cs="Times"/>
                <w:color w:val="000000"/>
                <w:sz w:val="23"/>
                <w:szCs w:val="23"/>
              </w:rPr>
            </w:pPr>
            <w:r>
              <w:rPr>
                <w:rFonts w:ascii="Times" w:hAnsi="Times" w:cs="Times"/>
                <w:color w:val="000000"/>
                <w:sz w:val="23"/>
                <w:szCs w:val="23"/>
              </w:rPr>
              <w:t>Pettyjohn, A.</w:t>
            </w:r>
          </w:p>
        </w:tc>
        <w:tc>
          <w:tcPr>
            <w:tcW w:w="1440" w:type="dxa"/>
            <w:gridSpan w:val="3"/>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441.00</w:t>
            </w:r>
          </w:p>
        </w:tc>
        <w:tc>
          <w:tcPr>
            <w:tcW w:w="1350" w:type="dxa"/>
            <w:gridSpan w:val="3"/>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35.28</w:t>
            </w:r>
          </w:p>
        </w:tc>
        <w:tc>
          <w:tcPr>
            <w:tcW w:w="144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27.34</w:t>
            </w:r>
          </w:p>
        </w:tc>
        <w:tc>
          <w:tcPr>
            <w:tcW w:w="126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39470D">
              <w:rPr>
                <w:rFonts w:ascii="Times" w:hAnsi="Times" w:cs="Times"/>
                <w:b/>
                <w:sz w:val="23"/>
                <w:szCs w:val="23"/>
              </w:rPr>
              <w:t>6.39</w:t>
            </w:r>
          </w:p>
        </w:tc>
        <w:tc>
          <w:tcPr>
            <w:tcW w:w="1530" w:type="dxa"/>
            <w:gridSpan w:val="2"/>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B91CD5">
              <w:rPr>
                <w:rFonts w:ascii="Times" w:hAnsi="Times" w:cs="Times"/>
                <w:b/>
                <w:sz w:val="23"/>
                <w:szCs w:val="23"/>
              </w:rPr>
              <w:t>69.01</w:t>
            </w:r>
          </w:p>
        </w:tc>
        <w:tc>
          <w:tcPr>
            <w:tcW w:w="1350" w:type="dxa"/>
            <w:shd w:val="clear" w:color="auto" w:fill="auto"/>
          </w:tcPr>
          <w:p w:rsidR="00822C29"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B91CD5">
              <w:rPr>
                <w:rFonts w:ascii="Times" w:hAnsi="Times" w:cs="Times"/>
                <w:b/>
                <w:sz w:val="23"/>
                <w:szCs w:val="23"/>
              </w:rPr>
              <w:t>371.99</w:t>
            </w:r>
          </w:p>
        </w:tc>
      </w:tr>
      <w:tr w:rsidR="00ED4734" w:rsidTr="00ED4734">
        <w:tc>
          <w:tcPr>
            <w:tcW w:w="1885" w:type="dxa"/>
            <w:shd w:val="clear" w:color="auto" w:fill="auto"/>
          </w:tcPr>
          <w:p w:rsidR="004F4096" w:rsidRPr="00ED4734" w:rsidRDefault="004F4096" w:rsidP="00ED4734">
            <w:pPr>
              <w:spacing w:before="100" w:beforeAutospacing="1" w:after="100" w:afterAutospacing="1" w:line="306" w:lineRule="atLeast"/>
              <w:jc w:val="right"/>
              <w:rPr>
                <w:rFonts w:ascii="Times" w:hAnsi="Times" w:cs="Times"/>
                <w:color w:val="000000"/>
                <w:sz w:val="23"/>
                <w:szCs w:val="23"/>
              </w:rPr>
            </w:pPr>
            <w:r w:rsidRPr="00ED4734">
              <w:rPr>
                <w:rFonts w:ascii="Times" w:hAnsi="Times" w:cs="Times"/>
                <w:color w:val="000000"/>
                <w:sz w:val="23"/>
                <w:szCs w:val="23"/>
              </w:rPr>
              <w:t>TOTALS</w:t>
            </w:r>
          </w:p>
        </w:tc>
        <w:tc>
          <w:tcPr>
            <w:tcW w:w="1440" w:type="dxa"/>
            <w:gridSpan w:val="3"/>
            <w:shd w:val="clear" w:color="auto" w:fill="auto"/>
          </w:tcPr>
          <w:p w:rsidR="004F4096"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B91CD5">
              <w:rPr>
                <w:rFonts w:ascii="Times" w:hAnsi="Times" w:cs="Times"/>
                <w:b/>
                <w:sz w:val="23"/>
                <w:szCs w:val="23"/>
              </w:rPr>
              <w:t>2</w:t>
            </w:r>
            <w:r w:rsidR="002C40E2">
              <w:rPr>
                <w:rFonts w:ascii="Times" w:hAnsi="Times" w:cs="Times"/>
                <w:b/>
                <w:sz w:val="23"/>
                <w:szCs w:val="23"/>
              </w:rPr>
              <w:t>,</w:t>
            </w:r>
            <w:r w:rsidR="00B91CD5">
              <w:rPr>
                <w:rFonts w:ascii="Times" w:hAnsi="Times" w:cs="Times"/>
                <w:b/>
                <w:sz w:val="23"/>
                <w:szCs w:val="23"/>
              </w:rPr>
              <w:t>199.70</w:t>
            </w:r>
          </w:p>
        </w:tc>
        <w:tc>
          <w:tcPr>
            <w:tcW w:w="1350" w:type="dxa"/>
            <w:gridSpan w:val="3"/>
            <w:shd w:val="clear" w:color="auto" w:fill="auto"/>
          </w:tcPr>
          <w:p w:rsidR="004F4096" w:rsidRPr="00ED4734" w:rsidRDefault="00B91CD5"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175.97</w:t>
            </w:r>
          </w:p>
        </w:tc>
        <w:tc>
          <w:tcPr>
            <w:tcW w:w="1440" w:type="dxa"/>
            <w:gridSpan w:val="2"/>
            <w:shd w:val="clear" w:color="auto" w:fill="auto"/>
          </w:tcPr>
          <w:p w:rsidR="004F4096" w:rsidRPr="00ED4734" w:rsidRDefault="00B91CD5"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136.38</w:t>
            </w:r>
          </w:p>
        </w:tc>
        <w:tc>
          <w:tcPr>
            <w:tcW w:w="1260" w:type="dxa"/>
            <w:gridSpan w:val="2"/>
            <w:shd w:val="clear" w:color="auto" w:fill="auto"/>
          </w:tcPr>
          <w:p w:rsidR="004F4096" w:rsidRPr="00ED4734" w:rsidRDefault="00B91CD5"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31.89</w:t>
            </w:r>
          </w:p>
        </w:tc>
        <w:tc>
          <w:tcPr>
            <w:tcW w:w="1530" w:type="dxa"/>
            <w:gridSpan w:val="2"/>
            <w:shd w:val="clear" w:color="auto" w:fill="auto"/>
          </w:tcPr>
          <w:p w:rsidR="004F4096" w:rsidRPr="00ED4734" w:rsidRDefault="00B91CD5"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344.24</w:t>
            </w:r>
          </w:p>
        </w:tc>
        <w:tc>
          <w:tcPr>
            <w:tcW w:w="1350" w:type="dxa"/>
            <w:shd w:val="clear" w:color="auto" w:fill="auto"/>
          </w:tcPr>
          <w:p w:rsidR="004F4096" w:rsidRPr="00ED4734" w:rsidRDefault="00822C29" w:rsidP="002C40E2">
            <w:pPr>
              <w:spacing w:before="100" w:beforeAutospacing="1" w:after="100" w:afterAutospacing="1" w:line="306" w:lineRule="atLeast"/>
              <w:jc w:val="right"/>
              <w:rPr>
                <w:rFonts w:ascii="Times" w:hAnsi="Times" w:cs="Times"/>
                <w:b/>
                <w:sz w:val="23"/>
                <w:szCs w:val="23"/>
              </w:rPr>
            </w:pPr>
            <w:r>
              <w:rPr>
                <w:rFonts w:ascii="Times" w:hAnsi="Times" w:cs="Times"/>
                <w:b/>
                <w:sz w:val="23"/>
                <w:szCs w:val="23"/>
              </w:rPr>
              <w:t xml:space="preserve"> </w:t>
            </w:r>
            <w:r w:rsidR="00B91CD5">
              <w:rPr>
                <w:rFonts w:ascii="Times" w:hAnsi="Times" w:cs="Times"/>
                <w:b/>
                <w:sz w:val="23"/>
                <w:szCs w:val="23"/>
              </w:rPr>
              <w:t>1</w:t>
            </w:r>
            <w:r w:rsidR="002C40E2">
              <w:rPr>
                <w:rFonts w:ascii="Times" w:hAnsi="Times" w:cs="Times"/>
                <w:b/>
                <w:sz w:val="23"/>
                <w:szCs w:val="23"/>
              </w:rPr>
              <w:t>,</w:t>
            </w:r>
            <w:r w:rsidR="00B91CD5">
              <w:rPr>
                <w:rFonts w:ascii="Times" w:hAnsi="Times" w:cs="Times"/>
                <w:b/>
                <w:sz w:val="23"/>
                <w:szCs w:val="23"/>
              </w:rPr>
              <w:t>855.46</w:t>
            </w:r>
          </w:p>
        </w:tc>
      </w:tr>
    </w:tbl>
    <w:p w:rsidR="00BF5D19" w:rsidRPr="002C40E2" w:rsidRDefault="00BF5D19" w:rsidP="00BF5D19">
      <w:pPr>
        <w:rPr>
          <w:i/>
          <w:iCs/>
          <w:caps/>
          <w:sz w:val="22"/>
          <w:szCs w:val="22"/>
        </w:rPr>
      </w:pPr>
    </w:p>
    <w:p w:rsidR="00BF5D19" w:rsidRDefault="00BF5D19" w:rsidP="00BF5D19">
      <w:pPr>
        <w:rPr>
          <w:i/>
          <w:sz w:val="22"/>
          <w:szCs w:val="22"/>
        </w:rPr>
      </w:pPr>
    </w:p>
    <w:p w:rsidR="00A305AE" w:rsidRDefault="00A305AE" w:rsidP="00BF5D19">
      <w:pPr>
        <w:rPr>
          <w:i/>
          <w:sz w:val="22"/>
          <w:szCs w:val="22"/>
        </w:rPr>
      </w:pPr>
    </w:p>
    <w:p w:rsidR="00A305AE" w:rsidRDefault="00A305AE" w:rsidP="00BF5D19">
      <w:pPr>
        <w:rPr>
          <w:i/>
          <w:sz w:val="22"/>
          <w:szCs w:val="22"/>
        </w:rPr>
      </w:pPr>
    </w:p>
    <w:p w:rsidR="00BF5D19" w:rsidRPr="00E92377" w:rsidRDefault="00BF5D19" w:rsidP="00BF5D19">
      <w:pPr>
        <w:rPr>
          <w:b/>
          <w:sz w:val="24"/>
          <w:szCs w:val="24"/>
        </w:rPr>
      </w:pPr>
      <w:r w:rsidRPr="002C40E2">
        <w:rPr>
          <w:b/>
          <w:bCs/>
          <w:caps/>
          <w:sz w:val="24"/>
          <w:szCs w:val="24"/>
        </w:rPr>
        <w:t>Job 2:  Payment of Payroll</w:t>
      </w:r>
      <w:r w:rsidRPr="00E92377">
        <w:rPr>
          <w:b/>
          <w:sz w:val="24"/>
          <w:szCs w:val="24"/>
        </w:rPr>
        <w:t xml:space="preserve"> </w:t>
      </w:r>
      <w:r w:rsidRPr="00E92377">
        <w:rPr>
          <w:sz w:val="24"/>
          <w:szCs w:val="24"/>
        </w:rPr>
        <w:t xml:space="preserve">(12 @ </w:t>
      </w:r>
      <w:r w:rsidR="002C40E2">
        <w:rPr>
          <w:sz w:val="24"/>
          <w:szCs w:val="24"/>
        </w:rPr>
        <w:t>2</w:t>
      </w:r>
      <w:r w:rsidRPr="00E92377">
        <w:rPr>
          <w:sz w:val="24"/>
          <w:szCs w:val="24"/>
        </w:rPr>
        <w:t xml:space="preserve"> points each =</w:t>
      </w:r>
      <w:r w:rsidR="002C40E2">
        <w:rPr>
          <w:sz w:val="24"/>
          <w:szCs w:val="24"/>
        </w:rPr>
        <w:t xml:space="preserve"> 24</w:t>
      </w:r>
      <w:r w:rsidRPr="00E92377">
        <w:rPr>
          <w:sz w:val="24"/>
          <w:szCs w:val="24"/>
        </w:rPr>
        <w:t xml:space="preserve"> points)</w:t>
      </w:r>
    </w:p>
    <w:p w:rsidR="00BF5D19" w:rsidRDefault="00BF5D19" w:rsidP="00BF5D19">
      <w:pPr>
        <w:rPr>
          <w:b/>
          <w:sz w:val="24"/>
          <w:szCs w:val="24"/>
        </w:rPr>
      </w:pPr>
      <w:r w:rsidRPr="00E92377">
        <w:rPr>
          <w:b/>
          <w:sz w:val="24"/>
          <w:szCs w:val="24"/>
        </w:rPr>
        <w:t xml:space="preserve"> </w:t>
      </w:r>
    </w:p>
    <w:p w:rsidR="002C40E2" w:rsidRPr="00640F0D" w:rsidRDefault="002C40E2" w:rsidP="002C40E2">
      <w:pPr>
        <w:rPr>
          <w:sz w:val="26"/>
          <w:szCs w:val="26"/>
        </w:rPr>
      </w:pPr>
      <w:r w:rsidRPr="0070225C">
        <w:rPr>
          <w:b/>
          <w:i/>
          <w:sz w:val="26"/>
          <w:szCs w:val="26"/>
          <w:u w:val="single"/>
        </w:rPr>
        <w:t>NOTE TO GRADER</w:t>
      </w:r>
      <w:r w:rsidRPr="0070225C">
        <w:rPr>
          <w:b/>
          <w:sz w:val="26"/>
          <w:szCs w:val="26"/>
        </w:rPr>
        <w:t xml:space="preserve">:  </w:t>
      </w:r>
      <w:r>
        <w:rPr>
          <w:b/>
          <w:sz w:val="26"/>
          <w:szCs w:val="26"/>
        </w:rPr>
        <w:t xml:space="preserve">Accept </w:t>
      </w:r>
      <w:r w:rsidRPr="00820410">
        <w:rPr>
          <w:b/>
          <w:i/>
          <w:sz w:val="26"/>
          <w:szCs w:val="26"/>
        </w:rPr>
        <w:t xml:space="preserve">“Cash” </w:t>
      </w:r>
      <w:r>
        <w:rPr>
          <w:b/>
          <w:sz w:val="26"/>
          <w:szCs w:val="26"/>
        </w:rPr>
        <w:t xml:space="preserve">at the end or beginning of the credit section of the entry.   Also, each textbook has a different variation of the account titles, so accept them as long as they have the word </w:t>
      </w:r>
      <w:r w:rsidRPr="00820410">
        <w:rPr>
          <w:b/>
          <w:i/>
          <w:sz w:val="26"/>
          <w:szCs w:val="26"/>
        </w:rPr>
        <w:t>“payable”</w:t>
      </w:r>
      <w:r>
        <w:rPr>
          <w:b/>
          <w:sz w:val="26"/>
          <w:szCs w:val="26"/>
        </w:rPr>
        <w:t xml:space="preserve"> or </w:t>
      </w:r>
      <w:r w:rsidRPr="00820410">
        <w:rPr>
          <w:b/>
          <w:i/>
          <w:sz w:val="26"/>
          <w:szCs w:val="26"/>
        </w:rPr>
        <w:t>“expense”</w:t>
      </w:r>
      <w:r>
        <w:rPr>
          <w:b/>
          <w:sz w:val="26"/>
          <w:szCs w:val="26"/>
        </w:rPr>
        <w:t xml:space="preserve"> in the account title.</w:t>
      </w:r>
    </w:p>
    <w:p w:rsidR="002C40E2" w:rsidRDefault="002C40E2" w:rsidP="00BF5D19">
      <w:pPr>
        <w:rPr>
          <w:b/>
          <w:sz w:val="24"/>
          <w:szCs w:val="24"/>
        </w:rPr>
      </w:pPr>
    </w:p>
    <w:p w:rsidR="002C40E2" w:rsidRDefault="002C40E2" w:rsidP="00BF5D19">
      <w:pPr>
        <w:rPr>
          <w:b/>
          <w:sz w:val="24"/>
          <w:szCs w:val="24"/>
        </w:rPr>
      </w:pPr>
    </w:p>
    <w:p w:rsidR="002C40E2" w:rsidRDefault="002C40E2" w:rsidP="00BF5D19">
      <w:pPr>
        <w:rPr>
          <w:b/>
          <w:sz w:val="24"/>
          <w:szCs w:val="24"/>
        </w:rPr>
      </w:pPr>
    </w:p>
    <w:p w:rsidR="002C40E2" w:rsidRPr="00E92377" w:rsidRDefault="002C40E2" w:rsidP="00BF5D19">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8"/>
        <w:gridCol w:w="496"/>
        <w:gridCol w:w="3179"/>
        <w:gridCol w:w="1014"/>
        <w:gridCol w:w="728"/>
        <w:gridCol w:w="1779"/>
        <w:gridCol w:w="1765"/>
        <w:gridCol w:w="9"/>
      </w:tblGrid>
      <w:tr w:rsidR="00BF5D19" w:rsidRPr="00231EF7" w:rsidTr="002C40E2">
        <w:trPr>
          <w:gridAfter w:val="1"/>
          <w:wAfter w:w="9" w:type="dxa"/>
        </w:trPr>
        <w:tc>
          <w:tcPr>
            <w:tcW w:w="9710" w:type="dxa"/>
            <w:gridSpan w:val="7"/>
            <w:shd w:val="clear" w:color="auto" w:fill="auto"/>
          </w:tcPr>
          <w:p w:rsidR="00BF5D19" w:rsidRPr="00ED4734" w:rsidRDefault="00BF5D19" w:rsidP="00ED4734">
            <w:pPr>
              <w:tabs>
                <w:tab w:val="left" w:pos="3600"/>
                <w:tab w:val="left" w:pos="8625"/>
              </w:tabs>
              <w:rPr>
                <w:sz w:val="24"/>
                <w:szCs w:val="24"/>
              </w:rPr>
            </w:pPr>
            <w:r w:rsidRPr="00ED4734">
              <w:rPr>
                <w:sz w:val="24"/>
                <w:szCs w:val="24"/>
              </w:rPr>
              <w:tab/>
              <w:t>GENERAL JOURNAL</w:t>
            </w:r>
            <w:r w:rsidRPr="00ED4734">
              <w:rPr>
                <w:sz w:val="24"/>
                <w:szCs w:val="24"/>
              </w:rPr>
              <w:tab/>
              <w:t>Page 1</w:t>
            </w:r>
          </w:p>
        </w:tc>
      </w:tr>
      <w:tr w:rsidR="00ED4734" w:rsidRPr="00231EF7" w:rsidTr="002C40E2">
        <w:tc>
          <w:tcPr>
            <w:tcW w:w="1164" w:type="dxa"/>
            <w:gridSpan w:val="2"/>
            <w:shd w:val="clear" w:color="auto" w:fill="auto"/>
          </w:tcPr>
          <w:p w:rsidR="00BF5D19" w:rsidRPr="00ED4734" w:rsidRDefault="00BF5D19" w:rsidP="00ED4734">
            <w:pPr>
              <w:jc w:val="center"/>
              <w:rPr>
                <w:sz w:val="24"/>
                <w:szCs w:val="24"/>
              </w:rPr>
            </w:pPr>
          </w:p>
          <w:p w:rsidR="00BF5D19" w:rsidRPr="00ED4734" w:rsidRDefault="00BF5D19" w:rsidP="00ED4734">
            <w:pPr>
              <w:jc w:val="center"/>
              <w:rPr>
                <w:sz w:val="24"/>
                <w:szCs w:val="24"/>
              </w:rPr>
            </w:pPr>
            <w:r w:rsidRPr="00ED4734">
              <w:rPr>
                <w:sz w:val="24"/>
                <w:szCs w:val="24"/>
              </w:rPr>
              <w:t>Date</w:t>
            </w:r>
          </w:p>
        </w:tc>
        <w:tc>
          <w:tcPr>
            <w:tcW w:w="3227" w:type="dxa"/>
            <w:shd w:val="clear" w:color="auto" w:fill="auto"/>
          </w:tcPr>
          <w:p w:rsidR="00BF5D19" w:rsidRPr="00ED4734" w:rsidRDefault="00BF5D19" w:rsidP="00ED4734">
            <w:pPr>
              <w:jc w:val="center"/>
              <w:rPr>
                <w:sz w:val="24"/>
                <w:szCs w:val="24"/>
              </w:rPr>
            </w:pPr>
          </w:p>
          <w:p w:rsidR="00BF5D19" w:rsidRPr="00ED4734" w:rsidRDefault="00BF5D19" w:rsidP="00ED4734">
            <w:pPr>
              <w:jc w:val="center"/>
              <w:rPr>
                <w:sz w:val="24"/>
                <w:szCs w:val="24"/>
              </w:rPr>
            </w:pPr>
            <w:r w:rsidRPr="00ED4734">
              <w:rPr>
                <w:sz w:val="24"/>
                <w:szCs w:val="24"/>
              </w:rPr>
              <w:t>Account Title</w:t>
            </w:r>
          </w:p>
        </w:tc>
        <w:tc>
          <w:tcPr>
            <w:tcW w:w="1018" w:type="dxa"/>
            <w:shd w:val="clear" w:color="auto" w:fill="auto"/>
          </w:tcPr>
          <w:p w:rsidR="00BF5D19" w:rsidRPr="00ED4734" w:rsidRDefault="00BF5D19" w:rsidP="00ED4734">
            <w:pPr>
              <w:jc w:val="center"/>
              <w:rPr>
                <w:sz w:val="24"/>
                <w:szCs w:val="24"/>
              </w:rPr>
            </w:pPr>
            <w:r w:rsidRPr="00ED4734">
              <w:rPr>
                <w:sz w:val="24"/>
                <w:szCs w:val="24"/>
              </w:rPr>
              <w:t>Doc</w:t>
            </w:r>
          </w:p>
          <w:p w:rsidR="00BF5D19" w:rsidRPr="00ED4734" w:rsidRDefault="00BF5D19" w:rsidP="00ED4734">
            <w:pPr>
              <w:jc w:val="center"/>
              <w:rPr>
                <w:sz w:val="24"/>
                <w:szCs w:val="24"/>
              </w:rPr>
            </w:pPr>
            <w:r w:rsidRPr="00ED4734">
              <w:rPr>
                <w:sz w:val="24"/>
                <w:szCs w:val="24"/>
              </w:rPr>
              <w:t>No.</w:t>
            </w:r>
          </w:p>
        </w:tc>
        <w:tc>
          <w:tcPr>
            <w:tcW w:w="730" w:type="dxa"/>
            <w:shd w:val="clear" w:color="auto" w:fill="auto"/>
          </w:tcPr>
          <w:p w:rsidR="00BF5D19" w:rsidRPr="00ED4734" w:rsidRDefault="00BF5D19" w:rsidP="00ED4734">
            <w:pPr>
              <w:jc w:val="center"/>
              <w:rPr>
                <w:sz w:val="24"/>
                <w:szCs w:val="24"/>
              </w:rPr>
            </w:pPr>
            <w:r w:rsidRPr="00ED4734">
              <w:rPr>
                <w:sz w:val="24"/>
                <w:szCs w:val="24"/>
              </w:rPr>
              <w:t>Post</w:t>
            </w:r>
          </w:p>
          <w:p w:rsidR="00BF5D19" w:rsidRPr="00ED4734" w:rsidRDefault="00BF5D19" w:rsidP="00ED4734">
            <w:pPr>
              <w:jc w:val="center"/>
              <w:rPr>
                <w:sz w:val="24"/>
                <w:szCs w:val="24"/>
              </w:rPr>
            </w:pPr>
            <w:r w:rsidRPr="00ED4734">
              <w:rPr>
                <w:sz w:val="24"/>
                <w:szCs w:val="24"/>
              </w:rPr>
              <w:t xml:space="preserve">Ref </w:t>
            </w:r>
          </w:p>
        </w:tc>
        <w:tc>
          <w:tcPr>
            <w:tcW w:w="1793" w:type="dxa"/>
            <w:shd w:val="clear" w:color="auto" w:fill="auto"/>
          </w:tcPr>
          <w:p w:rsidR="00BF5D19" w:rsidRPr="00ED4734" w:rsidRDefault="00BF5D19" w:rsidP="00ED4734">
            <w:pPr>
              <w:jc w:val="center"/>
              <w:rPr>
                <w:sz w:val="24"/>
                <w:szCs w:val="24"/>
              </w:rPr>
            </w:pPr>
          </w:p>
          <w:p w:rsidR="00BF5D19" w:rsidRPr="00ED4734" w:rsidRDefault="00BF5D19" w:rsidP="00ED4734">
            <w:pPr>
              <w:jc w:val="center"/>
              <w:rPr>
                <w:sz w:val="24"/>
                <w:szCs w:val="24"/>
              </w:rPr>
            </w:pPr>
            <w:r w:rsidRPr="00ED4734">
              <w:rPr>
                <w:sz w:val="24"/>
                <w:szCs w:val="24"/>
              </w:rPr>
              <w:t>Debit</w:t>
            </w:r>
          </w:p>
        </w:tc>
        <w:tc>
          <w:tcPr>
            <w:tcW w:w="1787" w:type="dxa"/>
            <w:gridSpan w:val="2"/>
            <w:shd w:val="clear" w:color="auto" w:fill="auto"/>
          </w:tcPr>
          <w:p w:rsidR="00BF5D19" w:rsidRPr="00ED4734" w:rsidRDefault="00BF5D19" w:rsidP="00ED4734">
            <w:pPr>
              <w:jc w:val="center"/>
              <w:rPr>
                <w:sz w:val="24"/>
                <w:szCs w:val="24"/>
              </w:rPr>
            </w:pPr>
          </w:p>
          <w:p w:rsidR="00BF5D19" w:rsidRPr="00ED4734" w:rsidRDefault="00BF5D19" w:rsidP="00ED4734">
            <w:pPr>
              <w:jc w:val="center"/>
              <w:rPr>
                <w:sz w:val="24"/>
                <w:szCs w:val="24"/>
              </w:rPr>
            </w:pPr>
            <w:r w:rsidRPr="00ED4734">
              <w:rPr>
                <w:sz w:val="24"/>
                <w:szCs w:val="24"/>
              </w:rPr>
              <w:t>Credit</w:t>
            </w:r>
          </w:p>
        </w:tc>
      </w:tr>
      <w:tr w:rsidR="00ED4734" w:rsidTr="002C40E2">
        <w:tc>
          <w:tcPr>
            <w:tcW w:w="668" w:type="dxa"/>
            <w:shd w:val="clear" w:color="auto" w:fill="auto"/>
          </w:tcPr>
          <w:p w:rsidR="00BF5D19" w:rsidRPr="00ED4734" w:rsidRDefault="00A305AE" w:rsidP="00ED4734">
            <w:pPr>
              <w:rPr>
                <w:b/>
                <w:sz w:val="28"/>
                <w:szCs w:val="28"/>
              </w:rPr>
            </w:pPr>
            <w:r>
              <w:rPr>
                <w:b/>
                <w:sz w:val="28"/>
                <w:szCs w:val="28"/>
              </w:rPr>
              <w:t>Feb</w:t>
            </w:r>
          </w:p>
        </w:tc>
        <w:tc>
          <w:tcPr>
            <w:tcW w:w="496" w:type="dxa"/>
            <w:shd w:val="clear" w:color="auto" w:fill="auto"/>
          </w:tcPr>
          <w:p w:rsidR="00BF5D19" w:rsidRPr="00ED4734" w:rsidRDefault="00A305AE" w:rsidP="00ED4734">
            <w:pPr>
              <w:rPr>
                <w:b/>
                <w:sz w:val="28"/>
                <w:szCs w:val="28"/>
              </w:rPr>
            </w:pPr>
            <w:r>
              <w:rPr>
                <w:b/>
                <w:sz w:val="28"/>
                <w:szCs w:val="28"/>
              </w:rPr>
              <w:t>14</w:t>
            </w:r>
          </w:p>
        </w:tc>
        <w:tc>
          <w:tcPr>
            <w:tcW w:w="3227" w:type="dxa"/>
            <w:shd w:val="clear" w:color="auto" w:fill="auto"/>
          </w:tcPr>
          <w:p w:rsidR="00BF5D19" w:rsidRPr="00ED4734" w:rsidRDefault="00BF5D19" w:rsidP="00ED4734">
            <w:pPr>
              <w:rPr>
                <w:b/>
                <w:sz w:val="22"/>
                <w:szCs w:val="22"/>
              </w:rPr>
            </w:pPr>
            <w:r w:rsidRPr="00ED4734">
              <w:rPr>
                <w:b/>
                <w:sz w:val="22"/>
                <w:szCs w:val="22"/>
              </w:rPr>
              <w:t>Salary Expense</w:t>
            </w:r>
          </w:p>
        </w:tc>
        <w:tc>
          <w:tcPr>
            <w:tcW w:w="1018" w:type="dxa"/>
            <w:shd w:val="clear" w:color="auto" w:fill="auto"/>
          </w:tcPr>
          <w:p w:rsidR="00BF5D19" w:rsidRPr="00ED4734" w:rsidRDefault="00B91CD5" w:rsidP="00ED4734">
            <w:pPr>
              <w:rPr>
                <w:b/>
                <w:sz w:val="28"/>
                <w:szCs w:val="28"/>
              </w:rPr>
            </w:pPr>
            <w:r>
              <w:rPr>
                <w:b/>
                <w:sz w:val="28"/>
                <w:szCs w:val="28"/>
              </w:rPr>
              <w:t>C684</w:t>
            </w:r>
          </w:p>
        </w:tc>
        <w:tc>
          <w:tcPr>
            <w:tcW w:w="730" w:type="dxa"/>
            <w:shd w:val="clear" w:color="auto" w:fill="auto"/>
          </w:tcPr>
          <w:p w:rsidR="00BF5D19" w:rsidRPr="00ED4734" w:rsidRDefault="00BF5D19" w:rsidP="00ED4734">
            <w:pPr>
              <w:rPr>
                <w:b/>
                <w:sz w:val="28"/>
                <w:szCs w:val="28"/>
              </w:rPr>
            </w:pPr>
          </w:p>
        </w:tc>
        <w:tc>
          <w:tcPr>
            <w:tcW w:w="1793" w:type="dxa"/>
            <w:shd w:val="clear" w:color="auto" w:fill="auto"/>
          </w:tcPr>
          <w:p w:rsidR="00BF5D19" w:rsidRPr="00ED4734" w:rsidRDefault="00B91CD5" w:rsidP="00ED4734">
            <w:pPr>
              <w:jc w:val="right"/>
              <w:rPr>
                <w:b/>
                <w:sz w:val="28"/>
                <w:szCs w:val="28"/>
              </w:rPr>
            </w:pPr>
            <w:r>
              <w:rPr>
                <w:b/>
                <w:sz w:val="28"/>
                <w:szCs w:val="28"/>
              </w:rPr>
              <w:t>2,199.70</w:t>
            </w:r>
          </w:p>
        </w:tc>
        <w:tc>
          <w:tcPr>
            <w:tcW w:w="1787" w:type="dxa"/>
            <w:gridSpan w:val="2"/>
            <w:shd w:val="clear" w:color="auto" w:fill="auto"/>
          </w:tcPr>
          <w:p w:rsidR="00BF5D19" w:rsidRPr="00ED4734" w:rsidRDefault="00BF5D19" w:rsidP="00ED4734">
            <w:pPr>
              <w:jc w:val="right"/>
              <w:rPr>
                <w:b/>
                <w:sz w:val="28"/>
                <w:szCs w:val="28"/>
              </w:rPr>
            </w:pPr>
          </w:p>
        </w:tc>
      </w:tr>
      <w:tr w:rsidR="00ED4734" w:rsidTr="002C40E2">
        <w:tc>
          <w:tcPr>
            <w:tcW w:w="668" w:type="dxa"/>
            <w:shd w:val="clear" w:color="auto" w:fill="auto"/>
          </w:tcPr>
          <w:p w:rsidR="00BF5D19" w:rsidRPr="00ED4734" w:rsidRDefault="00BF5D19" w:rsidP="00ED4734">
            <w:pPr>
              <w:rPr>
                <w:b/>
                <w:sz w:val="28"/>
                <w:szCs w:val="28"/>
              </w:rPr>
            </w:pPr>
          </w:p>
        </w:tc>
        <w:tc>
          <w:tcPr>
            <w:tcW w:w="496" w:type="dxa"/>
            <w:shd w:val="clear" w:color="auto" w:fill="auto"/>
          </w:tcPr>
          <w:p w:rsidR="00BF5D19" w:rsidRPr="00ED4734" w:rsidRDefault="00BF5D19" w:rsidP="00ED4734">
            <w:pPr>
              <w:rPr>
                <w:b/>
                <w:sz w:val="28"/>
                <w:szCs w:val="28"/>
              </w:rPr>
            </w:pPr>
          </w:p>
        </w:tc>
        <w:tc>
          <w:tcPr>
            <w:tcW w:w="3227" w:type="dxa"/>
            <w:shd w:val="clear" w:color="auto" w:fill="auto"/>
          </w:tcPr>
          <w:p w:rsidR="00BF5D19" w:rsidRPr="00ED4734" w:rsidRDefault="00BF5D19" w:rsidP="00ED4734">
            <w:pPr>
              <w:rPr>
                <w:b/>
                <w:sz w:val="22"/>
                <w:szCs w:val="22"/>
              </w:rPr>
            </w:pPr>
            <w:r w:rsidRPr="00ED4734">
              <w:rPr>
                <w:b/>
                <w:sz w:val="22"/>
                <w:szCs w:val="22"/>
              </w:rPr>
              <w:t xml:space="preserve">     Employee Inc</w:t>
            </w:r>
            <w:r w:rsidR="002C40E2">
              <w:rPr>
                <w:b/>
                <w:sz w:val="22"/>
                <w:szCs w:val="22"/>
              </w:rPr>
              <w:t>.</w:t>
            </w:r>
            <w:r w:rsidRPr="00ED4734">
              <w:rPr>
                <w:b/>
                <w:sz w:val="22"/>
                <w:szCs w:val="22"/>
              </w:rPr>
              <w:t xml:space="preserve"> Tax Payable</w:t>
            </w:r>
          </w:p>
        </w:tc>
        <w:tc>
          <w:tcPr>
            <w:tcW w:w="1018" w:type="dxa"/>
            <w:shd w:val="clear" w:color="auto" w:fill="auto"/>
          </w:tcPr>
          <w:p w:rsidR="00BF5D19" w:rsidRPr="00ED4734" w:rsidRDefault="00BF5D19" w:rsidP="00ED4734">
            <w:pPr>
              <w:rPr>
                <w:b/>
                <w:sz w:val="28"/>
                <w:szCs w:val="28"/>
              </w:rPr>
            </w:pPr>
          </w:p>
        </w:tc>
        <w:tc>
          <w:tcPr>
            <w:tcW w:w="730" w:type="dxa"/>
            <w:shd w:val="clear" w:color="auto" w:fill="auto"/>
          </w:tcPr>
          <w:p w:rsidR="00BF5D19" w:rsidRPr="00ED4734" w:rsidRDefault="00BF5D19" w:rsidP="00ED4734">
            <w:pPr>
              <w:rPr>
                <w:b/>
                <w:sz w:val="28"/>
                <w:szCs w:val="28"/>
              </w:rPr>
            </w:pPr>
          </w:p>
        </w:tc>
        <w:tc>
          <w:tcPr>
            <w:tcW w:w="1793" w:type="dxa"/>
            <w:shd w:val="clear" w:color="auto" w:fill="auto"/>
          </w:tcPr>
          <w:p w:rsidR="00BF5D19" w:rsidRPr="00ED4734" w:rsidRDefault="00BF5D19" w:rsidP="00ED4734">
            <w:pPr>
              <w:jc w:val="right"/>
              <w:rPr>
                <w:b/>
                <w:sz w:val="28"/>
                <w:szCs w:val="28"/>
              </w:rPr>
            </w:pPr>
          </w:p>
        </w:tc>
        <w:tc>
          <w:tcPr>
            <w:tcW w:w="1787" w:type="dxa"/>
            <w:gridSpan w:val="2"/>
            <w:shd w:val="clear" w:color="auto" w:fill="auto"/>
          </w:tcPr>
          <w:p w:rsidR="00BF5D19" w:rsidRPr="00ED4734" w:rsidRDefault="00B91CD5" w:rsidP="00ED4734">
            <w:pPr>
              <w:jc w:val="right"/>
              <w:rPr>
                <w:b/>
                <w:sz w:val="28"/>
                <w:szCs w:val="28"/>
              </w:rPr>
            </w:pPr>
            <w:r>
              <w:rPr>
                <w:b/>
                <w:sz w:val="28"/>
                <w:szCs w:val="28"/>
              </w:rPr>
              <w:t>175.97</w:t>
            </w:r>
          </w:p>
        </w:tc>
      </w:tr>
      <w:tr w:rsidR="00ED4734" w:rsidTr="002C40E2">
        <w:tc>
          <w:tcPr>
            <w:tcW w:w="668" w:type="dxa"/>
            <w:shd w:val="clear" w:color="auto" w:fill="auto"/>
          </w:tcPr>
          <w:p w:rsidR="00BF5D19" w:rsidRPr="00ED4734" w:rsidRDefault="00BF5D19" w:rsidP="00ED4734">
            <w:pPr>
              <w:rPr>
                <w:b/>
                <w:sz w:val="28"/>
                <w:szCs w:val="28"/>
              </w:rPr>
            </w:pPr>
          </w:p>
        </w:tc>
        <w:tc>
          <w:tcPr>
            <w:tcW w:w="496" w:type="dxa"/>
            <w:shd w:val="clear" w:color="auto" w:fill="auto"/>
          </w:tcPr>
          <w:p w:rsidR="00BF5D19" w:rsidRPr="00ED4734" w:rsidRDefault="00BF5D19" w:rsidP="00ED4734">
            <w:pPr>
              <w:rPr>
                <w:b/>
                <w:sz w:val="28"/>
                <w:szCs w:val="28"/>
              </w:rPr>
            </w:pPr>
          </w:p>
        </w:tc>
        <w:tc>
          <w:tcPr>
            <w:tcW w:w="3227" w:type="dxa"/>
            <w:shd w:val="clear" w:color="auto" w:fill="auto"/>
          </w:tcPr>
          <w:p w:rsidR="00BF5D19" w:rsidRPr="00ED4734" w:rsidRDefault="00BF5D19" w:rsidP="00ED4734">
            <w:pPr>
              <w:rPr>
                <w:b/>
                <w:sz w:val="22"/>
                <w:szCs w:val="22"/>
              </w:rPr>
            </w:pPr>
            <w:r w:rsidRPr="00ED4734">
              <w:rPr>
                <w:b/>
                <w:sz w:val="22"/>
                <w:szCs w:val="22"/>
              </w:rPr>
              <w:t xml:space="preserve">     Social Security Tax Payable</w:t>
            </w:r>
          </w:p>
        </w:tc>
        <w:tc>
          <w:tcPr>
            <w:tcW w:w="1018" w:type="dxa"/>
            <w:shd w:val="clear" w:color="auto" w:fill="auto"/>
          </w:tcPr>
          <w:p w:rsidR="00BF5D19" w:rsidRPr="00ED4734" w:rsidRDefault="00BF5D19" w:rsidP="00ED4734">
            <w:pPr>
              <w:rPr>
                <w:b/>
                <w:sz w:val="28"/>
                <w:szCs w:val="28"/>
              </w:rPr>
            </w:pPr>
          </w:p>
        </w:tc>
        <w:tc>
          <w:tcPr>
            <w:tcW w:w="730" w:type="dxa"/>
            <w:shd w:val="clear" w:color="auto" w:fill="auto"/>
          </w:tcPr>
          <w:p w:rsidR="00BF5D19" w:rsidRPr="00ED4734" w:rsidRDefault="00BF5D19" w:rsidP="00ED4734">
            <w:pPr>
              <w:rPr>
                <w:b/>
                <w:sz w:val="28"/>
                <w:szCs w:val="28"/>
              </w:rPr>
            </w:pPr>
          </w:p>
        </w:tc>
        <w:tc>
          <w:tcPr>
            <w:tcW w:w="1793" w:type="dxa"/>
            <w:shd w:val="clear" w:color="auto" w:fill="auto"/>
          </w:tcPr>
          <w:p w:rsidR="00BF5D19" w:rsidRPr="00ED4734" w:rsidRDefault="00BF5D19" w:rsidP="00ED4734">
            <w:pPr>
              <w:jc w:val="right"/>
              <w:rPr>
                <w:b/>
                <w:sz w:val="28"/>
                <w:szCs w:val="28"/>
              </w:rPr>
            </w:pPr>
          </w:p>
        </w:tc>
        <w:tc>
          <w:tcPr>
            <w:tcW w:w="1787" w:type="dxa"/>
            <w:gridSpan w:val="2"/>
            <w:shd w:val="clear" w:color="auto" w:fill="auto"/>
          </w:tcPr>
          <w:p w:rsidR="00BF5D19" w:rsidRPr="00ED4734" w:rsidRDefault="00B91CD5" w:rsidP="00ED4734">
            <w:pPr>
              <w:jc w:val="right"/>
              <w:rPr>
                <w:b/>
                <w:sz w:val="28"/>
                <w:szCs w:val="28"/>
              </w:rPr>
            </w:pPr>
            <w:r>
              <w:rPr>
                <w:b/>
                <w:sz w:val="28"/>
                <w:szCs w:val="28"/>
              </w:rPr>
              <w:t>136.38</w:t>
            </w:r>
          </w:p>
        </w:tc>
      </w:tr>
      <w:tr w:rsidR="00ED4734" w:rsidTr="002C40E2">
        <w:tc>
          <w:tcPr>
            <w:tcW w:w="668" w:type="dxa"/>
            <w:shd w:val="clear" w:color="auto" w:fill="auto"/>
          </w:tcPr>
          <w:p w:rsidR="00BF5D19" w:rsidRPr="00ED4734" w:rsidRDefault="00BF5D19" w:rsidP="00ED4734">
            <w:pPr>
              <w:rPr>
                <w:b/>
                <w:sz w:val="28"/>
                <w:szCs w:val="28"/>
              </w:rPr>
            </w:pPr>
          </w:p>
        </w:tc>
        <w:tc>
          <w:tcPr>
            <w:tcW w:w="496" w:type="dxa"/>
            <w:shd w:val="clear" w:color="auto" w:fill="auto"/>
          </w:tcPr>
          <w:p w:rsidR="00BF5D19" w:rsidRPr="00ED4734" w:rsidRDefault="00BF5D19" w:rsidP="00ED4734">
            <w:pPr>
              <w:rPr>
                <w:b/>
                <w:sz w:val="28"/>
                <w:szCs w:val="28"/>
              </w:rPr>
            </w:pPr>
          </w:p>
        </w:tc>
        <w:tc>
          <w:tcPr>
            <w:tcW w:w="3227" w:type="dxa"/>
            <w:shd w:val="clear" w:color="auto" w:fill="auto"/>
          </w:tcPr>
          <w:p w:rsidR="00BF5D19" w:rsidRPr="00ED4734" w:rsidRDefault="00BF5D19" w:rsidP="00ED4734">
            <w:pPr>
              <w:rPr>
                <w:b/>
                <w:sz w:val="22"/>
                <w:szCs w:val="22"/>
              </w:rPr>
            </w:pPr>
            <w:r w:rsidRPr="00ED4734">
              <w:rPr>
                <w:b/>
                <w:sz w:val="22"/>
                <w:szCs w:val="22"/>
              </w:rPr>
              <w:t xml:space="preserve">     Medicare Tax Payable</w:t>
            </w:r>
          </w:p>
        </w:tc>
        <w:tc>
          <w:tcPr>
            <w:tcW w:w="1018" w:type="dxa"/>
            <w:shd w:val="clear" w:color="auto" w:fill="auto"/>
          </w:tcPr>
          <w:p w:rsidR="00BF5D19" w:rsidRPr="00ED4734" w:rsidRDefault="00BF5D19" w:rsidP="00ED4734">
            <w:pPr>
              <w:rPr>
                <w:b/>
                <w:sz w:val="28"/>
                <w:szCs w:val="28"/>
              </w:rPr>
            </w:pPr>
          </w:p>
        </w:tc>
        <w:tc>
          <w:tcPr>
            <w:tcW w:w="730" w:type="dxa"/>
            <w:shd w:val="clear" w:color="auto" w:fill="auto"/>
          </w:tcPr>
          <w:p w:rsidR="00BF5D19" w:rsidRPr="00ED4734" w:rsidRDefault="00BF5D19" w:rsidP="00ED4734">
            <w:pPr>
              <w:rPr>
                <w:b/>
                <w:sz w:val="28"/>
                <w:szCs w:val="28"/>
              </w:rPr>
            </w:pPr>
          </w:p>
        </w:tc>
        <w:tc>
          <w:tcPr>
            <w:tcW w:w="1793" w:type="dxa"/>
            <w:shd w:val="clear" w:color="auto" w:fill="auto"/>
          </w:tcPr>
          <w:p w:rsidR="00BF5D19" w:rsidRPr="00ED4734" w:rsidRDefault="00BF5D19" w:rsidP="00ED4734">
            <w:pPr>
              <w:jc w:val="right"/>
              <w:rPr>
                <w:b/>
                <w:sz w:val="28"/>
                <w:szCs w:val="28"/>
              </w:rPr>
            </w:pPr>
          </w:p>
        </w:tc>
        <w:tc>
          <w:tcPr>
            <w:tcW w:w="1787" w:type="dxa"/>
            <w:gridSpan w:val="2"/>
            <w:shd w:val="clear" w:color="auto" w:fill="auto"/>
          </w:tcPr>
          <w:p w:rsidR="00BF5D19" w:rsidRPr="00ED4734" w:rsidRDefault="00B91CD5" w:rsidP="00ED4734">
            <w:pPr>
              <w:jc w:val="right"/>
              <w:rPr>
                <w:b/>
                <w:sz w:val="28"/>
                <w:szCs w:val="28"/>
              </w:rPr>
            </w:pPr>
            <w:r>
              <w:rPr>
                <w:b/>
                <w:sz w:val="28"/>
                <w:szCs w:val="28"/>
              </w:rPr>
              <w:t>31.89</w:t>
            </w:r>
          </w:p>
        </w:tc>
      </w:tr>
      <w:tr w:rsidR="00ED4734" w:rsidTr="002C40E2">
        <w:tc>
          <w:tcPr>
            <w:tcW w:w="668" w:type="dxa"/>
            <w:shd w:val="clear" w:color="auto" w:fill="auto"/>
          </w:tcPr>
          <w:p w:rsidR="00BF5D19" w:rsidRPr="00ED4734" w:rsidRDefault="00BF5D19" w:rsidP="00ED4734">
            <w:pPr>
              <w:rPr>
                <w:b/>
                <w:sz w:val="28"/>
                <w:szCs w:val="28"/>
              </w:rPr>
            </w:pPr>
          </w:p>
        </w:tc>
        <w:tc>
          <w:tcPr>
            <w:tcW w:w="496" w:type="dxa"/>
            <w:shd w:val="clear" w:color="auto" w:fill="auto"/>
          </w:tcPr>
          <w:p w:rsidR="00BF5D19" w:rsidRPr="00ED4734" w:rsidRDefault="00BF5D19" w:rsidP="00ED4734">
            <w:pPr>
              <w:rPr>
                <w:b/>
                <w:sz w:val="28"/>
                <w:szCs w:val="28"/>
              </w:rPr>
            </w:pPr>
          </w:p>
        </w:tc>
        <w:tc>
          <w:tcPr>
            <w:tcW w:w="3227" w:type="dxa"/>
            <w:shd w:val="clear" w:color="auto" w:fill="auto"/>
          </w:tcPr>
          <w:p w:rsidR="00BF5D19" w:rsidRPr="00ED4734" w:rsidRDefault="00BF5D19" w:rsidP="00ED4734">
            <w:pPr>
              <w:rPr>
                <w:b/>
                <w:sz w:val="22"/>
                <w:szCs w:val="22"/>
              </w:rPr>
            </w:pPr>
            <w:r w:rsidRPr="00ED4734">
              <w:rPr>
                <w:b/>
                <w:sz w:val="22"/>
                <w:szCs w:val="22"/>
              </w:rPr>
              <w:t xml:space="preserve">     Cash</w:t>
            </w:r>
          </w:p>
        </w:tc>
        <w:tc>
          <w:tcPr>
            <w:tcW w:w="1018" w:type="dxa"/>
            <w:shd w:val="clear" w:color="auto" w:fill="auto"/>
          </w:tcPr>
          <w:p w:rsidR="00BF5D19" w:rsidRPr="00ED4734" w:rsidRDefault="00BF5D19" w:rsidP="00ED4734">
            <w:pPr>
              <w:rPr>
                <w:b/>
                <w:sz w:val="28"/>
                <w:szCs w:val="28"/>
              </w:rPr>
            </w:pPr>
          </w:p>
        </w:tc>
        <w:tc>
          <w:tcPr>
            <w:tcW w:w="730" w:type="dxa"/>
            <w:shd w:val="clear" w:color="auto" w:fill="auto"/>
          </w:tcPr>
          <w:p w:rsidR="00BF5D19" w:rsidRPr="00ED4734" w:rsidRDefault="00BF5D19" w:rsidP="00ED4734">
            <w:pPr>
              <w:rPr>
                <w:b/>
                <w:sz w:val="28"/>
                <w:szCs w:val="28"/>
              </w:rPr>
            </w:pPr>
          </w:p>
        </w:tc>
        <w:tc>
          <w:tcPr>
            <w:tcW w:w="1793" w:type="dxa"/>
            <w:shd w:val="clear" w:color="auto" w:fill="auto"/>
          </w:tcPr>
          <w:p w:rsidR="00BF5D19" w:rsidRPr="00ED4734" w:rsidRDefault="00BF5D19" w:rsidP="00ED4734">
            <w:pPr>
              <w:jc w:val="right"/>
              <w:rPr>
                <w:b/>
                <w:sz w:val="28"/>
                <w:szCs w:val="28"/>
              </w:rPr>
            </w:pPr>
          </w:p>
        </w:tc>
        <w:tc>
          <w:tcPr>
            <w:tcW w:w="1787" w:type="dxa"/>
            <w:gridSpan w:val="2"/>
            <w:shd w:val="clear" w:color="auto" w:fill="auto"/>
          </w:tcPr>
          <w:p w:rsidR="00BF5D19" w:rsidRPr="00ED4734" w:rsidRDefault="00B91CD5" w:rsidP="00ED4734">
            <w:pPr>
              <w:jc w:val="right"/>
              <w:rPr>
                <w:b/>
                <w:sz w:val="28"/>
                <w:szCs w:val="28"/>
              </w:rPr>
            </w:pPr>
            <w:r>
              <w:rPr>
                <w:b/>
                <w:sz w:val="28"/>
                <w:szCs w:val="28"/>
              </w:rPr>
              <w:t>1</w:t>
            </w:r>
            <w:r w:rsidR="002C40E2">
              <w:rPr>
                <w:b/>
                <w:sz w:val="28"/>
                <w:szCs w:val="28"/>
              </w:rPr>
              <w:t>,</w:t>
            </w:r>
            <w:r>
              <w:rPr>
                <w:b/>
                <w:sz w:val="28"/>
                <w:szCs w:val="28"/>
              </w:rPr>
              <w:t>855.46</w:t>
            </w:r>
          </w:p>
        </w:tc>
      </w:tr>
      <w:tr w:rsidR="00ED4734" w:rsidRPr="00ED4734" w:rsidTr="002C40E2">
        <w:tc>
          <w:tcPr>
            <w:tcW w:w="1164" w:type="dxa"/>
            <w:gridSpan w:val="2"/>
            <w:shd w:val="clear" w:color="auto" w:fill="auto"/>
          </w:tcPr>
          <w:p w:rsidR="004F4096" w:rsidRPr="00ED4734" w:rsidRDefault="004F4096" w:rsidP="00ED4734">
            <w:pPr>
              <w:jc w:val="center"/>
              <w:rPr>
                <w:b/>
                <w:sz w:val="28"/>
                <w:szCs w:val="28"/>
              </w:rPr>
            </w:pPr>
            <w:r w:rsidRPr="00ED4734">
              <w:rPr>
                <w:b/>
                <w:sz w:val="28"/>
                <w:szCs w:val="28"/>
              </w:rPr>
              <w:t>(1 pt</w:t>
            </w:r>
            <w:r w:rsidR="00C3007C">
              <w:rPr>
                <w:b/>
                <w:sz w:val="28"/>
                <w:szCs w:val="28"/>
              </w:rPr>
              <w:t>.</w:t>
            </w:r>
            <w:r w:rsidRPr="00ED4734">
              <w:rPr>
                <w:b/>
                <w:sz w:val="28"/>
                <w:szCs w:val="28"/>
              </w:rPr>
              <w:t>)</w:t>
            </w:r>
          </w:p>
        </w:tc>
        <w:tc>
          <w:tcPr>
            <w:tcW w:w="3227" w:type="dxa"/>
            <w:shd w:val="clear" w:color="auto" w:fill="auto"/>
          </w:tcPr>
          <w:p w:rsidR="004F4096" w:rsidRPr="00ED4734" w:rsidRDefault="004F4096" w:rsidP="00ED4734">
            <w:pPr>
              <w:jc w:val="center"/>
              <w:rPr>
                <w:b/>
                <w:sz w:val="28"/>
                <w:szCs w:val="28"/>
              </w:rPr>
            </w:pPr>
            <w:r w:rsidRPr="00ED4734">
              <w:rPr>
                <w:b/>
                <w:sz w:val="28"/>
                <w:szCs w:val="28"/>
              </w:rPr>
              <w:t>(5 points)</w:t>
            </w:r>
          </w:p>
        </w:tc>
        <w:tc>
          <w:tcPr>
            <w:tcW w:w="1018" w:type="dxa"/>
            <w:shd w:val="clear" w:color="auto" w:fill="auto"/>
          </w:tcPr>
          <w:p w:rsidR="004F4096" w:rsidRPr="00ED4734" w:rsidRDefault="004F4096" w:rsidP="00ED4734">
            <w:pPr>
              <w:jc w:val="center"/>
              <w:rPr>
                <w:b/>
                <w:sz w:val="28"/>
                <w:szCs w:val="28"/>
              </w:rPr>
            </w:pPr>
            <w:r w:rsidRPr="00ED4734">
              <w:rPr>
                <w:b/>
                <w:sz w:val="28"/>
                <w:szCs w:val="28"/>
              </w:rPr>
              <w:t>(1 pt</w:t>
            </w:r>
            <w:r w:rsidR="00C3007C">
              <w:rPr>
                <w:b/>
                <w:sz w:val="28"/>
                <w:szCs w:val="28"/>
              </w:rPr>
              <w:t>.</w:t>
            </w:r>
            <w:r w:rsidRPr="00ED4734">
              <w:rPr>
                <w:b/>
                <w:sz w:val="28"/>
                <w:szCs w:val="28"/>
              </w:rPr>
              <w:t>)</w:t>
            </w:r>
          </w:p>
        </w:tc>
        <w:tc>
          <w:tcPr>
            <w:tcW w:w="730" w:type="dxa"/>
            <w:shd w:val="clear" w:color="auto" w:fill="auto"/>
          </w:tcPr>
          <w:p w:rsidR="004F4096" w:rsidRPr="00ED4734" w:rsidRDefault="004F4096" w:rsidP="00ED4734">
            <w:pPr>
              <w:jc w:val="center"/>
              <w:rPr>
                <w:b/>
                <w:sz w:val="28"/>
                <w:szCs w:val="28"/>
              </w:rPr>
            </w:pPr>
          </w:p>
        </w:tc>
        <w:tc>
          <w:tcPr>
            <w:tcW w:w="1793" w:type="dxa"/>
            <w:shd w:val="clear" w:color="auto" w:fill="auto"/>
          </w:tcPr>
          <w:p w:rsidR="004F4096" w:rsidRPr="00ED4734" w:rsidRDefault="004F4096" w:rsidP="00ED4734">
            <w:pPr>
              <w:jc w:val="center"/>
              <w:rPr>
                <w:b/>
                <w:sz w:val="28"/>
                <w:szCs w:val="28"/>
              </w:rPr>
            </w:pPr>
            <w:r w:rsidRPr="00ED4734">
              <w:rPr>
                <w:b/>
                <w:sz w:val="28"/>
                <w:szCs w:val="28"/>
              </w:rPr>
              <w:t>(1 point)</w:t>
            </w:r>
          </w:p>
        </w:tc>
        <w:tc>
          <w:tcPr>
            <w:tcW w:w="1787" w:type="dxa"/>
            <w:gridSpan w:val="2"/>
            <w:shd w:val="clear" w:color="auto" w:fill="auto"/>
          </w:tcPr>
          <w:p w:rsidR="004F4096" w:rsidRPr="00ED4734" w:rsidRDefault="004F4096" w:rsidP="00ED4734">
            <w:pPr>
              <w:jc w:val="center"/>
              <w:rPr>
                <w:b/>
                <w:sz w:val="28"/>
                <w:szCs w:val="28"/>
              </w:rPr>
            </w:pPr>
            <w:r w:rsidRPr="00ED4734">
              <w:rPr>
                <w:b/>
                <w:sz w:val="28"/>
                <w:szCs w:val="28"/>
              </w:rPr>
              <w:t>(4 points)</w:t>
            </w:r>
          </w:p>
        </w:tc>
      </w:tr>
    </w:tbl>
    <w:p w:rsidR="00CF43BA" w:rsidRPr="004510FE" w:rsidRDefault="00CF43BA" w:rsidP="008F2B29">
      <w:pPr>
        <w:rPr>
          <w:sz w:val="22"/>
          <w:szCs w:val="22"/>
        </w:rPr>
      </w:pPr>
    </w:p>
    <w:sectPr w:rsidR="00CF43BA" w:rsidRPr="004510FE" w:rsidSect="00FB183A">
      <w:headerReference w:type="default" r:id="rId9"/>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43D" w:rsidRDefault="0061443D" w:rsidP="00F1245D">
      <w:r>
        <w:separator/>
      </w:r>
    </w:p>
  </w:endnote>
  <w:endnote w:type="continuationSeparator" w:id="0">
    <w:p w:rsidR="0061443D" w:rsidRDefault="0061443D"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A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haucer">
    <w:altName w:val="Times New Roman"/>
    <w:charset w:val="00"/>
    <w:family w:val="auto"/>
    <w:pitch w:val="variable"/>
    <w:sig w:usb0="00000083" w:usb1="00000000" w:usb2="00000000" w:usb3="00000000" w:csb0="00000009"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43D" w:rsidRDefault="0061443D" w:rsidP="00F1245D">
      <w:r>
        <w:separator/>
      </w:r>
    </w:p>
  </w:footnote>
  <w:footnote w:type="continuationSeparator" w:id="0">
    <w:p w:rsidR="0061443D" w:rsidRDefault="0061443D"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9D9" w:rsidRPr="001962B9" w:rsidRDefault="005A49D9" w:rsidP="00F1245D">
    <w:pPr>
      <w:pStyle w:val="Header"/>
      <w:rPr>
        <w:b/>
        <w:bCs/>
      </w:rPr>
    </w:pPr>
    <w:r w:rsidRPr="001962B9">
      <w:rPr>
        <w:b/>
        <w:bCs/>
      </w:rPr>
      <w:t>PAYROLL ACCOUNTING</w:t>
    </w:r>
    <w:r>
      <w:rPr>
        <w:b/>
        <w:bCs/>
      </w:rPr>
      <w:t xml:space="preserve"> (S)</w:t>
    </w:r>
    <w:r w:rsidRPr="001962B9">
      <w:rPr>
        <w:b/>
        <w:bCs/>
      </w:rPr>
      <w:t xml:space="preserve"> - </w:t>
    </w:r>
    <w:r>
      <w:rPr>
        <w:b/>
        <w:bCs/>
      </w:rPr>
      <w:t>STATE</w:t>
    </w:r>
    <w:r w:rsidRPr="001962B9">
      <w:rPr>
        <w:b/>
        <w:bCs/>
      </w:rPr>
      <w:t xml:space="preserve"> 20</w:t>
    </w:r>
    <w:r>
      <w:rPr>
        <w:b/>
        <w:bCs/>
      </w:rPr>
      <w:t>20</w:t>
    </w:r>
  </w:p>
  <w:p w:rsidR="005A49D9" w:rsidRDefault="005A49D9" w:rsidP="009507EC">
    <w:pPr>
      <w:rPr>
        <w:b/>
        <w:bCs/>
      </w:rPr>
    </w:pPr>
    <w:r>
      <w:rPr>
        <w:b/>
        <w:bCs/>
      </w:rPr>
      <w:t>ANSWER KEY</w:t>
    </w:r>
  </w:p>
  <w:p w:rsidR="005A49D9" w:rsidRPr="001962B9" w:rsidRDefault="005A49D9"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632DDC">
      <w:rPr>
        <w:b/>
        <w:bCs/>
        <w:noProof/>
      </w:rPr>
      <w:t>4</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632DDC">
      <w:rPr>
        <w:b/>
        <w:noProof/>
      </w:rPr>
      <w:t>5</w:t>
    </w:r>
    <w:r w:rsidRPr="001962B9">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1E211A6"/>
    <w:multiLevelType w:val="hybridMultilevel"/>
    <w:tmpl w:val="C6CAD404"/>
    <w:lvl w:ilvl="0" w:tplc="E696CF92">
      <w:start w:val="1"/>
      <w:numFmt w:val="decimal"/>
      <w:lvlText w:val="%1"/>
      <w:lvlJc w:val="left"/>
      <w:pPr>
        <w:ind w:left="462" w:hanging="4710"/>
      </w:pPr>
      <w:rPr>
        <w:rFonts w:hint="default"/>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1728" w:hanging="360"/>
      </w:pPr>
    </w:lvl>
    <w:lvl w:ilvl="4" w:tplc="04090019" w:tentative="1">
      <w:start w:val="1"/>
      <w:numFmt w:val="lowerLetter"/>
      <w:lvlText w:val="%5."/>
      <w:lvlJc w:val="left"/>
      <w:pPr>
        <w:ind w:left="-1008" w:hanging="360"/>
      </w:pPr>
    </w:lvl>
    <w:lvl w:ilvl="5" w:tplc="0409001B" w:tentative="1">
      <w:start w:val="1"/>
      <w:numFmt w:val="lowerRoman"/>
      <w:lvlText w:val="%6."/>
      <w:lvlJc w:val="right"/>
      <w:pPr>
        <w:ind w:left="-288" w:hanging="180"/>
      </w:pPr>
    </w:lvl>
    <w:lvl w:ilvl="6" w:tplc="0409000F" w:tentative="1">
      <w:start w:val="1"/>
      <w:numFmt w:val="decimal"/>
      <w:lvlText w:val="%7."/>
      <w:lvlJc w:val="left"/>
      <w:pPr>
        <w:ind w:left="432" w:hanging="360"/>
      </w:pPr>
    </w:lvl>
    <w:lvl w:ilvl="7" w:tplc="04090019" w:tentative="1">
      <w:start w:val="1"/>
      <w:numFmt w:val="lowerLetter"/>
      <w:lvlText w:val="%8."/>
      <w:lvlJc w:val="left"/>
      <w:pPr>
        <w:ind w:left="1152" w:hanging="360"/>
      </w:pPr>
    </w:lvl>
    <w:lvl w:ilvl="8" w:tplc="0409001B" w:tentative="1">
      <w:start w:val="1"/>
      <w:numFmt w:val="lowerRoman"/>
      <w:lvlText w:val="%9."/>
      <w:lvlJc w:val="right"/>
      <w:pPr>
        <w:ind w:left="1872" w:hanging="180"/>
      </w:pPr>
    </w:lvl>
  </w:abstractNum>
  <w:abstractNum w:abstractNumId="6" w15:restartNumberingAfterBreak="0">
    <w:nsid w:val="41D83D1B"/>
    <w:multiLevelType w:val="hybridMultilevel"/>
    <w:tmpl w:val="B4FA8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7C7568C"/>
    <w:multiLevelType w:val="hybridMultilevel"/>
    <w:tmpl w:val="BD924190"/>
    <w:lvl w:ilvl="0" w:tplc="BBF404F0">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18E1BEB"/>
    <w:multiLevelType w:val="hybridMultilevel"/>
    <w:tmpl w:val="B4FA8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8"/>
  </w:num>
  <w:num w:numId="2">
    <w:abstractNumId w:val="10"/>
  </w:num>
  <w:num w:numId="3">
    <w:abstractNumId w:val="9"/>
  </w:num>
  <w:num w:numId="4">
    <w:abstractNumId w:val="13"/>
  </w:num>
  <w:num w:numId="5">
    <w:abstractNumId w:val="3"/>
  </w:num>
  <w:num w:numId="6">
    <w:abstractNumId w:val="1"/>
  </w:num>
  <w:num w:numId="7">
    <w:abstractNumId w:val="4"/>
  </w:num>
  <w:num w:numId="8">
    <w:abstractNumId w:val="0"/>
  </w:num>
  <w:num w:numId="9">
    <w:abstractNumId w:val="7"/>
  </w:num>
  <w:num w:numId="10">
    <w:abstractNumId w:val="14"/>
  </w:num>
  <w:num w:numId="11">
    <w:abstractNumId w:val="15"/>
  </w:num>
  <w:num w:numId="12">
    <w:abstractNumId w:val="2"/>
  </w:num>
  <w:num w:numId="13">
    <w:abstractNumId w:val="16"/>
  </w:num>
  <w:num w:numId="14">
    <w:abstractNumId w:val="12"/>
  </w:num>
  <w:num w:numId="15">
    <w:abstractNumId w:val="11"/>
  </w:num>
  <w:num w:numId="16">
    <w:abstractNumId w:val="17"/>
  </w:num>
  <w:num w:numId="17">
    <w:abstractNumId w:val="5"/>
  </w:num>
  <w:num w:numId="18">
    <w:abstractNumId w:val="6"/>
  </w:num>
  <w:num w:numId="1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mcnew@bpa.org">
    <w15:presenceInfo w15:providerId="Windows Live" w15:userId="05af4c94ceecc6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25D29"/>
    <w:rsid w:val="0004087C"/>
    <w:rsid w:val="0005099D"/>
    <w:rsid w:val="0006157A"/>
    <w:rsid w:val="00091841"/>
    <w:rsid w:val="0009681C"/>
    <w:rsid w:val="00096C05"/>
    <w:rsid w:val="000A6A0D"/>
    <w:rsid w:val="000D56FC"/>
    <w:rsid w:val="000E1BD5"/>
    <w:rsid w:val="000E2358"/>
    <w:rsid w:val="000E2945"/>
    <w:rsid w:val="00100E4A"/>
    <w:rsid w:val="00103DB8"/>
    <w:rsid w:val="0010665F"/>
    <w:rsid w:val="001233AE"/>
    <w:rsid w:val="00124B64"/>
    <w:rsid w:val="00135207"/>
    <w:rsid w:val="00143A1C"/>
    <w:rsid w:val="00146D32"/>
    <w:rsid w:val="001519FF"/>
    <w:rsid w:val="001536E7"/>
    <w:rsid w:val="00155172"/>
    <w:rsid w:val="0018488C"/>
    <w:rsid w:val="00195022"/>
    <w:rsid w:val="001962B9"/>
    <w:rsid w:val="001A43CF"/>
    <w:rsid w:val="001A6172"/>
    <w:rsid w:val="001B36B4"/>
    <w:rsid w:val="001B3D7F"/>
    <w:rsid w:val="001B5FD2"/>
    <w:rsid w:val="001C4797"/>
    <w:rsid w:val="001C78AB"/>
    <w:rsid w:val="001E1578"/>
    <w:rsid w:val="001E746C"/>
    <w:rsid w:val="001E7B05"/>
    <w:rsid w:val="00203734"/>
    <w:rsid w:val="00244804"/>
    <w:rsid w:val="00246A9F"/>
    <w:rsid w:val="00251877"/>
    <w:rsid w:val="00255AD1"/>
    <w:rsid w:val="00263A8D"/>
    <w:rsid w:val="002658BD"/>
    <w:rsid w:val="00270C01"/>
    <w:rsid w:val="00271D98"/>
    <w:rsid w:val="00284D39"/>
    <w:rsid w:val="002A0D6A"/>
    <w:rsid w:val="002B0596"/>
    <w:rsid w:val="002C0006"/>
    <w:rsid w:val="002C40E2"/>
    <w:rsid w:val="002C4BF3"/>
    <w:rsid w:val="002C6CEC"/>
    <w:rsid w:val="002F46CB"/>
    <w:rsid w:val="003003AB"/>
    <w:rsid w:val="003012E1"/>
    <w:rsid w:val="00322433"/>
    <w:rsid w:val="00330557"/>
    <w:rsid w:val="00352A11"/>
    <w:rsid w:val="00367B08"/>
    <w:rsid w:val="00376011"/>
    <w:rsid w:val="00376B09"/>
    <w:rsid w:val="003805B0"/>
    <w:rsid w:val="003834D4"/>
    <w:rsid w:val="00392C9F"/>
    <w:rsid w:val="0039470D"/>
    <w:rsid w:val="003A3238"/>
    <w:rsid w:val="003B26F2"/>
    <w:rsid w:val="003B40BC"/>
    <w:rsid w:val="003C62B5"/>
    <w:rsid w:val="00420CB8"/>
    <w:rsid w:val="0042234E"/>
    <w:rsid w:val="00431F3D"/>
    <w:rsid w:val="0043409A"/>
    <w:rsid w:val="004341A5"/>
    <w:rsid w:val="00436929"/>
    <w:rsid w:val="00450503"/>
    <w:rsid w:val="00451020"/>
    <w:rsid w:val="004510FE"/>
    <w:rsid w:val="00453986"/>
    <w:rsid w:val="00477AC3"/>
    <w:rsid w:val="00481371"/>
    <w:rsid w:val="00494DD1"/>
    <w:rsid w:val="00495A40"/>
    <w:rsid w:val="004B0E9D"/>
    <w:rsid w:val="004B5235"/>
    <w:rsid w:val="004C65BC"/>
    <w:rsid w:val="004C6A24"/>
    <w:rsid w:val="004D22C7"/>
    <w:rsid w:val="004E5846"/>
    <w:rsid w:val="004F4096"/>
    <w:rsid w:val="0051264C"/>
    <w:rsid w:val="00515CE6"/>
    <w:rsid w:val="00515E8E"/>
    <w:rsid w:val="00520B21"/>
    <w:rsid w:val="0052244F"/>
    <w:rsid w:val="00536671"/>
    <w:rsid w:val="00536F84"/>
    <w:rsid w:val="005462F6"/>
    <w:rsid w:val="005816EA"/>
    <w:rsid w:val="00582255"/>
    <w:rsid w:val="00596E45"/>
    <w:rsid w:val="005A0EA4"/>
    <w:rsid w:val="005A1F88"/>
    <w:rsid w:val="005A39FB"/>
    <w:rsid w:val="005A49D9"/>
    <w:rsid w:val="005B368D"/>
    <w:rsid w:val="005B4CFC"/>
    <w:rsid w:val="005D5DD9"/>
    <w:rsid w:val="005E1E5E"/>
    <w:rsid w:val="00600CB1"/>
    <w:rsid w:val="00611968"/>
    <w:rsid w:val="00613D4B"/>
    <w:rsid w:val="0061443D"/>
    <w:rsid w:val="00615146"/>
    <w:rsid w:val="00632DDC"/>
    <w:rsid w:val="00656AE0"/>
    <w:rsid w:val="0066323A"/>
    <w:rsid w:val="0067063A"/>
    <w:rsid w:val="00670E74"/>
    <w:rsid w:val="00682B04"/>
    <w:rsid w:val="00683334"/>
    <w:rsid w:val="006838D7"/>
    <w:rsid w:val="0068463D"/>
    <w:rsid w:val="006A4EC0"/>
    <w:rsid w:val="006B046F"/>
    <w:rsid w:val="006B3C67"/>
    <w:rsid w:val="006C2B21"/>
    <w:rsid w:val="006C77AD"/>
    <w:rsid w:val="006D53F5"/>
    <w:rsid w:val="006D6443"/>
    <w:rsid w:val="006E3FA0"/>
    <w:rsid w:val="00703BB5"/>
    <w:rsid w:val="0072015B"/>
    <w:rsid w:val="00724536"/>
    <w:rsid w:val="00725674"/>
    <w:rsid w:val="007405F1"/>
    <w:rsid w:val="007541F5"/>
    <w:rsid w:val="007557D5"/>
    <w:rsid w:val="0076620B"/>
    <w:rsid w:val="00772077"/>
    <w:rsid w:val="00773C66"/>
    <w:rsid w:val="0077466C"/>
    <w:rsid w:val="00787588"/>
    <w:rsid w:val="00791D91"/>
    <w:rsid w:val="007C2339"/>
    <w:rsid w:val="0080645B"/>
    <w:rsid w:val="00811A93"/>
    <w:rsid w:val="0081454A"/>
    <w:rsid w:val="00822C29"/>
    <w:rsid w:val="008404A3"/>
    <w:rsid w:val="0085188B"/>
    <w:rsid w:val="008662B2"/>
    <w:rsid w:val="00874966"/>
    <w:rsid w:val="00877D2D"/>
    <w:rsid w:val="00896337"/>
    <w:rsid w:val="008A1FCB"/>
    <w:rsid w:val="008B0BC3"/>
    <w:rsid w:val="008C013C"/>
    <w:rsid w:val="008C3EFC"/>
    <w:rsid w:val="008C7E00"/>
    <w:rsid w:val="008D4E1C"/>
    <w:rsid w:val="008E4F87"/>
    <w:rsid w:val="008F0383"/>
    <w:rsid w:val="008F07A0"/>
    <w:rsid w:val="008F2B29"/>
    <w:rsid w:val="00903B27"/>
    <w:rsid w:val="00911900"/>
    <w:rsid w:val="0092206F"/>
    <w:rsid w:val="00940044"/>
    <w:rsid w:val="00940BED"/>
    <w:rsid w:val="009507EC"/>
    <w:rsid w:val="00966451"/>
    <w:rsid w:val="009B17FB"/>
    <w:rsid w:val="009B3A4F"/>
    <w:rsid w:val="009C030D"/>
    <w:rsid w:val="009C5487"/>
    <w:rsid w:val="009D45B7"/>
    <w:rsid w:val="009F3B30"/>
    <w:rsid w:val="009F6AB1"/>
    <w:rsid w:val="00A0059C"/>
    <w:rsid w:val="00A03819"/>
    <w:rsid w:val="00A07482"/>
    <w:rsid w:val="00A2222D"/>
    <w:rsid w:val="00A253BE"/>
    <w:rsid w:val="00A305AE"/>
    <w:rsid w:val="00A31992"/>
    <w:rsid w:val="00A47A70"/>
    <w:rsid w:val="00A51EF1"/>
    <w:rsid w:val="00A80ABF"/>
    <w:rsid w:val="00A87E61"/>
    <w:rsid w:val="00AB2DF4"/>
    <w:rsid w:val="00AB4113"/>
    <w:rsid w:val="00AE5DD4"/>
    <w:rsid w:val="00AF1788"/>
    <w:rsid w:val="00B04DBC"/>
    <w:rsid w:val="00B07639"/>
    <w:rsid w:val="00B12A84"/>
    <w:rsid w:val="00B21752"/>
    <w:rsid w:val="00B21B79"/>
    <w:rsid w:val="00B2455E"/>
    <w:rsid w:val="00B24B81"/>
    <w:rsid w:val="00B564E8"/>
    <w:rsid w:val="00B6046D"/>
    <w:rsid w:val="00B91CD5"/>
    <w:rsid w:val="00B96AB4"/>
    <w:rsid w:val="00BE0424"/>
    <w:rsid w:val="00BE79F6"/>
    <w:rsid w:val="00BF5A57"/>
    <w:rsid w:val="00BF5D19"/>
    <w:rsid w:val="00BF612A"/>
    <w:rsid w:val="00C06B40"/>
    <w:rsid w:val="00C10884"/>
    <w:rsid w:val="00C12A28"/>
    <w:rsid w:val="00C25F93"/>
    <w:rsid w:val="00C3007C"/>
    <w:rsid w:val="00C32E00"/>
    <w:rsid w:val="00C5029D"/>
    <w:rsid w:val="00C50906"/>
    <w:rsid w:val="00C55CAE"/>
    <w:rsid w:val="00C5746D"/>
    <w:rsid w:val="00C6187E"/>
    <w:rsid w:val="00C61B47"/>
    <w:rsid w:val="00C75F23"/>
    <w:rsid w:val="00C872C2"/>
    <w:rsid w:val="00C92A93"/>
    <w:rsid w:val="00CA4673"/>
    <w:rsid w:val="00CA6A94"/>
    <w:rsid w:val="00CB03C3"/>
    <w:rsid w:val="00CB12A5"/>
    <w:rsid w:val="00CC0E64"/>
    <w:rsid w:val="00CC279C"/>
    <w:rsid w:val="00CC2C7D"/>
    <w:rsid w:val="00CC68B4"/>
    <w:rsid w:val="00CD0F97"/>
    <w:rsid w:val="00CD5841"/>
    <w:rsid w:val="00CD6C67"/>
    <w:rsid w:val="00CF43BA"/>
    <w:rsid w:val="00D02876"/>
    <w:rsid w:val="00D17C28"/>
    <w:rsid w:val="00D26648"/>
    <w:rsid w:val="00D269FD"/>
    <w:rsid w:val="00D30854"/>
    <w:rsid w:val="00D371AC"/>
    <w:rsid w:val="00D50AAC"/>
    <w:rsid w:val="00D55A03"/>
    <w:rsid w:val="00D56E9F"/>
    <w:rsid w:val="00D61261"/>
    <w:rsid w:val="00D65CE5"/>
    <w:rsid w:val="00D74CCC"/>
    <w:rsid w:val="00D75666"/>
    <w:rsid w:val="00D81C07"/>
    <w:rsid w:val="00D86359"/>
    <w:rsid w:val="00D934EC"/>
    <w:rsid w:val="00DC01DA"/>
    <w:rsid w:val="00DC31DF"/>
    <w:rsid w:val="00DC3815"/>
    <w:rsid w:val="00DC6170"/>
    <w:rsid w:val="00DE0B2B"/>
    <w:rsid w:val="00DE121C"/>
    <w:rsid w:val="00DE1C76"/>
    <w:rsid w:val="00DE2D7E"/>
    <w:rsid w:val="00DE5ECB"/>
    <w:rsid w:val="00DF1D50"/>
    <w:rsid w:val="00DF367C"/>
    <w:rsid w:val="00E27CC7"/>
    <w:rsid w:val="00E41CA4"/>
    <w:rsid w:val="00E474AF"/>
    <w:rsid w:val="00E5567F"/>
    <w:rsid w:val="00E65046"/>
    <w:rsid w:val="00E72025"/>
    <w:rsid w:val="00E817AF"/>
    <w:rsid w:val="00E92377"/>
    <w:rsid w:val="00EA03F2"/>
    <w:rsid w:val="00EA5D62"/>
    <w:rsid w:val="00EC7ED2"/>
    <w:rsid w:val="00ED0161"/>
    <w:rsid w:val="00ED4734"/>
    <w:rsid w:val="00EF12A2"/>
    <w:rsid w:val="00EF543D"/>
    <w:rsid w:val="00F011CE"/>
    <w:rsid w:val="00F1245D"/>
    <w:rsid w:val="00F2101F"/>
    <w:rsid w:val="00F249C9"/>
    <w:rsid w:val="00F3666E"/>
    <w:rsid w:val="00F42C43"/>
    <w:rsid w:val="00F52F9B"/>
    <w:rsid w:val="00F55ED1"/>
    <w:rsid w:val="00F635A7"/>
    <w:rsid w:val="00F71962"/>
    <w:rsid w:val="00F72508"/>
    <w:rsid w:val="00F74F30"/>
    <w:rsid w:val="00F93AB9"/>
    <w:rsid w:val="00F96480"/>
    <w:rsid w:val="00FA1F2C"/>
    <w:rsid w:val="00FA543C"/>
    <w:rsid w:val="00FB183A"/>
    <w:rsid w:val="00FB2D4C"/>
    <w:rsid w:val="00FC7C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95E7F0B"/>
  <w15:docId w15:val="{B8594AF3-160A-4064-8295-4A016867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CF43BA"/>
    <w:pPr>
      <w:spacing w:line="276" w:lineRule="auto"/>
      <w:ind w:left="720"/>
      <w:contextualSpacing/>
    </w:pPr>
    <w:rPr>
      <w:rFonts w:eastAsia="Calibri"/>
      <w:sz w:val="24"/>
      <w:szCs w:val="22"/>
    </w:rPr>
  </w:style>
  <w:style w:type="table" w:customStyle="1" w:styleId="TableGrid1">
    <w:name w:val="Table Grid1"/>
    <w:basedOn w:val="TableNormal"/>
    <w:next w:val="TableGrid"/>
    <w:rsid w:val="00632DD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379089974">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5810</CharactersWithSpaces>
  <SharedDoc>false</SharedDoc>
  <HLinks>
    <vt:vector size="6" baseType="variant">
      <vt:variant>
        <vt:i4>6553639</vt:i4>
      </vt:variant>
      <vt:variant>
        <vt:i4>-1</vt:i4>
      </vt:variant>
      <vt:variant>
        <vt:i4>2051</vt:i4>
      </vt:variant>
      <vt:variant>
        <vt:i4>1</vt:i4>
      </vt:variant>
      <vt:variant>
        <vt:lpwstr>http://www.clker.com/cliparts/f/O/f/X/U/r/check-mark-button-md.png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2</cp:revision>
  <cp:lastPrinted>2010-01-05T17:21:00Z</cp:lastPrinted>
  <dcterms:created xsi:type="dcterms:W3CDTF">2020-01-29T21:14:00Z</dcterms:created>
  <dcterms:modified xsi:type="dcterms:W3CDTF">2020-01-29T21:14:00Z</dcterms:modified>
</cp:coreProperties>
</file>