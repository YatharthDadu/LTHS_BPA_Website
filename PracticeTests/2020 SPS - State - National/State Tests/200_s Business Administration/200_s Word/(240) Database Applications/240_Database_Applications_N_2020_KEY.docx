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EB703D" w14:textId="64104905" w:rsidR="00F1245D" w:rsidRPr="004510FE" w:rsidRDefault="008A73AE" w:rsidP="00F1245D">
      <w:pPr>
        <w:pStyle w:val="BodyText2"/>
      </w:pPr>
      <w:r>
        <w:rPr>
          <w:rFonts w:ascii="Times" w:hAnsi="Times"/>
          <w:b w:val="0"/>
          <w:noProof/>
          <w:sz w:val="60"/>
          <w:szCs w:val="60"/>
        </w:rPr>
        <w:drawing>
          <wp:anchor distT="0" distB="0" distL="114300" distR="114300" simplePos="0" relativeHeight="251659776" behindDoc="1" locked="0" layoutInCell="1" allowOverlap="1" wp14:anchorId="11B0EDE3" wp14:editId="7E140712">
            <wp:simplePos x="0" y="0"/>
            <wp:positionH relativeFrom="column">
              <wp:posOffset>5305425</wp:posOffset>
            </wp:positionH>
            <wp:positionV relativeFrom="paragraph">
              <wp:posOffset>-609600</wp:posOffset>
            </wp:positionV>
            <wp:extent cx="1438910" cy="1376097"/>
            <wp:effectExtent l="0" t="0" r="889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0px-Sempre_mais_alto[1]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376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2077" w:rsidRPr="004510FE">
        <w:tab/>
      </w:r>
    </w:p>
    <w:p w14:paraId="583DC334" w14:textId="63D9991A" w:rsidR="003A3238" w:rsidRDefault="008A73AE" w:rsidP="00F1245D">
      <w:pPr>
        <w:pStyle w:val="BodyText2"/>
        <w:rPr>
          <w:sz w:val="72"/>
        </w:rPr>
      </w:pPr>
      <w:r w:rsidRPr="000B1B6A">
        <w:rPr>
          <w:noProof/>
        </w:rPr>
        <w:drawing>
          <wp:inline distT="0" distB="0" distL="0" distR="0" wp14:anchorId="2DD35DBA" wp14:editId="20BF75E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8339" w14:textId="6613061F" w:rsidR="00682B04" w:rsidRPr="004510FE" w:rsidRDefault="000C5943" w:rsidP="00F1245D">
      <w:pPr>
        <w:pStyle w:val="BodyText2"/>
        <w:rPr>
          <w:sz w:val="72"/>
        </w:rPr>
      </w:pPr>
      <w:r>
        <w:rPr>
          <w:sz w:val="72"/>
        </w:rPr>
        <w:t>DATABASE APPLICATIONS</w:t>
      </w:r>
    </w:p>
    <w:p w14:paraId="6194F9AC" w14:textId="2684BA89" w:rsidR="00F1245D" w:rsidRPr="004510FE" w:rsidRDefault="00F1245D" w:rsidP="00F1245D">
      <w:pPr>
        <w:pStyle w:val="BodyText2"/>
      </w:pPr>
      <w:r w:rsidRPr="004510FE">
        <w:t>(</w:t>
      </w:r>
      <w:r w:rsidR="000C5943">
        <w:t>240</w:t>
      </w:r>
      <w:r w:rsidRPr="004510FE">
        <w:t>)</w:t>
      </w:r>
    </w:p>
    <w:p w14:paraId="2B3B1EC4" w14:textId="77777777" w:rsidR="00F1245D" w:rsidRPr="004510FE" w:rsidRDefault="00F1245D" w:rsidP="00F1245D">
      <w:pPr>
        <w:pStyle w:val="BodyText2"/>
        <w:rPr>
          <w:b w:val="0"/>
          <w:bCs/>
          <w:sz w:val="24"/>
        </w:rPr>
      </w:pPr>
    </w:p>
    <w:p w14:paraId="15D3F4B2" w14:textId="590DC124" w:rsidR="00D63211" w:rsidRPr="008A73AE" w:rsidRDefault="00D63211" w:rsidP="00D63211">
      <w:pPr>
        <w:pStyle w:val="BodyText2"/>
        <w:rPr>
          <w:color w:val="C00000"/>
          <w:sz w:val="52"/>
        </w:rPr>
      </w:pPr>
      <w:del w:id="0" w:author="Hewes Angie" w:date="2020-02-14T08:49:00Z">
        <w:r w:rsidRPr="008A73AE" w:rsidDel="0060569A">
          <w:rPr>
            <w:color w:val="C00000"/>
            <w:sz w:val="52"/>
          </w:rPr>
          <w:delText>NATIONAL</w:delText>
        </w:r>
        <w:r w:rsidR="008A73AE" w:rsidDel="0060569A">
          <w:rPr>
            <w:color w:val="C00000"/>
            <w:sz w:val="52"/>
          </w:rPr>
          <w:delText xml:space="preserve"> </w:delText>
        </w:r>
        <w:r w:rsidRPr="008A73AE" w:rsidDel="0060569A">
          <w:rPr>
            <w:color w:val="C00000"/>
            <w:sz w:val="52"/>
          </w:rPr>
          <w:delText xml:space="preserve"> 2020</w:delText>
        </w:r>
      </w:del>
      <w:ins w:id="1" w:author="Hewes Angie" w:date="2020-02-14T08:49:00Z">
        <w:r w:rsidR="0060569A" w:rsidRPr="008A73AE">
          <w:rPr>
            <w:color w:val="C00000"/>
            <w:sz w:val="52"/>
          </w:rPr>
          <w:t>NATIONAL</w:t>
        </w:r>
        <w:r w:rsidR="0060569A">
          <w:rPr>
            <w:color w:val="C00000"/>
            <w:sz w:val="52"/>
          </w:rPr>
          <w:t xml:space="preserve"> </w:t>
        </w:r>
        <w:r w:rsidR="0060569A" w:rsidRPr="008A73AE">
          <w:rPr>
            <w:color w:val="C00000"/>
            <w:sz w:val="52"/>
          </w:rPr>
          <w:t>2020</w:t>
        </w:r>
      </w:ins>
    </w:p>
    <w:p w14:paraId="604372E2" w14:textId="77777777" w:rsidR="008A73AE" w:rsidRDefault="008A73AE" w:rsidP="008A73AE">
      <w:pPr>
        <w:tabs>
          <w:tab w:val="left" w:pos="5580"/>
          <w:tab w:val="left" w:leader="underscore" w:pos="7380"/>
          <w:tab w:val="left" w:leader="underscore" w:pos="8010"/>
        </w:tabs>
        <w:ind w:right="900"/>
        <w:rPr>
          <w:b/>
          <w:sz w:val="24"/>
          <w:szCs w:val="22"/>
        </w:rPr>
      </w:pPr>
      <w:r>
        <w:rPr>
          <w:b/>
          <w:sz w:val="24"/>
          <w:szCs w:val="22"/>
        </w:rPr>
        <w:t xml:space="preserve">       </w:t>
      </w:r>
    </w:p>
    <w:p w14:paraId="7F5F13CC" w14:textId="159F3288" w:rsidR="00D63211" w:rsidRDefault="008A73AE" w:rsidP="008A73AE">
      <w:pPr>
        <w:tabs>
          <w:tab w:val="left" w:pos="5580"/>
          <w:tab w:val="left" w:leader="underscore" w:pos="7380"/>
          <w:tab w:val="left" w:leader="underscore" w:pos="8010"/>
        </w:tabs>
        <w:ind w:right="900"/>
        <w:rPr>
          <w:b/>
          <w:sz w:val="24"/>
          <w:szCs w:val="22"/>
        </w:rPr>
      </w:pPr>
      <w:r>
        <w:rPr>
          <w:b/>
          <w:sz w:val="24"/>
          <w:szCs w:val="22"/>
        </w:rPr>
        <w:t xml:space="preserve">       </w:t>
      </w:r>
      <w:r w:rsidR="00D63211" w:rsidRPr="00293BCF">
        <w:rPr>
          <w:b/>
          <w:sz w:val="24"/>
          <w:szCs w:val="22"/>
        </w:rPr>
        <w:t>Production:</w:t>
      </w:r>
    </w:p>
    <w:p w14:paraId="7D876FB8" w14:textId="77777777" w:rsidR="00D63211" w:rsidRDefault="00D63211" w:rsidP="00D63211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2"/>
        </w:rPr>
      </w:pPr>
    </w:p>
    <w:p w14:paraId="4FD5D45D" w14:textId="77777777" w:rsidR="00D63211" w:rsidRPr="00A94B7F" w:rsidRDefault="00D63211" w:rsidP="00D63211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  <w:r>
        <w:rPr>
          <w:sz w:val="24"/>
          <w:szCs w:val="24"/>
        </w:rPr>
        <w:t>Printout 1</w:t>
      </w:r>
      <w:r w:rsidRPr="00A94B7F">
        <w:rPr>
          <w:sz w:val="24"/>
          <w:szCs w:val="24"/>
        </w:rPr>
        <w:t xml:space="preserve">:  </w:t>
      </w:r>
      <w:r>
        <w:rPr>
          <w:sz w:val="24"/>
          <w:szCs w:val="24"/>
        </w:rPr>
        <w:t>Dog Table</w:t>
      </w:r>
      <w:r w:rsidRPr="00A94B7F">
        <w:rPr>
          <w:sz w:val="24"/>
          <w:szCs w:val="24"/>
        </w:rPr>
        <w:tab/>
      </w:r>
      <w:r w:rsidRPr="00A94B7F">
        <w:rPr>
          <w:sz w:val="24"/>
          <w:szCs w:val="24"/>
        </w:rPr>
        <w:tab/>
        <w:t xml:space="preserve"> (</w:t>
      </w:r>
      <w:r>
        <w:rPr>
          <w:sz w:val="24"/>
          <w:szCs w:val="24"/>
        </w:rPr>
        <w:t>45</w:t>
      </w:r>
      <w:r w:rsidRPr="00A94B7F">
        <w:rPr>
          <w:sz w:val="24"/>
          <w:szCs w:val="24"/>
        </w:rPr>
        <w:t xml:space="preserve"> points)</w:t>
      </w:r>
    </w:p>
    <w:p w14:paraId="5940CAA0" w14:textId="77777777" w:rsidR="00D63211" w:rsidRPr="00A94B7F" w:rsidRDefault="00D63211" w:rsidP="00D63211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</w:p>
    <w:p w14:paraId="25AA49F9" w14:textId="77777777" w:rsidR="00D63211" w:rsidRPr="00A94B7F" w:rsidRDefault="00D63211" w:rsidP="00D63211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  <w:r>
        <w:rPr>
          <w:sz w:val="24"/>
          <w:szCs w:val="24"/>
        </w:rPr>
        <w:t>Printout 2</w:t>
      </w:r>
      <w:r w:rsidRPr="00A94B7F">
        <w:rPr>
          <w:sz w:val="24"/>
          <w:szCs w:val="24"/>
        </w:rPr>
        <w:t xml:space="preserve">:  </w:t>
      </w:r>
      <w:r>
        <w:rPr>
          <w:sz w:val="24"/>
          <w:szCs w:val="24"/>
        </w:rPr>
        <w:t>Relationships Table</w:t>
      </w:r>
      <w:r w:rsidRPr="00A94B7F">
        <w:rPr>
          <w:sz w:val="24"/>
          <w:szCs w:val="24"/>
        </w:rPr>
        <w:tab/>
      </w:r>
      <w:r w:rsidRPr="00A94B7F">
        <w:rPr>
          <w:sz w:val="24"/>
          <w:szCs w:val="24"/>
        </w:rPr>
        <w:tab/>
        <w:t xml:space="preserve"> (</w:t>
      </w:r>
      <w:r>
        <w:rPr>
          <w:sz w:val="24"/>
          <w:szCs w:val="24"/>
        </w:rPr>
        <w:t>20</w:t>
      </w:r>
      <w:r w:rsidRPr="00A94B7F">
        <w:rPr>
          <w:sz w:val="24"/>
          <w:szCs w:val="24"/>
        </w:rPr>
        <w:t xml:space="preserve"> points)</w:t>
      </w:r>
    </w:p>
    <w:p w14:paraId="10E493E0" w14:textId="77777777" w:rsidR="00D63211" w:rsidRDefault="00D63211" w:rsidP="00D63211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</w:p>
    <w:p w14:paraId="2C09B79E" w14:textId="5430527F" w:rsidR="00D63211" w:rsidRPr="00A94B7F" w:rsidRDefault="00D63211" w:rsidP="00D63211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  <w:r>
        <w:rPr>
          <w:sz w:val="24"/>
          <w:szCs w:val="24"/>
        </w:rPr>
        <w:t>Printout</w:t>
      </w:r>
      <w:r w:rsidRPr="00A94B7F">
        <w:rPr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 w:rsidRPr="00A94B7F">
        <w:rPr>
          <w:sz w:val="24"/>
          <w:szCs w:val="24"/>
        </w:rPr>
        <w:t xml:space="preserve">:  </w:t>
      </w:r>
      <w:r>
        <w:rPr>
          <w:sz w:val="24"/>
          <w:szCs w:val="24"/>
        </w:rPr>
        <w:t xml:space="preserve">Dog Intake Form </w:t>
      </w:r>
      <w:del w:id="2" w:author="Hewes Angie" w:date="2020-02-14T08:49:00Z">
        <w:r w:rsidDel="0060569A">
          <w:rPr>
            <w:sz w:val="24"/>
            <w:szCs w:val="24"/>
          </w:rPr>
          <w:delText>Printscreen</w:delText>
        </w:r>
      </w:del>
      <w:ins w:id="3" w:author="Hewes Angie" w:date="2020-02-14T08:49:00Z">
        <w:r w:rsidR="0060569A">
          <w:rPr>
            <w:sz w:val="24"/>
            <w:szCs w:val="24"/>
          </w:rPr>
          <w:t>Print Screen</w:t>
        </w:r>
      </w:ins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(40</w:t>
      </w:r>
      <w:r w:rsidRPr="00A94B7F">
        <w:rPr>
          <w:sz w:val="24"/>
          <w:szCs w:val="24"/>
        </w:rPr>
        <w:t xml:space="preserve"> points)</w:t>
      </w:r>
    </w:p>
    <w:p w14:paraId="0BD5E791" w14:textId="77777777" w:rsidR="00D63211" w:rsidRPr="00A94B7F" w:rsidRDefault="00D63211" w:rsidP="00D63211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</w:p>
    <w:p w14:paraId="28215DE0" w14:textId="77777777" w:rsidR="00D63211" w:rsidRPr="00A94B7F" w:rsidRDefault="00D63211" w:rsidP="00D63211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  <w:r>
        <w:rPr>
          <w:sz w:val="24"/>
          <w:szCs w:val="24"/>
        </w:rPr>
        <w:t>Printout</w:t>
      </w:r>
      <w:r w:rsidRPr="00A94B7F">
        <w:rPr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 w:rsidRPr="00A94B7F">
        <w:rPr>
          <w:sz w:val="24"/>
          <w:szCs w:val="24"/>
        </w:rPr>
        <w:t xml:space="preserve">:  </w:t>
      </w:r>
      <w:r>
        <w:rPr>
          <w:sz w:val="24"/>
          <w:szCs w:val="24"/>
        </w:rPr>
        <w:t>Food Order Query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(30 </w:t>
      </w:r>
      <w:r w:rsidRPr="00A94B7F">
        <w:rPr>
          <w:sz w:val="24"/>
          <w:szCs w:val="24"/>
        </w:rPr>
        <w:t>points)</w:t>
      </w:r>
    </w:p>
    <w:p w14:paraId="231B16B2" w14:textId="77777777" w:rsidR="00D63211" w:rsidRPr="00A94B7F" w:rsidRDefault="00D63211" w:rsidP="00D63211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</w:p>
    <w:p w14:paraId="6142669B" w14:textId="77777777" w:rsidR="00D63211" w:rsidRDefault="00D63211" w:rsidP="00D63211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  <w:r>
        <w:rPr>
          <w:sz w:val="24"/>
          <w:szCs w:val="24"/>
        </w:rPr>
        <w:t>Printout</w:t>
      </w:r>
      <w:r w:rsidRPr="00A94B7F">
        <w:rPr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 w:rsidRPr="00A94B7F">
        <w:rPr>
          <w:sz w:val="24"/>
          <w:szCs w:val="24"/>
        </w:rPr>
        <w:t xml:space="preserve">:  </w:t>
      </w:r>
      <w:r>
        <w:rPr>
          <w:sz w:val="24"/>
          <w:szCs w:val="24"/>
        </w:rPr>
        <w:t>Food Order Report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(40 </w:t>
      </w:r>
      <w:r w:rsidRPr="00A94B7F">
        <w:rPr>
          <w:sz w:val="24"/>
          <w:szCs w:val="24"/>
        </w:rPr>
        <w:t>points)</w:t>
      </w:r>
    </w:p>
    <w:p w14:paraId="4B672E23" w14:textId="77777777" w:rsidR="00D63211" w:rsidRDefault="00D63211" w:rsidP="00D63211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</w:p>
    <w:p w14:paraId="5061C8C9" w14:textId="77777777" w:rsidR="00D63211" w:rsidRDefault="00D63211" w:rsidP="00D63211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  <w:r>
        <w:rPr>
          <w:sz w:val="24"/>
          <w:szCs w:val="24"/>
        </w:rPr>
        <w:t>Printout</w:t>
      </w:r>
      <w:r w:rsidRPr="00A94B7F">
        <w:rPr>
          <w:sz w:val="24"/>
          <w:szCs w:val="24"/>
        </w:rPr>
        <w:t xml:space="preserve"> </w:t>
      </w:r>
      <w:r>
        <w:rPr>
          <w:sz w:val="24"/>
          <w:szCs w:val="24"/>
        </w:rPr>
        <w:t>6: Rabies Vaccine Query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(40 </w:t>
      </w:r>
      <w:r w:rsidRPr="00A94B7F">
        <w:rPr>
          <w:sz w:val="24"/>
          <w:szCs w:val="24"/>
        </w:rPr>
        <w:t>points)</w:t>
      </w:r>
    </w:p>
    <w:p w14:paraId="52609937" w14:textId="77777777" w:rsidR="00D63211" w:rsidRDefault="00D63211" w:rsidP="00D63211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</w:p>
    <w:p w14:paraId="5EE2B6C9" w14:textId="77777777" w:rsidR="00D63211" w:rsidRPr="00A94B7F" w:rsidRDefault="00D63211" w:rsidP="00D63211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TOTAL POINTS</w:t>
      </w:r>
      <w:r>
        <w:rPr>
          <w:b/>
          <w:i/>
          <w:sz w:val="24"/>
          <w:szCs w:val="24"/>
        </w:rPr>
        <w:tab/>
      </w:r>
      <w:r>
        <w:rPr>
          <w:b/>
          <w:i/>
          <w:sz w:val="24"/>
          <w:szCs w:val="24"/>
        </w:rPr>
        <w:tab/>
        <w:t xml:space="preserve"> (215 </w:t>
      </w:r>
      <w:r w:rsidRPr="00A94B7F">
        <w:rPr>
          <w:b/>
          <w:i/>
          <w:sz w:val="24"/>
          <w:szCs w:val="24"/>
        </w:rPr>
        <w:t>points)</w:t>
      </w:r>
    </w:p>
    <w:p w14:paraId="7D9E1664" w14:textId="77777777" w:rsidR="00F1245D" w:rsidRPr="004510FE" w:rsidRDefault="00F1245D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34CDEEFE" w14:textId="77E9439C" w:rsidR="00F55ED1" w:rsidRPr="004510FE" w:rsidRDefault="00226543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00FD210" wp14:editId="3FD20A7D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9525" t="5715" r="9525" b="508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7DC10" w14:textId="77777777" w:rsidR="001962B9" w:rsidRDefault="001962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0FD2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.3pt;margin-top:2.85pt;width:495.75pt;height:70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" fillcolor="#d8d8d8">
                <v:textbox>
                  <w:txbxContent>
                    <w:p w14:paraId="6B27DC10" w14:textId="77777777" w:rsidR="001962B9" w:rsidRDefault="001962B9"/>
                  </w:txbxContent>
                </v:textbox>
              </v:shape>
            </w:pict>
          </mc:Fallback>
        </mc:AlternateContent>
      </w:r>
    </w:p>
    <w:p w14:paraId="5B565911" w14:textId="77777777" w:rsidR="00F1245D" w:rsidRPr="00CB03C3" w:rsidRDefault="00CB03C3" w:rsidP="00CB03C3">
      <w:pPr>
        <w:ind w:right="90"/>
        <w:jc w:val="center"/>
        <w:rPr>
          <w:b/>
          <w:sz w:val="40"/>
          <w:szCs w:val="22"/>
        </w:rPr>
      </w:pPr>
      <w:r w:rsidRPr="00CB03C3">
        <w:rPr>
          <w:b/>
          <w:sz w:val="40"/>
        </w:rPr>
        <w:t>Judge/Graders: Please double check and verify all scores and answer keys!</w:t>
      </w:r>
    </w:p>
    <w:p w14:paraId="1AA3D65E" w14:textId="77777777" w:rsidR="00F1245D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1A638AEC" w14:textId="77777777" w:rsidR="00CB03C3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77D5511A" w14:textId="77777777" w:rsidR="00CB03C3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4D955CB0" w14:textId="77777777" w:rsidR="00CB03C3" w:rsidRPr="004510FE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556D3743" w14:textId="77777777" w:rsidR="00292785" w:rsidRDefault="00292785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14:paraId="7611AAB8" w14:textId="041FDCFB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14:paraId="1ECF4C6F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11B3EDE8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3EBA9DDF" w14:textId="77777777" w:rsidR="00F1245D" w:rsidRPr="004510FE" w:rsidRDefault="00F1245D" w:rsidP="00F1245D">
      <w:pPr>
        <w:jc w:val="both"/>
      </w:pPr>
    </w:p>
    <w:p w14:paraId="58A0208E" w14:textId="77777777" w:rsidR="008A73AE" w:rsidRDefault="008A73AE" w:rsidP="00D63211">
      <w:pPr>
        <w:pStyle w:val="Default"/>
        <w:jc w:val="center"/>
        <w:rPr>
          <w:b/>
          <w:bCs/>
          <w:i/>
          <w:iCs/>
          <w:sz w:val="28"/>
          <w:szCs w:val="28"/>
        </w:rPr>
      </w:pPr>
    </w:p>
    <w:p w14:paraId="79A1242A" w14:textId="77777777" w:rsidR="008B25D8" w:rsidRDefault="008B25D8" w:rsidP="00D63211">
      <w:pPr>
        <w:pStyle w:val="Default"/>
        <w:jc w:val="center"/>
        <w:rPr>
          <w:ins w:id="4" w:author="McNew, Amber" w:date="2020-03-04T10:00:00Z"/>
          <w:b/>
          <w:bCs/>
          <w:i/>
          <w:iCs/>
          <w:sz w:val="28"/>
          <w:szCs w:val="28"/>
        </w:rPr>
      </w:pPr>
    </w:p>
    <w:p w14:paraId="0861841C" w14:textId="14D63AF9" w:rsidR="00D63211" w:rsidRPr="00293BCF" w:rsidRDefault="00D63211" w:rsidP="00D63211">
      <w:pPr>
        <w:pStyle w:val="Default"/>
        <w:jc w:val="center"/>
        <w:rPr>
          <w:b/>
          <w:bCs/>
          <w:i/>
          <w:iCs/>
          <w:sz w:val="28"/>
          <w:szCs w:val="28"/>
        </w:rPr>
      </w:pPr>
      <w:bookmarkStart w:id="5" w:name="_GoBack"/>
      <w:bookmarkEnd w:id="5"/>
      <w:r w:rsidRPr="00293BCF">
        <w:rPr>
          <w:b/>
          <w:bCs/>
          <w:i/>
          <w:iCs/>
          <w:sz w:val="28"/>
          <w:szCs w:val="28"/>
        </w:rPr>
        <w:lastRenderedPageBreak/>
        <w:t>DATABASE APPLICATIONS</w:t>
      </w:r>
    </w:p>
    <w:p w14:paraId="2015EC15" w14:textId="77777777" w:rsidR="00D63211" w:rsidRDefault="00D63211" w:rsidP="00D63211">
      <w:pPr>
        <w:pStyle w:val="Default"/>
        <w:jc w:val="center"/>
        <w:rPr>
          <w:b/>
          <w:bCs/>
          <w:sz w:val="23"/>
          <w:szCs w:val="23"/>
        </w:rPr>
      </w:pPr>
      <w:r w:rsidRPr="00293BCF">
        <w:rPr>
          <w:b/>
          <w:bCs/>
          <w:sz w:val="23"/>
          <w:szCs w:val="23"/>
        </w:rPr>
        <w:t>SCORING SHEET</w:t>
      </w:r>
    </w:p>
    <w:p w14:paraId="040EA72B" w14:textId="77777777" w:rsidR="00D63211" w:rsidRPr="00293BCF" w:rsidRDefault="00D63211" w:rsidP="00D63211">
      <w:pPr>
        <w:pStyle w:val="Default"/>
        <w:jc w:val="center"/>
        <w:rPr>
          <w:b/>
          <w:bCs/>
          <w:sz w:val="23"/>
          <w:szCs w:val="23"/>
        </w:rPr>
      </w:pPr>
    </w:p>
    <w:tbl>
      <w:tblPr>
        <w:tblW w:w="9460" w:type="dxa"/>
        <w:tblInd w:w="93" w:type="dxa"/>
        <w:tblLook w:val="04A0" w:firstRow="1" w:lastRow="0" w:firstColumn="1" w:lastColumn="0" w:noHBand="0" w:noVBand="1"/>
      </w:tblPr>
      <w:tblGrid>
        <w:gridCol w:w="7526"/>
        <w:gridCol w:w="974"/>
        <w:gridCol w:w="960"/>
      </w:tblGrid>
      <w:tr w:rsidR="00D63211" w:rsidRPr="00A706C9" w14:paraId="4484A6AB" w14:textId="77777777" w:rsidTr="00433A86">
        <w:trPr>
          <w:trHeight w:val="585"/>
        </w:trPr>
        <w:tc>
          <w:tcPr>
            <w:tcW w:w="7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2FBF50" w14:textId="77777777" w:rsidR="00D63211" w:rsidRPr="00A706C9" w:rsidRDefault="00D63211" w:rsidP="00433A86">
            <w:pPr>
              <w:rPr>
                <w:b/>
                <w:bCs/>
                <w:i/>
                <w:iCs/>
                <w:color w:val="FF0000"/>
                <w:sz w:val="22"/>
                <w:szCs w:val="22"/>
              </w:rPr>
            </w:pPr>
            <w:r w:rsidRPr="00FB3A69">
              <w:rPr>
                <w:b/>
                <w:bCs/>
                <w:i/>
                <w:iCs/>
                <w:sz w:val="22"/>
                <w:szCs w:val="22"/>
                <w:highlight w:val="lightGray"/>
              </w:rPr>
              <w:t>Unless indicated otherwise, student receives all points or none.</w:t>
            </w:r>
            <w:r w:rsidRPr="00FB3A69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9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CB3DB9" w14:textId="77777777" w:rsidR="00D63211" w:rsidRPr="00A706C9" w:rsidRDefault="00D63211" w:rsidP="00433A8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706C9">
              <w:rPr>
                <w:b/>
                <w:bCs/>
                <w:color w:val="000000"/>
                <w:sz w:val="22"/>
                <w:szCs w:val="22"/>
              </w:rPr>
              <w:t>Points Possible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0BBDFF" w14:textId="77777777" w:rsidR="00D63211" w:rsidRPr="00A706C9" w:rsidRDefault="00D63211" w:rsidP="00433A86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706C9">
              <w:rPr>
                <w:b/>
                <w:bCs/>
                <w:color w:val="000000"/>
                <w:sz w:val="22"/>
                <w:szCs w:val="22"/>
              </w:rPr>
              <w:t>Points Earned</w:t>
            </w:r>
          </w:p>
        </w:tc>
      </w:tr>
      <w:tr w:rsidR="00D63211" w:rsidRPr="00A706C9" w14:paraId="53DCA7AE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FACF74" w14:textId="77777777" w:rsidR="00D63211" w:rsidRPr="00A706C9" w:rsidRDefault="00D63211" w:rsidP="00433A86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Printout </w:t>
            </w:r>
            <w:r w:rsidRPr="00A706C9">
              <w:rPr>
                <w:b/>
                <w:bCs/>
                <w:color w:val="000000"/>
                <w:sz w:val="22"/>
                <w:szCs w:val="22"/>
              </w:rPr>
              <w:t xml:space="preserve">1 </w:t>
            </w:r>
            <w:r w:rsidRPr="00541D21">
              <w:rPr>
                <w:rFonts w:eastAsia="Calibri"/>
                <w:b/>
                <w:color w:val="000000"/>
                <w:sz w:val="22"/>
                <w:szCs w:val="22"/>
              </w:rPr>
              <w:t xml:space="preserve">– </w:t>
            </w:r>
            <w:r>
              <w:rPr>
                <w:b/>
                <w:bCs/>
                <w:color w:val="000000"/>
                <w:sz w:val="22"/>
                <w:szCs w:val="22"/>
              </w:rPr>
              <w:t>Dog Table</w:t>
            </w:r>
            <w:r w:rsidRPr="00A706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(45</w:t>
            </w:r>
            <w:r w:rsidRPr="00A706C9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points maximum) 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F56D1B" w14:textId="77777777" w:rsidR="00D63211" w:rsidRPr="00A706C9" w:rsidRDefault="00D63211" w:rsidP="00433A86">
            <w:pPr>
              <w:jc w:val="center"/>
              <w:rPr>
                <w:color w:val="000000"/>
                <w:sz w:val="22"/>
                <w:szCs w:val="22"/>
              </w:rPr>
            </w:pPr>
            <w:r w:rsidRPr="00A706C9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678817" w14:textId="77777777" w:rsidR="00D63211" w:rsidRPr="00A706C9" w:rsidRDefault="00D63211" w:rsidP="00433A86">
            <w:pPr>
              <w:jc w:val="center"/>
              <w:rPr>
                <w:color w:val="000000"/>
                <w:sz w:val="22"/>
                <w:szCs w:val="22"/>
              </w:rPr>
            </w:pPr>
            <w:r w:rsidRPr="00A706C9">
              <w:rPr>
                <w:color w:val="000000"/>
                <w:sz w:val="22"/>
                <w:szCs w:val="22"/>
              </w:rPr>
              <w:t> </w:t>
            </w:r>
          </w:p>
        </w:tc>
      </w:tr>
      <w:tr w:rsidR="00D63211" w:rsidRPr="002B5855" w14:paraId="60570AE5" w14:textId="77777777" w:rsidTr="00433A86">
        <w:trPr>
          <w:trHeight w:val="214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19A96F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 w:rsidRPr="002B5855">
              <w:rPr>
                <w:color w:val="000000"/>
              </w:rPr>
              <w:t>Imported spreadsheet fields correctly (</w:t>
            </w:r>
            <w:r>
              <w:rPr>
                <w:color w:val="000000"/>
              </w:rPr>
              <w:t>6</w:t>
            </w:r>
            <w:r w:rsidRPr="002B5855">
              <w:rPr>
                <w:color w:val="000000"/>
              </w:rPr>
              <w:t xml:space="preserve"> fields at 5 points a field)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85DE65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B17EB8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  <w:r w:rsidRPr="002B5855">
              <w:rPr>
                <w:color w:val="000000"/>
              </w:rPr>
              <w:t> </w:t>
            </w:r>
          </w:p>
        </w:tc>
      </w:tr>
      <w:tr w:rsidR="00D63211" w:rsidRPr="002B5855" w14:paraId="32AA5FA2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49D9EC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 w:rsidRPr="002B5855">
              <w:rPr>
                <w:color w:val="000000"/>
              </w:rPr>
              <w:t xml:space="preserve">Sorted by </w:t>
            </w:r>
            <w:r>
              <w:rPr>
                <w:color w:val="000000"/>
              </w:rPr>
              <w:t>Class</w:t>
            </w:r>
            <w:r w:rsidRPr="002B585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(smallest to largest</w:t>
            </w:r>
            <w:r w:rsidRPr="002B5855">
              <w:rPr>
                <w:color w:val="000000"/>
              </w:rPr>
              <w:t xml:space="preserve">) 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39E755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6C9559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  <w:r w:rsidRPr="002B5855">
              <w:rPr>
                <w:color w:val="000000"/>
              </w:rPr>
              <w:t> </w:t>
            </w:r>
          </w:p>
        </w:tc>
      </w:tr>
      <w:tr w:rsidR="00D63211" w:rsidRPr="002B5855" w14:paraId="5ECBA5D6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239DB2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Added Adopted field and updated 10 records.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659951" w14:textId="77777777" w:rsidR="00D63211" w:rsidRDefault="00D63211" w:rsidP="00433A8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B7A898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</w:p>
        </w:tc>
      </w:tr>
      <w:tr w:rsidR="00D63211" w:rsidRPr="002B5855" w14:paraId="69FA3013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A5DBAF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 w:rsidRPr="002B5855">
              <w:rPr>
                <w:color w:val="000000"/>
              </w:rPr>
              <w:t xml:space="preserve">Printed using best fit in </w:t>
            </w:r>
            <w:r>
              <w:rPr>
                <w:color w:val="000000"/>
              </w:rPr>
              <w:t>portrait</w:t>
            </w:r>
            <w:r w:rsidRPr="002B5855">
              <w:rPr>
                <w:color w:val="000000"/>
              </w:rPr>
              <w:t xml:space="preserve"> orientation (all data shows, 1 page) 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E9935B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C6C82D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</w:p>
        </w:tc>
      </w:tr>
      <w:tr w:rsidR="00D63211" w:rsidRPr="002B5855" w14:paraId="6261258D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33EEA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 w:rsidRPr="002B5855">
              <w:rPr>
                <w:b/>
                <w:bCs/>
                <w:color w:val="000000"/>
              </w:rPr>
              <w:t>Misspellings or wrong data entered -1/2 pt per occurrence up to -10 max. Should also be 0 points for imported spreadsheet correctly.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617413" w14:textId="77777777" w:rsidR="00D63211" w:rsidRPr="002B5855" w:rsidRDefault="00D63211" w:rsidP="00433A86">
            <w:pPr>
              <w:rPr>
                <w:bCs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AEA0F1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  <w:r w:rsidRPr="002B5855">
              <w:rPr>
                <w:color w:val="000000"/>
              </w:rPr>
              <w:t> </w:t>
            </w:r>
          </w:p>
        </w:tc>
      </w:tr>
      <w:tr w:rsidR="00D63211" w:rsidRPr="002B5855" w14:paraId="6540A414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EA708F" w14:textId="77777777" w:rsidR="00D63211" w:rsidRPr="002B5855" w:rsidRDefault="00D63211" w:rsidP="00433A86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Printout 2</w:t>
            </w:r>
            <w:r w:rsidRPr="00A706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541D21">
              <w:rPr>
                <w:rFonts w:eastAsia="Calibri"/>
                <w:b/>
                <w:color w:val="000000"/>
                <w:sz w:val="22"/>
                <w:szCs w:val="22"/>
              </w:rPr>
              <w:t xml:space="preserve">– </w:t>
            </w:r>
            <w:r>
              <w:rPr>
                <w:b/>
                <w:color w:val="000000"/>
                <w:sz w:val="22"/>
                <w:szCs w:val="22"/>
              </w:rPr>
              <w:t>Relationship Report</w:t>
            </w:r>
            <w:r w:rsidRPr="00A706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(20</w:t>
            </w:r>
            <w:r w:rsidRPr="00A706C9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points maximum) 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ECEBBA" w14:textId="77777777" w:rsidR="00D63211" w:rsidRPr="002B5855" w:rsidRDefault="00D63211" w:rsidP="00433A86">
            <w:pPr>
              <w:rPr>
                <w:bCs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1C06E1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</w:p>
        </w:tc>
      </w:tr>
      <w:tr w:rsidR="00D63211" w:rsidRPr="002B5855" w14:paraId="31A45E69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E371E6" w14:textId="77777777" w:rsidR="00D63211" w:rsidRPr="000A1124" w:rsidRDefault="00D63211" w:rsidP="00433A86">
            <w:pPr>
              <w:ind w:left="689"/>
              <w:rPr>
                <w:color w:val="000000"/>
              </w:rPr>
            </w:pPr>
            <w:r w:rsidRPr="000A1124">
              <w:rPr>
                <w:color w:val="000000"/>
              </w:rPr>
              <w:t>Title is Relationship</w:t>
            </w:r>
            <w:r>
              <w:rPr>
                <w:color w:val="000000"/>
              </w:rPr>
              <w:t>s</w:t>
            </w:r>
            <w:r w:rsidRPr="000A1124">
              <w:rPr>
                <w:color w:val="000000"/>
              </w:rPr>
              <w:t xml:space="preserve"> for National XX-XXXX-XXXX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958534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241774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</w:p>
        </w:tc>
      </w:tr>
      <w:tr w:rsidR="00D63211" w:rsidRPr="002B5855" w14:paraId="38F76306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C6AE80" w14:textId="77777777" w:rsidR="00D63211" w:rsidRPr="000A1124" w:rsidRDefault="00D63211" w:rsidP="00433A86">
            <w:pPr>
              <w:ind w:left="689"/>
              <w:rPr>
                <w:color w:val="000000"/>
              </w:rPr>
            </w:pPr>
            <w:r w:rsidRPr="000A1124">
              <w:rPr>
                <w:color w:val="000000"/>
              </w:rPr>
              <w:t>One-to-Many relationship show between Class ID and Class fields.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211B80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28BD6A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</w:p>
        </w:tc>
      </w:tr>
      <w:tr w:rsidR="00D63211" w:rsidRPr="00A706C9" w14:paraId="0E3AC6EC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9EBD04" w14:textId="77777777" w:rsidR="00D63211" w:rsidRPr="00A706C9" w:rsidRDefault="00D63211" w:rsidP="00433A86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Printout</w:t>
            </w:r>
            <w:r w:rsidRPr="00A706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</w:rPr>
              <w:t>3</w:t>
            </w:r>
            <w:r w:rsidRPr="00A706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541D21">
              <w:rPr>
                <w:rFonts w:eastAsia="Calibri"/>
                <w:b/>
                <w:color w:val="000000"/>
                <w:sz w:val="22"/>
                <w:szCs w:val="22"/>
              </w:rPr>
              <w:t xml:space="preserve">– </w:t>
            </w:r>
            <w:r>
              <w:rPr>
                <w:b/>
                <w:bCs/>
                <w:color w:val="000000"/>
                <w:sz w:val="22"/>
                <w:szCs w:val="22"/>
              </w:rPr>
              <w:t>Dog Intake Form PrintScreen</w:t>
            </w:r>
            <w:r w:rsidRPr="00A706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(40</w:t>
            </w:r>
            <w:r w:rsidRPr="00A706C9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points maximum) 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C60225" w14:textId="77777777" w:rsidR="00D63211" w:rsidRPr="000F428E" w:rsidRDefault="00D63211" w:rsidP="00433A86">
            <w:pPr>
              <w:jc w:val="center"/>
              <w:rPr>
                <w:color w:val="000000"/>
                <w:sz w:val="22"/>
                <w:szCs w:val="22"/>
              </w:rPr>
            </w:pPr>
            <w:r w:rsidRPr="000F428E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4D080E" w14:textId="77777777" w:rsidR="00D63211" w:rsidRPr="00A706C9" w:rsidRDefault="00D63211" w:rsidP="00433A86">
            <w:pPr>
              <w:jc w:val="center"/>
              <w:rPr>
                <w:color w:val="000000"/>
                <w:sz w:val="22"/>
                <w:szCs w:val="22"/>
              </w:rPr>
            </w:pPr>
            <w:r w:rsidRPr="00A706C9">
              <w:rPr>
                <w:color w:val="000000"/>
                <w:sz w:val="22"/>
                <w:szCs w:val="22"/>
              </w:rPr>
              <w:t> </w:t>
            </w:r>
          </w:p>
        </w:tc>
      </w:tr>
      <w:tr w:rsidR="00D63211" w:rsidRPr="002B5855" w14:paraId="0EDB8569" w14:textId="77777777" w:rsidTr="00433A86">
        <w:trPr>
          <w:trHeight w:val="79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EE0A4C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 w:rsidRPr="002B5855">
              <w:rPr>
                <w:color w:val="000000"/>
              </w:rPr>
              <w:t>Created a form with the correct fields (</w:t>
            </w:r>
            <w:r>
              <w:rPr>
                <w:color w:val="000000"/>
              </w:rPr>
              <w:t>6</w:t>
            </w:r>
            <w:r w:rsidRPr="002B5855">
              <w:rPr>
                <w:color w:val="000000"/>
              </w:rPr>
              <w:t xml:space="preserve"> fields at </w:t>
            </w:r>
            <w:r>
              <w:rPr>
                <w:color w:val="000000"/>
              </w:rPr>
              <w:t>2</w:t>
            </w:r>
            <w:r w:rsidRPr="002B5855">
              <w:rPr>
                <w:color w:val="000000"/>
              </w:rPr>
              <w:t xml:space="preserve"> points a field).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0DF926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1C043E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</w:p>
        </w:tc>
      </w:tr>
      <w:tr w:rsidR="00D63211" w:rsidRPr="002B5855" w14:paraId="01144546" w14:textId="77777777" w:rsidTr="00433A86">
        <w:trPr>
          <w:trHeight w:val="79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99BA2E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Gender and Class</w:t>
            </w:r>
            <w:r w:rsidRPr="002B5855">
              <w:rPr>
                <w:color w:val="000000"/>
              </w:rPr>
              <w:t xml:space="preserve"> field</w:t>
            </w:r>
            <w:r>
              <w:rPr>
                <w:color w:val="000000"/>
              </w:rPr>
              <w:t>s</w:t>
            </w:r>
            <w:r w:rsidRPr="002B585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are</w:t>
            </w:r>
            <w:r w:rsidRPr="002B5855">
              <w:rPr>
                <w:color w:val="000000"/>
              </w:rPr>
              <w:t xml:space="preserve"> combo box</w:t>
            </w:r>
            <w:r>
              <w:rPr>
                <w:color w:val="000000"/>
              </w:rPr>
              <w:t>es</w:t>
            </w:r>
            <w:r w:rsidRPr="002B5855">
              <w:rPr>
                <w:color w:val="000000"/>
              </w:rPr>
              <w:t xml:space="preserve"> (signified by the down arrow on the printout)</w:t>
            </w:r>
            <w:r>
              <w:rPr>
                <w:color w:val="000000"/>
              </w:rPr>
              <w:t xml:space="preserve"> (10 points each)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88308F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BB9A1D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  <w:r w:rsidRPr="002B5855">
              <w:rPr>
                <w:color w:val="000000"/>
              </w:rPr>
              <w:t> </w:t>
            </w:r>
          </w:p>
        </w:tc>
      </w:tr>
      <w:tr w:rsidR="00D63211" w:rsidRPr="002B5855" w14:paraId="37F31935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B22FC7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One</w:t>
            </w:r>
            <w:r w:rsidRPr="002B5855">
              <w:rPr>
                <w:color w:val="000000"/>
              </w:rPr>
              <w:t xml:space="preserve"> button (Add </w:t>
            </w:r>
            <w:r>
              <w:rPr>
                <w:color w:val="000000"/>
              </w:rPr>
              <w:t xml:space="preserve">New </w:t>
            </w:r>
            <w:r w:rsidRPr="002B5855">
              <w:rPr>
                <w:color w:val="000000"/>
              </w:rPr>
              <w:t>Record) ha</w:t>
            </w:r>
            <w:r>
              <w:rPr>
                <w:color w:val="000000"/>
              </w:rPr>
              <w:t xml:space="preserve">s </w:t>
            </w:r>
            <w:r w:rsidRPr="002B5855">
              <w:rPr>
                <w:color w:val="000000"/>
              </w:rPr>
              <w:t xml:space="preserve">been added. 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DF9241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FA85FD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</w:p>
        </w:tc>
      </w:tr>
      <w:tr w:rsidR="00D63211" w:rsidRPr="002B5855" w14:paraId="5F29B601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1AE3C5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 w:rsidRPr="002B5855">
              <w:rPr>
                <w:color w:val="000000"/>
              </w:rPr>
              <w:t>Form is laid out, so it is easy to read and understand.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A0A40E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C27C5D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</w:p>
        </w:tc>
      </w:tr>
      <w:tr w:rsidR="00D63211" w:rsidRPr="00A706C9" w14:paraId="3D4C109B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38235F" w14:textId="77777777" w:rsidR="00D63211" w:rsidRDefault="00D63211" w:rsidP="00433A86">
            <w:pPr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Printout 4 – Food Order Query (30 points maximum)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B1D9A4" w14:textId="77777777" w:rsidR="00D63211" w:rsidRPr="000F428E" w:rsidRDefault="00D63211" w:rsidP="00433A8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F73229" w14:textId="77777777" w:rsidR="00D63211" w:rsidRPr="00A706C9" w:rsidRDefault="00D63211" w:rsidP="00433A8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63211" w:rsidRPr="002B5855" w14:paraId="0F164F5E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25EF9D" w14:textId="77777777" w:rsidR="00D63211" w:rsidRPr="002B5855" w:rsidRDefault="00D63211" w:rsidP="00433A86">
            <w:pPr>
              <w:ind w:left="720"/>
              <w:rPr>
                <w:rFonts w:eastAsia="Calibri"/>
                <w:bCs/>
                <w:color w:val="000000"/>
              </w:rPr>
            </w:pPr>
            <w:r w:rsidRPr="002B5855">
              <w:rPr>
                <w:rFonts w:eastAsia="Calibri"/>
                <w:bCs/>
                <w:color w:val="000000"/>
              </w:rPr>
              <w:t xml:space="preserve">Title </w:t>
            </w:r>
            <w:r>
              <w:rPr>
                <w:rFonts w:eastAsia="Calibri"/>
                <w:bCs/>
                <w:color w:val="000000"/>
              </w:rPr>
              <w:t>is Food Order Query</w:t>
            </w:r>
            <w:r w:rsidRPr="002B5855">
              <w:rPr>
                <w:rFonts w:eastAsia="Calibri"/>
                <w:bCs/>
                <w:color w:val="000000"/>
              </w:rPr>
              <w:t xml:space="preserve"> </w:t>
            </w:r>
            <w:r>
              <w:rPr>
                <w:rFonts w:eastAsia="Calibri"/>
                <w:bCs/>
                <w:color w:val="000000"/>
              </w:rPr>
              <w:t>XX-XXXX-XXXX</w:t>
            </w:r>
            <w:r w:rsidRPr="002B5855">
              <w:rPr>
                <w:rFonts w:eastAsia="Calibri"/>
                <w:bCs/>
                <w:color w:val="000000"/>
              </w:rPr>
              <w:t>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6623B1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  <w:r w:rsidRPr="002B5855">
              <w:rPr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7405FB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</w:p>
        </w:tc>
      </w:tr>
      <w:tr w:rsidR="00D63211" w:rsidRPr="002B5855" w14:paraId="05D1F7C3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EF932D" w14:textId="77777777" w:rsidR="00D63211" w:rsidRPr="002B5855" w:rsidRDefault="00D63211" w:rsidP="00433A86">
            <w:pPr>
              <w:ind w:left="720"/>
              <w:rPr>
                <w:rFonts w:eastAsia="Calibri"/>
                <w:bCs/>
                <w:color w:val="000000"/>
              </w:rPr>
            </w:pPr>
            <w:r>
              <w:rPr>
                <w:rFonts w:eastAsia="Calibri"/>
                <w:bCs/>
                <w:color w:val="000000"/>
              </w:rPr>
              <w:t>Correct fields were added to the query (4 fields at 3 points a field)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EE10DF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0A0796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</w:p>
        </w:tc>
      </w:tr>
      <w:tr w:rsidR="00D63211" w:rsidRPr="002B5855" w14:paraId="52C56896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1AA777" w14:textId="77777777" w:rsidR="00D63211" w:rsidRDefault="00D63211" w:rsidP="00433A86">
            <w:pPr>
              <w:ind w:left="720"/>
              <w:rPr>
                <w:rFonts w:eastAsia="Calibri"/>
                <w:bCs/>
                <w:color w:val="000000"/>
              </w:rPr>
            </w:pPr>
            <w:r>
              <w:rPr>
                <w:rFonts w:eastAsia="Calibri"/>
                <w:bCs/>
                <w:color w:val="000000"/>
              </w:rPr>
              <w:t>Criteria was used to only display the Dogs that have NOT been adopted.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975FD8" w14:textId="77777777" w:rsidR="00D63211" w:rsidRDefault="00D63211" w:rsidP="00433A8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448C41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</w:p>
        </w:tc>
      </w:tr>
      <w:tr w:rsidR="00D63211" w:rsidRPr="00A706C9" w14:paraId="6C613FE5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4A2D90" w14:textId="77777777" w:rsidR="00D63211" w:rsidRPr="00541D21" w:rsidRDefault="00D63211" w:rsidP="00433A86">
            <w:pPr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Printout</w:t>
            </w:r>
            <w:r w:rsidRPr="00541D21">
              <w:rPr>
                <w:rFonts w:eastAsia="Calibri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Calibri"/>
                <w:b/>
                <w:color w:val="000000"/>
                <w:sz w:val="22"/>
                <w:szCs w:val="22"/>
              </w:rPr>
              <w:t>5</w:t>
            </w:r>
            <w:r w:rsidRPr="00541D21">
              <w:rPr>
                <w:rFonts w:eastAsia="Calibri"/>
                <w:b/>
                <w:color w:val="000000"/>
                <w:sz w:val="22"/>
                <w:szCs w:val="22"/>
              </w:rPr>
              <w:t xml:space="preserve"> – </w:t>
            </w: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Food Order Report </w:t>
            </w:r>
            <w:r>
              <w:rPr>
                <w:rFonts w:eastAsia="Calibri"/>
                <w:b/>
                <w:i/>
                <w:color w:val="000000"/>
                <w:sz w:val="22"/>
                <w:szCs w:val="22"/>
              </w:rPr>
              <w:t>(40</w:t>
            </w:r>
            <w:r w:rsidRPr="00541D21">
              <w:rPr>
                <w:rFonts w:eastAsia="Calibri"/>
                <w:b/>
                <w:i/>
                <w:color w:val="000000"/>
                <w:sz w:val="22"/>
                <w:szCs w:val="22"/>
              </w:rPr>
              <w:t xml:space="preserve"> points maximum)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C2DCCF" w14:textId="77777777" w:rsidR="00D63211" w:rsidRPr="000F428E" w:rsidRDefault="00D63211" w:rsidP="00433A8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9DAF76" w14:textId="77777777" w:rsidR="00D63211" w:rsidRPr="00A706C9" w:rsidRDefault="00D63211" w:rsidP="00433A8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63211" w:rsidRPr="002B5855" w14:paraId="6D3721FC" w14:textId="77777777" w:rsidTr="00433A86">
        <w:trPr>
          <w:trHeight w:val="315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DD221C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 w:rsidRPr="002B5855">
              <w:rPr>
                <w:color w:val="000000"/>
              </w:rPr>
              <w:t xml:space="preserve">Title is </w:t>
            </w:r>
            <w:r>
              <w:rPr>
                <w:color w:val="000000"/>
              </w:rPr>
              <w:t xml:space="preserve">Food Order Report </w:t>
            </w:r>
            <w:r w:rsidRPr="002B585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XX-XXXX-XXXX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7277FE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 w:rsidRPr="002B5855">
              <w:rPr>
                <w:bCs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7233B9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  <w:r w:rsidRPr="002B5855">
              <w:rPr>
                <w:color w:val="000000"/>
              </w:rPr>
              <w:t> </w:t>
            </w:r>
          </w:p>
        </w:tc>
      </w:tr>
      <w:tr w:rsidR="00D63211" w:rsidRPr="002B5855" w14:paraId="1BE7737B" w14:textId="77777777" w:rsidTr="00433A86">
        <w:trPr>
          <w:trHeight w:val="315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1FC252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 w:rsidRPr="002B5855">
              <w:rPr>
                <w:color w:val="000000"/>
              </w:rPr>
              <w:t>Correct fields are included in the report (</w:t>
            </w:r>
            <w:r>
              <w:rPr>
                <w:color w:val="000000"/>
              </w:rPr>
              <w:t>2</w:t>
            </w:r>
            <w:r w:rsidRPr="002B5855">
              <w:rPr>
                <w:color w:val="000000"/>
              </w:rPr>
              <w:t xml:space="preserve"> fields x </w:t>
            </w:r>
            <w:r>
              <w:rPr>
                <w:color w:val="000000"/>
              </w:rPr>
              <w:t>3</w:t>
            </w:r>
            <w:r w:rsidRPr="002B5855">
              <w:rPr>
                <w:color w:val="000000"/>
              </w:rPr>
              <w:t xml:space="preserve"> points each)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6EB4B5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 w:rsidRPr="002B5855">
              <w:rPr>
                <w:bCs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175367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  <w:r w:rsidRPr="002B5855">
              <w:rPr>
                <w:color w:val="000000"/>
              </w:rPr>
              <w:t> </w:t>
            </w:r>
          </w:p>
        </w:tc>
      </w:tr>
      <w:tr w:rsidR="00D63211" w:rsidRPr="002B5855" w14:paraId="7CB5AF72" w14:textId="77777777" w:rsidTr="00433A86">
        <w:trPr>
          <w:trHeight w:val="315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460017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Groups are only showing summary details.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7E33FE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9D759B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</w:p>
        </w:tc>
      </w:tr>
      <w:tr w:rsidR="00D63211" w:rsidRPr="002B5855" w14:paraId="4C231121" w14:textId="77777777" w:rsidTr="00433A86">
        <w:trPr>
          <w:trHeight w:val="315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189715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Label to Grand Total changed to “Total Cups of Dog Food per Day”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68E569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35AC62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</w:p>
        </w:tc>
      </w:tr>
      <w:tr w:rsidR="00D63211" w:rsidRPr="002B5855" w14:paraId="68C25475" w14:textId="77777777" w:rsidTr="00433A86">
        <w:trPr>
          <w:trHeight w:val="315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54FD8B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Calculation and label added to determine how much dog food to order for the month.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8FC68A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C07E83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  <w:r w:rsidRPr="002B5855">
              <w:rPr>
                <w:color w:val="000000"/>
              </w:rPr>
              <w:t> </w:t>
            </w:r>
          </w:p>
        </w:tc>
      </w:tr>
      <w:tr w:rsidR="00D63211" w:rsidRPr="002B5855" w14:paraId="1AE11270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2F09DD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Printed in portrait orientation all data is visible.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9A1257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BE7024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  <w:r w:rsidRPr="002B5855">
              <w:rPr>
                <w:color w:val="000000"/>
              </w:rPr>
              <w:t> </w:t>
            </w:r>
          </w:p>
        </w:tc>
      </w:tr>
      <w:tr w:rsidR="00D63211" w:rsidRPr="00A706C9" w14:paraId="3612FEA9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8D01D1" w14:textId="77777777" w:rsidR="00D63211" w:rsidRPr="00A706C9" w:rsidRDefault="00D63211" w:rsidP="00433A86">
            <w:pPr>
              <w:rPr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Printout</w:t>
            </w:r>
            <w:r w:rsidRPr="00541D21">
              <w:rPr>
                <w:rFonts w:eastAsia="Calibri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Calibri"/>
                <w:b/>
                <w:color w:val="000000"/>
                <w:sz w:val="22"/>
                <w:szCs w:val="22"/>
              </w:rPr>
              <w:t>6</w:t>
            </w:r>
            <w:r w:rsidRPr="00541D21">
              <w:rPr>
                <w:rFonts w:eastAsia="Calibri"/>
                <w:b/>
                <w:color w:val="000000"/>
                <w:sz w:val="22"/>
                <w:szCs w:val="22"/>
              </w:rPr>
              <w:t xml:space="preserve"> –</w:t>
            </w:r>
            <w:r>
              <w:rPr>
                <w:rFonts w:eastAsia="Calibri"/>
                <w:b/>
                <w:color w:val="000000"/>
                <w:sz w:val="22"/>
                <w:szCs w:val="22"/>
              </w:rPr>
              <w:t>Rabies Vaccine Query (40</w:t>
            </w:r>
            <w:r w:rsidRPr="00541D21">
              <w:rPr>
                <w:rFonts w:eastAsia="Calibri"/>
                <w:b/>
                <w:i/>
                <w:color w:val="000000"/>
                <w:sz w:val="22"/>
                <w:szCs w:val="22"/>
              </w:rPr>
              <w:t xml:space="preserve"> points max)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8B926F" w14:textId="77777777" w:rsidR="00D63211" w:rsidRPr="000F428E" w:rsidRDefault="00D63211" w:rsidP="00433A86">
            <w:pPr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7D6832" w14:textId="77777777" w:rsidR="00D63211" w:rsidRPr="00A706C9" w:rsidRDefault="00D63211" w:rsidP="00433A8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D63211" w:rsidRPr="002B5855" w14:paraId="0ADB7751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C07197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Correct four fields were included from the Dog Table. (4 at 2 points each)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D25951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B93964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</w:p>
        </w:tc>
      </w:tr>
      <w:tr w:rsidR="00D63211" w:rsidRPr="002B5855" w14:paraId="78F04917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7D0491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Correct criteria entered for the Apx DOB field.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24F39B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A285B5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</w:p>
        </w:tc>
      </w:tr>
      <w:tr w:rsidR="00D63211" w:rsidRPr="002B5855" w14:paraId="41805D31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30FD7A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Correct criteria entered for the Adopted field.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79108E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7CEC41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</w:p>
        </w:tc>
      </w:tr>
      <w:tr w:rsidR="00D63211" w:rsidRPr="002B5855" w14:paraId="21DC5A3E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8409FF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 w:rsidRPr="002B5855">
              <w:rPr>
                <w:color w:val="000000"/>
              </w:rPr>
              <w:t>All field titles and entries can be completely seen (no hidden or truncated)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807CBE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3E374D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</w:p>
        </w:tc>
      </w:tr>
      <w:tr w:rsidR="00D63211" w:rsidRPr="002B5855" w14:paraId="1D101501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7ECB20" w14:textId="77777777" w:rsidR="00D63211" w:rsidRPr="002B5855" w:rsidRDefault="00D63211" w:rsidP="00433A86">
            <w:pPr>
              <w:ind w:left="689"/>
              <w:rPr>
                <w:color w:val="000000"/>
              </w:rPr>
            </w:pPr>
            <w:r w:rsidRPr="002B5855">
              <w:rPr>
                <w:color w:val="000000"/>
              </w:rPr>
              <w:t xml:space="preserve">Printed </w:t>
            </w:r>
            <w:r>
              <w:rPr>
                <w:color w:val="000000"/>
              </w:rPr>
              <w:t>in portrait</w:t>
            </w:r>
            <w:r w:rsidRPr="002B5855">
              <w:rPr>
                <w:color w:val="000000"/>
              </w:rPr>
              <w:t xml:space="preserve"> orientation.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4352DC" w14:textId="77777777" w:rsidR="00D63211" w:rsidRPr="002B5855" w:rsidRDefault="00D63211" w:rsidP="00433A86">
            <w:pPr>
              <w:jc w:val="center"/>
              <w:rPr>
                <w:bCs/>
                <w:color w:val="000000"/>
              </w:rPr>
            </w:pPr>
            <w:r w:rsidRPr="002B5855">
              <w:rPr>
                <w:bCs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CE794B" w14:textId="77777777" w:rsidR="00D63211" w:rsidRPr="002B5855" w:rsidRDefault="00D63211" w:rsidP="00433A86">
            <w:pPr>
              <w:jc w:val="center"/>
              <w:rPr>
                <w:color w:val="000000"/>
              </w:rPr>
            </w:pPr>
          </w:p>
        </w:tc>
      </w:tr>
      <w:tr w:rsidR="00D63211" w:rsidRPr="00A706C9" w14:paraId="01CF2393" w14:textId="77777777" w:rsidTr="00433A86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028A47" w14:textId="77777777" w:rsidR="00D63211" w:rsidRPr="000F428E" w:rsidRDefault="00D63211" w:rsidP="00433A86">
            <w:pPr>
              <w:jc w:val="right"/>
              <w:rPr>
                <w:b/>
                <w:bCs/>
                <w:color w:val="000000"/>
                <w:sz w:val="28"/>
                <w:szCs w:val="22"/>
              </w:rPr>
            </w:pPr>
            <w:r w:rsidRPr="000F428E">
              <w:rPr>
                <w:b/>
                <w:bCs/>
                <w:color w:val="000000"/>
                <w:sz w:val="28"/>
                <w:szCs w:val="22"/>
              </w:rPr>
              <w:t xml:space="preserve">Total Points Earned 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7F8123" w14:textId="77777777" w:rsidR="00D63211" w:rsidRPr="000F428E" w:rsidRDefault="00D63211" w:rsidP="00433A86">
            <w:pPr>
              <w:jc w:val="center"/>
              <w:rPr>
                <w:b/>
                <w:bCs/>
                <w:color w:val="000000"/>
                <w:sz w:val="28"/>
                <w:szCs w:val="22"/>
              </w:rPr>
            </w:pPr>
            <w:r>
              <w:rPr>
                <w:b/>
                <w:bCs/>
                <w:color w:val="000000"/>
                <w:sz w:val="28"/>
                <w:szCs w:val="22"/>
              </w:rPr>
              <w:t>215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9F028" w14:textId="77777777" w:rsidR="00D63211" w:rsidRPr="00A706C9" w:rsidRDefault="00D63211" w:rsidP="00433A86">
            <w:pPr>
              <w:jc w:val="center"/>
              <w:rPr>
                <w:color w:val="000000"/>
                <w:sz w:val="22"/>
                <w:szCs w:val="22"/>
              </w:rPr>
            </w:pPr>
            <w:r w:rsidRPr="00A706C9">
              <w:rPr>
                <w:color w:val="000000"/>
                <w:sz w:val="22"/>
                <w:szCs w:val="22"/>
              </w:rPr>
              <w:t> </w:t>
            </w:r>
          </w:p>
        </w:tc>
      </w:tr>
    </w:tbl>
    <w:p w14:paraId="02946764" w14:textId="77777777" w:rsidR="00D63211" w:rsidRDefault="00D63211" w:rsidP="00D63211">
      <w:pPr>
        <w:pStyle w:val="Heading1"/>
        <w:jc w:val="center"/>
        <w:rPr>
          <w:rFonts w:ascii="Times New Roman" w:hAnsi="Times New Roman"/>
          <w:b w:val="0"/>
          <w:bCs w:val="0"/>
          <w:color w:val="auto"/>
          <w:sz w:val="20"/>
          <w:szCs w:val="20"/>
        </w:rPr>
      </w:pPr>
      <w:r w:rsidRPr="00293BCF">
        <w:br w:type="page"/>
      </w:r>
    </w:p>
    <w:p w14:paraId="124F2885" w14:textId="77777777" w:rsidR="00D63211" w:rsidRPr="001962B9" w:rsidRDefault="00D63211" w:rsidP="00D63211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  <w:r w:rsidRPr="001962B9">
        <w:rPr>
          <w:rFonts w:ascii="Times New Roman" w:hAnsi="Times New Roman"/>
          <w:color w:val="auto"/>
          <w:sz w:val="24"/>
          <w:szCs w:val="22"/>
        </w:rPr>
        <w:t>General Instructions</w:t>
      </w:r>
    </w:p>
    <w:p w14:paraId="01D241D8" w14:textId="77777777" w:rsidR="00D63211" w:rsidRPr="004510FE" w:rsidRDefault="00D63211" w:rsidP="00D63211">
      <w:pPr>
        <w:rPr>
          <w:sz w:val="22"/>
          <w:szCs w:val="22"/>
        </w:rPr>
      </w:pPr>
      <w:r w:rsidRPr="004510FE">
        <w:rPr>
          <w:sz w:val="22"/>
          <w:szCs w:val="22"/>
        </w:rPr>
        <w:t xml:space="preserve">You have been hired as </w:t>
      </w:r>
      <w:r>
        <w:rPr>
          <w:sz w:val="22"/>
          <w:szCs w:val="22"/>
        </w:rPr>
        <w:t>a database specialist</w:t>
      </w:r>
      <w:r w:rsidRPr="004510FE">
        <w:rPr>
          <w:sz w:val="22"/>
          <w:szCs w:val="22"/>
        </w:rPr>
        <w:t xml:space="preserve"> and will be </w:t>
      </w:r>
      <w:r>
        <w:rPr>
          <w:sz w:val="22"/>
          <w:szCs w:val="22"/>
        </w:rPr>
        <w:t>assisting on various activities throughout P</w:t>
      </w:r>
      <w:r w:rsidRPr="004510FE">
        <w:rPr>
          <w:sz w:val="22"/>
          <w:szCs w:val="22"/>
        </w:rPr>
        <w:t>rofessional Business Associates, located at 5454 Cleveland Avenue, Columbus, Ohio 43231. Professional Business Associates provides accounting</w:t>
      </w:r>
      <w:r>
        <w:rPr>
          <w:sz w:val="22"/>
          <w:szCs w:val="22"/>
        </w:rPr>
        <w:t>, software, programming</w:t>
      </w:r>
      <w:r w:rsidRPr="004510FE">
        <w:rPr>
          <w:sz w:val="22"/>
          <w:szCs w:val="22"/>
        </w:rPr>
        <w:t xml:space="preserve"> and other services for clients. </w:t>
      </w:r>
    </w:p>
    <w:p w14:paraId="7A34AAEA" w14:textId="77777777" w:rsidR="00D63211" w:rsidRPr="004510FE" w:rsidRDefault="00D63211" w:rsidP="00D63211">
      <w:pPr>
        <w:rPr>
          <w:sz w:val="22"/>
          <w:szCs w:val="22"/>
        </w:rPr>
      </w:pPr>
    </w:p>
    <w:p w14:paraId="518DCA8A" w14:textId="77777777" w:rsidR="00D63211" w:rsidRDefault="00D63211" w:rsidP="00D63211">
      <w:pPr>
        <w:rPr>
          <w:sz w:val="22"/>
          <w:szCs w:val="22"/>
        </w:rPr>
      </w:pPr>
    </w:p>
    <w:p w14:paraId="479FEE51" w14:textId="77777777" w:rsidR="00D63211" w:rsidRPr="00D14DDE" w:rsidRDefault="00D63211" w:rsidP="00D63211">
      <w:pPr>
        <w:numPr>
          <w:ilvl w:val="0"/>
          <w:numId w:val="16"/>
        </w:numPr>
        <w:ind w:left="360"/>
        <w:rPr>
          <w:sz w:val="24"/>
          <w:szCs w:val="22"/>
        </w:rPr>
      </w:pPr>
      <w:r w:rsidRPr="00D14DDE">
        <w:rPr>
          <w:sz w:val="24"/>
          <w:szCs w:val="22"/>
        </w:rPr>
        <w:t xml:space="preserve">You will have 90 minutes to complete your work. </w:t>
      </w:r>
    </w:p>
    <w:p w14:paraId="5D867FA0" w14:textId="77777777" w:rsidR="00D63211" w:rsidRDefault="00D63211" w:rsidP="00D63211">
      <w:pPr>
        <w:ind w:left="360"/>
        <w:rPr>
          <w:sz w:val="24"/>
          <w:szCs w:val="22"/>
        </w:rPr>
      </w:pPr>
    </w:p>
    <w:p w14:paraId="0BDB140A" w14:textId="77777777" w:rsidR="00D63211" w:rsidRPr="00293BCF" w:rsidRDefault="00D63211" w:rsidP="00D63211">
      <w:pPr>
        <w:numPr>
          <w:ilvl w:val="0"/>
          <w:numId w:val="16"/>
        </w:numPr>
        <w:ind w:left="360"/>
        <w:rPr>
          <w:sz w:val="24"/>
          <w:szCs w:val="22"/>
        </w:rPr>
      </w:pPr>
      <w:r w:rsidRPr="00293BCF">
        <w:rPr>
          <w:sz w:val="24"/>
          <w:szCs w:val="22"/>
        </w:rPr>
        <w:t>Check that you have all the</w:t>
      </w:r>
      <w:r>
        <w:rPr>
          <w:sz w:val="24"/>
          <w:szCs w:val="22"/>
        </w:rPr>
        <w:t xml:space="preserve"> test pages</w:t>
      </w:r>
      <w:r w:rsidRPr="00293BCF">
        <w:rPr>
          <w:sz w:val="24"/>
          <w:szCs w:val="22"/>
        </w:rPr>
        <w:t xml:space="preserve">. </w:t>
      </w:r>
    </w:p>
    <w:p w14:paraId="6E9C8139" w14:textId="77777777" w:rsidR="00D63211" w:rsidRPr="00293BCF" w:rsidRDefault="00D63211" w:rsidP="00D63211">
      <w:pPr>
        <w:rPr>
          <w:sz w:val="24"/>
          <w:szCs w:val="22"/>
        </w:rPr>
      </w:pPr>
    </w:p>
    <w:p w14:paraId="05164D63" w14:textId="77777777" w:rsidR="00D63211" w:rsidRPr="00293BCF" w:rsidRDefault="00D63211" w:rsidP="00D63211">
      <w:pPr>
        <w:numPr>
          <w:ilvl w:val="0"/>
          <w:numId w:val="16"/>
        </w:numPr>
        <w:ind w:left="360"/>
        <w:rPr>
          <w:sz w:val="24"/>
          <w:szCs w:val="22"/>
        </w:rPr>
      </w:pPr>
      <w:r w:rsidRPr="00293BCF">
        <w:rPr>
          <w:sz w:val="24"/>
          <w:szCs w:val="22"/>
        </w:rPr>
        <w:t xml:space="preserve">Your name, initials, and school should </w:t>
      </w:r>
      <w:r w:rsidRPr="000F428E">
        <w:rPr>
          <w:i/>
          <w:sz w:val="24"/>
          <w:szCs w:val="22"/>
        </w:rPr>
        <w:t>not</w:t>
      </w:r>
      <w:r w:rsidRPr="00293BCF">
        <w:rPr>
          <w:sz w:val="24"/>
          <w:szCs w:val="22"/>
        </w:rPr>
        <w:t xml:space="preserve"> appear on any work you submit. Instead, type your contestant number everywhere </w:t>
      </w:r>
      <w:r>
        <w:rPr>
          <w:sz w:val="24"/>
          <w:szCs w:val="22"/>
        </w:rPr>
        <w:t>XX-XXXX-XXXX</w:t>
      </w:r>
      <w:r w:rsidRPr="00293BCF">
        <w:rPr>
          <w:sz w:val="24"/>
          <w:szCs w:val="22"/>
        </w:rPr>
        <w:t xml:space="preserve"> appears. </w:t>
      </w:r>
    </w:p>
    <w:p w14:paraId="43A3952C" w14:textId="77777777" w:rsidR="00D63211" w:rsidRPr="00293BCF" w:rsidRDefault="00D63211" w:rsidP="00D63211">
      <w:pPr>
        <w:rPr>
          <w:sz w:val="24"/>
          <w:szCs w:val="22"/>
        </w:rPr>
      </w:pPr>
    </w:p>
    <w:p w14:paraId="759E9A63" w14:textId="77777777" w:rsidR="00D63211" w:rsidRPr="00293BCF" w:rsidRDefault="00D63211" w:rsidP="00D63211">
      <w:pPr>
        <w:numPr>
          <w:ilvl w:val="0"/>
          <w:numId w:val="16"/>
        </w:numPr>
        <w:ind w:left="360"/>
        <w:rPr>
          <w:sz w:val="24"/>
          <w:szCs w:val="22"/>
        </w:rPr>
      </w:pPr>
      <w:r w:rsidRPr="00293BCF">
        <w:rPr>
          <w:sz w:val="24"/>
          <w:szCs w:val="22"/>
        </w:rPr>
        <w:t xml:space="preserve">If you finish before the end of the testing time, notify the administrator of the contest. Time may be a factor in determining </w:t>
      </w:r>
      <w:r>
        <w:rPr>
          <w:sz w:val="24"/>
          <w:szCs w:val="22"/>
        </w:rPr>
        <w:t>a winner when there is a tie score</w:t>
      </w:r>
      <w:r w:rsidRPr="00293BCF">
        <w:rPr>
          <w:sz w:val="24"/>
          <w:szCs w:val="22"/>
        </w:rPr>
        <w:t xml:space="preserve">. </w:t>
      </w:r>
    </w:p>
    <w:p w14:paraId="6095CD43" w14:textId="77777777" w:rsidR="00D63211" w:rsidRPr="00293BCF" w:rsidRDefault="00D63211" w:rsidP="00D63211">
      <w:pPr>
        <w:rPr>
          <w:sz w:val="24"/>
          <w:szCs w:val="22"/>
        </w:rPr>
      </w:pPr>
    </w:p>
    <w:p w14:paraId="6DF06292" w14:textId="77777777" w:rsidR="00D63211" w:rsidRPr="00293BCF" w:rsidRDefault="00D63211" w:rsidP="00D63211">
      <w:pPr>
        <w:numPr>
          <w:ilvl w:val="0"/>
          <w:numId w:val="16"/>
        </w:numPr>
        <w:ind w:left="360"/>
        <w:rPr>
          <w:sz w:val="24"/>
          <w:szCs w:val="22"/>
        </w:rPr>
      </w:pPr>
      <w:r w:rsidRPr="00293BCF">
        <w:rPr>
          <w:sz w:val="24"/>
          <w:szCs w:val="22"/>
        </w:rPr>
        <w:t xml:space="preserve">When turning in your completed work, order the printed pages by job number, and place your scoring sheet on top of all your jobs. </w:t>
      </w:r>
      <w:r w:rsidRPr="00293BCF">
        <w:rPr>
          <w:b/>
          <w:sz w:val="24"/>
          <w:szCs w:val="22"/>
        </w:rPr>
        <w:t>Turn in all pages printed including incorrect printouts</w:t>
      </w:r>
      <w:r w:rsidRPr="000F428E">
        <w:rPr>
          <w:sz w:val="24"/>
          <w:szCs w:val="22"/>
        </w:rPr>
        <w:t xml:space="preserve"> (</w:t>
      </w:r>
      <w:r w:rsidRPr="00293BCF">
        <w:rPr>
          <w:sz w:val="24"/>
          <w:szCs w:val="22"/>
        </w:rPr>
        <w:t>draw a line through each incorrect printout and place it at the back of the group</w:t>
      </w:r>
      <w:r w:rsidRPr="000F428E">
        <w:rPr>
          <w:sz w:val="24"/>
          <w:szCs w:val="22"/>
        </w:rPr>
        <w:t xml:space="preserve">). </w:t>
      </w:r>
    </w:p>
    <w:p w14:paraId="3A027612" w14:textId="77777777" w:rsidR="00D63211" w:rsidRPr="00293BCF" w:rsidRDefault="00D63211" w:rsidP="00D63211">
      <w:pPr>
        <w:rPr>
          <w:sz w:val="24"/>
          <w:szCs w:val="22"/>
        </w:rPr>
      </w:pPr>
    </w:p>
    <w:p w14:paraId="0B787446" w14:textId="77777777" w:rsidR="00D63211" w:rsidRDefault="00D63211" w:rsidP="00D63211">
      <w:pPr>
        <w:rPr>
          <w:b/>
          <w:sz w:val="28"/>
          <w:szCs w:val="24"/>
        </w:rPr>
      </w:pPr>
    </w:p>
    <w:p w14:paraId="27114BD7" w14:textId="77777777" w:rsidR="00D63211" w:rsidRDefault="00D63211" w:rsidP="00D63211">
      <w:pPr>
        <w:rPr>
          <w:b/>
          <w:sz w:val="28"/>
          <w:szCs w:val="24"/>
        </w:rPr>
      </w:pPr>
    </w:p>
    <w:p w14:paraId="5D97499A" w14:textId="77777777" w:rsidR="00D63211" w:rsidRDefault="00D63211" w:rsidP="00D63211">
      <w:pPr>
        <w:rPr>
          <w:b/>
          <w:sz w:val="28"/>
          <w:szCs w:val="24"/>
        </w:rPr>
      </w:pPr>
    </w:p>
    <w:p w14:paraId="0FEF7243" w14:textId="77777777" w:rsidR="00D63211" w:rsidRDefault="00D63211" w:rsidP="00D63211">
      <w:pPr>
        <w:rPr>
          <w:b/>
          <w:sz w:val="28"/>
          <w:szCs w:val="24"/>
        </w:rPr>
      </w:pPr>
      <w:r>
        <w:rPr>
          <w:b/>
          <w:sz w:val="28"/>
          <w:szCs w:val="24"/>
        </w:rPr>
        <w:br w:type="page"/>
      </w:r>
    </w:p>
    <w:p w14:paraId="635D66BD" w14:textId="114BB291" w:rsidR="00D63211" w:rsidRDefault="00D63211" w:rsidP="00D63211">
      <w:pPr>
        <w:pStyle w:val="Heading1"/>
        <w:spacing w:before="0"/>
        <w:rPr>
          <w:sz w:val="22"/>
          <w:szCs w:val="22"/>
        </w:rPr>
      </w:pPr>
      <w:r>
        <w:rPr>
          <w:sz w:val="22"/>
          <w:szCs w:val="22"/>
        </w:rPr>
        <w:t>Print 1 – Dog Table xx-xxxx-xxxx</w:t>
      </w:r>
    </w:p>
    <w:p w14:paraId="0EC55E9A" w14:textId="77777777" w:rsidR="00D63211" w:rsidRDefault="00D63211" w:rsidP="00D63211">
      <w:pPr>
        <w:rPr>
          <w:noProof/>
        </w:rPr>
      </w:pPr>
      <w:r>
        <w:rPr>
          <w:noProof/>
        </w:rPr>
        <w:t>.</w:t>
      </w:r>
    </w:p>
    <w:p w14:paraId="200E2A96" w14:textId="71EA40D0" w:rsidR="00D63211" w:rsidRPr="00D63211" w:rsidRDefault="00D63211" w:rsidP="00D63211">
      <w:r>
        <w:rPr>
          <w:noProof/>
        </w:rPr>
        <w:drawing>
          <wp:inline distT="0" distB="0" distL="0" distR="0" wp14:anchorId="31291FA8" wp14:editId="03F3D263">
            <wp:extent cx="5467350" cy="7597072"/>
            <wp:effectExtent l="76200" t="76200" r="133350" b="137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5553" t="22665" r="27706" b="11276"/>
                    <a:stretch/>
                  </pic:blipFill>
                  <pic:spPr bwMode="auto">
                    <a:xfrm>
                      <a:off x="0" y="0"/>
                      <a:ext cx="5515362" cy="7663787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73D85" w14:textId="3BDAE1C1" w:rsidR="00D63211" w:rsidRDefault="00D63211">
      <w:pPr>
        <w:rPr>
          <w:rFonts w:ascii="Cambria" w:hAnsi="Cambria"/>
          <w:b/>
          <w:bCs/>
          <w:color w:val="365F91"/>
          <w:sz w:val="22"/>
          <w:szCs w:val="22"/>
        </w:rPr>
      </w:pPr>
      <w:r>
        <w:rPr>
          <w:sz w:val="22"/>
          <w:szCs w:val="22"/>
        </w:rPr>
        <w:br w:type="page"/>
      </w:r>
    </w:p>
    <w:p w14:paraId="346E50F2" w14:textId="531F269E" w:rsidR="00D63211" w:rsidRDefault="00D63211" w:rsidP="00D63211">
      <w:pPr>
        <w:pStyle w:val="Heading1"/>
        <w:spacing w:before="0"/>
        <w:rPr>
          <w:sz w:val="22"/>
          <w:szCs w:val="22"/>
        </w:rPr>
      </w:pPr>
      <w:r>
        <w:rPr>
          <w:sz w:val="22"/>
          <w:szCs w:val="22"/>
        </w:rPr>
        <w:t>Print 2 – Relationship Table xx-xxxx-xxxx</w:t>
      </w:r>
    </w:p>
    <w:p w14:paraId="7BD7C4C4" w14:textId="77777777" w:rsidR="00D63211" w:rsidRDefault="00D63211" w:rsidP="00114EFF">
      <w:pPr>
        <w:pStyle w:val="Heading1"/>
        <w:spacing w:before="0"/>
        <w:rPr>
          <w:noProof/>
        </w:rPr>
      </w:pPr>
    </w:p>
    <w:p w14:paraId="57138604" w14:textId="7064F977" w:rsidR="00CC0E64" w:rsidRDefault="00D63211" w:rsidP="00114EFF">
      <w:pPr>
        <w:pStyle w:val="Heading1"/>
        <w:spacing w:before="0"/>
        <w:rPr>
          <w:noProof/>
        </w:rPr>
      </w:pPr>
      <w:r>
        <w:rPr>
          <w:noProof/>
        </w:rPr>
        <w:drawing>
          <wp:inline distT="0" distB="0" distL="0" distR="0" wp14:anchorId="356A5A3E" wp14:editId="60C7E9E6">
            <wp:extent cx="5589657" cy="3638550"/>
            <wp:effectExtent l="76200" t="76200" r="125730" b="133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2077" t="23770" r="44962" b="38087"/>
                    <a:stretch/>
                  </pic:blipFill>
                  <pic:spPr bwMode="auto">
                    <a:xfrm>
                      <a:off x="0" y="0"/>
                      <a:ext cx="5608223" cy="36506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32D0F" w14:textId="16A488C5" w:rsidR="00D63211" w:rsidRPr="00D63211" w:rsidRDefault="00D63211" w:rsidP="00D63211"/>
    <w:p w14:paraId="411FABD5" w14:textId="770FE20B" w:rsidR="00D63211" w:rsidRPr="00D63211" w:rsidRDefault="00D63211" w:rsidP="00D63211"/>
    <w:p w14:paraId="375FADC4" w14:textId="6C9A1616" w:rsidR="00D63211" w:rsidRPr="00D63211" w:rsidRDefault="00D63211" w:rsidP="00D63211"/>
    <w:p w14:paraId="6E4E3AAF" w14:textId="4A2E2C9B" w:rsidR="00D63211" w:rsidRPr="00D63211" w:rsidRDefault="00D63211" w:rsidP="00D63211"/>
    <w:p w14:paraId="687218D6" w14:textId="7C2FC479" w:rsidR="00D63211" w:rsidRPr="00D63211" w:rsidRDefault="00D63211" w:rsidP="00D63211"/>
    <w:p w14:paraId="4F914407" w14:textId="12EB93F1" w:rsidR="00D63211" w:rsidRDefault="00D63211" w:rsidP="00D63211">
      <w:pPr>
        <w:rPr>
          <w:rFonts w:ascii="Cambria" w:hAnsi="Cambria"/>
          <w:b/>
          <w:bCs/>
          <w:noProof/>
          <w:color w:val="365F91"/>
          <w:sz w:val="28"/>
          <w:szCs w:val="28"/>
        </w:rPr>
      </w:pPr>
    </w:p>
    <w:p w14:paraId="72973E65" w14:textId="51054CD8" w:rsidR="00D63211" w:rsidRDefault="00D63211">
      <w:r>
        <w:br w:type="page"/>
      </w:r>
    </w:p>
    <w:p w14:paraId="29D1E5A0" w14:textId="79D9E21F" w:rsidR="00D63211" w:rsidRDefault="00D63211" w:rsidP="00D63211">
      <w:pPr>
        <w:pStyle w:val="Heading1"/>
        <w:spacing w:before="0"/>
        <w:rPr>
          <w:sz w:val="22"/>
          <w:szCs w:val="22"/>
        </w:rPr>
      </w:pPr>
      <w:r>
        <w:rPr>
          <w:sz w:val="22"/>
          <w:szCs w:val="22"/>
        </w:rPr>
        <w:t>Print 3 – Dog Intake Form Printscreen</w:t>
      </w:r>
    </w:p>
    <w:p w14:paraId="36C4AB89" w14:textId="77777777" w:rsidR="00D63211" w:rsidRPr="00D63211" w:rsidRDefault="00D63211" w:rsidP="00D63211"/>
    <w:p w14:paraId="245CDE80" w14:textId="77777777" w:rsidR="00D63211" w:rsidRDefault="00D63211" w:rsidP="00D63211">
      <w:pPr>
        <w:tabs>
          <w:tab w:val="left" w:pos="2400"/>
        </w:tabs>
        <w:rPr>
          <w:noProof/>
        </w:rPr>
      </w:pPr>
    </w:p>
    <w:p w14:paraId="5361C9AB" w14:textId="1EA98AAD" w:rsidR="00D63211" w:rsidRDefault="00D63211" w:rsidP="00D63211">
      <w:pPr>
        <w:tabs>
          <w:tab w:val="left" w:pos="2400"/>
        </w:tabs>
        <w:rPr>
          <w:noProof/>
        </w:rPr>
      </w:pPr>
      <w:r>
        <w:rPr>
          <w:noProof/>
        </w:rPr>
        <w:drawing>
          <wp:inline distT="0" distB="0" distL="0" distR="0" wp14:anchorId="656A788C" wp14:editId="68F874E6">
            <wp:extent cx="5698387" cy="3333750"/>
            <wp:effectExtent l="76200" t="76200" r="131445" b="133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0212" t="21559" r="34079" b="30901"/>
                    <a:stretch/>
                  </pic:blipFill>
                  <pic:spPr bwMode="auto">
                    <a:xfrm>
                      <a:off x="0" y="0"/>
                      <a:ext cx="5709068" cy="33399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9D0A2" w14:textId="6A05C31F" w:rsidR="00D63211" w:rsidRPr="00D63211" w:rsidRDefault="00D63211" w:rsidP="00D63211"/>
    <w:p w14:paraId="7A1B6828" w14:textId="0877B5F4" w:rsidR="00D63211" w:rsidRPr="00D63211" w:rsidRDefault="00D63211" w:rsidP="00D63211"/>
    <w:p w14:paraId="738C0903" w14:textId="5E429AD8" w:rsidR="00D63211" w:rsidRPr="00D63211" w:rsidRDefault="00D63211" w:rsidP="00D63211"/>
    <w:p w14:paraId="3C3B39E5" w14:textId="4728CF79" w:rsidR="00D63211" w:rsidRPr="00D63211" w:rsidRDefault="00D63211" w:rsidP="00D63211"/>
    <w:p w14:paraId="03AC212A" w14:textId="7D80F151" w:rsidR="00D63211" w:rsidRPr="00D63211" w:rsidRDefault="00D63211" w:rsidP="00D63211"/>
    <w:p w14:paraId="56B69EF2" w14:textId="36FC80C2" w:rsidR="00D63211" w:rsidRDefault="00D63211" w:rsidP="00D63211">
      <w:pPr>
        <w:rPr>
          <w:noProof/>
        </w:rPr>
      </w:pPr>
    </w:p>
    <w:p w14:paraId="0FE459F6" w14:textId="465BF0C8" w:rsidR="00D63211" w:rsidRDefault="00D63211" w:rsidP="00D63211">
      <w:pPr>
        <w:rPr>
          <w:noProof/>
        </w:rPr>
      </w:pPr>
    </w:p>
    <w:p w14:paraId="50310E42" w14:textId="398FAFEA" w:rsidR="00D63211" w:rsidRDefault="00D63211">
      <w:r>
        <w:br w:type="page"/>
      </w:r>
    </w:p>
    <w:p w14:paraId="3023F008" w14:textId="0F046271" w:rsidR="00D63211" w:rsidRDefault="00D63211" w:rsidP="00D63211">
      <w:pPr>
        <w:pStyle w:val="Heading1"/>
        <w:spacing w:before="0"/>
        <w:rPr>
          <w:sz w:val="22"/>
          <w:szCs w:val="22"/>
        </w:rPr>
      </w:pPr>
      <w:r>
        <w:rPr>
          <w:sz w:val="22"/>
          <w:szCs w:val="22"/>
        </w:rPr>
        <w:t>Print 4 – Food Order QueryXX-XXXX-XXXX</w:t>
      </w:r>
    </w:p>
    <w:p w14:paraId="28E7D525" w14:textId="77777777" w:rsidR="00D63211" w:rsidRDefault="00D63211" w:rsidP="00D63211">
      <w:pPr>
        <w:rPr>
          <w:noProof/>
        </w:rPr>
      </w:pPr>
    </w:p>
    <w:p w14:paraId="364135B5" w14:textId="4FE21BFF" w:rsidR="00D63211" w:rsidRDefault="00D63211" w:rsidP="00D63211">
      <w:r>
        <w:rPr>
          <w:noProof/>
        </w:rPr>
        <w:drawing>
          <wp:inline distT="0" distB="0" distL="0" distR="0" wp14:anchorId="2CFDDBA4" wp14:editId="15982065">
            <wp:extent cx="5713761" cy="7639050"/>
            <wp:effectExtent l="76200" t="76200" r="134620" b="133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5087" t="22112" r="26306" b="9895"/>
                    <a:stretch/>
                  </pic:blipFill>
                  <pic:spPr bwMode="auto">
                    <a:xfrm>
                      <a:off x="0" y="0"/>
                      <a:ext cx="5726248" cy="76557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8DC68" w14:textId="77777777" w:rsidR="001F3A4C" w:rsidRPr="00D63211" w:rsidRDefault="001F3A4C" w:rsidP="00D63211"/>
    <w:p w14:paraId="18D610AC" w14:textId="61D94966" w:rsidR="001F3A4C" w:rsidRDefault="001F3A4C" w:rsidP="001F3A4C">
      <w:pPr>
        <w:pStyle w:val="Heading1"/>
        <w:spacing w:before="0"/>
        <w:rPr>
          <w:sz w:val="22"/>
          <w:szCs w:val="22"/>
        </w:rPr>
      </w:pPr>
      <w:r>
        <w:rPr>
          <w:sz w:val="22"/>
          <w:szCs w:val="22"/>
        </w:rPr>
        <w:t>Print 5 – Food Order Report XX-XXXX-XXXX</w:t>
      </w:r>
    </w:p>
    <w:p w14:paraId="0902F079" w14:textId="77777777" w:rsidR="001F3A4C" w:rsidRDefault="001F3A4C" w:rsidP="00D63211">
      <w:pPr>
        <w:tabs>
          <w:tab w:val="left" w:pos="2820"/>
        </w:tabs>
        <w:rPr>
          <w:noProof/>
        </w:rPr>
      </w:pPr>
    </w:p>
    <w:p w14:paraId="3FD1274F" w14:textId="77777777" w:rsidR="001F3A4C" w:rsidRDefault="001F3A4C" w:rsidP="00D63211">
      <w:pPr>
        <w:tabs>
          <w:tab w:val="left" w:pos="2820"/>
        </w:tabs>
        <w:rPr>
          <w:noProof/>
        </w:rPr>
      </w:pPr>
    </w:p>
    <w:p w14:paraId="585C8663" w14:textId="2879879C" w:rsidR="00D63211" w:rsidRDefault="001F3A4C" w:rsidP="00D63211">
      <w:pPr>
        <w:tabs>
          <w:tab w:val="left" w:pos="2820"/>
        </w:tabs>
        <w:rPr>
          <w:noProof/>
        </w:rPr>
      </w:pPr>
      <w:r>
        <w:rPr>
          <w:noProof/>
        </w:rPr>
        <w:drawing>
          <wp:inline distT="0" distB="0" distL="0" distR="0" wp14:anchorId="41F78C48" wp14:editId="42CC0F02">
            <wp:extent cx="4819650" cy="3105011"/>
            <wp:effectExtent l="76200" t="76200" r="133350" b="133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9901" t="22664" r="33281" b="23715"/>
                    <a:stretch/>
                  </pic:blipFill>
                  <pic:spPr bwMode="auto">
                    <a:xfrm>
                      <a:off x="0" y="0"/>
                      <a:ext cx="4819650" cy="3105011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43CF8" w14:textId="0FB3D302" w:rsidR="001F3A4C" w:rsidRPr="001F3A4C" w:rsidRDefault="001F3A4C" w:rsidP="001F3A4C"/>
    <w:p w14:paraId="00B2B033" w14:textId="621E380B" w:rsidR="001F3A4C" w:rsidRPr="001F3A4C" w:rsidRDefault="001F3A4C" w:rsidP="001F3A4C"/>
    <w:p w14:paraId="3C58DB95" w14:textId="37ECC36A" w:rsidR="001F3A4C" w:rsidRPr="001F3A4C" w:rsidRDefault="001F3A4C" w:rsidP="001F3A4C"/>
    <w:p w14:paraId="11117CA6" w14:textId="66E79630" w:rsidR="001F3A4C" w:rsidRDefault="001F3A4C" w:rsidP="001F3A4C">
      <w:pPr>
        <w:rPr>
          <w:noProof/>
        </w:rPr>
      </w:pPr>
    </w:p>
    <w:p w14:paraId="5D799DE1" w14:textId="2A9C1B16" w:rsidR="001F3A4C" w:rsidRDefault="001F3A4C">
      <w:r>
        <w:br w:type="page"/>
      </w:r>
    </w:p>
    <w:p w14:paraId="6E0899DC" w14:textId="4E06E505" w:rsidR="001F3A4C" w:rsidRDefault="001F3A4C" w:rsidP="001F3A4C">
      <w:pPr>
        <w:pStyle w:val="Heading1"/>
        <w:spacing w:before="0"/>
        <w:rPr>
          <w:sz w:val="22"/>
          <w:szCs w:val="22"/>
        </w:rPr>
      </w:pPr>
      <w:r>
        <w:rPr>
          <w:sz w:val="22"/>
          <w:szCs w:val="22"/>
        </w:rPr>
        <w:t>Print 6 – Rabies Vaccine Query XX-XXXX-XXXX</w:t>
      </w:r>
    </w:p>
    <w:p w14:paraId="290F0D46" w14:textId="77777777" w:rsidR="001F3A4C" w:rsidRDefault="001F3A4C" w:rsidP="001F3A4C">
      <w:pPr>
        <w:rPr>
          <w:noProof/>
        </w:rPr>
      </w:pPr>
    </w:p>
    <w:p w14:paraId="41C7DC7B" w14:textId="2E87C14A" w:rsidR="001F3A4C" w:rsidRPr="001F3A4C" w:rsidRDefault="001F3A4C" w:rsidP="001F3A4C">
      <w:r>
        <w:rPr>
          <w:noProof/>
        </w:rPr>
        <w:drawing>
          <wp:inline distT="0" distB="0" distL="0" distR="0" wp14:anchorId="2F47CF8D" wp14:editId="4CDCCF3B">
            <wp:extent cx="5143500" cy="7436386"/>
            <wp:effectExtent l="76200" t="76200" r="133350" b="1270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5709" t="22112" r="28482" b="11553"/>
                    <a:stretch/>
                  </pic:blipFill>
                  <pic:spPr bwMode="auto">
                    <a:xfrm>
                      <a:off x="0" y="0"/>
                      <a:ext cx="5156366" cy="74549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F3A4C" w:rsidRPr="001F3A4C" w:rsidSect="008A73AE">
      <w:headerReference w:type="default" r:id="rId16"/>
      <w:pgSz w:w="12240" w:h="15840" w:code="1"/>
      <w:pgMar w:top="1166" w:right="1296" w:bottom="1080" w:left="1296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3F4C53" w14:textId="77777777" w:rsidR="00AC3844" w:rsidRDefault="00AC3844" w:rsidP="00F1245D">
      <w:r>
        <w:separator/>
      </w:r>
    </w:p>
  </w:endnote>
  <w:endnote w:type="continuationSeparator" w:id="0">
    <w:p w14:paraId="4D10B79E" w14:textId="77777777" w:rsidR="00AC3844" w:rsidRDefault="00AC3844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6AEDC1" w14:textId="77777777" w:rsidR="00AC3844" w:rsidRDefault="00AC3844" w:rsidP="00F1245D">
      <w:r>
        <w:separator/>
      </w:r>
    </w:p>
  </w:footnote>
  <w:footnote w:type="continuationSeparator" w:id="0">
    <w:p w14:paraId="1768BBB3" w14:textId="77777777" w:rsidR="00AC3844" w:rsidRDefault="00AC3844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C8D94F" w14:textId="5547B59E" w:rsidR="00D53DFB" w:rsidRDefault="00D53DFB" w:rsidP="006941F6">
    <w:pPr>
      <w:pStyle w:val="Header"/>
      <w:rPr>
        <w:b/>
        <w:noProof/>
      </w:rPr>
    </w:pPr>
  </w:p>
  <w:p w14:paraId="2CE24D31" w14:textId="3E40537C" w:rsidR="00D53DFB" w:rsidRDefault="00D53DFB" w:rsidP="006941F6">
    <w:pPr>
      <w:pStyle w:val="Header"/>
      <w:rPr>
        <w:b/>
        <w:noProof/>
      </w:rPr>
    </w:pPr>
  </w:p>
  <w:p w14:paraId="33DD2C8C" w14:textId="0DE277CB" w:rsidR="00D30854" w:rsidRPr="00671FF6" w:rsidRDefault="000C5943" w:rsidP="006941F6">
    <w:pPr>
      <w:pStyle w:val="Header"/>
      <w:rPr>
        <w:b/>
        <w:bCs/>
      </w:rPr>
    </w:pPr>
    <w:r>
      <w:rPr>
        <w:b/>
        <w:noProof/>
      </w:rPr>
      <w:t>DATABASE APPLICATIONS</w:t>
    </w:r>
    <w:r w:rsidR="00682B04" w:rsidRPr="00671FF6">
      <w:rPr>
        <w:b/>
        <w:bCs/>
      </w:rPr>
      <w:t xml:space="preserve"> </w:t>
    </w:r>
    <w:r w:rsidR="00CE767C">
      <w:rPr>
        <w:b/>
        <w:bCs/>
      </w:rPr>
      <w:t>–</w:t>
    </w:r>
    <w:r w:rsidR="00682B04" w:rsidRPr="00671FF6">
      <w:rPr>
        <w:b/>
        <w:bCs/>
      </w:rPr>
      <w:t xml:space="preserve"> </w:t>
    </w:r>
    <w:r w:rsidR="00692414">
      <w:rPr>
        <w:b/>
        <w:bCs/>
      </w:rPr>
      <w:t>NATIONAL</w:t>
    </w:r>
    <w:r w:rsidR="00CE767C">
      <w:rPr>
        <w:b/>
        <w:bCs/>
      </w:rPr>
      <w:t xml:space="preserve"> </w:t>
    </w:r>
    <w:r w:rsidR="00D30854" w:rsidRPr="00671FF6">
      <w:rPr>
        <w:b/>
        <w:bCs/>
      </w:rPr>
      <w:t>20</w:t>
    </w:r>
    <w:r w:rsidR="00D53DFB">
      <w:rPr>
        <w:b/>
        <w:bCs/>
      </w:rPr>
      <w:t>20</w:t>
    </w:r>
    <w:r w:rsidR="006941F6">
      <w:rPr>
        <w:b/>
        <w:bCs/>
      </w:rPr>
      <w:tab/>
    </w:r>
    <w:r w:rsidR="006941F6">
      <w:rPr>
        <w:b/>
        <w:bCs/>
      </w:rPr>
      <w:tab/>
      <w:t xml:space="preserve"> </w:t>
    </w:r>
  </w:p>
  <w:p w14:paraId="4702BE44" w14:textId="77777777" w:rsidR="003A3238" w:rsidRDefault="003A3238" w:rsidP="009507EC">
    <w:pPr>
      <w:rPr>
        <w:b/>
        <w:bCs/>
      </w:rPr>
    </w:pPr>
    <w:r>
      <w:rPr>
        <w:b/>
        <w:bCs/>
      </w:rPr>
      <w:t>ANSWER KEY</w:t>
    </w:r>
  </w:p>
  <w:p w14:paraId="4F4A1483" w14:textId="06F5B598" w:rsidR="00D30854" w:rsidRPr="001962B9" w:rsidRDefault="001962B9" w:rsidP="009507EC">
    <w:pPr>
      <w:rPr>
        <w:b/>
      </w:rPr>
    </w:pPr>
    <w:r w:rsidRPr="001962B9">
      <w:rPr>
        <w:b/>
        <w:bCs/>
      </w:rPr>
      <w:t>Page</w:t>
    </w:r>
    <w:r w:rsidR="00D30854" w:rsidRPr="001962B9">
      <w:rPr>
        <w:b/>
        <w:bCs/>
      </w:rPr>
      <w:t xml:space="preserve"> </w:t>
    </w:r>
    <w:r w:rsidR="00D30854" w:rsidRPr="001962B9">
      <w:rPr>
        <w:b/>
        <w:bCs/>
      </w:rPr>
      <w:fldChar w:fldCharType="begin"/>
    </w:r>
    <w:r w:rsidR="00D30854" w:rsidRPr="001962B9">
      <w:rPr>
        <w:b/>
        <w:bCs/>
      </w:rPr>
      <w:instrText xml:space="preserve"> PAGE   \* MERGEFORMAT </w:instrText>
    </w:r>
    <w:r w:rsidR="00D30854" w:rsidRPr="001962B9">
      <w:rPr>
        <w:b/>
        <w:bCs/>
      </w:rPr>
      <w:fldChar w:fldCharType="separate"/>
    </w:r>
    <w:r w:rsidR="008B25D8">
      <w:rPr>
        <w:b/>
        <w:bCs/>
        <w:noProof/>
      </w:rPr>
      <w:t>2</w:t>
    </w:r>
    <w:r w:rsidR="00D30854" w:rsidRPr="001962B9">
      <w:rPr>
        <w:b/>
        <w:bCs/>
      </w:rPr>
      <w:fldChar w:fldCharType="end"/>
    </w:r>
    <w:r w:rsidR="00D30854" w:rsidRPr="001962B9">
      <w:rPr>
        <w:b/>
        <w:bCs/>
      </w:rPr>
      <w:t xml:space="preserve"> of </w:t>
    </w:r>
    <w:r w:rsidR="00D30854" w:rsidRPr="001962B9">
      <w:rPr>
        <w:b/>
      </w:rPr>
      <w:fldChar w:fldCharType="begin"/>
    </w:r>
    <w:r w:rsidR="00D30854" w:rsidRPr="001962B9">
      <w:rPr>
        <w:b/>
      </w:rPr>
      <w:instrText xml:space="preserve"> NUMPAGES  </w:instrText>
    </w:r>
    <w:r w:rsidR="00D30854" w:rsidRPr="001962B9">
      <w:rPr>
        <w:b/>
      </w:rPr>
      <w:fldChar w:fldCharType="separate"/>
    </w:r>
    <w:r w:rsidR="008B25D8">
      <w:rPr>
        <w:b/>
        <w:noProof/>
      </w:rPr>
      <w:t>9</w:t>
    </w:r>
    <w:r w:rsidR="00D30854" w:rsidRPr="001962B9">
      <w:rPr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EE2F01"/>
    <w:multiLevelType w:val="hybridMultilevel"/>
    <w:tmpl w:val="AAA88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9F73A1"/>
    <w:multiLevelType w:val="multilevel"/>
    <w:tmpl w:val="EA0431EA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15"/>
  </w:num>
  <w:num w:numId="2">
    <w:abstractNumId w:val="8"/>
  </w:num>
  <w:num w:numId="3">
    <w:abstractNumId w:val="7"/>
  </w:num>
  <w:num w:numId="4">
    <w:abstractNumId w:val="11"/>
  </w:num>
  <w:num w:numId="5">
    <w:abstractNumId w:val="4"/>
  </w:num>
  <w:num w:numId="6">
    <w:abstractNumId w:val="1"/>
  </w:num>
  <w:num w:numId="7">
    <w:abstractNumId w:val="5"/>
  </w:num>
  <w:num w:numId="8">
    <w:abstractNumId w:val="0"/>
  </w:num>
  <w:num w:numId="9">
    <w:abstractNumId w:val="6"/>
  </w:num>
  <w:num w:numId="10">
    <w:abstractNumId w:val="12"/>
  </w:num>
  <w:num w:numId="11">
    <w:abstractNumId w:val="13"/>
  </w:num>
  <w:num w:numId="12">
    <w:abstractNumId w:val="3"/>
  </w:num>
  <w:num w:numId="13">
    <w:abstractNumId w:val="14"/>
  </w:num>
  <w:num w:numId="14">
    <w:abstractNumId w:val="10"/>
  </w:num>
  <w:num w:numId="15">
    <w:abstractNumId w:val="9"/>
  </w:num>
  <w:num w:numId="1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ewes Angie">
    <w15:presenceInfo w15:providerId="AD" w15:userId="S-1-5-21-739180723-1232289346-1601665820-1654"/>
  </w15:person>
  <w15:person w15:author="McNew, Amber">
    <w15:presenceInfo w15:providerId="None" w15:userId="McNew, Amb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visionView w:markup="0"/>
  <w:trackRevisions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1536A"/>
    <w:rsid w:val="00025D29"/>
    <w:rsid w:val="0004087C"/>
    <w:rsid w:val="0005099D"/>
    <w:rsid w:val="00091841"/>
    <w:rsid w:val="0009681C"/>
    <w:rsid w:val="00096C05"/>
    <w:rsid w:val="000C5943"/>
    <w:rsid w:val="000C6604"/>
    <w:rsid w:val="000D56FC"/>
    <w:rsid w:val="000E1BD5"/>
    <w:rsid w:val="000E2945"/>
    <w:rsid w:val="00100E4A"/>
    <w:rsid w:val="00103DB8"/>
    <w:rsid w:val="0010665F"/>
    <w:rsid w:val="00114EFF"/>
    <w:rsid w:val="001233AE"/>
    <w:rsid w:val="00124B64"/>
    <w:rsid w:val="00135207"/>
    <w:rsid w:val="00143A1C"/>
    <w:rsid w:val="00146D32"/>
    <w:rsid w:val="00155172"/>
    <w:rsid w:val="0018488C"/>
    <w:rsid w:val="00195022"/>
    <w:rsid w:val="001962B9"/>
    <w:rsid w:val="001A6172"/>
    <w:rsid w:val="001B3D7F"/>
    <w:rsid w:val="001B5FD2"/>
    <w:rsid w:val="001C4797"/>
    <w:rsid w:val="001C78AB"/>
    <w:rsid w:val="001E1578"/>
    <w:rsid w:val="001E746C"/>
    <w:rsid w:val="001E7B05"/>
    <w:rsid w:val="001F3A4C"/>
    <w:rsid w:val="001F4339"/>
    <w:rsid w:val="00203734"/>
    <w:rsid w:val="00226543"/>
    <w:rsid w:val="002356BD"/>
    <w:rsid w:val="00244804"/>
    <w:rsid w:val="00246A9F"/>
    <w:rsid w:val="00251877"/>
    <w:rsid w:val="00255AD1"/>
    <w:rsid w:val="00263A8D"/>
    <w:rsid w:val="002658BD"/>
    <w:rsid w:val="00270C01"/>
    <w:rsid w:val="00271D98"/>
    <w:rsid w:val="00284D39"/>
    <w:rsid w:val="00292785"/>
    <w:rsid w:val="002A0D6A"/>
    <w:rsid w:val="002B0596"/>
    <w:rsid w:val="002C0006"/>
    <w:rsid w:val="002C4BF3"/>
    <w:rsid w:val="002C6CEC"/>
    <w:rsid w:val="002F46CB"/>
    <w:rsid w:val="003003AB"/>
    <w:rsid w:val="003012E1"/>
    <w:rsid w:val="00322433"/>
    <w:rsid w:val="00330557"/>
    <w:rsid w:val="003525D8"/>
    <w:rsid w:val="00352A11"/>
    <w:rsid w:val="00367B08"/>
    <w:rsid w:val="00376011"/>
    <w:rsid w:val="00376B09"/>
    <w:rsid w:val="003834D4"/>
    <w:rsid w:val="00391671"/>
    <w:rsid w:val="00392C9F"/>
    <w:rsid w:val="003A1BDD"/>
    <w:rsid w:val="003A3238"/>
    <w:rsid w:val="003B26F2"/>
    <w:rsid w:val="003C62B5"/>
    <w:rsid w:val="00404CC0"/>
    <w:rsid w:val="00420CB8"/>
    <w:rsid w:val="00431F3D"/>
    <w:rsid w:val="0043409A"/>
    <w:rsid w:val="004341A5"/>
    <w:rsid w:val="00436929"/>
    <w:rsid w:val="004429D3"/>
    <w:rsid w:val="00442A81"/>
    <w:rsid w:val="00450503"/>
    <w:rsid w:val="00451020"/>
    <w:rsid w:val="004510FE"/>
    <w:rsid w:val="00453986"/>
    <w:rsid w:val="00477AC3"/>
    <w:rsid w:val="00481371"/>
    <w:rsid w:val="00494DD1"/>
    <w:rsid w:val="00495A40"/>
    <w:rsid w:val="004B0E9D"/>
    <w:rsid w:val="004C4E88"/>
    <w:rsid w:val="004C65BC"/>
    <w:rsid w:val="004C6A24"/>
    <w:rsid w:val="004D22C7"/>
    <w:rsid w:val="004E5846"/>
    <w:rsid w:val="0051264C"/>
    <w:rsid w:val="00515CE6"/>
    <w:rsid w:val="00520B21"/>
    <w:rsid w:val="0052244F"/>
    <w:rsid w:val="00536671"/>
    <w:rsid w:val="00536F84"/>
    <w:rsid w:val="005816EA"/>
    <w:rsid w:val="00582255"/>
    <w:rsid w:val="005945AC"/>
    <w:rsid w:val="00596E45"/>
    <w:rsid w:val="005A0EA4"/>
    <w:rsid w:val="005A39FB"/>
    <w:rsid w:val="005B368D"/>
    <w:rsid w:val="005D5DD9"/>
    <w:rsid w:val="005E1E5E"/>
    <w:rsid w:val="0060569A"/>
    <w:rsid w:val="00611968"/>
    <w:rsid w:val="00613D4B"/>
    <w:rsid w:val="00615146"/>
    <w:rsid w:val="00656AE0"/>
    <w:rsid w:val="00662704"/>
    <w:rsid w:val="0066323A"/>
    <w:rsid w:val="0067063A"/>
    <w:rsid w:val="00670E74"/>
    <w:rsid w:val="00671FF6"/>
    <w:rsid w:val="00682B04"/>
    <w:rsid w:val="00683334"/>
    <w:rsid w:val="006838D7"/>
    <w:rsid w:val="0068463D"/>
    <w:rsid w:val="00692414"/>
    <w:rsid w:val="006941F6"/>
    <w:rsid w:val="006B046F"/>
    <w:rsid w:val="006B3C67"/>
    <w:rsid w:val="006D53F5"/>
    <w:rsid w:val="006D6443"/>
    <w:rsid w:val="006E3FA0"/>
    <w:rsid w:val="00703BB5"/>
    <w:rsid w:val="0072015B"/>
    <w:rsid w:val="00724536"/>
    <w:rsid w:val="00725674"/>
    <w:rsid w:val="007405F1"/>
    <w:rsid w:val="007541F5"/>
    <w:rsid w:val="007557D5"/>
    <w:rsid w:val="0076620B"/>
    <w:rsid w:val="00772077"/>
    <w:rsid w:val="00773C66"/>
    <w:rsid w:val="0077466C"/>
    <w:rsid w:val="00784BF1"/>
    <w:rsid w:val="00787588"/>
    <w:rsid w:val="0080645B"/>
    <w:rsid w:val="00811A93"/>
    <w:rsid w:val="00811E91"/>
    <w:rsid w:val="0081454A"/>
    <w:rsid w:val="008404A3"/>
    <w:rsid w:val="00842593"/>
    <w:rsid w:val="0085188B"/>
    <w:rsid w:val="008662B2"/>
    <w:rsid w:val="00877D2D"/>
    <w:rsid w:val="008A1FCB"/>
    <w:rsid w:val="008A73AE"/>
    <w:rsid w:val="008B0BC3"/>
    <w:rsid w:val="008B25D8"/>
    <w:rsid w:val="008C013C"/>
    <w:rsid w:val="008C3EFC"/>
    <w:rsid w:val="008C7E00"/>
    <w:rsid w:val="008D4E1C"/>
    <w:rsid w:val="008F0383"/>
    <w:rsid w:val="008F07A0"/>
    <w:rsid w:val="00903B27"/>
    <w:rsid w:val="00911900"/>
    <w:rsid w:val="0092206F"/>
    <w:rsid w:val="00940BED"/>
    <w:rsid w:val="009507EC"/>
    <w:rsid w:val="00966451"/>
    <w:rsid w:val="009B17FB"/>
    <w:rsid w:val="009B3A4F"/>
    <w:rsid w:val="009C030D"/>
    <w:rsid w:val="009D45B7"/>
    <w:rsid w:val="009E4288"/>
    <w:rsid w:val="009F3B30"/>
    <w:rsid w:val="009F6AB1"/>
    <w:rsid w:val="00A0059C"/>
    <w:rsid w:val="00A03819"/>
    <w:rsid w:val="00A2222D"/>
    <w:rsid w:val="00A253BE"/>
    <w:rsid w:val="00A31992"/>
    <w:rsid w:val="00A47A70"/>
    <w:rsid w:val="00A51EF1"/>
    <w:rsid w:val="00A56CA0"/>
    <w:rsid w:val="00AB2DF4"/>
    <w:rsid w:val="00AB4113"/>
    <w:rsid w:val="00AC3844"/>
    <w:rsid w:val="00AC79FD"/>
    <w:rsid w:val="00AD7FC6"/>
    <w:rsid w:val="00AE5DD4"/>
    <w:rsid w:val="00AF1788"/>
    <w:rsid w:val="00B07639"/>
    <w:rsid w:val="00B12A84"/>
    <w:rsid w:val="00B21752"/>
    <w:rsid w:val="00B21B79"/>
    <w:rsid w:val="00B2455E"/>
    <w:rsid w:val="00B24B81"/>
    <w:rsid w:val="00B6046D"/>
    <w:rsid w:val="00B916DD"/>
    <w:rsid w:val="00B96AB4"/>
    <w:rsid w:val="00BE0424"/>
    <w:rsid w:val="00BE79F6"/>
    <w:rsid w:val="00BF612A"/>
    <w:rsid w:val="00C06B40"/>
    <w:rsid w:val="00C10884"/>
    <w:rsid w:val="00C12A28"/>
    <w:rsid w:val="00C25F93"/>
    <w:rsid w:val="00C32E00"/>
    <w:rsid w:val="00C5029D"/>
    <w:rsid w:val="00C55CAE"/>
    <w:rsid w:val="00C5746D"/>
    <w:rsid w:val="00C61B47"/>
    <w:rsid w:val="00C872C2"/>
    <w:rsid w:val="00C92A93"/>
    <w:rsid w:val="00CA4673"/>
    <w:rsid w:val="00CA6A94"/>
    <w:rsid w:val="00CB03C3"/>
    <w:rsid w:val="00CB12A5"/>
    <w:rsid w:val="00CC0E64"/>
    <w:rsid w:val="00CC279C"/>
    <w:rsid w:val="00CC2C7D"/>
    <w:rsid w:val="00CC68B4"/>
    <w:rsid w:val="00CD6C67"/>
    <w:rsid w:val="00CE4158"/>
    <w:rsid w:val="00CE767C"/>
    <w:rsid w:val="00D04DF5"/>
    <w:rsid w:val="00D17C28"/>
    <w:rsid w:val="00D26648"/>
    <w:rsid w:val="00D269FD"/>
    <w:rsid w:val="00D30854"/>
    <w:rsid w:val="00D371AC"/>
    <w:rsid w:val="00D50AAC"/>
    <w:rsid w:val="00D53DFB"/>
    <w:rsid w:val="00D55A03"/>
    <w:rsid w:val="00D56E9F"/>
    <w:rsid w:val="00D61261"/>
    <w:rsid w:val="00D63211"/>
    <w:rsid w:val="00D65CE5"/>
    <w:rsid w:val="00D74CCC"/>
    <w:rsid w:val="00D75666"/>
    <w:rsid w:val="00D81C07"/>
    <w:rsid w:val="00D86359"/>
    <w:rsid w:val="00D934EC"/>
    <w:rsid w:val="00DC01DA"/>
    <w:rsid w:val="00DC3815"/>
    <w:rsid w:val="00DC6170"/>
    <w:rsid w:val="00DE0B2B"/>
    <w:rsid w:val="00DE2D7E"/>
    <w:rsid w:val="00DE5ECB"/>
    <w:rsid w:val="00DF1D50"/>
    <w:rsid w:val="00E10BC5"/>
    <w:rsid w:val="00E27CC7"/>
    <w:rsid w:val="00E305C0"/>
    <w:rsid w:val="00E41CA4"/>
    <w:rsid w:val="00E5567F"/>
    <w:rsid w:val="00E65046"/>
    <w:rsid w:val="00E72025"/>
    <w:rsid w:val="00E817AF"/>
    <w:rsid w:val="00EA03F2"/>
    <w:rsid w:val="00EA5D62"/>
    <w:rsid w:val="00EC7ED2"/>
    <w:rsid w:val="00ED0161"/>
    <w:rsid w:val="00ED2565"/>
    <w:rsid w:val="00EF12A2"/>
    <w:rsid w:val="00EF543D"/>
    <w:rsid w:val="00F011CE"/>
    <w:rsid w:val="00F1245D"/>
    <w:rsid w:val="00F2101F"/>
    <w:rsid w:val="00F249C9"/>
    <w:rsid w:val="00F3666E"/>
    <w:rsid w:val="00F42C43"/>
    <w:rsid w:val="00F52F9B"/>
    <w:rsid w:val="00F55ED1"/>
    <w:rsid w:val="00F635A7"/>
    <w:rsid w:val="00F71962"/>
    <w:rsid w:val="00F72508"/>
    <w:rsid w:val="00F74F30"/>
    <w:rsid w:val="00F93AB9"/>
    <w:rsid w:val="00FA1F2C"/>
    <w:rsid w:val="00FC7C51"/>
    <w:rsid w:val="00FE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49E469"/>
  <w15:chartTrackingRefBased/>
  <w15:docId w15:val="{8C27D547-1AFE-4211-9107-C0574985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customStyle="1" w:styleId="Default">
    <w:name w:val="Default"/>
    <w:rsid w:val="00D6321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39F0B-C033-4467-AEEC-9EB0FE91B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4131</CharactersWithSpaces>
  <SharedDoc>false</SharedDoc>
  <HLinks>
    <vt:vector size="6" baseType="variant">
      <vt:variant>
        <vt:i4>6553639</vt:i4>
      </vt:variant>
      <vt:variant>
        <vt:i4>-1</vt:i4>
      </vt:variant>
      <vt:variant>
        <vt:i4>2055</vt:i4>
      </vt:variant>
      <vt:variant>
        <vt:i4>1</vt:i4>
      </vt:variant>
      <vt:variant>
        <vt:lpwstr>http://www.clker.com/cliparts/f/O/f/X/U/r/check-mark-button-md.png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Jennifer Dunkle</dc:creator>
  <cp:keywords/>
  <cp:lastModifiedBy>McNew, Amber</cp:lastModifiedBy>
  <cp:revision>2</cp:revision>
  <cp:lastPrinted>2016-05-24T18:04:00Z</cp:lastPrinted>
  <dcterms:created xsi:type="dcterms:W3CDTF">2020-03-04T16:00:00Z</dcterms:created>
  <dcterms:modified xsi:type="dcterms:W3CDTF">2020-03-04T16:00:00Z</dcterms:modified>
</cp:coreProperties>
</file>