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6592FA" w14:textId="77777777" w:rsidR="00D55698" w:rsidRPr="004510FE" w:rsidRDefault="0030677E" w:rsidP="00D55698">
      <w:pPr>
        <w:pStyle w:val="BodyText2"/>
      </w:pPr>
      <w:r>
        <w:rPr>
          <w:noProof/>
          <w:snapToGrid/>
        </w:rPr>
        <mc:AlternateContent>
          <mc:Choice Requires="wps">
            <w:drawing>
              <wp:anchor distT="0" distB="0" distL="114300" distR="114300" simplePos="0" relativeHeight="251650048" behindDoc="0" locked="0" layoutInCell="1" allowOverlap="1" wp14:anchorId="6A61D11A" wp14:editId="56DC49A8">
                <wp:simplePos x="0" y="0"/>
                <wp:positionH relativeFrom="column">
                  <wp:posOffset>3978964</wp:posOffset>
                </wp:positionH>
                <wp:positionV relativeFrom="paragraph">
                  <wp:posOffset>-503189</wp:posOffset>
                </wp:positionV>
                <wp:extent cx="2714625" cy="9715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48456F" w14:textId="77777777" w:rsidR="00D55698" w:rsidRPr="0011738B" w:rsidRDefault="00D55698" w:rsidP="00D55698">
                            <w:pPr>
                              <w:tabs>
                                <w:tab w:val="right" w:leader="underscore" w:pos="3960"/>
                              </w:tabs>
                              <w:spacing w:line="360" w:lineRule="auto"/>
                              <w:rPr>
                                <w:sz w:val="24"/>
                                <w:szCs w:val="24"/>
                              </w:rPr>
                            </w:pPr>
                            <w:r w:rsidRPr="0011738B">
                              <w:rPr>
                                <w:sz w:val="24"/>
                                <w:szCs w:val="24"/>
                              </w:rPr>
                              <w:t xml:space="preserve">Contestant Number: </w:t>
                            </w:r>
                            <w:r w:rsidRPr="0011738B">
                              <w:rPr>
                                <w:sz w:val="24"/>
                                <w:szCs w:val="24"/>
                              </w:rPr>
                              <w:tab/>
                            </w:r>
                          </w:p>
                          <w:p w14:paraId="539C7962" w14:textId="77777777" w:rsidR="00D55698" w:rsidRPr="0011738B" w:rsidRDefault="00D55698" w:rsidP="00D55698">
                            <w:pPr>
                              <w:tabs>
                                <w:tab w:val="left" w:pos="2160"/>
                                <w:tab w:val="right" w:leader="underscore" w:pos="3960"/>
                              </w:tabs>
                              <w:spacing w:line="360" w:lineRule="auto"/>
                              <w:rPr>
                                <w:sz w:val="24"/>
                                <w:szCs w:val="24"/>
                              </w:rPr>
                            </w:pPr>
                            <w:r w:rsidRPr="0011738B">
                              <w:rPr>
                                <w:sz w:val="24"/>
                                <w:szCs w:val="24"/>
                              </w:rPr>
                              <w:tab/>
                              <w:t xml:space="preserve">Time: </w:t>
                            </w:r>
                            <w:r w:rsidRPr="0011738B">
                              <w:rPr>
                                <w:sz w:val="24"/>
                                <w:szCs w:val="24"/>
                              </w:rPr>
                              <w:tab/>
                            </w:r>
                          </w:p>
                          <w:p w14:paraId="34E97813" w14:textId="77777777" w:rsidR="00D55698" w:rsidRPr="0011738B" w:rsidRDefault="00D55698" w:rsidP="00D55698">
                            <w:pPr>
                              <w:tabs>
                                <w:tab w:val="left" w:pos="2160"/>
                                <w:tab w:val="right" w:leader="underscore" w:pos="3960"/>
                              </w:tabs>
                              <w:spacing w:line="360" w:lineRule="auto"/>
                              <w:rPr>
                                <w:sz w:val="24"/>
                                <w:szCs w:val="24"/>
                              </w:rPr>
                            </w:pPr>
                            <w:r w:rsidRPr="0011738B">
                              <w:rPr>
                                <w:sz w:val="24"/>
                                <w:szCs w:val="24"/>
                              </w:rPr>
                              <w:tab/>
                              <w:t xml:space="preserve">Rank: </w:t>
                            </w:r>
                            <w:r w:rsidRPr="0011738B">
                              <w:rPr>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A61D11A" id="_x0000_t202" coordsize="21600,21600" o:spt="202" path="m,l,21600r21600,l21600,xe">
                <v:stroke joinstyle="miter"/>
                <v:path gradientshapeok="t" o:connecttype="rect"/>
              </v:shapetype>
              <v:shape id="Text Box 2" o:spid="_x0000_s1026" type="#_x0000_t202" style="position:absolute;left:0;text-align:left;margin-left:313.3pt;margin-top:-39.6pt;width:213.75pt;height:7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" stroked="f">
                <v:textbox>
                  <w:txbxContent>
                    <w:p w14:paraId="3448456F" w14:textId="77777777" w:rsidR="00D55698" w:rsidRPr="0011738B" w:rsidRDefault="00D55698" w:rsidP="00D55698">
                      <w:pPr>
                        <w:tabs>
                          <w:tab w:val="right" w:leader="underscore" w:pos="3960"/>
                        </w:tabs>
                        <w:spacing w:line="360" w:lineRule="auto"/>
                        <w:rPr>
                          <w:sz w:val="24"/>
                          <w:szCs w:val="24"/>
                        </w:rPr>
                      </w:pPr>
                      <w:r w:rsidRPr="0011738B">
                        <w:rPr>
                          <w:sz w:val="24"/>
                          <w:szCs w:val="24"/>
                        </w:rPr>
                        <w:t xml:space="preserve">Contestant Number: </w:t>
                      </w:r>
                      <w:r w:rsidRPr="0011738B">
                        <w:rPr>
                          <w:sz w:val="24"/>
                          <w:szCs w:val="24"/>
                        </w:rPr>
                        <w:tab/>
                      </w:r>
                    </w:p>
                    <w:p w14:paraId="539C7962" w14:textId="77777777" w:rsidR="00D55698" w:rsidRPr="0011738B" w:rsidRDefault="00D55698" w:rsidP="00D55698">
                      <w:pPr>
                        <w:tabs>
                          <w:tab w:val="left" w:pos="2160"/>
                          <w:tab w:val="right" w:leader="underscore" w:pos="3960"/>
                        </w:tabs>
                        <w:spacing w:line="360" w:lineRule="auto"/>
                        <w:rPr>
                          <w:sz w:val="24"/>
                          <w:szCs w:val="24"/>
                        </w:rPr>
                      </w:pPr>
                      <w:r w:rsidRPr="0011738B">
                        <w:rPr>
                          <w:sz w:val="24"/>
                          <w:szCs w:val="24"/>
                        </w:rPr>
                        <w:tab/>
                        <w:t xml:space="preserve">Time: </w:t>
                      </w:r>
                      <w:r w:rsidRPr="0011738B">
                        <w:rPr>
                          <w:sz w:val="24"/>
                          <w:szCs w:val="24"/>
                        </w:rPr>
                        <w:tab/>
                      </w:r>
                    </w:p>
                    <w:p w14:paraId="34E97813" w14:textId="77777777" w:rsidR="00D55698" w:rsidRPr="0011738B" w:rsidRDefault="00D55698" w:rsidP="00D55698">
                      <w:pPr>
                        <w:tabs>
                          <w:tab w:val="left" w:pos="2160"/>
                          <w:tab w:val="right" w:leader="underscore" w:pos="3960"/>
                        </w:tabs>
                        <w:spacing w:line="360" w:lineRule="auto"/>
                        <w:rPr>
                          <w:sz w:val="24"/>
                          <w:szCs w:val="24"/>
                        </w:rPr>
                      </w:pPr>
                      <w:r w:rsidRPr="0011738B">
                        <w:rPr>
                          <w:sz w:val="24"/>
                          <w:szCs w:val="24"/>
                        </w:rPr>
                        <w:tab/>
                        <w:t xml:space="preserve">Rank: </w:t>
                      </w:r>
                      <w:r w:rsidRPr="0011738B">
                        <w:rPr>
                          <w:sz w:val="24"/>
                          <w:szCs w:val="24"/>
                        </w:rPr>
                        <w:tab/>
                      </w:r>
                    </w:p>
                  </w:txbxContent>
                </v:textbox>
              </v:shape>
            </w:pict>
          </mc:Fallback>
        </mc:AlternateContent>
      </w:r>
      <w:r w:rsidR="00D55698" w:rsidRPr="004510FE">
        <w:tab/>
      </w:r>
    </w:p>
    <w:p w14:paraId="4AEF8A8C" w14:textId="28CD123E" w:rsidR="00ED7DB6" w:rsidRDefault="00ED7DB6" w:rsidP="00D55698">
      <w:pPr>
        <w:pStyle w:val="BodyText2"/>
        <w:rPr>
          <w:sz w:val="72"/>
        </w:rPr>
      </w:pPr>
      <w:r w:rsidRPr="000B1B6A">
        <w:rPr>
          <w:noProof/>
        </w:rPr>
        <w:drawing>
          <wp:inline distT="0" distB="0" distL="0" distR="0" wp14:anchorId="2220F438" wp14:editId="5C02A771">
            <wp:extent cx="2839930" cy="854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E41A106" w14:textId="77777777" w:rsidR="00ED7DB6" w:rsidRDefault="00ED7DB6" w:rsidP="00D55698">
      <w:pPr>
        <w:pStyle w:val="BodyText2"/>
        <w:rPr>
          <w:sz w:val="72"/>
        </w:rPr>
      </w:pPr>
    </w:p>
    <w:p w14:paraId="14C45A4A" w14:textId="798052A5" w:rsidR="00D55698" w:rsidRPr="004510FE" w:rsidRDefault="00D55698" w:rsidP="00D55698">
      <w:pPr>
        <w:pStyle w:val="BodyText2"/>
        <w:rPr>
          <w:sz w:val="72"/>
        </w:rPr>
      </w:pPr>
      <w:r>
        <w:rPr>
          <w:sz w:val="72"/>
        </w:rPr>
        <w:t>JAVA PROGRAMMING</w:t>
      </w:r>
    </w:p>
    <w:p w14:paraId="4BC877B6" w14:textId="77777777" w:rsidR="00D55698" w:rsidRPr="00B110CB" w:rsidRDefault="00D55698" w:rsidP="00D55698">
      <w:pPr>
        <w:pStyle w:val="BodyText2"/>
        <w:rPr>
          <w:b w:val="0"/>
          <w:bCs/>
          <w:sz w:val="72"/>
          <w:szCs w:val="72"/>
        </w:rPr>
      </w:pPr>
      <w:r w:rsidRPr="00B110CB">
        <w:rPr>
          <w:b w:val="0"/>
          <w:bCs/>
          <w:sz w:val="72"/>
          <w:szCs w:val="72"/>
        </w:rPr>
        <w:t>(340)</w:t>
      </w:r>
    </w:p>
    <w:p w14:paraId="64A56F1C" w14:textId="77777777" w:rsidR="00D55698" w:rsidRPr="004510FE" w:rsidRDefault="00D55698" w:rsidP="00D55698">
      <w:pPr>
        <w:pStyle w:val="BodyText2"/>
        <w:rPr>
          <w:b w:val="0"/>
          <w:bCs/>
          <w:sz w:val="24"/>
        </w:rPr>
      </w:pPr>
    </w:p>
    <w:p w14:paraId="39A477E3" w14:textId="77777777" w:rsidR="00D55698" w:rsidRPr="004510FE" w:rsidRDefault="00D55698" w:rsidP="00D55698">
      <w:pPr>
        <w:pStyle w:val="BodyText2"/>
        <w:rPr>
          <w:b w:val="0"/>
          <w:sz w:val="22"/>
        </w:rPr>
      </w:pPr>
    </w:p>
    <w:p w14:paraId="75981CD3" w14:textId="77777777" w:rsidR="00D55698" w:rsidRPr="004510FE" w:rsidRDefault="00D55698" w:rsidP="00D55698">
      <w:pPr>
        <w:pStyle w:val="BodyText2"/>
        <w:rPr>
          <w:b w:val="0"/>
          <w:sz w:val="22"/>
        </w:rPr>
      </w:pPr>
    </w:p>
    <w:p w14:paraId="6796B0ED" w14:textId="5DAF3B59" w:rsidR="00D55698" w:rsidRPr="009D36F4" w:rsidRDefault="00EB442D" w:rsidP="00D55698">
      <w:pPr>
        <w:pStyle w:val="BodyText2"/>
        <w:rPr>
          <w:color w:val="C00000"/>
          <w:sz w:val="60"/>
          <w:szCs w:val="60"/>
        </w:rPr>
      </w:pPr>
      <w:r w:rsidRPr="009D36F4">
        <w:rPr>
          <w:color w:val="C00000"/>
          <w:sz w:val="60"/>
          <w:szCs w:val="60"/>
        </w:rPr>
        <w:t>NATIONAL</w:t>
      </w:r>
      <w:r w:rsidR="005E2C43" w:rsidRPr="009D36F4">
        <w:rPr>
          <w:color w:val="C00000"/>
          <w:sz w:val="60"/>
          <w:szCs w:val="60"/>
        </w:rPr>
        <w:t xml:space="preserve"> – 20</w:t>
      </w:r>
      <w:r w:rsidR="00F07DC3">
        <w:rPr>
          <w:color w:val="C00000"/>
          <w:sz w:val="60"/>
          <w:szCs w:val="60"/>
        </w:rPr>
        <w:t>2</w:t>
      </w:r>
      <w:r w:rsidR="00B110CB">
        <w:rPr>
          <w:color w:val="C00000"/>
          <w:sz w:val="60"/>
          <w:szCs w:val="60"/>
        </w:rPr>
        <w:t>1</w:t>
      </w:r>
    </w:p>
    <w:p w14:paraId="1B0E720E" w14:textId="77777777" w:rsidR="00D55698" w:rsidRPr="004510FE" w:rsidRDefault="00D55698" w:rsidP="00D55698">
      <w:pPr>
        <w:pStyle w:val="BodyText2"/>
        <w:rPr>
          <w:b w:val="0"/>
          <w:sz w:val="52"/>
        </w:rPr>
      </w:pPr>
    </w:p>
    <w:p w14:paraId="143A4387" w14:textId="77777777" w:rsidR="00D55698" w:rsidRPr="004510FE" w:rsidRDefault="00D55698" w:rsidP="00D55698">
      <w:pPr>
        <w:jc w:val="both"/>
        <w:rPr>
          <w:sz w:val="22"/>
          <w:szCs w:val="22"/>
        </w:rPr>
      </w:pPr>
      <w:r w:rsidRPr="004510FE">
        <w:tab/>
        <w:t xml:space="preserve">   </w:t>
      </w:r>
    </w:p>
    <w:p w14:paraId="1A3D4D9D" w14:textId="77777777" w:rsidR="00D55698" w:rsidRPr="004510FE" w:rsidRDefault="00D55698" w:rsidP="00D55698">
      <w:pPr>
        <w:tabs>
          <w:tab w:val="left" w:pos="5580"/>
          <w:tab w:val="left" w:leader="underscore" w:pos="7380"/>
          <w:tab w:val="left" w:leader="underscore" w:pos="8010"/>
        </w:tabs>
        <w:ind w:left="900" w:right="900"/>
        <w:rPr>
          <w:sz w:val="22"/>
          <w:szCs w:val="22"/>
        </w:rPr>
      </w:pPr>
    </w:p>
    <w:p w14:paraId="3CD74306" w14:textId="55BE9E55" w:rsidR="00D55698" w:rsidRPr="006B2BAF" w:rsidRDefault="001541D0" w:rsidP="001541D0">
      <w:pPr>
        <w:tabs>
          <w:tab w:val="left" w:pos="5580"/>
          <w:tab w:val="left" w:leader="underscore" w:pos="7380"/>
          <w:tab w:val="left" w:leader="underscore" w:pos="8010"/>
        </w:tabs>
        <w:ind w:left="900" w:right="900" w:hanging="900"/>
        <w:rPr>
          <w:b/>
          <w:sz w:val="24"/>
          <w:szCs w:val="22"/>
        </w:rPr>
      </w:pPr>
      <w:r w:rsidRPr="006B2BAF">
        <w:rPr>
          <w:b/>
          <w:sz w:val="24"/>
          <w:szCs w:val="22"/>
        </w:rPr>
        <w:t>PRODUCTION PORTION:</w:t>
      </w:r>
    </w:p>
    <w:p w14:paraId="2932FF7E" w14:textId="77777777" w:rsidR="00D55698" w:rsidRPr="006B2BAF" w:rsidRDefault="00D55698" w:rsidP="00D55698">
      <w:pPr>
        <w:tabs>
          <w:tab w:val="left" w:pos="5580"/>
          <w:tab w:val="left" w:leader="underscore" w:pos="7380"/>
          <w:tab w:val="left" w:leader="underscore" w:pos="8010"/>
        </w:tabs>
        <w:ind w:left="900" w:right="900"/>
        <w:rPr>
          <w:b/>
          <w:sz w:val="24"/>
          <w:szCs w:val="22"/>
        </w:rPr>
      </w:pPr>
    </w:p>
    <w:p w14:paraId="24805519" w14:textId="3EB75268" w:rsidR="00D55698" w:rsidRPr="006B2BAF" w:rsidRDefault="00052E80" w:rsidP="00D55698">
      <w:pPr>
        <w:tabs>
          <w:tab w:val="left" w:pos="6300"/>
          <w:tab w:val="left" w:leader="underscore" w:pos="8010"/>
        </w:tabs>
        <w:spacing w:after="240"/>
        <w:ind w:left="1440" w:right="-72"/>
        <w:rPr>
          <w:sz w:val="22"/>
          <w:szCs w:val="22"/>
        </w:rPr>
      </w:pPr>
      <w:r w:rsidRPr="006B2BAF">
        <w:rPr>
          <w:sz w:val="22"/>
          <w:szCs w:val="22"/>
        </w:rPr>
        <w:t>Delimited Portfolio File</w:t>
      </w:r>
      <w:r w:rsidR="00D55698" w:rsidRPr="006B2BAF">
        <w:rPr>
          <w:sz w:val="22"/>
          <w:szCs w:val="22"/>
        </w:rPr>
        <w:tab/>
      </w:r>
      <w:r w:rsidR="00D55698" w:rsidRPr="006B2BAF">
        <w:rPr>
          <w:sz w:val="22"/>
          <w:szCs w:val="22"/>
        </w:rPr>
        <w:tab/>
        <w:t xml:space="preserve"> (</w:t>
      </w:r>
      <w:r w:rsidR="00714149" w:rsidRPr="006B2BAF">
        <w:rPr>
          <w:sz w:val="22"/>
          <w:szCs w:val="22"/>
        </w:rPr>
        <w:t>3</w:t>
      </w:r>
      <w:r w:rsidR="00D36284" w:rsidRPr="006B2BAF">
        <w:rPr>
          <w:sz w:val="22"/>
          <w:szCs w:val="22"/>
        </w:rPr>
        <w:t>5</w:t>
      </w:r>
      <w:r w:rsidR="00FD6CD0" w:rsidRPr="006B2BAF">
        <w:rPr>
          <w:sz w:val="22"/>
          <w:szCs w:val="22"/>
        </w:rPr>
        <w:t>0</w:t>
      </w:r>
      <w:r w:rsidR="009E6B3F" w:rsidRPr="006B2BAF">
        <w:rPr>
          <w:sz w:val="22"/>
          <w:szCs w:val="22"/>
        </w:rPr>
        <w:t xml:space="preserve"> </w:t>
      </w:r>
      <w:r w:rsidR="00D55698" w:rsidRPr="006B2BAF">
        <w:rPr>
          <w:sz w:val="22"/>
          <w:szCs w:val="22"/>
        </w:rPr>
        <w:t>points)</w:t>
      </w:r>
    </w:p>
    <w:p w14:paraId="6A4D6F21" w14:textId="77777777" w:rsidR="00D55698" w:rsidRPr="006B2BAF" w:rsidRDefault="00D55698" w:rsidP="00D55698">
      <w:pPr>
        <w:tabs>
          <w:tab w:val="left" w:pos="2160"/>
          <w:tab w:val="left" w:pos="6300"/>
          <w:tab w:val="left" w:leader="underscore" w:pos="8010"/>
        </w:tabs>
        <w:rPr>
          <w:b/>
          <w:i/>
          <w:sz w:val="22"/>
          <w:szCs w:val="22"/>
        </w:rPr>
      </w:pPr>
      <w:r w:rsidRPr="006B2BAF">
        <w:rPr>
          <w:b/>
          <w:i/>
          <w:sz w:val="22"/>
          <w:szCs w:val="22"/>
        </w:rPr>
        <w:tab/>
      </w:r>
    </w:p>
    <w:p w14:paraId="37AD3708" w14:textId="6FE54082" w:rsidR="00D55698" w:rsidRPr="004510FE" w:rsidRDefault="00D55698" w:rsidP="00D55698">
      <w:pPr>
        <w:tabs>
          <w:tab w:val="left" w:pos="2070"/>
          <w:tab w:val="left" w:pos="6300"/>
          <w:tab w:val="left" w:leader="underscore" w:pos="8010"/>
        </w:tabs>
        <w:rPr>
          <w:b/>
          <w:i/>
          <w:sz w:val="24"/>
          <w:szCs w:val="22"/>
        </w:rPr>
      </w:pPr>
      <w:r w:rsidRPr="006B2BAF">
        <w:rPr>
          <w:b/>
          <w:i/>
          <w:sz w:val="28"/>
          <w:szCs w:val="22"/>
        </w:rPr>
        <w:tab/>
      </w:r>
      <w:r w:rsidRPr="006B2BAF">
        <w:rPr>
          <w:b/>
          <w:i/>
          <w:sz w:val="24"/>
          <w:szCs w:val="22"/>
        </w:rPr>
        <w:t>TOTAL POINTS</w:t>
      </w:r>
      <w:r w:rsidRPr="006B2BAF">
        <w:rPr>
          <w:b/>
          <w:i/>
          <w:sz w:val="24"/>
          <w:szCs w:val="22"/>
        </w:rPr>
        <w:tab/>
      </w:r>
      <w:r w:rsidRPr="006B2BAF">
        <w:rPr>
          <w:b/>
          <w:i/>
          <w:sz w:val="24"/>
          <w:szCs w:val="22"/>
        </w:rPr>
        <w:tab/>
        <w:t xml:space="preserve"> (</w:t>
      </w:r>
      <w:r w:rsidR="005E2C43" w:rsidRPr="006B2BAF">
        <w:rPr>
          <w:b/>
          <w:i/>
          <w:sz w:val="24"/>
          <w:szCs w:val="22"/>
        </w:rPr>
        <w:t>3</w:t>
      </w:r>
      <w:r w:rsidR="00D36284" w:rsidRPr="006B2BAF">
        <w:rPr>
          <w:b/>
          <w:i/>
          <w:sz w:val="24"/>
          <w:szCs w:val="22"/>
        </w:rPr>
        <w:t>5</w:t>
      </w:r>
      <w:r w:rsidR="005428DF" w:rsidRPr="006B2BAF">
        <w:rPr>
          <w:b/>
          <w:i/>
          <w:sz w:val="24"/>
          <w:szCs w:val="22"/>
        </w:rPr>
        <w:t>0</w:t>
      </w:r>
      <w:r w:rsidRPr="006B2BAF">
        <w:rPr>
          <w:b/>
          <w:i/>
          <w:sz w:val="24"/>
          <w:szCs w:val="22"/>
        </w:rPr>
        <w:t xml:space="preserve"> points)</w:t>
      </w:r>
    </w:p>
    <w:p w14:paraId="0B24F2EB" w14:textId="77777777" w:rsidR="00D55698" w:rsidRPr="004510FE" w:rsidRDefault="00D55698" w:rsidP="00D55698">
      <w:pPr>
        <w:jc w:val="both"/>
        <w:rPr>
          <w:sz w:val="18"/>
        </w:rPr>
      </w:pPr>
    </w:p>
    <w:p w14:paraId="2387E003" w14:textId="77777777" w:rsidR="00D55698" w:rsidRPr="004510FE" w:rsidRDefault="00D55698" w:rsidP="00D55698">
      <w:pPr>
        <w:tabs>
          <w:tab w:val="left" w:pos="1440"/>
          <w:tab w:val="left" w:pos="2880"/>
          <w:tab w:val="left" w:pos="6480"/>
          <w:tab w:val="right" w:pos="8640"/>
        </w:tabs>
        <w:rPr>
          <w:b/>
          <w:iCs/>
          <w:sz w:val="24"/>
        </w:rPr>
      </w:pPr>
    </w:p>
    <w:p w14:paraId="2EA9A73C" w14:textId="77777777" w:rsidR="00D55698" w:rsidRPr="004510FE" w:rsidRDefault="00D55698" w:rsidP="00D55698">
      <w:pPr>
        <w:tabs>
          <w:tab w:val="left" w:pos="1440"/>
          <w:tab w:val="left" w:pos="2880"/>
          <w:tab w:val="left" w:pos="6480"/>
          <w:tab w:val="right" w:pos="8640"/>
        </w:tabs>
        <w:rPr>
          <w:b/>
          <w:iCs/>
          <w:sz w:val="24"/>
        </w:rPr>
      </w:pPr>
    </w:p>
    <w:p w14:paraId="705A41AC" w14:textId="77777777" w:rsidR="00746DE4" w:rsidRDefault="00746DE4" w:rsidP="001541D0">
      <w:pPr>
        <w:jc w:val="center"/>
        <w:rPr>
          <w:b/>
          <w:sz w:val="52"/>
          <w:szCs w:val="60"/>
        </w:rPr>
      </w:pPr>
    </w:p>
    <w:p w14:paraId="21F9CC0C" w14:textId="77777777" w:rsidR="00746DE4" w:rsidRDefault="00746DE4" w:rsidP="001541D0">
      <w:pPr>
        <w:jc w:val="center"/>
        <w:rPr>
          <w:b/>
          <w:sz w:val="52"/>
          <w:szCs w:val="60"/>
        </w:rPr>
      </w:pPr>
    </w:p>
    <w:p w14:paraId="1290E979" w14:textId="77777777" w:rsidR="00746DE4" w:rsidRDefault="00746DE4" w:rsidP="001541D0">
      <w:pPr>
        <w:jc w:val="center"/>
        <w:rPr>
          <w:b/>
          <w:sz w:val="52"/>
          <w:szCs w:val="60"/>
        </w:rPr>
      </w:pPr>
    </w:p>
    <w:p w14:paraId="1B11201F" w14:textId="2EC339E6" w:rsidR="001541D0" w:rsidRPr="00FC3E9A" w:rsidRDefault="001541D0" w:rsidP="001541D0">
      <w:pPr>
        <w:jc w:val="center"/>
        <w:rPr>
          <w:b/>
          <w:sz w:val="52"/>
          <w:szCs w:val="60"/>
        </w:rPr>
      </w:pPr>
      <w:r w:rsidRPr="00FC3E9A">
        <w:rPr>
          <w:b/>
          <w:sz w:val="52"/>
          <w:szCs w:val="60"/>
        </w:rPr>
        <w:t xml:space="preserve">Test Time:  </w:t>
      </w:r>
      <w:r>
        <w:rPr>
          <w:b/>
          <w:sz w:val="52"/>
          <w:szCs w:val="60"/>
        </w:rPr>
        <w:t>9</w:t>
      </w:r>
      <w:r w:rsidRPr="003C62FA">
        <w:rPr>
          <w:b/>
          <w:sz w:val="52"/>
          <w:szCs w:val="60"/>
        </w:rPr>
        <w:t>0 minutes</w:t>
      </w:r>
    </w:p>
    <w:p w14:paraId="629A17B7" w14:textId="5D73448E" w:rsidR="009D36F4" w:rsidRDefault="009D36F4" w:rsidP="009D36F4">
      <w:pPr>
        <w:rPr>
          <w:rFonts w:ascii="Helvetica Neue" w:eastAsia="Helvetica Neue" w:hAnsi="Helvetica Neue" w:cs="Helvetica Neue"/>
          <w:b/>
          <w:bCs/>
          <w:sz w:val="56"/>
          <w:szCs w:val="56"/>
        </w:rPr>
      </w:pPr>
    </w:p>
    <w:p w14:paraId="0884F210" w14:textId="77777777" w:rsidR="00D55698" w:rsidRDefault="00D55698" w:rsidP="00D55698">
      <w:pPr>
        <w:pStyle w:val="Heading1"/>
        <w:jc w:val="center"/>
        <w:rPr>
          <w:rFonts w:ascii="Times New Roman" w:hAnsi="Times New Roman"/>
          <w:b w:val="0"/>
          <w:bCs w:val="0"/>
          <w:color w:val="auto"/>
          <w:sz w:val="20"/>
          <w:szCs w:val="20"/>
        </w:rPr>
      </w:pPr>
    </w:p>
    <w:p w14:paraId="7A0F349F" w14:textId="4AD1983E" w:rsidR="009D2CF5" w:rsidRPr="00787177" w:rsidRDefault="009D2CF5" w:rsidP="009D2CF5">
      <w:pPr>
        <w:pStyle w:val="BodyText"/>
        <w:spacing w:after="0"/>
        <w:ind w:left="124"/>
        <w:rPr>
          <w:color w:val="080808"/>
          <w:sz w:val="24"/>
          <w:szCs w:val="24"/>
        </w:rPr>
      </w:pPr>
      <w:r w:rsidRPr="00787177">
        <w:rPr>
          <w:color w:val="080808"/>
          <w:sz w:val="24"/>
          <w:szCs w:val="24"/>
        </w:rPr>
        <w:t xml:space="preserve">You will have </w:t>
      </w:r>
      <w:r w:rsidR="00BC1B35" w:rsidRPr="00787177">
        <w:rPr>
          <w:color w:val="080808"/>
          <w:sz w:val="24"/>
          <w:szCs w:val="24"/>
        </w:rPr>
        <w:t>ninety (</w:t>
      </w:r>
      <w:r w:rsidRPr="00787177">
        <w:rPr>
          <w:color w:val="080808"/>
          <w:sz w:val="24"/>
          <w:szCs w:val="24"/>
        </w:rPr>
        <w:t>90</w:t>
      </w:r>
      <w:r w:rsidR="00BC1B35" w:rsidRPr="00787177">
        <w:rPr>
          <w:color w:val="080808"/>
          <w:sz w:val="24"/>
          <w:szCs w:val="24"/>
        </w:rPr>
        <w:t>)</w:t>
      </w:r>
      <w:r w:rsidRPr="00787177">
        <w:rPr>
          <w:color w:val="080808"/>
          <w:sz w:val="24"/>
          <w:szCs w:val="24"/>
        </w:rPr>
        <w:t xml:space="preserve"> minutes to complete your work.</w:t>
      </w:r>
    </w:p>
    <w:p w14:paraId="3462BF88" w14:textId="77777777" w:rsidR="009D2CF5" w:rsidRPr="00787177" w:rsidRDefault="009D2CF5" w:rsidP="009D2CF5">
      <w:pPr>
        <w:pStyle w:val="BodyText"/>
        <w:spacing w:after="0"/>
        <w:ind w:left="124"/>
        <w:rPr>
          <w:sz w:val="24"/>
          <w:szCs w:val="24"/>
        </w:rPr>
      </w:pPr>
    </w:p>
    <w:p w14:paraId="4B5AA357" w14:textId="77777777" w:rsidR="009D2CF5" w:rsidRPr="00787177" w:rsidRDefault="009D2CF5" w:rsidP="009D2CF5">
      <w:pPr>
        <w:pStyle w:val="BodyText"/>
        <w:spacing w:after="0"/>
        <w:ind w:left="124"/>
        <w:rPr>
          <w:color w:val="080808"/>
          <w:sz w:val="24"/>
          <w:szCs w:val="24"/>
        </w:rPr>
      </w:pPr>
      <w:r w:rsidRPr="00787177">
        <w:rPr>
          <w:color w:val="080808"/>
          <w:sz w:val="24"/>
          <w:szCs w:val="24"/>
        </w:rPr>
        <w:t>Your name and</w:t>
      </w:r>
      <w:r w:rsidRPr="00787177">
        <w:rPr>
          <w:color w:val="2A2A2A"/>
          <w:sz w:val="24"/>
          <w:szCs w:val="24"/>
        </w:rPr>
        <w:t>/</w:t>
      </w:r>
      <w:r w:rsidRPr="00787177">
        <w:rPr>
          <w:color w:val="080808"/>
          <w:sz w:val="24"/>
          <w:szCs w:val="24"/>
        </w:rPr>
        <w:t xml:space="preserve">or school name should </w:t>
      </w:r>
      <w:r w:rsidRPr="00787177">
        <w:rPr>
          <w:i/>
          <w:color w:val="080808"/>
          <w:sz w:val="24"/>
          <w:szCs w:val="24"/>
        </w:rPr>
        <w:t>not</w:t>
      </w:r>
      <w:r w:rsidRPr="00787177">
        <w:rPr>
          <w:color w:val="080808"/>
          <w:sz w:val="24"/>
          <w:szCs w:val="24"/>
        </w:rPr>
        <w:t xml:space="preserve"> appear on work you submit for grading.</w:t>
      </w:r>
    </w:p>
    <w:p w14:paraId="4922C74E" w14:textId="77777777" w:rsidR="00740219" w:rsidRPr="00787177" w:rsidRDefault="00740219" w:rsidP="008B79E6">
      <w:pPr>
        <w:pStyle w:val="BodyText"/>
        <w:spacing w:after="0"/>
        <w:ind w:left="124"/>
        <w:rPr>
          <w:sz w:val="24"/>
          <w:szCs w:val="24"/>
        </w:rPr>
      </w:pPr>
    </w:p>
    <w:p w14:paraId="4C2BFCE4" w14:textId="77777777" w:rsidR="008B79E6" w:rsidRPr="00787177" w:rsidRDefault="005E2C43" w:rsidP="008B79E6">
      <w:pPr>
        <w:pStyle w:val="BodyText"/>
        <w:numPr>
          <w:ilvl w:val="0"/>
          <w:numId w:val="9"/>
        </w:numPr>
        <w:spacing w:after="0"/>
        <w:rPr>
          <w:sz w:val="24"/>
          <w:szCs w:val="24"/>
        </w:rPr>
      </w:pPr>
      <w:r w:rsidRPr="00787177">
        <w:rPr>
          <w:color w:val="080808"/>
          <w:sz w:val="24"/>
          <w:szCs w:val="24"/>
        </w:rPr>
        <w:t>Create</w:t>
      </w:r>
      <w:r w:rsidRPr="00787177">
        <w:rPr>
          <w:color w:val="080808"/>
          <w:spacing w:val="-8"/>
          <w:sz w:val="24"/>
          <w:szCs w:val="24"/>
        </w:rPr>
        <w:t xml:space="preserve"> </w:t>
      </w:r>
      <w:r w:rsidRPr="00787177">
        <w:rPr>
          <w:color w:val="080808"/>
          <w:sz w:val="24"/>
          <w:szCs w:val="24"/>
        </w:rPr>
        <w:t>a</w:t>
      </w:r>
      <w:r w:rsidRPr="00787177">
        <w:rPr>
          <w:color w:val="080808"/>
          <w:spacing w:val="-23"/>
          <w:sz w:val="24"/>
          <w:szCs w:val="24"/>
        </w:rPr>
        <w:t xml:space="preserve"> </w:t>
      </w:r>
      <w:r w:rsidRPr="00787177">
        <w:rPr>
          <w:color w:val="080808"/>
          <w:sz w:val="24"/>
          <w:szCs w:val="24"/>
        </w:rPr>
        <w:t>folder</w:t>
      </w:r>
      <w:r w:rsidRPr="00787177">
        <w:rPr>
          <w:color w:val="080808"/>
          <w:spacing w:val="-13"/>
          <w:sz w:val="24"/>
          <w:szCs w:val="24"/>
        </w:rPr>
        <w:t xml:space="preserve"> </w:t>
      </w:r>
      <w:r w:rsidRPr="00787177">
        <w:rPr>
          <w:color w:val="080808"/>
          <w:sz w:val="24"/>
          <w:szCs w:val="24"/>
        </w:rPr>
        <w:t>on</w:t>
      </w:r>
      <w:r w:rsidRPr="00787177">
        <w:rPr>
          <w:color w:val="080808"/>
          <w:spacing w:val="-13"/>
          <w:sz w:val="24"/>
          <w:szCs w:val="24"/>
        </w:rPr>
        <w:t xml:space="preserve"> </w:t>
      </w:r>
      <w:r w:rsidRPr="00787177">
        <w:rPr>
          <w:color w:val="080808"/>
          <w:sz w:val="24"/>
          <w:szCs w:val="24"/>
        </w:rPr>
        <w:t>the</w:t>
      </w:r>
      <w:r w:rsidRPr="00787177">
        <w:rPr>
          <w:color w:val="080808"/>
          <w:spacing w:val="-22"/>
          <w:sz w:val="24"/>
          <w:szCs w:val="24"/>
        </w:rPr>
        <w:t xml:space="preserve"> </w:t>
      </w:r>
      <w:r w:rsidRPr="00787177">
        <w:rPr>
          <w:color w:val="080808"/>
          <w:sz w:val="24"/>
          <w:szCs w:val="24"/>
        </w:rPr>
        <w:t>flash</w:t>
      </w:r>
      <w:r w:rsidRPr="00787177">
        <w:rPr>
          <w:color w:val="080808"/>
          <w:spacing w:val="-26"/>
          <w:sz w:val="24"/>
          <w:szCs w:val="24"/>
        </w:rPr>
        <w:t xml:space="preserve"> </w:t>
      </w:r>
      <w:r w:rsidRPr="00787177">
        <w:rPr>
          <w:color w:val="080808"/>
          <w:sz w:val="24"/>
          <w:szCs w:val="24"/>
        </w:rPr>
        <w:t>drive</w:t>
      </w:r>
      <w:r w:rsidRPr="00787177">
        <w:rPr>
          <w:color w:val="080808"/>
          <w:spacing w:val="-15"/>
          <w:sz w:val="24"/>
          <w:szCs w:val="24"/>
        </w:rPr>
        <w:t xml:space="preserve"> </w:t>
      </w:r>
      <w:r w:rsidRPr="00787177">
        <w:rPr>
          <w:color w:val="080808"/>
          <w:sz w:val="24"/>
          <w:szCs w:val="24"/>
        </w:rPr>
        <w:t>provided</w:t>
      </w:r>
      <w:r w:rsidRPr="00787177">
        <w:rPr>
          <w:color w:val="080808"/>
          <w:spacing w:val="-2"/>
          <w:sz w:val="24"/>
          <w:szCs w:val="24"/>
        </w:rPr>
        <w:t xml:space="preserve"> </w:t>
      </w:r>
      <w:r w:rsidRPr="00787177">
        <w:rPr>
          <w:color w:val="080808"/>
          <w:sz w:val="24"/>
          <w:szCs w:val="24"/>
        </w:rPr>
        <w:t>using</w:t>
      </w:r>
      <w:r w:rsidRPr="00787177">
        <w:rPr>
          <w:color w:val="080808"/>
          <w:spacing w:val="-13"/>
          <w:sz w:val="24"/>
          <w:szCs w:val="24"/>
        </w:rPr>
        <w:t xml:space="preserve"> </w:t>
      </w:r>
      <w:r w:rsidRPr="00787177">
        <w:rPr>
          <w:color w:val="080808"/>
          <w:sz w:val="24"/>
          <w:szCs w:val="24"/>
        </w:rPr>
        <w:t>your</w:t>
      </w:r>
      <w:r w:rsidRPr="00787177">
        <w:rPr>
          <w:color w:val="080808"/>
          <w:spacing w:val="-23"/>
          <w:sz w:val="24"/>
          <w:szCs w:val="24"/>
        </w:rPr>
        <w:t xml:space="preserve"> </w:t>
      </w:r>
      <w:r w:rsidRPr="00787177">
        <w:rPr>
          <w:color w:val="080808"/>
          <w:sz w:val="24"/>
          <w:szCs w:val="24"/>
        </w:rPr>
        <w:t>contestant</w:t>
      </w:r>
      <w:r w:rsidRPr="00787177">
        <w:rPr>
          <w:color w:val="080808"/>
          <w:spacing w:val="-6"/>
          <w:sz w:val="24"/>
          <w:szCs w:val="24"/>
        </w:rPr>
        <w:t xml:space="preserve"> </w:t>
      </w:r>
      <w:r w:rsidRPr="00787177">
        <w:rPr>
          <w:color w:val="080808"/>
          <w:sz w:val="24"/>
          <w:szCs w:val="24"/>
        </w:rPr>
        <w:t>number</w:t>
      </w:r>
      <w:r w:rsidRPr="00787177">
        <w:rPr>
          <w:color w:val="080808"/>
          <w:spacing w:val="-13"/>
          <w:sz w:val="24"/>
          <w:szCs w:val="24"/>
        </w:rPr>
        <w:t xml:space="preserve"> </w:t>
      </w:r>
      <w:r w:rsidRPr="00787177">
        <w:rPr>
          <w:color w:val="080808"/>
          <w:sz w:val="24"/>
          <w:szCs w:val="24"/>
        </w:rPr>
        <w:t>as</w:t>
      </w:r>
      <w:r w:rsidRPr="00787177">
        <w:rPr>
          <w:color w:val="080808"/>
          <w:spacing w:val="-15"/>
          <w:sz w:val="24"/>
          <w:szCs w:val="24"/>
        </w:rPr>
        <w:t xml:space="preserve"> </w:t>
      </w:r>
      <w:r w:rsidRPr="00787177">
        <w:rPr>
          <w:color w:val="080808"/>
          <w:spacing w:val="3"/>
          <w:sz w:val="24"/>
          <w:szCs w:val="24"/>
        </w:rPr>
        <w:t xml:space="preserve">the name </w:t>
      </w:r>
      <w:r w:rsidRPr="00787177">
        <w:rPr>
          <w:color w:val="080808"/>
          <w:sz w:val="24"/>
          <w:szCs w:val="24"/>
        </w:rPr>
        <w:t>of</w:t>
      </w:r>
      <w:r w:rsidRPr="00787177">
        <w:rPr>
          <w:color w:val="080808"/>
          <w:spacing w:val="-27"/>
          <w:sz w:val="24"/>
          <w:szCs w:val="24"/>
        </w:rPr>
        <w:t xml:space="preserve"> </w:t>
      </w:r>
      <w:r w:rsidRPr="00787177">
        <w:rPr>
          <w:color w:val="080808"/>
          <w:sz w:val="24"/>
          <w:szCs w:val="24"/>
        </w:rPr>
        <w:t>the</w:t>
      </w:r>
      <w:r w:rsidRPr="00787177">
        <w:rPr>
          <w:color w:val="080808"/>
          <w:spacing w:val="-13"/>
          <w:sz w:val="24"/>
          <w:szCs w:val="24"/>
        </w:rPr>
        <w:t xml:space="preserve"> </w:t>
      </w:r>
      <w:r w:rsidRPr="00787177">
        <w:rPr>
          <w:color w:val="080808"/>
          <w:sz w:val="24"/>
          <w:szCs w:val="24"/>
        </w:rPr>
        <w:t xml:space="preserve">folder. </w:t>
      </w:r>
    </w:p>
    <w:p w14:paraId="42AF730D" w14:textId="77777777" w:rsidR="008B79E6" w:rsidRPr="00787177" w:rsidRDefault="005E2C43" w:rsidP="008B79E6">
      <w:pPr>
        <w:pStyle w:val="BodyText"/>
        <w:numPr>
          <w:ilvl w:val="0"/>
          <w:numId w:val="9"/>
        </w:numPr>
        <w:spacing w:after="0"/>
        <w:rPr>
          <w:sz w:val="24"/>
          <w:szCs w:val="24"/>
        </w:rPr>
      </w:pPr>
      <w:r w:rsidRPr="00787177">
        <w:rPr>
          <w:color w:val="080808"/>
          <w:sz w:val="24"/>
          <w:szCs w:val="24"/>
        </w:rPr>
        <w:t>Copy</w:t>
      </w:r>
      <w:r w:rsidRPr="00787177">
        <w:rPr>
          <w:color w:val="080808"/>
          <w:spacing w:val="-16"/>
          <w:sz w:val="24"/>
          <w:szCs w:val="24"/>
        </w:rPr>
        <w:t xml:space="preserve"> </w:t>
      </w:r>
      <w:r w:rsidRPr="00787177">
        <w:rPr>
          <w:color w:val="080808"/>
          <w:sz w:val="24"/>
          <w:szCs w:val="24"/>
        </w:rPr>
        <w:t>your</w:t>
      </w:r>
      <w:r w:rsidRPr="00787177">
        <w:rPr>
          <w:color w:val="080808"/>
          <w:spacing w:val="-27"/>
          <w:sz w:val="24"/>
          <w:szCs w:val="24"/>
        </w:rPr>
        <w:t xml:space="preserve"> </w:t>
      </w:r>
      <w:r w:rsidRPr="00787177">
        <w:rPr>
          <w:color w:val="080808"/>
          <w:sz w:val="24"/>
          <w:szCs w:val="24"/>
        </w:rPr>
        <w:t>entire</w:t>
      </w:r>
      <w:r w:rsidRPr="00787177">
        <w:rPr>
          <w:color w:val="080808"/>
          <w:spacing w:val="-21"/>
          <w:sz w:val="24"/>
          <w:szCs w:val="24"/>
        </w:rPr>
        <w:t xml:space="preserve"> </w:t>
      </w:r>
      <w:r w:rsidRPr="00787177">
        <w:rPr>
          <w:color w:val="080808"/>
          <w:sz w:val="24"/>
          <w:szCs w:val="24"/>
        </w:rPr>
        <w:t>solution/project</w:t>
      </w:r>
      <w:r w:rsidRPr="00787177">
        <w:rPr>
          <w:color w:val="080808"/>
          <w:spacing w:val="-30"/>
          <w:sz w:val="24"/>
          <w:szCs w:val="24"/>
        </w:rPr>
        <w:t xml:space="preserve"> </w:t>
      </w:r>
      <w:r w:rsidRPr="00787177">
        <w:rPr>
          <w:color w:val="080808"/>
          <w:sz w:val="24"/>
          <w:szCs w:val="24"/>
        </w:rPr>
        <w:t>into</w:t>
      </w:r>
      <w:r w:rsidRPr="00787177">
        <w:rPr>
          <w:color w:val="080808"/>
          <w:spacing w:val="-19"/>
          <w:sz w:val="24"/>
          <w:szCs w:val="24"/>
        </w:rPr>
        <w:t xml:space="preserve"> </w:t>
      </w:r>
      <w:r w:rsidRPr="00787177">
        <w:rPr>
          <w:color w:val="080808"/>
          <w:sz w:val="24"/>
          <w:szCs w:val="24"/>
        </w:rPr>
        <w:t>this</w:t>
      </w:r>
      <w:r w:rsidRPr="00787177">
        <w:rPr>
          <w:color w:val="080808"/>
          <w:spacing w:val="-24"/>
          <w:sz w:val="24"/>
          <w:szCs w:val="24"/>
        </w:rPr>
        <w:t xml:space="preserve"> </w:t>
      </w:r>
      <w:r w:rsidRPr="00787177">
        <w:rPr>
          <w:color w:val="080808"/>
          <w:sz w:val="24"/>
          <w:szCs w:val="24"/>
        </w:rPr>
        <w:t>folder.</w:t>
      </w:r>
      <w:r w:rsidRPr="00787177">
        <w:rPr>
          <w:color w:val="080808"/>
          <w:spacing w:val="26"/>
          <w:sz w:val="24"/>
          <w:szCs w:val="24"/>
        </w:rPr>
        <w:t xml:space="preserve"> </w:t>
      </w:r>
    </w:p>
    <w:p w14:paraId="4027435D" w14:textId="77777777" w:rsidR="008B79E6" w:rsidRPr="00787177" w:rsidRDefault="008B79E6" w:rsidP="008B79E6">
      <w:pPr>
        <w:pStyle w:val="BodyText"/>
        <w:numPr>
          <w:ilvl w:val="0"/>
          <w:numId w:val="9"/>
        </w:numPr>
        <w:spacing w:after="0"/>
        <w:rPr>
          <w:sz w:val="24"/>
          <w:szCs w:val="24"/>
        </w:rPr>
      </w:pPr>
      <w:r w:rsidRPr="00787177">
        <w:rPr>
          <w:color w:val="080808"/>
          <w:sz w:val="24"/>
          <w:szCs w:val="24"/>
        </w:rPr>
        <w:t>S</w:t>
      </w:r>
      <w:r w:rsidR="005E2C43" w:rsidRPr="00787177">
        <w:rPr>
          <w:color w:val="080808"/>
          <w:sz w:val="24"/>
          <w:szCs w:val="24"/>
        </w:rPr>
        <w:t>ubmit</w:t>
      </w:r>
      <w:r w:rsidR="005E2C43" w:rsidRPr="00787177">
        <w:rPr>
          <w:color w:val="080808"/>
          <w:spacing w:val="-18"/>
          <w:sz w:val="24"/>
          <w:szCs w:val="24"/>
        </w:rPr>
        <w:t xml:space="preserve"> </w:t>
      </w:r>
      <w:r w:rsidR="005E2C43" w:rsidRPr="00787177">
        <w:rPr>
          <w:color w:val="080808"/>
          <w:sz w:val="24"/>
          <w:szCs w:val="24"/>
        </w:rPr>
        <w:t>your</w:t>
      </w:r>
      <w:r w:rsidR="005E2C43" w:rsidRPr="00787177">
        <w:rPr>
          <w:color w:val="080808"/>
          <w:spacing w:val="-19"/>
          <w:sz w:val="24"/>
          <w:szCs w:val="24"/>
        </w:rPr>
        <w:t xml:space="preserve"> </w:t>
      </w:r>
      <w:r w:rsidR="005E2C43" w:rsidRPr="00787177">
        <w:rPr>
          <w:color w:val="080808"/>
          <w:sz w:val="24"/>
          <w:szCs w:val="24"/>
        </w:rPr>
        <w:t>entire</w:t>
      </w:r>
      <w:r w:rsidR="005E2C43" w:rsidRPr="00787177">
        <w:rPr>
          <w:color w:val="080808"/>
          <w:spacing w:val="-29"/>
          <w:sz w:val="24"/>
          <w:szCs w:val="24"/>
        </w:rPr>
        <w:t xml:space="preserve"> </w:t>
      </w:r>
      <w:r w:rsidR="005E2C43" w:rsidRPr="00787177">
        <w:rPr>
          <w:color w:val="080808"/>
          <w:sz w:val="24"/>
          <w:szCs w:val="24"/>
        </w:rPr>
        <w:t>solution/project</w:t>
      </w:r>
      <w:r w:rsidR="005E2C43" w:rsidRPr="00787177">
        <w:rPr>
          <w:color w:val="080808"/>
          <w:spacing w:val="-14"/>
          <w:sz w:val="24"/>
          <w:szCs w:val="24"/>
        </w:rPr>
        <w:t xml:space="preserve"> </w:t>
      </w:r>
      <w:r w:rsidR="005E2C43" w:rsidRPr="00787177">
        <w:rPr>
          <w:color w:val="080808"/>
          <w:sz w:val="24"/>
          <w:szCs w:val="24"/>
        </w:rPr>
        <w:t>so that</w:t>
      </w:r>
      <w:r w:rsidR="005E2C43" w:rsidRPr="00787177">
        <w:rPr>
          <w:color w:val="080808"/>
          <w:spacing w:val="-29"/>
          <w:sz w:val="24"/>
          <w:szCs w:val="24"/>
        </w:rPr>
        <w:t xml:space="preserve"> </w:t>
      </w:r>
      <w:r w:rsidR="005E2C43" w:rsidRPr="00787177">
        <w:rPr>
          <w:color w:val="080808"/>
          <w:sz w:val="24"/>
          <w:szCs w:val="24"/>
        </w:rPr>
        <w:t>the</w:t>
      </w:r>
      <w:r w:rsidR="005E2C43" w:rsidRPr="00787177">
        <w:rPr>
          <w:color w:val="080808"/>
          <w:spacing w:val="-14"/>
          <w:sz w:val="24"/>
          <w:szCs w:val="24"/>
        </w:rPr>
        <w:t xml:space="preserve"> </w:t>
      </w:r>
      <w:r w:rsidR="005E2C43" w:rsidRPr="00787177">
        <w:rPr>
          <w:color w:val="080808"/>
          <w:sz w:val="24"/>
          <w:szCs w:val="24"/>
        </w:rPr>
        <w:t>graders</w:t>
      </w:r>
      <w:r w:rsidR="005E2C43" w:rsidRPr="00787177">
        <w:rPr>
          <w:color w:val="080808"/>
          <w:spacing w:val="-18"/>
          <w:sz w:val="24"/>
          <w:szCs w:val="24"/>
        </w:rPr>
        <w:t xml:space="preserve"> </w:t>
      </w:r>
      <w:r w:rsidR="005E2C43" w:rsidRPr="00787177">
        <w:rPr>
          <w:color w:val="080808"/>
          <w:sz w:val="24"/>
          <w:szCs w:val="24"/>
        </w:rPr>
        <w:t>may</w:t>
      </w:r>
      <w:r w:rsidR="005E2C43" w:rsidRPr="00787177">
        <w:rPr>
          <w:color w:val="080808"/>
          <w:spacing w:val="-27"/>
          <w:sz w:val="24"/>
          <w:szCs w:val="24"/>
        </w:rPr>
        <w:t xml:space="preserve"> </w:t>
      </w:r>
      <w:r w:rsidR="005E2C43" w:rsidRPr="00787177">
        <w:rPr>
          <w:color w:val="080808"/>
          <w:sz w:val="24"/>
          <w:szCs w:val="24"/>
        </w:rPr>
        <w:t>open</w:t>
      </w:r>
      <w:r w:rsidR="005E2C43" w:rsidRPr="00787177">
        <w:rPr>
          <w:color w:val="080808"/>
          <w:spacing w:val="-24"/>
          <w:sz w:val="24"/>
          <w:szCs w:val="24"/>
        </w:rPr>
        <w:t xml:space="preserve"> </w:t>
      </w:r>
      <w:r w:rsidR="005E2C43" w:rsidRPr="00787177">
        <w:rPr>
          <w:color w:val="080808"/>
          <w:sz w:val="24"/>
          <w:szCs w:val="24"/>
        </w:rPr>
        <w:t>your</w:t>
      </w:r>
      <w:r w:rsidR="005E2C43" w:rsidRPr="00787177">
        <w:rPr>
          <w:color w:val="080808"/>
          <w:spacing w:val="-22"/>
          <w:sz w:val="24"/>
          <w:szCs w:val="24"/>
        </w:rPr>
        <w:t xml:space="preserve"> </w:t>
      </w:r>
      <w:r w:rsidR="005E2C43" w:rsidRPr="00787177">
        <w:rPr>
          <w:color w:val="080808"/>
          <w:sz w:val="24"/>
          <w:szCs w:val="24"/>
        </w:rPr>
        <w:t>project</w:t>
      </w:r>
      <w:r w:rsidR="005E2C43" w:rsidRPr="00787177">
        <w:rPr>
          <w:color w:val="080808"/>
          <w:spacing w:val="-25"/>
          <w:sz w:val="24"/>
          <w:szCs w:val="24"/>
        </w:rPr>
        <w:t xml:space="preserve"> </w:t>
      </w:r>
      <w:r w:rsidR="005E2C43" w:rsidRPr="00787177">
        <w:rPr>
          <w:color w:val="080808"/>
          <w:sz w:val="24"/>
          <w:szCs w:val="24"/>
        </w:rPr>
        <w:t>to</w:t>
      </w:r>
      <w:r w:rsidR="005E2C43" w:rsidRPr="00787177">
        <w:rPr>
          <w:color w:val="080808"/>
          <w:spacing w:val="-14"/>
          <w:sz w:val="24"/>
          <w:szCs w:val="24"/>
        </w:rPr>
        <w:t xml:space="preserve"> </w:t>
      </w:r>
      <w:r w:rsidR="005E2C43" w:rsidRPr="00787177">
        <w:rPr>
          <w:color w:val="080808"/>
          <w:sz w:val="24"/>
          <w:szCs w:val="24"/>
        </w:rPr>
        <w:t>review</w:t>
      </w:r>
      <w:r w:rsidR="005E2C43" w:rsidRPr="00787177">
        <w:rPr>
          <w:color w:val="080808"/>
          <w:spacing w:val="-29"/>
          <w:sz w:val="24"/>
          <w:szCs w:val="24"/>
        </w:rPr>
        <w:t xml:space="preserve"> </w:t>
      </w:r>
      <w:r w:rsidR="005E2C43" w:rsidRPr="00787177">
        <w:rPr>
          <w:color w:val="080808"/>
          <w:sz w:val="24"/>
          <w:szCs w:val="24"/>
        </w:rPr>
        <w:t>the</w:t>
      </w:r>
      <w:r w:rsidR="005E2C43" w:rsidRPr="00787177">
        <w:rPr>
          <w:color w:val="080808"/>
          <w:spacing w:val="-18"/>
          <w:sz w:val="24"/>
          <w:szCs w:val="24"/>
        </w:rPr>
        <w:t xml:space="preserve"> </w:t>
      </w:r>
      <w:r w:rsidR="005E2C43" w:rsidRPr="00787177">
        <w:rPr>
          <w:color w:val="080808"/>
          <w:sz w:val="24"/>
          <w:szCs w:val="24"/>
        </w:rPr>
        <w:t>source</w:t>
      </w:r>
      <w:r w:rsidR="005E2C43" w:rsidRPr="00787177">
        <w:rPr>
          <w:color w:val="080808"/>
          <w:spacing w:val="-17"/>
          <w:sz w:val="24"/>
          <w:szCs w:val="24"/>
        </w:rPr>
        <w:t xml:space="preserve"> </w:t>
      </w:r>
      <w:r w:rsidR="005E2C43" w:rsidRPr="00787177">
        <w:rPr>
          <w:color w:val="080808"/>
          <w:sz w:val="24"/>
          <w:szCs w:val="24"/>
        </w:rPr>
        <w:t>code.</w:t>
      </w:r>
      <w:r w:rsidR="005E2C43" w:rsidRPr="00787177">
        <w:rPr>
          <w:color w:val="080808"/>
          <w:spacing w:val="20"/>
          <w:sz w:val="24"/>
          <w:szCs w:val="24"/>
        </w:rPr>
        <w:t xml:space="preserve"> </w:t>
      </w:r>
    </w:p>
    <w:p w14:paraId="7D2042A5" w14:textId="4553F38E" w:rsidR="008B79E6" w:rsidRPr="00787177" w:rsidRDefault="008B79E6" w:rsidP="008B79E6">
      <w:pPr>
        <w:pStyle w:val="BodyText"/>
        <w:numPr>
          <w:ilvl w:val="0"/>
          <w:numId w:val="9"/>
        </w:numPr>
        <w:spacing w:after="0"/>
        <w:rPr>
          <w:sz w:val="24"/>
          <w:szCs w:val="24"/>
        </w:rPr>
      </w:pPr>
      <w:r w:rsidRPr="00787177">
        <w:rPr>
          <w:sz w:val="24"/>
          <w:szCs w:val="24"/>
        </w:rPr>
        <w:t>E</w:t>
      </w:r>
      <w:r w:rsidR="005E2C43" w:rsidRPr="00787177">
        <w:rPr>
          <w:color w:val="080808"/>
          <w:sz w:val="24"/>
          <w:szCs w:val="24"/>
        </w:rPr>
        <w:t>nsure</w:t>
      </w:r>
      <w:r w:rsidR="005E2C43" w:rsidRPr="00787177">
        <w:rPr>
          <w:color w:val="080808"/>
          <w:spacing w:val="-22"/>
          <w:sz w:val="24"/>
          <w:szCs w:val="24"/>
        </w:rPr>
        <w:t xml:space="preserve"> </w:t>
      </w:r>
      <w:r w:rsidR="005E2C43" w:rsidRPr="00787177">
        <w:rPr>
          <w:color w:val="080808"/>
          <w:sz w:val="24"/>
          <w:szCs w:val="24"/>
        </w:rPr>
        <w:t>that</w:t>
      </w:r>
      <w:r w:rsidR="005E2C43" w:rsidRPr="00787177">
        <w:rPr>
          <w:color w:val="080808"/>
          <w:spacing w:val="-21"/>
          <w:sz w:val="24"/>
          <w:szCs w:val="24"/>
        </w:rPr>
        <w:t xml:space="preserve"> </w:t>
      </w:r>
      <w:r w:rsidR="005E2C43" w:rsidRPr="00787177">
        <w:rPr>
          <w:color w:val="080808"/>
          <w:sz w:val="24"/>
          <w:szCs w:val="24"/>
        </w:rPr>
        <w:t>the</w:t>
      </w:r>
      <w:r w:rsidR="005E2C43" w:rsidRPr="00787177">
        <w:rPr>
          <w:color w:val="080808"/>
          <w:spacing w:val="20"/>
          <w:sz w:val="24"/>
          <w:szCs w:val="24"/>
        </w:rPr>
        <w:t xml:space="preserve"> </w:t>
      </w:r>
      <w:r w:rsidR="005E2C43" w:rsidRPr="00787177">
        <w:rPr>
          <w:color w:val="080808"/>
          <w:sz w:val="24"/>
          <w:szCs w:val="24"/>
        </w:rPr>
        <w:t>files required</w:t>
      </w:r>
      <w:r w:rsidR="005E2C43" w:rsidRPr="00787177">
        <w:rPr>
          <w:color w:val="080808"/>
          <w:spacing w:val="-17"/>
          <w:sz w:val="24"/>
          <w:szCs w:val="24"/>
        </w:rPr>
        <w:t xml:space="preserve"> </w:t>
      </w:r>
      <w:r w:rsidR="005E2C43" w:rsidRPr="00787177">
        <w:rPr>
          <w:color w:val="080808"/>
          <w:sz w:val="24"/>
          <w:szCs w:val="24"/>
        </w:rPr>
        <w:t>to</w:t>
      </w:r>
      <w:r w:rsidR="005E2C43" w:rsidRPr="00787177">
        <w:rPr>
          <w:color w:val="080808"/>
          <w:spacing w:val="-13"/>
          <w:sz w:val="24"/>
          <w:szCs w:val="24"/>
        </w:rPr>
        <w:t xml:space="preserve"> </w:t>
      </w:r>
      <w:r w:rsidR="005E2C43" w:rsidRPr="00787177">
        <w:rPr>
          <w:color w:val="080808"/>
          <w:sz w:val="24"/>
          <w:szCs w:val="24"/>
        </w:rPr>
        <w:t>run</w:t>
      </w:r>
      <w:r w:rsidR="005E2C43" w:rsidRPr="00787177">
        <w:rPr>
          <w:color w:val="080808"/>
          <w:spacing w:val="-21"/>
          <w:sz w:val="24"/>
          <w:szCs w:val="24"/>
        </w:rPr>
        <w:t xml:space="preserve"> </w:t>
      </w:r>
      <w:r w:rsidR="005E2C43" w:rsidRPr="00787177">
        <w:rPr>
          <w:color w:val="080808"/>
          <w:sz w:val="24"/>
          <w:szCs w:val="24"/>
        </w:rPr>
        <w:t>your</w:t>
      </w:r>
      <w:r w:rsidR="005E2C43" w:rsidRPr="00787177">
        <w:rPr>
          <w:color w:val="080808"/>
          <w:spacing w:val="-22"/>
          <w:sz w:val="24"/>
          <w:szCs w:val="24"/>
        </w:rPr>
        <w:t xml:space="preserve"> </w:t>
      </w:r>
      <w:r w:rsidR="005E2C43" w:rsidRPr="00787177">
        <w:rPr>
          <w:color w:val="080808"/>
          <w:sz w:val="24"/>
          <w:szCs w:val="24"/>
        </w:rPr>
        <w:t>program</w:t>
      </w:r>
      <w:r w:rsidR="005E2C43" w:rsidRPr="00787177">
        <w:rPr>
          <w:color w:val="080808"/>
          <w:spacing w:val="-19"/>
          <w:sz w:val="24"/>
          <w:szCs w:val="24"/>
        </w:rPr>
        <w:t xml:space="preserve"> </w:t>
      </w:r>
      <w:r w:rsidR="005E2C43" w:rsidRPr="00787177">
        <w:rPr>
          <w:color w:val="080808"/>
          <w:sz w:val="24"/>
          <w:szCs w:val="24"/>
        </w:rPr>
        <w:t>are</w:t>
      </w:r>
      <w:r w:rsidR="005E2C43" w:rsidRPr="00787177">
        <w:rPr>
          <w:color w:val="080808"/>
          <w:spacing w:val="-19"/>
          <w:sz w:val="24"/>
          <w:szCs w:val="24"/>
        </w:rPr>
        <w:t xml:space="preserve"> </w:t>
      </w:r>
      <w:r w:rsidR="005E2C43" w:rsidRPr="00787177">
        <w:rPr>
          <w:color w:val="080808"/>
          <w:sz w:val="24"/>
          <w:szCs w:val="24"/>
        </w:rPr>
        <w:t>present</w:t>
      </w:r>
      <w:r w:rsidR="005E2C43" w:rsidRPr="00787177">
        <w:rPr>
          <w:color w:val="080808"/>
          <w:spacing w:val="-21"/>
          <w:sz w:val="24"/>
          <w:szCs w:val="24"/>
        </w:rPr>
        <w:t xml:space="preserve"> </w:t>
      </w:r>
      <w:r w:rsidR="005E2C43" w:rsidRPr="00787177">
        <w:rPr>
          <w:color w:val="080808"/>
          <w:sz w:val="24"/>
          <w:szCs w:val="24"/>
        </w:rPr>
        <w:t>and</w:t>
      </w:r>
      <w:r w:rsidR="005E2C43" w:rsidRPr="00787177">
        <w:rPr>
          <w:color w:val="080808"/>
          <w:spacing w:val="-20"/>
          <w:sz w:val="24"/>
          <w:szCs w:val="24"/>
        </w:rPr>
        <w:t xml:space="preserve"> </w:t>
      </w:r>
      <w:r w:rsidR="005E2C43" w:rsidRPr="00787177">
        <w:rPr>
          <w:color w:val="080808"/>
          <w:sz w:val="24"/>
          <w:szCs w:val="24"/>
        </w:rPr>
        <w:t>will</w:t>
      </w:r>
      <w:r w:rsidR="005E2C43" w:rsidRPr="00787177">
        <w:rPr>
          <w:color w:val="080808"/>
          <w:spacing w:val="-19"/>
          <w:sz w:val="24"/>
          <w:szCs w:val="24"/>
        </w:rPr>
        <w:t xml:space="preserve"> </w:t>
      </w:r>
      <w:r w:rsidR="005E2C43" w:rsidRPr="00787177">
        <w:rPr>
          <w:color w:val="080808"/>
          <w:sz w:val="24"/>
          <w:szCs w:val="24"/>
        </w:rPr>
        <w:t>execute</w:t>
      </w:r>
      <w:r w:rsidR="005E2C43" w:rsidRPr="00787177">
        <w:rPr>
          <w:color w:val="080808"/>
          <w:spacing w:val="-14"/>
          <w:sz w:val="24"/>
          <w:szCs w:val="24"/>
        </w:rPr>
        <w:t xml:space="preserve"> </w:t>
      </w:r>
      <w:r w:rsidR="005E2C43" w:rsidRPr="00787177">
        <w:rPr>
          <w:color w:val="080808"/>
          <w:sz w:val="24"/>
          <w:szCs w:val="24"/>
        </w:rPr>
        <w:t>on</w:t>
      </w:r>
      <w:r w:rsidR="005E2C43" w:rsidRPr="00787177">
        <w:rPr>
          <w:color w:val="080808"/>
          <w:spacing w:val="-29"/>
          <w:sz w:val="24"/>
          <w:szCs w:val="24"/>
        </w:rPr>
        <w:t xml:space="preserve"> </w:t>
      </w:r>
      <w:r w:rsidR="005E2C43" w:rsidRPr="00787177">
        <w:rPr>
          <w:color w:val="080808"/>
          <w:sz w:val="24"/>
          <w:szCs w:val="24"/>
        </w:rPr>
        <w:t>the</w:t>
      </w:r>
      <w:r w:rsidR="005E2C43" w:rsidRPr="00787177">
        <w:rPr>
          <w:color w:val="080808"/>
          <w:spacing w:val="-30"/>
          <w:sz w:val="24"/>
          <w:szCs w:val="24"/>
        </w:rPr>
        <w:t xml:space="preserve"> </w:t>
      </w:r>
      <w:r w:rsidR="005E2C43" w:rsidRPr="00787177">
        <w:rPr>
          <w:color w:val="080808"/>
          <w:sz w:val="24"/>
          <w:szCs w:val="24"/>
        </w:rPr>
        <w:t>flash</w:t>
      </w:r>
      <w:r w:rsidR="005E2C43" w:rsidRPr="00787177">
        <w:rPr>
          <w:color w:val="080808"/>
          <w:spacing w:val="-20"/>
          <w:sz w:val="24"/>
          <w:szCs w:val="24"/>
        </w:rPr>
        <w:t xml:space="preserve"> </w:t>
      </w:r>
      <w:r w:rsidR="005E2C43" w:rsidRPr="00787177">
        <w:rPr>
          <w:color w:val="080808"/>
          <w:sz w:val="24"/>
          <w:szCs w:val="24"/>
        </w:rPr>
        <w:t>drive provided.</w:t>
      </w:r>
      <w:r w:rsidR="005E2C43" w:rsidRPr="00787177">
        <w:rPr>
          <w:color w:val="080808"/>
          <w:spacing w:val="36"/>
          <w:sz w:val="24"/>
          <w:szCs w:val="24"/>
        </w:rPr>
        <w:t xml:space="preserve"> </w:t>
      </w:r>
    </w:p>
    <w:p w14:paraId="0631A971" w14:textId="77777777" w:rsidR="008B79E6" w:rsidRPr="00787177" w:rsidRDefault="008B79E6" w:rsidP="008B79E6">
      <w:pPr>
        <w:pStyle w:val="BodyText"/>
        <w:spacing w:after="0"/>
        <w:ind w:left="720"/>
        <w:rPr>
          <w:sz w:val="24"/>
          <w:szCs w:val="24"/>
        </w:rPr>
      </w:pPr>
    </w:p>
    <w:p w14:paraId="3A3E0E7F" w14:textId="40B3790F" w:rsidR="008B79E6" w:rsidRPr="00787177" w:rsidRDefault="008B79E6" w:rsidP="008B79E6">
      <w:pPr>
        <w:pStyle w:val="BodyText"/>
        <w:spacing w:after="0"/>
        <w:ind w:left="720"/>
        <w:rPr>
          <w:color w:val="080808"/>
          <w:spacing w:val="22"/>
          <w:sz w:val="24"/>
          <w:szCs w:val="24"/>
        </w:rPr>
      </w:pPr>
      <w:r w:rsidRPr="00787177">
        <w:rPr>
          <w:sz w:val="24"/>
          <w:szCs w:val="24"/>
        </w:rPr>
        <w:t>*</w:t>
      </w:r>
      <w:r w:rsidR="005E2C43" w:rsidRPr="00787177">
        <w:rPr>
          <w:sz w:val="24"/>
          <w:szCs w:val="24"/>
        </w:rPr>
        <w:t>Note</w:t>
      </w:r>
      <w:r w:rsidR="005E2C43" w:rsidRPr="00787177">
        <w:rPr>
          <w:color w:val="080808"/>
          <w:spacing w:val="-37"/>
          <w:sz w:val="24"/>
          <w:szCs w:val="24"/>
        </w:rPr>
        <w:t xml:space="preserve"> </w:t>
      </w:r>
      <w:r w:rsidR="005E2C43" w:rsidRPr="00787177">
        <w:rPr>
          <w:color w:val="080808"/>
          <w:sz w:val="24"/>
          <w:szCs w:val="24"/>
        </w:rPr>
        <w:t>that</w:t>
      </w:r>
      <w:r w:rsidR="005E2C43" w:rsidRPr="00787177">
        <w:rPr>
          <w:color w:val="080808"/>
          <w:spacing w:val="-24"/>
          <w:sz w:val="24"/>
          <w:szCs w:val="24"/>
        </w:rPr>
        <w:t xml:space="preserve"> </w:t>
      </w:r>
      <w:r w:rsidR="005E2C43" w:rsidRPr="00787177">
        <w:rPr>
          <w:color w:val="080808"/>
          <w:sz w:val="24"/>
          <w:szCs w:val="24"/>
        </w:rPr>
        <w:t>the flash</w:t>
      </w:r>
      <w:r w:rsidR="005E2C43" w:rsidRPr="00787177">
        <w:rPr>
          <w:color w:val="080808"/>
          <w:spacing w:val="-14"/>
          <w:sz w:val="24"/>
          <w:szCs w:val="24"/>
        </w:rPr>
        <w:t xml:space="preserve"> </w:t>
      </w:r>
      <w:r w:rsidR="005E2C43" w:rsidRPr="00787177">
        <w:rPr>
          <w:color w:val="080808"/>
          <w:sz w:val="24"/>
          <w:szCs w:val="24"/>
        </w:rPr>
        <w:t>drive</w:t>
      </w:r>
      <w:r w:rsidR="005E2C43" w:rsidRPr="00787177">
        <w:rPr>
          <w:color w:val="080808"/>
          <w:spacing w:val="-24"/>
          <w:sz w:val="24"/>
          <w:szCs w:val="24"/>
        </w:rPr>
        <w:t xml:space="preserve"> </w:t>
      </w:r>
      <w:r w:rsidR="005E2C43" w:rsidRPr="00787177">
        <w:rPr>
          <w:color w:val="080808"/>
          <w:sz w:val="24"/>
          <w:szCs w:val="24"/>
        </w:rPr>
        <w:t>letter</w:t>
      </w:r>
      <w:r w:rsidR="005E2C43" w:rsidRPr="00787177">
        <w:rPr>
          <w:color w:val="080808"/>
          <w:spacing w:val="-18"/>
          <w:sz w:val="24"/>
          <w:szCs w:val="24"/>
        </w:rPr>
        <w:t xml:space="preserve"> </w:t>
      </w:r>
      <w:r w:rsidR="005E2C43" w:rsidRPr="00787177">
        <w:rPr>
          <w:color w:val="080808"/>
          <w:sz w:val="24"/>
          <w:szCs w:val="24"/>
        </w:rPr>
        <w:t>may</w:t>
      </w:r>
      <w:r w:rsidR="005E2C43" w:rsidRPr="00787177">
        <w:rPr>
          <w:color w:val="080808"/>
          <w:spacing w:val="-24"/>
          <w:sz w:val="24"/>
          <w:szCs w:val="24"/>
        </w:rPr>
        <w:t xml:space="preserve"> </w:t>
      </w:r>
      <w:r w:rsidR="005E2C43" w:rsidRPr="00787177">
        <w:rPr>
          <w:i/>
          <w:color w:val="080808"/>
          <w:sz w:val="24"/>
          <w:szCs w:val="24"/>
        </w:rPr>
        <w:t>not</w:t>
      </w:r>
      <w:r w:rsidR="005E2C43" w:rsidRPr="00787177">
        <w:rPr>
          <w:color w:val="080808"/>
          <w:spacing w:val="-16"/>
          <w:sz w:val="24"/>
          <w:szCs w:val="24"/>
        </w:rPr>
        <w:t xml:space="preserve"> </w:t>
      </w:r>
      <w:r w:rsidR="005E2C43" w:rsidRPr="00787177">
        <w:rPr>
          <w:color w:val="080808"/>
          <w:sz w:val="24"/>
          <w:szCs w:val="24"/>
        </w:rPr>
        <w:t>be</w:t>
      </w:r>
      <w:r w:rsidR="005E2C43" w:rsidRPr="00787177">
        <w:rPr>
          <w:color w:val="080808"/>
          <w:spacing w:val="-12"/>
          <w:sz w:val="24"/>
          <w:szCs w:val="24"/>
        </w:rPr>
        <w:t xml:space="preserve"> </w:t>
      </w:r>
      <w:r w:rsidR="005E2C43" w:rsidRPr="00787177">
        <w:rPr>
          <w:color w:val="080808"/>
          <w:sz w:val="24"/>
          <w:szCs w:val="24"/>
        </w:rPr>
        <w:t>the</w:t>
      </w:r>
      <w:r w:rsidR="005E2C43" w:rsidRPr="00787177">
        <w:rPr>
          <w:color w:val="080808"/>
          <w:spacing w:val="-23"/>
          <w:sz w:val="24"/>
          <w:szCs w:val="24"/>
        </w:rPr>
        <w:t xml:space="preserve"> </w:t>
      </w:r>
      <w:r w:rsidR="005E2C43" w:rsidRPr="00787177">
        <w:rPr>
          <w:color w:val="080808"/>
          <w:sz w:val="24"/>
          <w:szCs w:val="24"/>
        </w:rPr>
        <w:t>same</w:t>
      </w:r>
      <w:r w:rsidR="005E2C43" w:rsidRPr="00787177">
        <w:rPr>
          <w:color w:val="080808"/>
          <w:spacing w:val="-11"/>
          <w:sz w:val="24"/>
          <w:szCs w:val="24"/>
        </w:rPr>
        <w:t xml:space="preserve"> </w:t>
      </w:r>
      <w:r w:rsidR="005E2C43" w:rsidRPr="00787177">
        <w:rPr>
          <w:color w:val="080808"/>
          <w:sz w:val="24"/>
          <w:szCs w:val="24"/>
        </w:rPr>
        <w:t>when</w:t>
      </w:r>
      <w:r w:rsidR="005E2C43" w:rsidRPr="00787177">
        <w:rPr>
          <w:color w:val="080808"/>
          <w:spacing w:val="-26"/>
          <w:sz w:val="24"/>
          <w:szCs w:val="24"/>
        </w:rPr>
        <w:t xml:space="preserve"> </w:t>
      </w:r>
      <w:r w:rsidR="005E2C43" w:rsidRPr="00787177">
        <w:rPr>
          <w:color w:val="080808"/>
          <w:sz w:val="24"/>
          <w:szCs w:val="24"/>
        </w:rPr>
        <w:t>the</w:t>
      </w:r>
      <w:r w:rsidR="005E2C43" w:rsidRPr="00787177">
        <w:rPr>
          <w:color w:val="080808"/>
          <w:spacing w:val="-11"/>
          <w:sz w:val="24"/>
          <w:szCs w:val="24"/>
        </w:rPr>
        <w:t xml:space="preserve"> </w:t>
      </w:r>
      <w:r w:rsidR="005E2C43" w:rsidRPr="00787177">
        <w:rPr>
          <w:color w:val="080808"/>
          <w:sz w:val="24"/>
          <w:szCs w:val="24"/>
        </w:rPr>
        <w:t>program</w:t>
      </w:r>
      <w:r w:rsidR="005E2C43" w:rsidRPr="00787177">
        <w:rPr>
          <w:color w:val="080808"/>
          <w:spacing w:val="-4"/>
          <w:sz w:val="24"/>
          <w:szCs w:val="24"/>
        </w:rPr>
        <w:t xml:space="preserve"> </w:t>
      </w:r>
      <w:r w:rsidR="005E2C43" w:rsidRPr="00787177">
        <w:rPr>
          <w:color w:val="080808"/>
          <w:sz w:val="24"/>
          <w:szCs w:val="24"/>
        </w:rPr>
        <w:t>is</w:t>
      </w:r>
      <w:r w:rsidR="005E2C43" w:rsidRPr="00787177">
        <w:rPr>
          <w:color w:val="080808"/>
          <w:spacing w:val="-20"/>
          <w:sz w:val="24"/>
          <w:szCs w:val="24"/>
        </w:rPr>
        <w:t xml:space="preserve"> </w:t>
      </w:r>
      <w:r w:rsidR="005E2C43" w:rsidRPr="00787177">
        <w:rPr>
          <w:color w:val="080808"/>
          <w:sz w:val="24"/>
          <w:szCs w:val="24"/>
        </w:rPr>
        <w:t>graded</w:t>
      </w:r>
      <w:r w:rsidR="005E2C43" w:rsidRPr="00787177">
        <w:rPr>
          <w:color w:val="080808"/>
          <w:spacing w:val="-19"/>
          <w:sz w:val="24"/>
          <w:szCs w:val="24"/>
        </w:rPr>
        <w:t xml:space="preserve"> </w:t>
      </w:r>
      <w:r w:rsidR="005E2C43" w:rsidRPr="00787177">
        <w:rPr>
          <w:color w:val="080808"/>
          <w:sz w:val="24"/>
          <w:szCs w:val="24"/>
        </w:rPr>
        <w:t>as</w:t>
      </w:r>
      <w:r w:rsidR="005E2C43" w:rsidRPr="00787177">
        <w:rPr>
          <w:color w:val="080808"/>
          <w:spacing w:val="-6"/>
          <w:sz w:val="24"/>
          <w:szCs w:val="24"/>
        </w:rPr>
        <w:t xml:space="preserve"> </w:t>
      </w:r>
      <w:r w:rsidR="005E2C43" w:rsidRPr="00787177">
        <w:rPr>
          <w:color w:val="080808"/>
          <w:sz w:val="24"/>
          <w:szCs w:val="24"/>
        </w:rPr>
        <w:t>it</w:t>
      </w:r>
      <w:r w:rsidR="005E2C43" w:rsidRPr="00787177">
        <w:rPr>
          <w:color w:val="080808"/>
          <w:spacing w:val="-18"/>
          <w:sz w:val="24"/>
          <w:szCs w:val="24"/>
        </w:rPr>
        <w:t xml:space="preserve"> </w:t>
      </w:r>
      <w:r w:rsidR="005E2C43" w:rsidRPr="00787177">
        <w:rPr>
          <w:color w:val="080808"/>
          <w:sz w:val="24"/>
          <w:szCs w:val="24"/>
        </w:rPr>
        <w:t>was</w:t>
      </w:r>
      <w:r w:rsidR="005E2C43" w:rsidRPr="00787177">
        <w:rPr>
          <w:color w:val="080808"/>
          <w:spacing w:val="-16"/>
          <w:sz w:val="24"/>
          <w:szCs w:val="24"/>
        </w:rPr>
        <w:t xml:space="preserve"> </w:t>
      </w:r>
      <w:r w:rsidR="005E2C43" w:rsidRPr="00787177">
        <w:rPr>
          <w:color w:val="080808"/>
          <w:sz w:val="24"/>
          <w:szCs w:val="24"/>
        </w:rPr>
        <w:t>when</w:t>
      </w:r>
      <w:r w:rsidR="005E2C43" w:rsidRPr="00787177">
        <w:rPr>
          <w:color w:val="080808"/>
          <w:spacing w:val="-14"/>
          <w:sz w:val="24"/>
          <w:szCs w:val="24"/>
        </w:rPr>
        <w:t xml:space="preserve"> </w:t>
      </w:r>
      <w:r w:rsidR="005E2C43" w:rsidRPr="00787177">
        <w:rPr>
          <w:color w:val="080808"/>
          <w:sz w:val="24"/>
          <w:szCs w:val="24"/>
        </w:rPr>
        <w:t>you</w:t>
      </w:r>
      <w:r w:rsidR="005E2C43" w:rsidRPr="00787177">
        <w:rPr>
          <w:color w:val="080808"/>
          <w:spacing w:val="-19"/>
          <w:sz w:val="24"/>
          <w:szCs w:val="24"/>
        </w:rPr>
        <w:t xml:space="preserve"> </w:t>
      </w:r>
      <w:r w:rsidR="005E2C43" w:rsidRPr="00787177">
        <w:rPr>
          <w:color w:val="080808"/>
          <w:sz w:val="24"/>
          <w:szCs w:val="24"/>
        </w:rPr>
        <w:t>created</w:t>
      </w:r>
      <w:r w:rsidR="005E2C43" w:rsidRPr="00787177">
        <w:rPr>
          <w:color w:val="080808"/>
          <w:spacing w:val="-19"/>
          <w:sz w:val="24"/>
          <w:szCs w:val="24"/>
        </w:rPr>
        <w:t xml:space="preserve"> </w:t>
      </w:r>
      <w:r w:rsidR="005E2C43" w:rsidRPr="00787177">
        <w:rPr>
          <w:color w:val="080808"/>
          <w:sz w:val="24"/>
          <w:szCs w:val="24"/>
        </w:rPr>
        <w:t>the program.</w:t>
      </w:r>
      <w:r w:rsidR="005E2C43" w:rsidRPr="00787177">
        <w:rPr>
          <w:color w:val="080808"/>
          <w:spacing w:val="22"/>
          <w:sz w:val="24"/>
          <w:szCs w:val="24"/>
        </w:rPr>
        <w:t xml:space="preserve"> </w:t>
      </w:r>
    </w:p>
    <w:p w14:paraId="2C6498B4" w14:textId="77777777" w:rsidR="008B79E6" w:rsidRPr="00787177" w:rsidRDefault="008B79E6" w:rsidP="008B79E6">
      <w:pPr>
        <w:pStyle w:val="BodyText"/>
        <w:spacing w:after="0"/>
        <w:ind w:left="720"/>
        <w:rPr>
          <w:color w:val="080808"/>
          <w:spacing w:val="22"/>
          <w:sz w:val="24"/>
          <w:szCs w:val="24"/>
        </w:rPr>
      </w:pPr>
    </w:p>
    <w:p w14:paraId="66D3C1F8" w14:textId="77777777" w:rsidR="008B79E6" w:rsidRPr="00787177" w:rsidRDefault="008B79E6" w:rsidP="008B79E6">
      <w:pPr>
        <w:pStyle w:val="BodyText"/>
        <w:spacing w:after="0"/>
        <w:ind w:left="720"/>
        <w:rPr>
          <w:color w:val="080808"/>
          <w:sz w:val="24"/>
          <w:szCs w:val="24"/>
        </w:rPr>
      </w:pPr>
      <w:r w:rsidRPr="00787177">
        <w:rPr>
          <w:color w:val="080808"/>
          <w:spacing w:val="22"/>
          <w:sz w:val="24"/>
          <w:szCs w:val="24"/>
        </w:rPr>
        <w:t>*</w:t>
      </w:r>
      <w:r w:rsidR="005E2C43" w:rsidRPr="00787177">
        <w:rPr>
          <w:color w:val="080808"/>
          <w:sz w:val="24"/>
          <w:szCs w:val="24"/>
        </w:rPr>
        <w:t>It</w:t>
      </w:r>
      <w:r w:rsidR="005E2C43" w:rsidRPr="00787177">
        <w:rPr>
          <w:color w:val="080808"/>
          <w:spacing w:val="-17"/>
          <w:sz w:val="24"/>
          <w:szCs w:val="24"/>
        </w:rPr>
        <w:t xml:space="preserve"> </w:t>
      </w:r>
      <w:r w:rsidR="005E2C43" w:rsidRPr="00787177">
        <w:rPr>
          <w:color w:val="080808"/>
          <w:sz w:val="24"/>
          <w:szCs w:val="24"/>
        </w:rPr>
        <w:t>is</w:t>
      </w:r>
      <w:r w:rsidR="005E2C43" w:rsidRPr="00787177">
        <w:rPr>
          <w:color w:val="080808"/>
          <w:spacing w:val="-22"/>
          <w:sz w:val="24"/>
          <w:szCs w:val="24"/>
        </w:rPr>
        <w:t xml:space="preserve"> </w:t>
      </w:r>
      <w:r w:rsidR="005E2C43" w:rsidRPr="00787177">
        <w:rPr>
          <w:color w:val="080808"/>
          <w:sz w:val="24"/>
          <w:szCs w:val="24"/>
        </w:rPr>
        <w:t>recommended</w:t>
      </w:r>
      <w:r w:rsidR="005E2C43" w:rsidRPr="00787177">
        <w:rPr>
          <w:color w:val="080808"/>
          <w:spacing w:val="-15"/>
          <w:sz w:val="24"/>
          <w:szCs w:val="24"/>
        </w:rPr>
        <w:t xml:space="preserve"> </w:t>
      </w:r>
      <w:r w:rsidR="005E2C43" w:rsidRPr="00787177">
        <w:rPr>
          <w:color w:val="080808"/>
          <w:sz w:val="24"/>
          <w:szCs w:val="24"/>
        </w:rPr>
        <w:t>that</w:t>
      </w:r>
      <w:r w:rsidR="005E2C43" w:rsidRPr="00787177">
        <w:rPr>
          <w:color w:val="080808"/>
          <w:spacing w:val="-24"/>
          <w:sz w:val="24"/>
          <w:szCs w:val="24"/>
        </w:rPr>
        <w:t xml:space="preserve"> </w:t>
      </w:r>
      <w:r w:rsidR="005E2C43" w:rsidRPr="00787177">
        <w:rPr>
          <w:color w:val="080808"/>
          <w:sz w:val="24"/>
          <w:szCs w:val="24"/>
        </w:rPr>
        <w:t>you</w:t>
      </w:r>
      <w:r w:rsidR="005E2C43" w:rsidRPr="00787177">
        <w:rPr>
          <w:color w:val="080808"/>
          <w:spacing w:val="-20"/>
          <w:sz w:val="24"/>
          <w:szCs w:val="24"/>
        </w:rPr>
        <w:t xml:space="preserve"> </w:t>
      </w:r>
      <w:r w:rsidR="005E2C43" w:rsidRPr="00787177">
        <w:rPr>
          <w:color w:val="080808"/>
          <w:sz w:val="24"/>
          <w:szCs w:val="24"/>
        </w:rPr>
        <w:t>use</w:t>
      </w:r>
      <w:r w:rsidR="005E2C43" w:rsidRPr="00787177">
        <w:rPr>
          <w:color w:val="080808"/>
          <w:spacing w:val="-20"/>
          <w:sz w:val="24"/>
          <w:szCs w:val="24"/>
        </w:rPr>
        <w:t xml:space="preserve"> </w:t>
      </w:r>
      <w:r w:rsidR="005E2C43" w:rsidRPr="00787177">
        <w:rPr>
          <w:color w:val="080808"/>
          <w:sz w:val="24"/>
          <w:szCs w:val="24"/>
        </w:rPr>
        <w:t>relative</w:t>
      </w:r>
      <w:r w:rsidR="005E2C43" w:rsidRPr="00787177">
        <w:rPr>
          <w:color w:val="080808"/>
          <w:spacing w:val="-14"/>
          <w:sz w:val="24"/>
          <w:szCs w:val="24"/>
        </w:rPr>
        <w:t xml:space="preserve"> </w:t>
      </w:r>
      <w:r w:rsidR="005E2C43" w:rsidRPr="00787177">
        <w:rPr>
          <w:color w:val="080808"/>
          <w:sz w:val="24"/>
          <w:szCs w:val="24"/>
        </w:rPr>
        <w:t>paths</w:t>
      </w:r>
      <w:r w:rsidR="005E2C43" w:rsidRPr="00787177">
        <w:rPr>
          <w:color w:val="080808"/>
          <w:spacing w:val="-20"/>
          <w:sz w:val="24"/>
          <w:szCs w:val="24"/>
        </w:rPr>
        <w:t xml:space="preserve"> </w:t>
      </w:r>
      <w:r w:rsidR="005E2C43" w:rsidRPr="00787177">
        <w:rPr>
          <w:color w:val="080808"/>
          <w:sz w:val="24"/>
          <w:szCs w:val="24"/>
        </w:rPr>
        <w:t>rather</w:t>
      </w:r>
      <w:r w:rsidR="005E2C43" w:rsidRPr="00787177">
        <w:rPr>
          <w:color w:val="080808"/>
          <w:spacing w:val="-23"/>
          <w:sz w:val="24"/>
          <w:szCs w:val="24"/>
        </w:rPr>
        <w:t xml:space="preserve"> </w:t>
      </w:r>
      <w:r w:rsidR="005E2C43" w:rsidRPr="00787177">
        <w:rPr>
          <w:color w:val="080808"/>
          <w:sz w:val="24"/>
          <w:szCs w:val="24"/>
        </w:rPr>
        <w:t>than</w:t>
      </w:r>
      <w:r w:rsidR="005E2C43" w:rsidRPr="00787177">
        <w:rPr>
          <w:color w:val="080808"/>
          <w:spacing w:val="-24"/>
          <w:sz w:val="24"/>
          <w:szCs w:val="24"/>
        </w:rPr>
        <w:t xml:space="preserve"> </w:t>
      </w:r>
      <w:r w:rsidR="005E2C43" w:rsidRPr="00787177">
        <w:rPr>
          <w:color w:val="080808"/>
          <w:sz w:val="24"/>
          <w:szCs w:val="24"/>
        </w:rPr>
        <w:t>absolute</w:t>
      </w:r>
      <w:r w:rsidR="005E2C43" w:rsidRPr="00787177">
        <w:rPr>
          <w:color w:val="080808"/>
          <w:spacing w:val="-22"/>
          <w:sz w:val="24"/>
          <w:szCs w:val="24"/>
        </w:rPr>
        <w:t xml:space="preserve"> </w:t>
      </w:r>
      <w:r w:rsidR="005E2C43" w:rsidRPr="00787177">
        <w:rPr>
          <w:color w:val="080808"/>
          <w:sz w:val="24"/>
          <w:szCs w:val="24"/>
        </w:rPr>
        <w:t>paths</w:t>
      </w:r>
      <w:r w:rsidR="005E2C43" w:rsidRPr="00787177">
        <w:rPr>
          <w:color w:val="080808"/>
          <w:spacing w:val="-20"/>
          <w:sz w:val="24"/>
          <w:szCs w:val="24"/>
        </w:rPr>
        <w:t xml:space="preserve"> </w:t>
      </w:r>
      <w:r w:rsidR="005E2C43" w:rsidRPr="00787177">
        <w:rPr>
          <w:color w:val="080808"/>
          <w:sz w:val="24"/>
          <w:szCs w:val="24"/>
        </w:rPr>
        <w:t>to</w:t>
      </w:r>
      <w:r w:rsidR="005E2C43" w:rsidRPr="00787177">
        <w:rPr>
          <w:color w:val="080808"/>
          <w:spacing w:val="12"/>
          <w:sz w:val="24"/>
          <w:szCs w:val="24"/>
        </w:rPr>
        <w:t xml:space="preserve"> </w:t>
      </w:r>
      <w:r w:rsidR="005E2C43" w:rsidRPr="00787177">
        <w:rPr>
          <w:color w:val="080808"/>
          <w:sz w:val="24"/>
          <w:szCs w:val="24"/>
        </w:rPr>
        <w:t>ensure</w:t>
      </w:r>
      <w:r w:rsidR="005E2C43" w:rsidRPr="00787177">
        <w:rPr>
          <w:color w:val="080808"/>
          <w:spacing w:val="-28"/>
          <w:sz w:val="24"/>
          <w:szCs w:val="24"/>
        </w:rPr>
        <w:t xml:space="preserve"> </w:t>
      </w:r>
      <w:r w:rsidR="005E2C43" w:rsidRPr="00787177">
        <w:rPr>
          <w:color w:val="080808"/>
          <w:sz w:val="24"/>
          <w:szCs w:val="24"/>
        </w:rPr>
        <w:t>that</w:t>
      </w:r>
      <w:r w:rsidR="005E2C43" w:rsidRPr="00787177">
        <w:rPr>
          <w:color w:val="080808"/>
          <w:spacing w:val="-20"/>
          <w:sz w:val="24"/>
          <w:szCs w:val="24"/>
        </w:rPr>
        <w:t xml:space="preserve"> </w:t>
      </w:r>
      <w:r w:rsidR="005E2C43" w:rsidRPr="00787177">
        <w:rPr>
          <w:color w:val="080808"/>
          <w:sz w:val="24"/>
          <w:szCs w:val="24"/>
        </w:rPr>
        <w:t xml:space="preserve">the program will run regardless of the flash drive letter. </w:t>
      </w:r>
    </w:p>
    <w:p w14:paraId="7C44E332" w14:textId="77777777" w:rsidR="008B79E6" w:rsidRPr="00787177" w:rsidRDefault="008B79E6" w:rsidP="008B79E6">
      <w:pPr>
        <w:pStyle w:val="BodyText"/>
        <w:spacing w:after="0"/>
        <w:ind w:left="720"/>
        <w:rPr>
          <w:color w:val="080808"/>
          <w:sz w:val="24"/>
          <w:szCs w:val="24"/>
        </w:rPr>
      </w:pPr>
    </w:p>
    <w:p w14:paraId="0C259EF3" w14:textId="4038128F" w:rsidR="005E2C43" w:rsidRPr="00787177" w:rsidRDefault="005E2C43" w:rsidP="008B79E6">
      <w:pPr>
        <w:pStyle w:val="BodyText"/>
        <w:spacing w:after="0"/>
        <w:ind w:left="720"/>
        <w:rPr>
          <w:sz w:val="24"/>
          <w:szCs w:val="24"/>
        </w:rPr>
      </w:pPr>
      <w:r w:rsidRPr="00787177">
        <w:rPr>
          <w:color w:val="080808"/>
          <w:sz w:val="24"/>
          <w:szCs w:val="24"/>
        </w:rPr>
        <w:t xml:space="preserve">The graders will </w:t>
      </w:r>
      <w:r w:rsidRPr="00787177">
        <w:rPr>
          <w:i/>
          <w:color w:val="080808"/>
          <w:sz w:val="24"/>
          <w:szCs w:val="24"/>
        </w:rPr>
        <w:t xml:space="preserve">not </w:t>
      </w:r>
      <w:r w:rsidRPr="00787177">
        <w:rPr>
          <w:color w:val="080808"/>
          <w:sz w:val="24"/>
          <w:szCs w:val="24"/>
        </w:rPr>
        <w:t>compile or alter your source</w:t>
      </w:r>
      <w:r w:rsidRPr="00787177">
        <w:rPr>
          <w:color w:val="080808"/>
          <w:spacing w:val="-12"/>
          <w:sz w:val="24"/>
          <w:szCs w:val="24"/>
        </w:rPr>
        <w:t xml:space="preserve"> </w:t>
      </w:r>
      <w:r w:rsidRPr="00787177">
        <w:rPr>
          <w:color w:val="080808"/>
          <w:sz w:val="24"/>
          <w:szCs w:val="24"/>
        </w:rPr>
        <w:t>code</w:t>
      </w:r>
      <w:r w:rsidRPr="00787177">
        <w:rPr>
          <w:color w:val="080808"/>
          <w:spacing w:val="-27"/>
          <w:sz w:val="24"/>
          <w:szCs w:val="24"/>
        </w:rPr>
        <w:t xml:space="preserve"> </w:t>
      </w:r>
      <w:r w:rsidRPr="00787177">
        <w:rPr>
          <w:color w:val="080808"/>
          <w:sz w:val="24"/>
          <w:szCs w:val="24"/>
        </w:rPr>
        <w:t>to</w:t>
      </w:r>
      <w:r w:rsidRPr="00787177">
        <w:rPr>
          <w:color w:val="080808"/>
          <w:spacing w:val="-17"/>
          <w:sz w:val="24"/>
          <w:szCs w:val="24"/>
        </w:rPr>
        <w:t xml:space="preserve"> </w:t>
      </w:r>
      <w:r w:rsidRPr="00787177">
        <w:rPr>
          <w:color w:val="080808"/>
          <w:sz w:val="24"/>
          <w:szCs w:val="24"/>
        </w:rPr>
        <w:t>correct</w:t>
      </w:r>
      <w:r w:rsidRPr="00787177">
        <w:rPr>
          <w:color w:val="080808"/>
          <w:spacing w:val="-14"/>
          <w:sz w:val="24"/>
          <w:szCs w:val="24"/>
        </w:rPr>
        <w:t xml:space="preserve"> </w:t>
      </w:r>
      <w:r w:rsidRPr="00787177">
        <w:rPr>
          <w:color w:val="080808"/>
          <w:sz w:val="24"/>
          <w:szCs w:val="24"/>
        </w:rPr>
        <w:t>for</w:t>
      </w:r>
      <w:r w:rsidRPr="00787177">
        <w:rPr>
          <w:color w:val="080808"/>
          <w:spacing w:val="-25"/>
          <w:sz w:val="24"/>
          <w:szCs w:val="24"/>
        </w:rPr>
        <w:t xml:space="preserve"> </w:t>
      </w:r>
      <w:r w:rsidRPr="00787177">
        <w:rPr>
          <w:color w:val="080808"/>
          <w:sz w:val="24"/>
          <w:szCs w:val="24"/>
        </w:rPr>
        <w:t>this.</w:t>
      </w:r>
      <w:r w:rsidRPr="00787177">
        <w:rPr>
          <w:color w:val="080808"/>
          <w:spacing w:val="19"/>
          <w:sz w:val="24"/>
          <w:szCs w:val="24"/>
        </w:rPr>
        <w:t xml:space="preserve"> </w:t>
      </w:r>
      <w:r w:rsidR="008B79E6" w:rsidRPr="00787177">
        <w:rPr>
          <w:color w:val="080808"/>
          <w:spacing w:val="19"/>
          <w:sz w:val="24"/>
          <w:szCs w:val="24"/>
        </w:rPr>
        <w:br/>
      </w:r>
      <w:r w:rsidRPr="00787177">
        <w:rPr>
          <w:color w:val="080808"/>
          <w:sz w:val="24"/>
          <w:szCs w:val="24"/>
        </w:rPr>
        <w:t>Submissions</w:t>
      </w:r>
      <w:r w:rsidRPr="00787177">
        <w:rPr>
          <w:color w:val="080808"/>
          <w:spacing w:val="-20"/>
          <w:sz w:val="24"/>
          <w:szCs w:val="24"/>
        </w:rPr>
        <w:t xml:space="preserve"> </w:t>
      </w:r>
      <w:r w:rsidRPr="00787177">
        <w:rPr>
          <w:color w:val="080808"/>
          <w:sz w:val="24"/>
          <w:szCs w:val="24"/>
        </w:rPr>
        <w:t>that</w:t>
      </w:r>
      <w:r w:rsidRPr="00787177">
        <w:rPr>
          <w:color w:val="080808"/>
          <w:spacing w:val="-20"/>
          <w:sz w:val="24"/>
          <w:szCs w:val="24"/>
        </w:rPr>
        <w:t xml:space="preserve"> </w:t>
      </w:r>
      <w:r w:rsidRPr="00787177">
        <w:rPr>
          <w:color w:val="080808"/>
          <w:sz w:val="24"/>
          <w:szCs w:val="24"/>
        </w:rPr>
        <w:t>do</w:t>
      </w:r>
      <w:r w:rsidRPr="00787177">
        <w:rPr>
          <w:color w:val="080808"/>
          <w:spacing w:val="-17"/>
          <w:sz w:val="24"/>
          <w:szCs w:val="24"/>
        </w:rPr>
        <w:t xml:space="preserve"> </w:t>
      </w:r>
      <w:r w:rsidRPr="00787177">
        <w:rPr>
          <w:i/>
          <w:color w:val="080808"/>
          <w:sz w:val="24"/>
          <w:szCs w:val="24"/>
        </w:rPr>
        <w:t>not</w:t>
      </w:r>
      <w:r w:rsidRPr="00787177">
        <w:rPr>
          <w:i/>
          <w:color w:val="080808"/>
          <w:spacing w:val="-19"/>
          <w:sz w:val="24"/>
          <w:szCs w:val="24"/>
        </w:rPr>
        <w:t xml:space="preserve"> </w:t>
      </w:r>
      <w:r w:rsidRPr="00787177">
        <w:rPr>
          <w:color w:val="080808"/>
          <w:sz w:val="24"/>
          <w:szCs w:val="24"/>
        </w:rPr>
        <w:t>contain</w:t>
      </w:r>
      <w:r w:rsidRPr="00787177">
        <w:rPr>
          <w:color w:val="080808"/>
          <w:spacing w:val="-21"/>
          <w:sz w:val="24"/>
          <w:szCs w:val="24"/>
        </w:rPr>
        <w:t xml:space="preserve"> </w:t>
      </w:r>
      <w:r w:rsidRPr="00787177">
        <w:rPr>
          <w:color w:val="080808"/>
          <w:sz w:val="24"/>
          <w:szCs w:val="24"/>
        </w:rPr>
        <w:t>source</w:t>
      </w:r>
      <w:r w:rsidRPr="00787177">
        <w:rPr>
          <w:color w:val="080808"/>
          <w:spacing w:val="-14"/>
          <w:sz w:val="24"/>
          <w:szCs w:val="24"/>
        </w:rPr>
        <w:t xml:space="preserve"> </w:t>
      </w:r>
      <w:r w:rsidRPr="00787177">
        <w:rPr>
          <w:color w:val="080808"/>
          <w:sz w:val="24"/>
          <w:szCs w:val="24"/>
        </w:rPr>
        <w:t>code</w:t>
      </w:r>
      <w:r w:rsidRPr="00787177">
        <w:rPr>
          <w:color w:val="080808"/>
          <w:spacing w:val="-25"/>
          <w:sz w:val="24"/>
          <w:szCs w:val="24"/>
        </w:rPr>
        <w:t xml:space="preserve"> </w:t>
      </w:r>
      <w:r w:rsidRPr="00787177">
        <w:rPr>
          <w:color w:val="080808"/>
          <w:sz w:val="24"/>
          <w:szCs w:val="24"/>
        </w:rPr>
        <w:t>will</w:t>
      </w:r>
      <w:r w:rsidRPr="00787177">
        <w:rPr>
          <w:color w:val="080808"/>
          <w:spacing w:val="-24"/>
          <w:sz w:val="24"/>
          <w:szCs w:val="24"/>
        </w:rPr>
        <w:t xml:space="preserve"> </w:t>
      </w:r>
      <w:r w:rsidRPr="00787177">
        <w:rPr>
          <w:i/>
          <w:color w:val="080808"/>
          <w:sz w:val="24"/>
          <w:szCs w:val="24"/>
        </w:rPr>
        <w:t>not</w:t>
      </w:r>
      <w:r w:rsidRPr="00787177">
        <w:rPr>
          <w:i/>
          <w:color w:val="080808"/>
          <w:spacing w:val="-17"/>
          <w:sz w:val="24"/>
          <w:szCs w:val="24"/>
        </w:rPr>
        <w:t xml:space="preserve"> </w:t>
      </w:r>
      <w:r w:rsidRPr="00787177">
        <w:rPr>
          <w:color w:val="080808"/>
          <w:sz w:val="24"/>
          <w:szCs w:val="24"/>
        </w:rPr>
        <w:t>be</w:t>
      </w:r>
      <w:r w:rsidRPr="00787177">
        <w:rPr>
          <w:color w:val="080808"/>
          <w:spacing w:val="-17"/>
          <w:sz w:val="24"/>
          <w:szCs w:val="24"/>
        </w:rPr>
        <w:t xml:space="preserve"> </w:t>
      </w:r>
      <w:r w:rsidRPr="00787177">
        <w:rPr>
          <w:color w:val="080808"/>
          <w:sz w:val="24"/>
          <w:szCs w:val="24"/>
        </w:rPr>
        <w:t>graded.</w:t>
      </w:r>
    </w:p>
    <w:p w14:paraId="1A4F8C86" w14:textId="77777777" w:rsidR="005E2C43" w:rsidRPr="00787177" w:rsidRDefault="005E2C43" w:rsidP="00740219">
      <w:pPr>
        <w:pStyle w:val="BodyText"/>
        <w:spacing w:after="0"/>
        <w:rPr>
          <w:sz w:val="24"/>
          <w:szCs w:val="24"/>
        </w:rPr>
      </w:pPr>
    </w:p>
    <w:p w14:paraId="78CEA5A7" w14:textId="77777777" w:rsidR="005E2C43" w:rsidRPr="00787177" w:rsidRDefault="005E2C43" w:rsidP="008B79E6">
      <w:pPr>
        <w:pStyle w:val="BodyText"/>
        <w:spacing w:after="0"/>
        <w:rPr>
          <w:b/>
          <w:sz w:val="24"/>
          <w:szCs w:val="24"/>
        </w:rPr>
      </w:pPr>
      <w:r w:rsidRPr="00787177">
        <w:rPr>
          <w:b/>
          <w:color w:val="080808"/>
          <w:sz w:val="24"/>
          <w:szCs w:val="24"/>
        </w:rPr>
        <w:t>Assumptions to make when taking this assessment:</w:t>
      </w:r>
    </w:p>
    <w:p w14:paraId="2AB5E19E" w14:textId="77777777" w:rsidR="005E2C43" w:rsidRPr="00787177" w:rsidRDefault="005E2C43" w:rsidP="00740219">
      <w:pPr>
        <w:pStyle w:val="BodyText"/>
        <w:spacing w:after="0"/>
        <w:rPr>
          <w:sz w:val="24"/>
          <w:szCs w:val="24"/>
        </w:rPr>
      </w:pPr>
    </w:p>
    <w:p w14:paraId="057387F9" w14:textId="46E838E0" w:rsidR="00C65502" w:rsidRPr="005A258C" w:rsidRDefault="00C65502" w:rsidP="00C65502">
      <w:pPr>
        <w:pStyle w:val="ListParagraph"/>
        <w:widowControl w:val="0"/>
        <w:numPr>
          <w:ilvl w:val="0"/>
          <w:numId w:val="4"/>
        </w:numPr>
        <w:tabs>
          <w:tab w:val="left" w:pos="859"/>
          <w:tab w:val="left" w:pos="860"/>
        </w:tabs>
        <w:autoSpaceDE w:val="0"/>
        <w:autoSpaceDN w:val="0"/>
        <w:spacing w:after="0" w:line="240" w:lineRule="auto"/>
        <w:ind w:left="859" w:hanging="371"/>
        <w:contextualSpacing w:val="0"/>
        <w:rPr>
          <w:rFonts w:ascii="Times New Roman" w:hAnsi="Times New Roman" w:cs="Times New Roman"/>
          <w:sz w:val="24"/>
          <w:szCs w:val="24"/>
        </w:rPr>
      </w:pPr>
      <w:r>
        <w:rPr>
          <w:rFonts w:ascii="Times New Roman" w:hAnsi="Times New Roman" w:cs="Times New Roman"/>
          <w:sz w:val="24"/>
          <w:szCs w:val="24"/>
        </w:rPr>
        <w:t xml:space="preserve">The text file imported into the driver program will be error free and all of the data values will be in the correct order. NOTE: the product type symbol can be either upper or lowercase. </w:t>
      </w:r>
    </w:p>
    <w:p w14:paraId="1F321285" w14:textId="77777777" w:rsidR="005E2C43" w:rsidRPr="00787177" w:rsidRDefault="005E2C43" w:rsidP="00740219">
      <w:pPr>
        <w:pStyle w:val="BodyText"/>
        <w:spacing w:after="0"/>
        <w:rPr>
          <w:sz w:val="24"/>
          <w:szCs w:val="24"/>
        </w:rPr>
      </w:pPr>
    </w:p>
    <w:p w14:paraId="5EFD2892" w14:textId="77777777" w:rsidR="005E2C43" w:rsidRPr="00787177" w:rsidRDefault="005E2C43" w:rsidP="008B79E6">
      <w:pPr>
        <w:pStyle w:val="BodyText"/>
        <w:spacing w:after="0"/>
        <w:rPr>
          <w:b/>
          <w:sz w:val="24"/>
          <w:szCs w:val="24"/>
        </w:rPr>
      </w:pPr>
      <w:r w:rsidRPr="00787177">
        <w:rPr>
          <w:b/>
          <w:color w:val="080808"/>
          <w:sz w:val="24"/>
          <w:szCs w:val="24"/>
        </w:rPr>
        <w:t>Development Standards:</w:t>
      </w:r>
    </w:p>
    <w:p w14:paraId="310A41FB" w14:textId="77777777" w:rsidR="005E2C43" w:rsidRPr="00787177" w:rsidRDefault="005E2C43" w:rsidP="00740219">
      <w:pPr>
        <w:pStyle w:val="BodyText"/>
        <w:spacing w:after="0"/>
        <w:rPr>
          <w:sz w:val="24"/>
          <w:szCs w:val="24"/>
        </w:rPr>
      </w:pPr>
    </w:p>
    <w:p w14:paraId="01D43FDE" w14:textId="77777777" w:rsidR="008B79E6" w:rsidRPr="00787177" w:rsidRDefault="005E2C43" w:rsidP="008B79E6">
      <w:pPr>
        <w:pStyle w:val="ListParagraph"/>
        <w:widowControl w:val="0"/>
        <w:numPr>
          <w:ilvl w:val="0"/>
          <w:numId w:val="6"/>
        </w:numPr>
        <w:tabs>
          <w:tab w:val="left" w:pos="858"/>
          <w:tab w:val="left" w:pos="860"/>
        </w:tabs>
        <w:autoSpaceDE w:val="0"/>
        <w:autoSpaceDN w:val="0"/>
        <w:spacing w:after="0" w:line="240" w:lineRule="auto"/>
        <w:ind w:left="900"/>
        <w:contextualSpacing w:val="0"/>
        <w:rPr>
          <w:rFonts w:ascii="Times New Roman" w:hAnsi="Times New Roman" w:cs="Times New Roman"/>
          <w:sz w:val="24"/>
          <w:szCs w:val="24"/>
        </w:rPr>
      </w:pPr>
      <w:r w:rsidRPr="00787177">
        <w:rPr>
          <w:rFonts w:ascii="Times New Roman" w:hAnsi="Times New Roman" w:cs="Times New Roman"/>
          <w:color w:val="080808"/>
          <w:sz w:val="24"/>
          <w:szCs w:val="24"/>
        </w:rPr>
        <w:t>Your Code must use a consistent variable naming</w:t>
      </w:r>
      <w:r w:rsidRPr="00787177">
        <w:rPr>
          <w:rFonts w:ascii="Times New Roman" w:hAnsi="Times New Roman" w:cs="Times New Roman"/>
          <w:color w:val="080808"/>
          <w:spacing w:val="43"/>
          <w:sz w:val="24"/>
          <w:szCs w:val="24"/>
        </w:rPr>
        <w:t xml:space="preserve"> </w:t>
      </w:r>
      <w:r w:rsidRPr="00787177">
        <w:rPr>
          <w:rFonts w:ascii="Times New Roman" w:hAnsi="Times New Roman" w:cs="Times New Roman"/>
          <w:color w:val="080808"/>
          <w:sz w:val="24"/>
          <w:szCs w:val="24"/>
        </w:rPr>
        <w:t>convention.</w:t>
      </w:r>
    </w:p>
    <w:p w14:paraId="6E3F0902" w14:textId="0A61ADE3" w:rsidR="008B79E6" w:rsidRPr="00787177" w:rsidRDefault="005E2C43" w:rsidP="008B79E6">
      <w:pPr>
        <w:pStyle w:val="ListParagraph"/>
        <w:widowControl w:val="0"/>
        <w:numPr>
          <w:ilvl w:val="0"/>
          <w:numId w:val="6"/>
        </w:numPr>
        <w:tabs>
          <w:tab w:val="left" w:pos="858"/>
          <w:tab w:val="left" w:pos="860"/>
        </w:tabs>
        <w:autoSpaceDE w:val="0"/>
        <w:autoSpaceDN w:val="0"/>
        <w:spacing w:after="0" w:line="240" w:lineRule="auto"/>
        <w:ind w:left="900"/>
        <w:contextualSpacing w:val="0"/>
        <w:rPr>
          <w:rFonts w:ascii="Times New Roman" w:hAnsi="Times New Roman" w:cs="Times New Roman"/>
          <w:sz w:val="24"/>
          <w:szCs w:val="24"/>
        </w:rPr>
      </w:pPr>
      <w:r w:rsidRPr="00787177">
        <w:rPr>
          <w:rFonts w:ascii="Times New Roman" w:hAnsi="Times New Roman" w:cs="Times New Roman"/>
          <w:color w:val="080808"/>
          <w:sz w:val="24"/>
          <w:szCs w:val="24"/>
        </w:rPr>
        <w:t>All methods must be documented with comments explaining the purpose of the method</w:t>
      </w:r>
      <w:r w:rsidRPr="00787177">
        <w:rPr>
          <w:rFonts w:ascii="Times New Roman" w:hAnsi="Times New Roman" w:cs="Times New Roman"/>
          <w:color w:val="2A2A2A"/>
          <w:sz w:val="24"/>
          <w:szCs w:val="24"/>
        </w:rPr>
        <w:t xml:space="preserve">, </w:t>
      </w:r>
      <w:r w:rsidRPr="00787177">
        <w:rPr>
          <w:rFonts w:ascii="Times New Roman" w:hAnsi="Times New Roman" w:cs="Times New Roman"/>
          <w:color w:val="080808"/>
          <w:sz w:val="24"/>
          <w:szCs w:val="24"/>
        </w:rPr>
        <w:t xml:space="preserve">the input parameters (if any), and the output (if any). </w:t>
      </w:r>
    </w:p>
    <w:p w14:paraId="09D535DA" w14:textId="446F0C15" w:rsidR="005E2C43" w:rsidRPr="00787177" w:rsidRDefault="005E2C43" w:rsidP="008B79E6">
      <w:pPr>
        <w:pStyle w:val="ListParagraph"/>
        <w:widowControl w:val="0"/>
        <w:numPr>
          <w:ilvl w:val="0"/>
          <w:numId w:val="6"/>
        </w:numPr>
        <w:tabs>
          <w:tab w:val="left" w:pos="858"/>
          <w:tab w:val="left" w:pos="860"/>
        </w:tabs>
        <w:autoSpaceDE w:val="0"/>
        <w:autoSpaceDN w:val="0"/>
        <w:spacing w:after="0" w:line="240" w:lineRule="auto"/>
        <w:ind w:left="900"/>
        <w:contextualSpacing w:val="0"/>
        <w:rPr>
          <w:rFonts w:ascii="Times New Roman" w:hAnsi="Times New Roman" w:cs="Times New Roman"/>
          <w:sz w:val="24"/>
          <w:szCs w:val="24"/>
        </w:rPr>
      </w:pPr>
      <w:r w:rsidRPr="00787177">
        <w:rPr>
          <w:rFonts w:ascii="Times New Roman" w:hAnsi="Times New Roman" w:cs="Times New Roman"/>
          <w:color w:val="080808"/>
          <w:sz w:val="24"/>
          <w:szCs w:val="24"/>
        </w:rPr>
        <w:t>If you create a class, then you must use Javadoc</w:t>
      </w:r>
      <w:r w:rsidR="008B79E6" w:rsidRPr="00787177">
        <w:rPr>
          <w:rFonts w:ascii="Times New Roman" w:hAnsi="Times New Roman" w:cs="Times New Roman"/>
          <w:color w:val="080808"/>
          <w:spacing w:val="38"/>
          <w:sz w:val="24"/>
          <w:szCs w:val="24"/>
        </w:rPr>
        <w:t xml:space="preserve"> </w:t>
      </w:r>
      <w:r w:rsidRPr="00787177">
        <w:rPr>
          <w:rFonts w:ascii="Times New Roman" w:hAnsi="Times New Roman" w:cs="Times New Roman"/>
          <w:color w:val="080808"/>
          <w:sz w:val="24"/>
          <w:szCs w:val="24"/>
        </w:rPr>
        <w:t>comments.</w:t>
      </w:r>
    </w:p>
    <w:p w14:paraId="72F1790F" w14:textId="77777777" w:rsidR="004F07A3" w:rsidRDefault="004F07A3" w:rsidP="005E2C43">
      <w:pPr>
        <w:rPr>
          <w:sz w:val="24"/>
          <w:szCs w:val="24"/>
        </w:rPr>
      </w:pPr>
    </w:p>
    <w:p w14:paraId="76ED052A" w14:textId="77777777" w:rsidR="00F751DF" w:rsidRDefault="00F751DF" w:rsidP="004F07A3">
      <w:pPr>
        <w:pStyle w:val="BodyText"/>
        <w:spacing w:after="0"/>
        <w:rPr>
          <w:b/>
          <w:color w:val="070707"/>
          <w:sz w:val="24"/>
          <w:szCs w:val="24"/>
        </w:rPr>
      </w:pPr>
    </w:p>
    <w:p w14:paraId="6412C360" w14:textId="77777777" w:rsidR="00F751DF" w:rsidRDefault="00F751DF" w:rsidP="004F07A3">
      <w:pPr>
        <w:pStyle w:val="BodyText"/>
        <w:spacing w:after="0"/>
        <w:rPr>
          <w:b/>
          <w:color w:val="070707"/>
          <w:sz w:val="24"/>
          <w:szCs w:val="24"/>
        </w:rPr>
      </w:pPr>
    </w:p>
    <w:p w14:paraId="691A1FFA" w14:textId="77777777" w:rsidR="00F751DF" w:rsidRDefault="00F751DF" w:rsidP="004F07A3">
      <w:pPr>
        <w:pStyle w:val="BodyText"/>
        <w:spacing w:after="0"/>
        <w:rPr>
          <w:b/>
          <w:color w:val="070707"/>
          <w:sz w:val="24"/>
          <w:szCs w:val="24"/>
        </w:rPr>
      </w:pPr>
    </w:p>
    <w:p w14:paraId="67AC1E48" w14:textId="77777777" w:rsidR="00F751DF" w:rsidRDefault="00F751DF" w:rsidP="004F07A3">
      <w:pPr>
        <w:pStyle w:val="BodyText"/>
        <w:spacing w:after="0"/>
        <w:rPr>
          <w:b/>
          <w:color w:val="070707"/>
          <w:sz w:val="24"/>
          <w:szCs w:val="24"/>
        </w:rPr>
      </w:pPr>
    </w:p>
    <w:p w14:paraId="54CB0DAE" w14:textId="77777777" w:rsidR="00F751DF" w:rsidRDefault="00F751DF" w:rsidP="004F07A3">
      <w:pPr>
        <w:pStyle w:val="BodyText"/>
        <w:spacing w:after="0"/>
        <w:rPr>
          <w:b/>
          <w:color w:val="070707"/>
          <w:sz w:val="24"/>
          <w:szCs w:val="24"/>
        </w:rPr>
      </w:pPr>
    </w:p>
    <w:p w14:paraId="6F304957" w14:textId="77777777" w:rsidR="00F751DF" w:rsidRDefault="00F751DF" w:rsidP="004F07A3">
      <w:pPr>
        <w:pStyle w:val="BodyText"/>
        <w:spacing w:after="0"/>
        <w:rPr>
          <w:b/>
          <w:color w:val="070707"/>
          <w:sz w:val="24"/>
          <w:szCs w:val="24"/>
        </w:rPr>
      </w:pPr>
    </w:p>
    <w:p w14:paraId="37B79020" w14:textId="77777777" w:rsidR="00F751DF" w:rsidRDefault="00F751DF" w:rsidP="004F07A3">
      <w:pPr>
        <w:pStyle w:val="BodyText"/>
        <w:spacing w:after="0"/>
        <w:rPr>
          <w:b/>
          <w:color w:val="070707"/>
          <w:sz w:val="24"/>
          <w:szCs w:val="24"/>
        </w:rPr>
      </w:pPr>
    </w:p>
    <w:p w14:paraId="3FF1F062" w14:textId="77777777" w:rsidR="00F751DF" w:rsidRDefault="00F751DF" w:rsidP="004F07A3">
      <w:pPr>
        <w:pStyle w:val="BodyText"/>
        <w:spacing w:after="0"/>
        <w:rPr>
          <w:b/>
          <w:color w:val="070707"/>
          <w:sz w:val="24"/>
          <w:szCs w:val="24"/>
        </w:rPr>
      </w:pPr>
    </w:p>
    <w:p w14:paraId="6B5DEF75" w14:textId="40F92A15" w:rsidR="00F751DF" w:rsidRDefault="00F751DF" w:rsidP="004F07A3">
      <w:pPr>
        <w:pStyle w:val="BodyText"/>
        <w:spacing w:after="0"/>
        <w:rPr>
          <w:b/>
          <w:color w:val="070707"/>
          <w:sz w:val="24"/>
          <w:szCs w:val="24"/>
        </w:rPr>
      </w:pPr>
    </w:p>
    <w:p w14:paraId="31D031BC" w14:textId="7D224EB6" w:rsidR="00746DE4" w:rsidRDefault="00746DE4" w:rsidP="004F07A3">
      <w:pPr>
        <w:pStyle w:val="BodyText"/>
        <w:spacing w:after="0"/>
        <w:rPr>
          <w:b/>
          <w:color w:val="070707"/>
          <w:sz w:val="24"/>
          <w:szCs w:val="24"/>
        </w:rPr>
      </w:pPr>
    </w:p>
    <w:p w14:paraId="28328851" w14:textId="697F6702" w:rsidR="00746DE4" w:rsidRDefault="00746DE4" w:rsidP="004F07A3">
      <w:pPr>
        <w:pStyle w:val="BodyText"/>
        <w:spacing w:after="0"/>
        <w:rPr>
          <w:b/>
          <w:color w:val="070707"/>
          <w:sz w:val="24"/>
          <w:szCs w:val="24"/>
        </w:rPr>
      </w:pPr>
    </w:p>
    <w:p w14:paraId="579FB561" w14:textId="77777777" w:rsidR="00746DE4" w:rsidRDefault="00746DE4" w:rsidP="004F07A3">
      <w:pPr>
        <w:pStyle w:val="BodyText"/>
        <w:spacing w:after="0"/>
        <w:rPr>
          <w:b/>
          <w:color w:val="070707"/>
          <w:sz w:val="24"/>
          <w:szCs w:val="24"/>
        </w:rPr>
      </w:pPr>
      <w:bookmarkStart w:id="0" w:name="_GoBack"/>
      <w:bookmarkEnd w:id="0"/>
    </w:p>
    <w:p w14:paraId="34BE19AE" w14:textId="3F9FAA88" w:rsidR="004F07A3" w:rsidRPr="000F0E55" w:rsidRDefault="004F07A3" w:rsidP="004F07A3">
      <w:pPr>
        <w:pStyle w:val="BodyText"/>
        <w:spacing w:after="0"/>
        <w:rPr>
          <w:color w:val="070707"/>
          <w:sz w:val="22"/>
          <w:szCs w:val="22"/>
        </w:rPr>
      </w:pPr>
      <w:r w:rsidRPr="000F0E55">
        <w:rPr>
          <w:b/>
          <w:color w:val="070707"/>
          <w:sz w:val="24"/>
          <w:szCs w:val="24"/>
        </w:rPr>
        <w:lastRenderedPageBreak/>
        <w:t>Delimited Portfolio File</w:t>
      </w:r>
    </w:p>
    <w:p w14:paraId="5FFCC1A0" w14:textId="77777777" w:rsidR="004F07A3" w:rsidRDefault="004F07A3" w:rsidP="004F07A3">
      <w:pPr>
        <w:pStyle w:val="BodyText"/>
        <w:spacing w:after="0"/>
        <w:rPr>
          <w:color w:val="070707"/>
          <w:sz w:val="24"/>
          <w:szCs w:val="24"/>
        </w:rPr>
      </w:pPr>
      <w:r>
        <w:rPr>
          <w:color w:val="070707"/>
          <w:sz w:val="24"/>
          <w:szCs w:val="24"/>
        </w:rPr>
        <w:t xml:space="preserve">You will be creating the portion of a program that will import and read a text file stored with a comma delimited format. The program will import the data and store it correctly, then based upon the investment product type (Stock or ETF) the program will store it as an appropriate object type in a generic parent list that can store both Stock and ETF objects. </w:t>
      </w:r>
    </w:p>
    <w:p w14:paraId="66030355" w14:textId="77777777" w:rsidR="004F07A3" w:rsidRDefault="004F07A3" w:rsidP="004F07A3">
      <w:pPr>
        <w:pStyle w:val="BodyText"/>
        <w:spacing w:after="0"/>
        <w:rPr>
          <w:color w:val="070707"/>
          <w:sz w:val="24"/>
          <w:szCs w:val="24"/>
        </w:rPr>
      </w:pPr>
    </w:p>
    <w:p w14:paraId="7BEBEAF8" w14:textId="05094A3E" w:rsidR="004F07A3" w:rsidRDefault="004F07A3" w:rsidP="004F07A3">
      <w:pPr>
        <w:pStyle w:val="BodyText"/>
        <w:spacing w:after="0"/>
        <w:rPr>
          <w:color w:val="070707"/>
          <w:sz w:val="24"/>
          <w:szCs w:val="24"/>
        </w:rPr>
      </w:pPr>
      <w:r>
        <w:rPr>
          <w:color w:val="070707"/>
          <w:sz w:val="24"/>
          <w:szCs w:val="24"/>
        </w:rPr>
        <w:t xml:space="preserve">You will also complete the portion of the program that will get input commands from the user to determine if they want to buy, sell, list, or end the program. The methods that perform the actions have been already created; your job is to just create the method that gets user input and then determine what action to perform. </w:t>
      </w:r>
      <w:r w:rsidR="000F0E55">
        <w:rPr>
          <w:color w:val="070707"/>
          <w:sz w:val="24"/>
          <w:szCs w:val="24"/>
        </w:rPr>
        <w:t>Once you are able to input commands you can test if the program received your file correctly</w:t>
      </w:r>
      <w:r w:rsidR="001E7E25">
        <w:rPr>
          <w:color w:val="070707"/>
          <w:sz w:val="24"/>
          <w:szCs w:val="24"/>
        </w:rPr>
        <w:t xml:space="preserve"> by entering the “list” command. </w:t>
      </w:r>
      <w:r>
        <w:rPr>
          <w:color w:val="070707"/>
          <w:sz w:val="24"/>
          <w:szCs w:val="24"/>
        </w:rPr>
        <w:t>(</w:t>
      </w:r>
      <w:r w:rsidRPr="00776616">
        <w:rPr>
          <w:i/>
          <w:iCs/>
          <w:color w:val="070707"/>
          <w:sz w:val="24"/>
          <w:szCs w:val="24"/>
        </w:rPr>
        <w:t xml:space="preserve">NOTE: ETF’s are a type of investment product that is somewhat like stocks and mutual funds. You do not need to be concerned with any details of ETF’s </w:t>
      </w:r>
      <w:r>
        <w:rPr>
          <w:i/>
          <w:iCs/>
          <w:color w:val="070707"/>
          <w:sz w:val="24"/>
          <w:szCs w:val="24"/>
        </w:rPr>
        <w:t>versus</w:t>
      </w:r>
      <w:r w:rsidRPr="00776616">
        <w:rPr>
          <w:i/>
          <w:iCs/>
          <w:color w:val="070707"/>
          <w:sz w:val="24"/>
          <w:szCs w:val="24"/>
        </w:rPr>
        <w:t xml:space="preserve"> stocks</w:t>
      </w:r>
      <w:r>
        <w:rPr>
          <w:i/>
          <w:iCs/>
          <w:color w:val="070707"/>
          <w:sz w:val="24"/>
          <w:szCs w:val="24"/>
        </w:rPr>
        <w:t>, just know they need to be two separate objects</w:t>
      </w:r>
      <w:r>
        <w:rPr>
          <w:color w:val="070707"/>
          <w:sz w:val="24"/>
          <w:szCs w:val="24"/>
        </w:rPr>
        <w:t xml:space="preserve">). </w:t>
      </w:r>
    </w:p>
    <w:p w14:paraId="537F8FA3" w14:textId="6D3A5C3D" w:rsidR="005E2C43" w:rsidRPr="00C566D5" w:rsidRDefault="005E2C43" w:rsidP="005E2C43">
      <w:pPr>
        <w:rPr>
          <w:sz w:val="24"/>
          <w:szCs w:val="24"/>
        </w:rPr>
      </w:pPr>
      <w:r w:rsidRPr="00C566D5">
        <w:rPr>
          <w:sz w:val="24"/>
          <w:szCs w:val="24"/>
        </w:rPr>
        <w:br w:type="page"/>
      </w:r>
    </w:p>
    <w:p w14:paraId="5FB636D5" w14:textId="77777777" w:rsidR="005E2C43" w:rsidRPr="00C566D5" w:rsidRDefault="005E2C43" w:rsidP="005E2C43">
      <w:pPr>
        <w:pStyle w:val="TableParagraph"/>
        <w:spacing w:line="210" w:lineRule="exact"/>
        <w:ind w:left="59"/>
        <w:jc w:val="left"/>
        <w:rPr>
          <w:b/>
          <w:color w:val="070707"/>
          <w:w w:val="105"/>
          <w:sz w:val="24"/>
          <w:szCs w:val="24"/>
        </w:rPr>
        <w:sectPr w:rsidR="005E2C43" w:rsidRPr="00C566D5" w:rsidSect="00746DE4">
          <w:headerReference w:type="default" r:id="rId9"/>
          <w:footerReference w:type="default" r:id="rId10"/>
          <w:pgSz w:w="12240" w:h="15840"/>
          <w:pgMar w:top="1440" w:right="1080" w:bottom="1440" w:left="1080" w:header="720" w:footer="720" w:gutter="0"/>
          <w:pgBorders w:display="firstPage" w:offsetFrom="page">
            <w:top w:val="single" w:sz="18" w:space="24" w:color="auto"/>
            <w:left w:val="single" w:sz="18" w:space="24" w:color="auto"/>
            <w:bottom w:val="single" w:sz="18" w:space="24" w:color="auto"/>
            <w:right w:val="single" w:sz="18" w:space="24" w:color="auto"/>
          </w:pgBorders>
          <w:cols w:space="68"/>
          <w:titlePg/>
          <w:docGrid w:linePitch="272"/>
        </w:sectPr>
      </w:pPr>
    </w:p>
    <w:p w14:paraId="56486275" w14:textId="03494018" w:rsidR="002A1651" w:rsidRPr="00787177" w:rsidRDefault="002A1651" w:rsidP="002A1651">
      <w:pPr>
        <w:pStyle w:val="Heading1"/>
        <w:rPr>
          <w:rFonts w:ascii="Times New Roman" w:hAnsi="Times New Roman"/>
          <w:sz w:val="26"/>
          <w:szCs w:val="26"/>
        </w:rPr>
      </w:pPr>
      <w:r>
        <w:rPr>
          <w:rFonts w:ascii="Times New Roman" w:hAnsi="Times New Roman"/>
          <w:color w:val="070707"/>
          <w:sz w:val="26"/>
          <w:szCs w:val="26"/>
        </w:rPr>
        <w:lastRenderedPageBreak/>
        <w:t>In</w:t>
      </w:r>
      <w:r w:rsidRPr="00787177">
        <w:rPr>
          <w:rFonts w:ascii="Times New Roman" w:hAnsi="Times New Roman"/>
          <w:color w:val="070707"/>
          <w:sz w:val="26"/>
          <w:szCs w:val="26"/>
        </w:rPr>
        <w:t>put:</w:t>
      </w:r>
    </w:p>
    <w:p w14:paraId="00DDA1C2" w14:textId="300200DC" w:rsidR="002A1651" w:rsidRDefault="002A1651" w:rsidP="00C566D5">
      <w:pPr>
        <w:pStyle w:val="BodyText"/>
        <w:spacing w:after="0"/>
        <w:rPr>
          <w:color w:val="070707"/>
          <w:sz w:val="24"/>
          <w:szCs w:val="24"/>
        </w:rPr>
      </w:pPr>
      <w:r>
        <w:rPr>
          <w:color w:val="070707"/>
          <w:sz w:val="24"/>
          <w:szCs w:val="24"/>
        </w:rPr>
        <w:t xml:space="preserve">The </w:t>
      </w:r>
      <w:r w:rsidR="00776616">
        <w:rPr>
          <w:color w:val="070707"/>
          <w:sz w:val="24"/>
          <w:szCs w:val="24"/>
        </w:rPr>
        <w:t xml:space="preserve">program will input, read, and </w:t>
      </w:r>
      <w:r w:rsidR="00E34BC6">
        <w:rPr>
          <w:color w:val="070707"/>
          <w:sz w:val="24"/>
          <w:szCs w:val="24"/>
        </w:rPr>
        <w:t>divide up the text file to create an appropriate object (Stock or ETF) that will be stored in a centralized portfolio list. The second set of input will be physical key entries via console</w:t>
      </w:r>
      <w:r w:rsidR="0024657B">
        <w:rPr>
          <w:color w:val="070707"/>
          <w:sz w:val="24"/>
          <w:szCs w:val="24"/>
        </w:rPr>
        <w:t xml:space="preserve"> that tell the program to Buy, </w:t>
      </w:r>
      <w:r w:rsidR="00853328">
        <w:rPr>
          <w:color w:val="070707"/>
          <w:sz w:val="24"/>
          <w:szCs w:val="24"/>
        </w:rPr>
        <w:t xml:space="preserve">Sell, List, or End the program. </w:t>
      </w:r>
    </w:p>
    <w:p w14:paraId="50D3D658" w14:textId="0B597A39" w:rsidR="005E2C43" w:rsidRPr="00787177" w:rsidRDefault="002A1651" w:rsidP="00C566D5">
      <w:pPr>
        <w:pStyle w:val="Heading1"/>
        <w:rPr>
          <w:rFonts w:ascii="Times New Roman" w:hAnsi="Times New Roman"/>
          <w:sz w:val="26"/>
          <w:szCs w:val="26"/>
        </w:rPr>
      </w:pPr>
      <w:r>
        <w:rPr>
          <w:rFonts w:ascii="Times New Roman" w:hAnsi="Times New Roman"/>
          <w:color w:val="070707"/>
          <w:sz w:val="26"/>
          <w:szCs w:val="26"/>
        </w:rPr>
        <w:t>O</w:t>
      </w:r>
      <w:r w:rsidR="005E2C43" w:rsidRPr="00787177">
        <w:rPr>
          <w:rFonts w:ascii="Times New Roman" w:hAnsi="Times New Roman"/>
          <w:color w:val="070707"/>
          <w:sz w:val="26"/>
          <w:szCs w:val="26"/>
        </w:rPr>
        <w:t>utput</w:t>
      </w:r>
      <w:r w:rsidR="00F71E57">
        <w:rPr>
          <w:rFonts w:ascii="Times New Roman" w:hAnsi="Times New Roman"/>
          <w:color w:val="070707"/>
          <w:sz w:val="26"/>
          <w:szCs w:val="26"/>
        </w:rPr>
        <w:t xml:space="preserve"> 1</w:t>
      </w:r>
      <w:r w:rsidR="005E2C43" w:rsidRPr="00787177">
        <w:rPr>
          <w:rFonts w:ascii="Times New Roman" w:hAnsi="Times New Roman"/>
          <w:color w:val="070707"/>
          <w:sz w:val="26"/>
          <w:szCs w:val="26"/>
        </w:rPr>
        <w:t>:</w:t>
      </w:r>
    </w:p>
    <w:p w14:paraId="660688FC" w14:textId="31DADEA2" w:rsidR="00EB442D" w:rsidRDefault="00CA09A1" w:rsidP="00EB442D">
      <w:pPr>
        <w:pStyle w:val="BodyText"/>
        <w:spacing w:line="247" w:lineRule="auto"/>
        <w:ind w:right="-10"/>
        <w:rPr>
          <w:sz w:val="24"/>
          <w:szCs w:val="24"/>
        </w:rPr>
      </w:pPr>
      <w:r>
        <w:rPr>
          <w:sz w:val="24"/>
          <w:szCs w:val="24"/>
        </w:rPr>
        <w:t>The application should look similar to the figure below</w:t>
      </w:r>
      <w:r w:rsidR="00585AD9">
        <w:rPr>
          <w:sz w:val="24"/>
          <w:szCs w:val="24"/>
        </w:rPr>
        <w:t xml:space="preserve"> when calling the “List” command</w:t>
      </w:r>
      <w:proofErr w:type="gramStart"/>
      <w:r w:rsidR="00585AD9">
        <w:rPr>
          <w:sz w:val="24"/>
          <w:szCs w:val="24"/>
        </w:rPr>
        <w:t>.</w:t>
      </w:r>
      <w:r>
        <w:rPr>
          <w:sz w:val="24"/>
          <w:szCs w:val="24"/>
        </w:rPr>
        <w:t>.</w:t>
      </w:r>
      <w:proofErr w:type="gramEnd"/>
    </w:p>
    <w:p w14:paraId="2B13F61A" w14:textId="77777777" w:rsidR="00337D6E" w:rsidRDefault="00337D6E" w:rsidP="00337D6E">
      <w:pPr>
        <w:autoSpaceDE w:val="0"/>
        <w:autoSpaceDN w:val="0"/>
        <w:adjustRightInd w:val="0"/>
        <w:rPr>
          <w:rFonts w:ascii="Consolas" w:eastAsiaTheme="minorHAnsi" w:hAnsi="Consolas" w:cs="Consolas"/>
        </w:rPr>
      </w:pPr>
      <w:r>
        <w:rPr>
          <w:rFonts w:ascii="Consolas" w:eastAsiaTheme="minorHAnsi" w:hAnsi="Consolas" w:cs="Consolas"/>
          <w:color w:val="000000"/>
        </w:rPr>
        <w:t>What do you want to do today: BUY, SELL, LIST, or END?</w:t>
      </w:r>
    </w:p>
    <w:p w14:paraId="37D514E5" w14:textId="77777777" w:rsidR="00337D6E" w:rsidRDefault="00337D6E" w:rsidP="00337D6E">
      <w:pPr>
        <w:autoSpaceDE w:val="0"/>
        <w:autoSpaceDN w:val="0"/>
        <w:adjustRightInd w:val="0"/>
        <w:rPr>
          <w:rFonts w:ascii="Consolas" w:eastAsiaTheme="minorHAnsi" w:hAnsi="Consolas" w:cs="Consolas"/>
        </w:rPr>
      </w:pPr>
      <w:r>
        <w:rPr>
          <w:rFonts w:ascii="Consolas" w:eastAsiaTheme="minorHAnsi" w:hAnsi="Consolas" w:cs="Consolas"/>
          <w:color w:val="00C87D"/>
        </w:rPr>
        <w:t>List</w:t>
      </w:r>
    </w:p>
    <w:p w14:paraId="048F59AE" w14:textId="77777777" w:rsidR="00337D6E" w:rsidRDefault="00337D6E" w:rsidP="00337D6E">
      <w:pPr>
        <w:autoSpaceDE w:val="0"/>
        <w:autoSpaceDN w:val="0"/>
        <w:adjustRightInd w:val="0"/>
        <w:rPr>
          <w:rFonts w:ascii="Consolas" w:eastAsiaTheme="minorHAnsi" w:hAnsi="Consolas" w:cs="Consolas"/>
        </w:rPr>
      </w:pPr>
      <w:r>
        <w:rPr>
          <w:rFonts w:ascii="Consolas" w:eastAsiaTheme="minorHAnsi" w:hAnsi="Consolas" w:cs="Consolas"/>
          <w:color w:val="000000"/>
        </w:rPr>
        <w:t>There are 2 Stocks and 2 ETF's.</w:t>
      </w:r>
    </w:p>
    <w:p w14:paraId="0A701C71" w14:textId="77777777" w:rsidR="00337D6E" w:rsidRDefault="00337D6E" w:rsidP="00337D6E">
      <w:pPr>
        <w:autoSpaceDE w:val="0"/>
        <w:autoSpaceDN w:val="0"/>
        <w:adjustRightInd w:val="0"/>
        <w:rPr>
          <w:rFonts w:ascii="Consolas" w:eastAsiaTheme="minorHAnsi" w:hAnsi="Consolas" w:cs="Consolas"/>
        </w:rPr>
      </w:pPr>
      <w:r>
        <w:rPr>
          <w:rFonts w:ascii="Consolas" w:eastAsiaTheme="minorHAnsi" w:hAnsi="Consolas" w:cs="Consolas"/>
          <w:color w:val="000000"/>
        </w:rPr>
        <w:t xml:space="preserve">Symbol: ABC </w:t>
      </w:r>
      <w:proofErr w:type="gramStart"/>
      <w:r>
        <w:rPr>
          <w:rFonts w:ascii="Consolas" w:eastAsiaTheme="minorHAnsi" w:hAnsi="Consolas" w:cs="Consolas"/>
          <w:color w:val="000000"/>
        </w:rPr>
        <w:t>|  Type</w:t>
      </w:r>
      <w:proofErr w:type="gramEnd"/>
      <w:r>
        <w:rPr>
          <w:rFonts w:ascii="Consolas" w:eastAsiaTheme="minorHAnsi" w:hAnsi="Consolas" w:cs="Consolas"/>
          <w:color w:val="000000"/>
        </w:rPr>
        <w:t>: ETF |  Company Name: Google |  Price: 110.23 |  Total Shares: 25 |  Total Value: 2755.75</w:t>
      </w:r>
    </w:p>
    <w:p w14:paraId="09FFBF52" w14:textId="77777777" w:rsidR="00337D6E" w:rsidRDefault="00337D6E" w:rsidP="00337D6E">
      <w:pPr>
        <w:autoSpaceDE w:val="0"/>
        <w:autoSpaceDN w:val="0"/>
        <w:adjustRightInd w:val="0"/>
        <w:rPr>
          <w:rFonts w:ascii="Consolas" w:eastAsiaTheme="minorHAnsi" w:hAnsi="Consolas" w:cs="Consolas"/>
        </w:rPr>
      </w:pPr>
      <w:r>
        <w:rPr>
          <w:rFonts w:ascii="Consolas" w:eastAsiaTheme="minorHAnsi" w:hAnsi="Consolas" w:cs="Consolas"/>
          <w:color w:val="000000"/>
        </w:rPr>
        <w:t xml:space="preserve">Symbol: F </w:t>
      </w:r>
      <w:proofErr w:type="gramStart"/>
      <w:r>
        <w:rPr>
          <w:rFonts w:ascii="Consolas" w:eastAsiaTheme="minorHAnsi" w:hAnsi="Consolas" w:cs="Consolas"/>
          <w:color w:val="000000"/>
        </w:rPr>
        <w:t>|  Type</w:t>
      </w:r>
      <w:proofErr w:type="gramEnd"/>
      <w:r>
        <w:rPr>
          <w:rFonts w:ascii="Consolas" w:eastAsiaTheme="minorHAnsi" w:hAnsi="Consolas" w:cs="Consolas"/>
          <w:color w:val="000000"/>
        </w:rPr>
        <w:t>: Stock |  Company Name: Ford |  Price: 23.45 |  Total Shares: 100 |  Total Value: 2345.0</w:t>
      </w:r>
    </w:p>
    <w:p w14:paraId="335B5CF8" w14:textId="77777777" w:rsidR="00337D6E" w:rsidRDefault="00337D6E" w:rsidP="00337D6E">
      <w:pPr>
        <w:autoSpaceDE w:val="0"/>
        <w:autoSpaceDN w:val="0"/>
        <w:adjustRightInd w:val="0"/>
        <w:rPr>
          <w:rFonts w:ascii="Consolas" w:eastAsiaTheme="minorHAnsi" w:hAnsi="Consolas" w:cs="Consolas"/>
        </w:rPr>
      </w:pPr>
      <w:r>
        <w:rPr>
          <w:rFonts w:ascii="Consolas" w:eastAsiaTheme="minorHAnsi" w:hAnsi="Consolas" w:cs="Consolas"/>
          <w:color w:val="000000"/>
        </w:rPr>
        <w:t xml:space="preserve">Symbol: IBM </w:t>
      </w:r>
      <w:proofErr w:type="gramStart"/>
      <w:r>
        <w:rPr>
          <w:rFonts w:ascii="Consolas" w:eastAsiaTheme="minorHAnsi" w:hAnsi="Consolas" w:cs="Consolas"/>
          <w:color w:val="000000"/>
        </w:rPr>
        <w:t>|  Type</w:t>
      </w:r>
      <w:proofErr w:type="gramEnd"/>
      <w:r>
        <w:rPr>
          <w:rFonts w:ascii="Consolas" w:eastAsiaTheme="minorHAnsi" w:hAnsi="Consolas" w:cs="Consolas"/>
          <w:color w:val="000000"/>
        </w:rPr>
        <w:t>: Stock |  Company Name: International Business Machines |  Price: 15.0 |  Total Shares: 5 |  Total Value: 75.0</w:t>
      </w:r>
    </w:p>
    <w:p w14:paraId="530A6811" w14:textId="77777777" w:rsidR="00337D6E" w:rsidRDefault="00337D6E" w:rsidP="00337D6E">
      <w:pPr>
        <w:autoSpaceDE w:val="0"/>
        <w:autoSpaceDN w:val="0"/>
        <w:adjustRightInd w:val="0"/>
        <w:rPr>
          <w:rFonts w:ascii="Consolas" w:eastAsiaTheme="minorHAnsi" w:hAnsi="Consolas" w:cs="Consolas"/>
        </w:rPr>
      </w:pPr>
      <w:r>
        <w:rPr>
          <w:rFonts w:ascii="Consolas" w:eastAsiaTheme="minorHAnsi" w:hAnsi="Consolas" w:cs="Consolas"/>
          <w:color w:val="000000"/>
        </w:rPr>
        <w:t xml:space="preserve">Symbol: ERY </w:t>
      </w:r>
      <w:proofErr w:type="gramStart"/>
      <w:r>
        <w:rPr>
          <w:rFonts w:ascii="Consolas" w:eastAsiaTheme="minorHAnsi" w:hAnsi="Consolas" w:cs="Consolas"/>
          <w:color w:val="000000"/>
        </w:rPr>
        <w:t>|  Type</w:t>
      </w:r>
      <w:proofErr w:type="gramEnd"/>
      <w:r>
        <w:rPr>
          <w:rFonts w:ascii="Consolas" w:eastAsiaTheme="minorHAnsi" w:hAnsi="Consolas" w:cs="Consolas"/>
          <w:color w:val="000000"/>
        </w:rPr>
        <w:t>: ETF |  Company Name: Energy Bear |  Price: 33.75 |  Total Shares: 10 |  Total Value: 337.5</w:t>
      </w:r>
    </w:p>
    <w:p w14:paraId="51472313" w14:textId="77777777" w:rsidR="00337D6E" w:rsidRDefault="00337D6E" w:rsidP="00337D6E">
      <w:pPr>
        <w:autoSpaceDE w:val="0"/>
        <w:autoSpaceDN w:val="0"/>
        <w:adjustRightInd w:val="0"/>
        <w:rPr>
          <w:rFonts w:ascii="Consolas" w:eastAsiaTheme="minorHAnsi" w:hAnsi="Consolas" w:cs="Consolas"/>
        </w:rPr>
      </w:pPr>
    </w:p>
    <w:p w14:paraId="31197402" w14:textId="77777777" w:rsidR="00337D6E" w:rsidRDefault="00337D6E" w:rsidP="00337D6E">
      <w:pPr>
        <w:autoSpaceDE w:val="0"/>
        <w:autoSpaceDN w:val="0"/>
        <w:adjustRightInd w:val="0"/>
        <w:rPr>
          <w:rFonts w:ascii="Consolas" w:eastAsiaTheme="minorHAnsi" w:hAnsi="Consolas" w:cs="Consolas"/>
        </w:rPr>
      </w:pPr>
      <w:r>
        <w:rPr>
          <w:rFonts w:ascii="Consolas" w:eastAsiaTheme="minorHAnsi" w:hAnsi="Consolas" w:cs="Consolas"/>
          <w:color w:val="000000"/>
        </w:rPr>
        <w:t>This is the total value of the portfolio: 5513.25</w:t>
      </w:r>
    </w:p>
    <w:p w14:paraId="7D4A2527" w14:textId="3739326B" w:rsidR="00CA09A1" w:rsidRDefault="00337D6E" w:rsidP="00337D6E">
      <w:pPr>
        <w:pStyle w:val="BodyText"/>
        <w:spacing w:line="247" w:lineRule="auto"/>
        <w:ind w:right="-10"/>
        <w:rPr>
          <w:rFonts w:ascii="Consolas" w:eastAsiaTheme="minorHAnsi" w:hAnsi="Consolas" w:cs="Consolas"/>
          <w:color w:val="000000"/>
        </w:rPr>
      </w:pPr>
      <w:r>
        <w:rPr>
          <w:rFonts w:ascii="Consolas" w:eastAsiaTheme="minorHAnsi" w:hAnsi="Consolas" w:cs="Consolas"/>
          <w:color w:val="000000"/>
        </w:rPr>
        <w:t>What do you want to do today: BUY, SELL, LIST, or END?</w:t>
      </w:r>
    </w:p>
    <w:p w14:paraId="74F8454A" w14:textId="3EEB015C" w:rsidR="00DC28D7" w:rsidRPr="00787177" w:rsidRDefault="00DC28D7" w:rsidP="00DC28D7">
      <w:pPr>
        <w:pStyle w:val="Heading1"/>
        <w:rPr>
          <w:rFonts w:ascii="Times New Roman" w:hAnsi="Times New Roman"/>
          <w:sz w:val="26"/>
          <w:szCs w:val="26"/>
        </w:rPr>
      </w:pPr>
      <w:r>
        <w:rPr>
          <w:rFonts w:ascii="Times New Roman" w:hAnsi="Times New Roman"/>
          <w:color w:val="070707"/>
          <w:sz w:val="26"/>
          <w:szCs w:val="26"/>
        </w:rPr>
        <w:t>O</w:t>
      </w:r>
      <w:r w:rsidRPr="00787177">
        <w:rPr>
          <w:rFonts w:ascii="Times New Roman" w:hAnsi="Times New Roman"/>
          <w:color w:val="070707"/>
          <w:sz w:val="26"/>
          <w:szCs w:val="26"/>
        </w:rPr>
        <w:t>utput</w:t>
      </w:r>
      <w:r>
        <w:rPr>
          <w:rFonts w:ascii="Times New Roman" w:hAnsi="Times New Roman"/>
          <w:color w:val="070707"/>
          <w:sz w:val="26"/>
          <w:szCs w:val="26"/>
        </w:rPr>
        <w:t xml:space="preserve"> “Buy”</w:t>
      </w:r>
      <w:r w:rsidRPr="00787177">
        <w:rPr>
          <w:rFonts w:ascii="Times New Roman" w:hAnsi="Times New Roman"/>
          <w:color w:val="070707"/>
          <w:sz w:val="26"/>
          <w:szCs w:val="26"/>
        </w:rPr>
        <w:t>:</w:t>
      </w:r>
    </w:p>
    <w:p w14:paraId="3AAA64CA" w14:textId="7CA099F3" w:rsidR="00DC28D7" w:rsidRDefault="00DC28D7" w:rsidP="00DC28D7">
      <w:pPr>
        <w:pStyle w:val="BodyText"/>
        <w:spacing w:line="247" w:lineRule="auto"/>
        <w:ind w:right="-10"/>
        <w:rPr>
          <w:sz w:val="24"/>
          <w:szCs w:val="24"/>
        </w:rPr>
      </w:pPr>
      <w:r>
        <w:rPr>
          <w:sz w:val="24"/>
          <w:szCs w:val="24"/>
        </w:rPr>
        <w:t>The application should look similar to the figure below when calling the “</w:t>
      </w:r>
      <w:r w:rsidR="005929B2">
        <w:rPr>
          <w:sz w:val="24"/>
          <w:szCs w:val="24"/>
        </w:rPr>
        <w:t>Buy</w:t>
      </w:r>
      <w:r>
        <w:rPr>
          <w:sz w:val="24"/>
          <w:szCs w:val="24"/>
        </w:rPr>
        <w:t>” command</w:t>
      </w:r>
      <w:proofErr w:type="gramStart"/>
      <w:r>
        <w:rPr>
          <w:sz w:val="24"/>
          <w:szCs w:val="24"/>
        </w:rPr>
        <w:t>..</w:t>
      </w:r>
      <w:proofErr w:type="gramEnd"/>
    </w:p>
    <w:p w14:paraId="7D3863D8" w14:textId="7B6EFF3E" w:rsidR="00861DAA" w:rsidRDefault="00861DAA" w:rsidP="00861DAA">
      <w:pPr>
        <w:autoSpaceDE w:val="0"/>
        <w:autoSpaceDN w:val="0"/>
        <w:adjustRightInd w:val="0"/>
        <w:rPr>
          <w:rFonts w:ascii="Consolas" w:eastAsiaTheme="minorHAnsi" w:hAnsi="Consolas" w:cs="Consolas"/>
        </w:rPr>
      </w:pPr>
      <w:r>
        <w:rPr>
          <w:rFonts w:ascii="Consolas" w:eastAsiaTheme="minorHAnsi" w:hAnsi="Consolas" w:cs="Consolas"/>
          <w:color w:val="000000"/>
        </w:rPr>
        <w:t>What do you want to do today: BUY, SELL, LIST, or END?</w:t>
      </w:r>
    </w:p>
    <w:p w14:paraId="775B47F5" w14:textId="77777777" w:rsidR="00861DAA" w:rsidRDefault="00861DAA" w:rsidP="00861DAA">
      <w:pPr>
        <w:autoSpaceDE w:val="0"/>
        <w:autoSpaceDN w:val="0"/>
        <w:adjustRightInd w:val="0"/>
        <w:rPr>
          <w:rFonts w:ascii="Consolas" w:eastAsiaTheme="minorHAnsi" w:hAnsi="Consolas" w:cs="Consolas"/>
        </w:rPr>
      </w:pPr>
      <w:proofErr w:type="gramStart"/>
      <w:r>
        <w:rPr>
          <w:rFonts w:ascii="Consolas" w:eastAsiaTheme="minorHAnsi" w:hAnsi="Consolas" w:cs="Consolas"/>
          <w:color w:val="00C87D"/>
        </w:rPr>
        <w:t>buy</w:t>
      </w:r>
      <w:proofErr w:type="gramEnd"/>
    </w:p>
    <w:p w14:paraId="284FF290" w14:textId="1C932A5F" w:rsidR="00861DAA" w:rsidRDefault="00861DAA" w:rsidP="00861DAA">
      <w:pPr>
        <w:pStyle w:val="BodyText"/>
        <w:spacing w:line="247" w:lineRule="auto"/>
        <w:ind w:right="-10"/>
        <w:rPr>
          <w:rFonts w:ascii="Consolas" w:eastAsiaTheme="minorHAnsi" w:hAnsi="Consolas" w:cs="Consolas"/>
          <w:color w:val="000000"/>
        </w:rPr>
      </w:pPr>
      <w:r>
        <w:rPr>
          <w:rFonts w:ascii="Consolas" w:eastAsiaTheme="minorHAnsi" w:hAnsi="Consolas" w:cs="Consolas"/>
          <w:color w:val="000000"/>
        </w:rPr>
        <w:t>Which stock do you want to buy?</w:t>
      </w:r>
    </w:p>
    <w:p w14:paraId="6AD9ED2F" w14:textId="499FD769" w:rsidR="00DC28D7" w:rsidRPr="00787177" w:rsidRDefault="00DC28D7" w:rsidP="00DC28D7">
      <w:pPr>
        <w:pStyle w:val="Heading1"/>
        <w:rPr>
          <w:rFonts w:ascii="Times New Roman" w:hAnsi="Times New Roman"/>
          <w:sz w:val="26"/>
          <w:szCs w:val="26"/>
        </w:rPr>
      </w:pPr>
      <w:r>
        <w:rPr>
          <w:rFonts w:ascii="Times New Roman" w:hAnsi="Times New Roman"/>
          <w:color w:val="070707"/>
          <w:sz w:val="26"/>
          <w:szCs w:val="26"/>
        </w:rPr>
        <w:t>O</w:t>
      </w:r>
      <w:r w:rsidRPr="00787177">
        <w:rPr>
          <w:rFonts w:ascii="Times New Roman" w:hAnsi="Times New Roman"/>
          <w:color w:val="070707"/>
          <w:sz w:val="26"/>
          <w:szCs w:val="26"/>
        </w:rPr>
        <w:t>utput</w:t>
      </w:r>
      <w:r>
        <w:rPr>
          <w:rFonts w:ascii="Times New Roman" w:hAnsi="Times New Roman"/>
          <w:color w:val="070707"/>
          <w:sz w:val="26"/>
          <w:szCs w:val="26"/>
        </w:rPr>
        <w:t xml:space="preserve"> “Sell”</w:t>
      </w:r>
      <w:r w:rsidRPr="00787177">
        <w:rPr>
          <w:rFonts w:ascii="Times New Roman" w:hAnsi="Times New Roman"/>
          <w:color w:val="070707"/>
          <w:sz w:val="26"/>
          <w:szCs w:val="26"/>
        </w:rPr>
        <w:t>:</w:t>
      </w:r>
    </w:p>
    <w:p w14:paraId="16F052AC" w14:textId="6FF30452" w:rsidR="00DC28D7" w:rsidRDefault="00DC28D7" w:rsidP="00DC28D7">
      <w:pPr>
        <w:pStyle w:val="BodyText"/>
        <w:spacing w:line="247" w:lineRule="auto"/>
        <w:ind w:right="-10"/>
        <w:rPr>
          <w:sz w:val="24"/>
          <w:szCs w:val="24"/>
        </w:rPr>
      </w:pPr>
      <w:r>
        <w:rPr>
          <w:sz w:val="24"/>
          <w:szCs w:val="24"/>
        </w:rPr>
        <w:t>The application should look similar to the figure below when calling the “</w:t>
      </w:r>
      <w:r w:rsidR="005929B2">
        <w:rPr>
          <w:sz w:val="24"/>
          <w:szCs w:val="24"/>
        </w:rPr>
        <w:t>Sell</w:t>
      </w:r>
      <w:r>
        <w:rPr>
          <w:sz w:val="24"/>
          <w:szCs w:val="24"/>
        </w:rPr>
        <w:t>” command</w:t>
      </w:r>
      <w:proofErr w:type="gramStart"/>
      <w:r>
        <w:rPr>
          <w:sz w:val="24"/>
          <w:szCs w:val="24"/>
        </w:rPr>
        <w:t>..</w:t>
      </w:r>
      <w:proofErr w:type="gramEnd"/>
    </w:p>
    <w:p w14:paraId="55FB0D11" w14:textId="0BE68B25" w:rsidR="002018C6" w:rsidRDefault="002018C6" w:rsidP="002018C6">
      <w:pPr>
        <w:autoSpaceDE w:val="0"/>
        <w:autoSpaceDN w:val="0"/>
        <w:adjustRightInd w:val="0"/>
        <w:rPr>
          <w:rFonts w:ascii="Consolas" w:eastAsiaTheme="minorHAnsi" w:hAnsi="Consolas" w:cs="Consolas"/>
        </w:rPr>
      </w:pPr>
      <w:r>
        <w:rPr>
          <w:rFonts w:ascii="Consolas" w:eastAsiaTheme="minorHAnsi" w:hAnsi="Consolas" w:cs="Consolas"/>
          <w:color w:val="000000"/>
        </w:rPr>
        <w:t>What do you want to do today: BUY, SELL, LIST, or END?</w:t>
      </w:r>
    </w:p>
    <w:p w14:paraId="1B31174D" w14:textId="77777777" w:rsidR="002018C6" w:rsidRDefault="002018C6" w:rsidP="002018C6">
      <w:pPr>
        <w:autoSpaceDE w:val="0"/>
        <w:autoSpaceDN w:val="0"/>
        <w:adjustRightInd w:val="0"/>
        <w:rPr>
          <w:rFonts w:ascii="Consolas" w:eastAsiaTheme="minorHAnsi" w:hAnsi="Consolas" w:cs="Consolas"/>
        </w:rPr>
      </w:pPr>
      <w:proofErr w:type="gramStart"/>
      <w:r>
        <w:rPr>
          <w:rFonts w:ascii="Consolas" w:eastAsiaTheme="minorHAnsi" w:hAnsi="Consolas" w:cs="Consolas"/>
          <w:color w:val="00C87D"/>
        </w:rPr>
        <w:t>sell</w:t>
      </w:r>
      <w:proofErr w:type="gramEnd"/>
    </w:p>
    <w:p w14:paraId="45579B72" w14:textId="77777777" w:rsidR="002018C6" w:rsidRDefault="002018C6" w:rsidP="002018C6">
      <w:pPr>
        <w:autoSpaceDE w:val="0"/>
        <w:autoSpaceDN w:val="0"/>
        <w:adjustRightInd w:val="0"/>
        <w:rPr>
          <w:rFonts w:ascii="Consolas" w:eastAsiaTheme="minorHAnsi" w:hAnsi="Consolas" w:cs="Consolas"/>
        </w:rPr>
      </w:pPr>
      <w:r>
        <w:rPr>
          <w:rFonts w:ascii="Consolas" w:eastAsiaTheme="minorHAnsi" w:hAnsi="Consolas" w:cs="Consolas"/>
          <w:color w:val="000000"/>
        </w:rPr>
        <w:t>Which stock do you want to sell?</w:t>
      </w:r>
    </w:p>
    <w:p w14:paraId="4650F83A" w14:textId="141FEA0B" w:rsidR="00DC28D7" w:rsidRPr="00787177" w:rsidRDefault="00DC28D7" w:rsidP="00DC28D7">
      <w:pPr>
        <w:pStyle w:val="Heading1"/>
        <w:rPr>
          <w:rFonts w:ascii="Times New Roman" w:hAnsi="Times New Roman"/>
          <w:sz w:val="26"/>
          <w:szCs w:val="26"/>
        </w:rPr>
      </w:pPr>
      <w:r>
        <w:rPr>
          <w:rFonts w:ascii="Times New Roman" w:hAnsi="Times New Roman"/>
          <w:color w:val="070707"/>
          <w:sz w:val="26"/>
          <w:szCs w:val="26"/>
        </w:rPr>
        <w:t>O</w:t>
      </w:r>
      <w:r w:rsidRPr="00787177">
        <w:rPr>
          <w:rFonts w:ascii="Times New Roman" w:hAnsi="Times New Roman"/>
          <w:color w:val="070707"/>
          <w:sz w:val="26"/>
          <w:szCs w:val="26"/>
        </w:rPr>
        <w:t>utput</w:t>
      </w:r>
      <w:r>
        <w:rPr>
          <w:rFonts w:ascii="Times New Roman" w:hAnsi="Times New Roman"/>
          <w:color w:val="070707"/>
          <w:sz w:val="26"/>
          <w:szCs w:val="26"/>
        </w:rPr>
        <w:t xml:space="preserve"> “End”</w:t>
      </w:r>
      <w:r w:rsidRPr="00787177">
        <w:rPr>
          <w:rFonts w:ascii="Times New Roman" w:hAnsi="Times New Roman"/>
          <w:color w:val="070707"/>
          <w:sz w:val="26"/>
          <w:szCs w:val="26"/>
        </w:rPr>
        <w:t>:</w:t>
      </w:r>
    </w:p>
    <w:p w14:paraId="707F1739" w14:textId="66D6E8B9" w:rsidR="00DC28D7" w:rsidRDefault="00DC28D7" w:rsidP="00DC28D7">
      <w:pPr>
        <w:pStyle w:val="BodyText"/>
        <w:spacing w:line="247" w:lineRule="auto"/>
        <w:ind w:right="-10"/>
        <w:rPr>
          <w:sz w:val="24"/>
          <w:szCs w:val="24"/>
        </w:rPr>
      </w:pPr>
      <w:r>
        <w:rPr>
          <w:sz w:val="24"/>
          <w:szCs w:val="24"/>
        </w:rPr>
        <w:t>The application should look similar to the figure below when calling the “</w:t>
      </w:r>
      <w:r w:rsidR="005929B2">
        <w:rPr>
          <w:sz w:val="24"/>
          <w:szCs w:val="24"/>
        </w:rPr>
        <w:t>End</w:t>
      </w:r>
      <w:r>
        <w:rPr>
          <w:sz w:val="24"/>
          <w:szCs w:val="24"/>
        </w:rPr>
        <w:t>” command</w:t>
      </w:r>
      <w:proofErr w:type="gramStart"/>
      <w:r>
        <w:rPr>
          <w:sz w:val="24"/>
          <w:szCs w:val="24"/>
        </w:rPr>
        <w:t>..</w:t>
      </w:r>
      <w:proofErr w:type="gramEnd"/>
    </w:p>
    <w:p w14:paraId="00DB6F08" w14:textId="2FA241A7" w:rsidR="00DC28D7" w:rsidRDefault="00DC28D7" w:rsidP="00DC28D7">
      <w:pPr>
        <w:autoSpaceDE w:val="0"/>
        <w:autoSpaceDN w:val="0"/>
        <w:adjustRightInd w:val="0"/>
        <w:rPr>
          <w:rFonts w:ascii="Consolas" w:eastAsiaTheme="minorHAnsi" w:hAnsi="Consolas" w:cs="Consolas"/>
        </w:rPr>
      </w:pPr>
      <w:r>
        <w:rPr>
          <w:rFonts w:ascii="Consolas" w:eastAsiaTheme="minorHAnsi" w:hAnsi="Consolas" w:cs="Consolas"/>
          <w:color w:val="000000"/>
        </w:rPr>
        <w:t>What do you want to do today: BUY, SELL, LIST, or END?</w:t>
      </w:r>
    </w:p>
    <w:p w14:paraId="7D3F2898" w14:textId="77777777" w:rsidR="00DC28D7" w:rsidRDefault="00DC28D7" w:rsidP="00DC28D7">
      <w:pPr>
        <w:autoSpaceDE w:val="0"/>
        <w:autoSpaceDN w:val="0"/>
        <w:adjustRightInd w:val="0"/>
        <w:rPr>
          <w:rFonts w:ascii="Consolas" w:eastAsiaTheme="minorHAnsi" w:hAnsi="Consolas" w:cs="Consolas"/>
        </w:rPr>
      </w:pPr>
      <w:proofErr w:type="gramStart"/>
      <w:r>
        <w:rPr>
          <w:rFonts w:ascii="Consolas" w:eastAsiaTheme="minorHAnsi" w:hAnsi="Consolas" w:cs="Consolas"/>
          <w:color w:val="00C87D"/>
        </w:rPr>
        <w:t>end</w:t>
      </w:r>
      <w:proofErr w:type="gramEnd"/>
    </w:p>
    <w:p w14:paraId="7B05533E" w14:textId="77777777" w:rsidR="00DC28D7" w:rsidRDefault="00DC28D7" w:rsidP="00DC28D7">
      <w:pPr>
        <w:autoSpaceDE w:val="0"/>
        <w:autoSpaceDN w:val="0"/>
        <w:adjustRightInd w:val="0"/>
        <w:rPr>
          <w:rFonts w:ascii="Consolas" w:eastAsiaTheme="minorHAnsi" w:hAnsi="Consolas" w:cs="Consolas"/>
        </w:rPr>
      </w:pPr>
      <w:r>
        <w:rPr>
          <w:rFonts w:ascii="Consolas" w:eastAsiaTheme="minorHAnsi" w:hAnsi="Consolas" w:cs="Consolas"/>
          <w:color w:val="000000"/>
        </w:rPr>
        <w:t>Good bye</w:t>
      </w:r>
    </w:p>
    <w:p w14:paraId="54CD4FCF" w14:textId="77777777" w:rsidR="002018C6" w:rsidRDefault="002018C6" w:rsidP="00861DAA">
      <w:pPr>
        <w:pStyle w:val="BodyText"/>
        <w:spacing w:line="247" w:lineRule="auto"/>
        <w:ind w:right="-10"/>
        <w:rPr>
          <w:sz w:val="24"/>
          <w:szCs w:val="24"/>
        </w:rPr>
      </w:pPr>
    </w:p>
    <w:p w14:paraId="1C78281C" w14:textId="57E7C7A5" w:rsidR="00EB442D" w:rsidRPr="00C566D5" w:rsidRDefault="00EB442D" w:rsidP="00EB442D">
      <w:pPr>
        <w:pStyle w:val="BodyText"/>
        <w:spacing w:line="247" w:lineRule="auto"/>
        <w:ind w:right="-10"/>
        <w:rPr>
          <w:sz w:val="24"/>
          <w:szCs w:val="24"/>
        </w:rPr>
      </w:pPr>
    </w:p>
    <w:p w14:paraId="37CD3B7C" w14:textId="2C6DF745" w:rsidR="00446318" w:rsidRDefault="00446318" w:rsidP="00C566D5">
      <w:pPr>
        <w:pStyle w:val="Heading1"/>
        <w:spacing w:before="157"/>
        <w:rPr>
          <w:rFonts w:ascii="Times New Roman" w:hAnsi="Times New Roman"/>
          <w:color w:val="070707"/>
          <w:sz w:val="26"/>
          <w:szCs w:val="26"/>
        </w:rPr>
      </w:pPr>
    </w:p>
    <w:p w14:paraId="11B3D102" w14:textId="77777777" w:rsidR="00852911" w:rsidRPr="00852911" w:rsidRDefault="00852911" w:rsidP="00852911"/>
    <w:p w14:paraId="4C4C5E97" w14:textId="0DF2D475" w:rsidR="005E2C43" w:rsidRPr="00787177" w:rsidRDefault="005E2C43" w:rsidP="00C566D5">
      <w:pPr>
        <w:pStyle w:val="Heading1"/>
        <w:spacing w:before="157"/>
        <w:rPr>
          <w:rFonts w:ascii="Times New Roman" w:hAnsi="Times New Roman"/>
          <w:sz w:val="26"/>
          <w:szCs w:val="26"/>
        </w:rPr>
      </w:pPr>
      <w:r w:rsidRPr="00787177">
        <w:rPr>
          <w:rFonts w:ascii="Times New Roman" w:hAnsi="Times New Roman"/>
          <w:color w:val="070707"/>
          <w:sz w:val="26"/>
          <w:szCs w:val="26"/>
        </w:rPr>
        <w:t>Requirements:</w:t>
      </w:r>
    </w:p>
    <w:p w14:paraId="7FEB2CE5" w14:textId="77777777" w:rsidR="00CF5B01" w:rsidRPr="00C547D0" w:rsidRDefault="00CF5B01" w:rsidP="00CF5B01">
      <w:pPr>
        <w:pStyle w:val="ListParagraph"/>
        <w:numPr>
          <w:ilvl w:val="0"/>
          <w:numId w:val="7"/>
        </w:numPr>
        <w:rPr>
          <w:rFonts w:ascii="Times New Roman" w:hAnsi="Times New Roman" w:cs="Times New Roman"/>
          <w:color w:val="070707"/>
          <w:sz w:val="24"/>
          <w:szCs w:val="24"/>
        </w:rPr>
      </w:pPr>
      <w:r w:rsidRPr="00C547D0">
        <w:rPr>
          <w:rFonts w:ascii="Times New Roman" w:hAnsi="Times New Roman" w:cs="Times New Roman"/>
          <w:color w:val="070707"/>
          <w:sz w:val="24"/>
          <w:szCs w:val="24"/>
        </w:rPr>
        <w:t xml:space="preserve">You will create an application with the main class named </w:t>
      </w:r>
      <w:proofErr w:type="spellStart"/>
      <w:r w:rsidRPr="00C547D0">
        <w:rPr>
          <w:rFonts w:ascii="Times New Roman" w:hAnsi="Times New Roman" w:cs="Times New Roman"/>
          <w:color w:val="070707"/>
          <w:sz w:val="24"/>
          <w:szCs w:val="24"/>
        </w:rPr>
        <w:t>StockDriver</w:t>
      </w:r>
      <w:proofErr w:type="spellEnd"/>
    </w:p>
    <w:p w14:paraId="7BCB75F4" w14:textId="2E61C070" w:rsidR="00047DFB" w:rsidRPr="00C547D0" w:rsidRDefault="00047DFB" w:rsidP="00047DFB">
      <w:pPr>
        <w:pStyle w:val="ListParagraph"/>
        <w:numPr>
          <w:ilvl w:val="0"/>
          <w:numId w:val="7"/>
        </w:numPr>
        <w:rPr>
          <w:rFonts w:ascii="Times New Roman" w:hAnsi="Times New Roman" w:cs="Times New Roman"/>
          <w:sz w:val="24"/>
          <w:szCs w:val="24"/>
        </w:rPr>
      </w:pPr>
      <w:r w:rsidRPr="00C547D0">
        <w:rPr>
          <w:rFonts w:ascii="Times New Roman" w:hAnsi="Times New Roman" w:cs="Times New Roman"/>
          <w:sz w:val="24"/>
          <w:szCs w:val="24"/>
        </w:rPr>
        <w:t xml:space="preserve">You will create a </w:t>
      </w:r>
      <w:r w:rsidR="00B231DC" w:rsidRPr="00C547D0">
        <w:rPr>
          <w:rFonts w:ascii="Times New Roman" w:hAnsi="Times New Roman" w:cs="Times New Roman"/>
          <w:sz w:val="24"/>
          <w:szCs w:val="24"/>
        </w:rPr>
        <w:t xml:space="preserve">set of methods in the </w:t>
      </w:r>
      <w:r w:rsidRPr="00C547D0">
        <w:rPr>
          <w:rFonts w:ascii="Times New Roman" w:hAnsi="Times New Roman" w:cs="Times New Roman"/>
          <w:sz w:val="24"/>
          <w:szCs w:val="24"/>
        </w:rPr>
        <w:t>helper class named Por</w:t>
      </w:r>
      <w:r w:rsidR="002D26C6" w:rsidRPr="00C547D0">
        <w:rPr>
          <w:rFonts w:ascii="Times New Roman" w:hAnsi="Times New Roman" w:cs="Times New Roman"/>
          <w:sz w:val="24"/>
          <w:szCs w:val="24"/>
        </w:rPr>
        <w:t>t</w:t>
      </w:r>
      <w:r w:rsidRPr="00C547D0">
        <w:rPr>
          <w:rFonts w:ascii="Times New Roman" w:hAnsi="Times New Roman" w:cs="Times New Roman"/>
          <w:sz w:val="24"/>
          <w:szCs w:val="24"/>
        </w:rPr>
        <w:t>folio</w:t>
      </w:r>
      <w:r w:rsidR="00B231DC" w:rsidRPr="00C547D0">
        <w:rPr>
          <w:rFonts w:ascii="Times New Roman" w:hAnsi="Times New Roman" w:cs="Times New Roman"/>
          <w:sz w:val="24"/>
          <w:szCs w:val="24"/>
        </w:rPr>
        <w:t xml:space="preserve"> (NOTE: this class has been provided for you and has </w:t>
      </w:r>
      <w:r w:rsidR="008A713E" w:rsidRPr="00C547D0">
        <w:rPr>
          <w:rFonts w:ascii="Times New Roman" w:hAnsi="Times New Roman" w:cs="Times New Roman"/>
          <w:sz w:val="24"/>
          <w:szCs w:val="24"/>
        </w:rPr>
        <w:t>certain methods already programmed in advance)</w:t>
      </w:r>
    </w:p>
    <w:p w14:paraId="764182A6" w14:textId="178988BF" w:rsidR="0043479E" w:rsidRPr="00C547D0" w:rsidRDefault="0043479E" w:rsidP="007700C4">
      <w:pPr>
        <w:pStyle w:val="ListParagraph"/>
        <w:widowControl w:val="0"/>
        <w:numPr>
          <w:ilvl w:val="0"/>
          <w:numId w:val="7"/>
        </w:numPr>
        <w:tabs>
          <w:tab w:val="left" w:pos="874"/>
        </w:tabs>
        <w:autoSpaceDE w:val="0"/>
        <w:autoSpaceDN w:val="0"/>
        <w:spacing w:after="0" w:line="240" w:lineRule="auto"/>
        <w:ind w:right="255" w:hanging="356"/>
        <w:contextualSpacing w:val="0"/>
        <w:rPr>
          <w:rFonts w:ascii="Times New Roman" w:hAnsi="Times New Roman" w:cs="Times New Roman"/>
          <w:sz w:val="24"/>
          <w:szCs w:val="24"/>
        </w:rPr>
      </w:pPr>
      <w:r w:rsidRPr="00C547D0">
        <w:rPr>
          <w:rFonts w:ascii="Times New Roman" w:hAnsi="Times New Roman" w:cs="Times New Roman"/>
          <w:sz w:val="24"/>
          <w:szCs w:val="24"/>
        </w:rPr>
        <w:t xml:space="preserve">You will </w:t>
      </w:r>
      <w:r w:rsidR="006F102C">
        <w:rPr>
          <w:rFonts w:ascii="Times New Roman" w:hAnsi="Times New Roman" w:cs="Times New Roman"/>
          <w:sz w:val="24"/>
          <w:szCs w:val="24"/>
        </w:rPr>
        <w:t>user</w:t>
      </w:r>
      <w:r w:rsidRPr="00C547D0">
        <w:rPr>
          <w:rFonts w:ascii="Times New Roman" w:hAnsi="Times New Roman" w:cs="Times New Roman"/>
          <w:sz w:val="24"/>
          <w:szCs w:val="24"/>
        </w:rPr>
        <w:t xml:space="preserve"> a helper class called </w:t>
      </w:r>
      <w:proofErr w:type="spellStart"/>
      <w:r w:rsidRPr="00C547D0">
        <w:rPr>
          <w:rFonts w:ascii="Times New Roman" w:hAnsi="Times New Roman" w:cs="Times New Roman"/>
          <w:sz w:val="24"/>
          <w:szCs w:val="24"/>
        </w:rPr>
        <w:t>InvestmentProducts</w:t>
      </w:r>
      <w:proofErr w:type="spellEnd"/>
      <w:r w:rsidR="00156A8E" w:rsidRPr="00C547D0">
        <w:rPr>
          <w:rFonts w:ascii="Times New Roman" w:hAnsi="Times New Roman" w:cs="Times New Roman"/>
          <w:sz w:val="24"/>
          <w:szCs w:val="24"/>
        </w:rPr>
        <w:t xml:space="preserve"> </w:t>
      </w:r>
      <w:r w:rsidR="00CF7689" w:rsidRPr="00C547D0">
        <w:rPr>
          <w:rFonts w:ascii="Times New Roman" w:hAnsi="Times New Roman" w:cs="Times New Roman"/>
          <w:sz w:val="24"/>
          <w:szCs w:val="24"/>
        </w:rPr>
        <w:t xml:space="preserve">(java file provided) </w:t>
      </w:r>
      <w:r w:rsidR="00156A8E" w:rsidRPr="00C547D0">
        <w:rPr>
          <w:rFonts w:ascii="Times New Roman" w:hAnsi="Times New Roman" w:cs="Times New Roman"/>
          <w:sz w:val="24"/>
          <w:szCs w:val="24"/>
        </w:rPr>
        <w:t>that will serve as the parent class of Stocks and ETF</w:t>
      </w:r>
      <w:r w:rsidR="007B61FA" w:rsidRPr="00C547D0">
        <w:rPr>
          <w:rFonts w:ascii="Times New Roman" w:hAnsi="Times New Roman" w:cs="Times New Roman"/>
          <w:sz w:val="24"/>
          <w:szCs w:val="24"/>
        </w:rPr>
        <w:t>. Stocks class file is provided</w:t>
      </w:r>
      <w:r w:rsidR="00BC5872">
        <w:rPr>
          <w:rFonts w:ascii="Times New Roman" w:hAnsi="Times New Roman" w:cs="Times New Roman"/>
          <w:sz w:val="24"/>
          <w:szCs w:val="24"/>
        </w:rPr>
        <w:t>, but not its java file</w:t>
      </w:r>
      <w:r w:rsidR="007B61FA" w:rsidRPr="00C547D0">
        <w:rPr>
          <w:rFonts w:ascii="Times New Roman" w:hAnsi="Times New Roman" w:cs="Times New Roman"/>
          <w:sz w:val="24"/>
          <w:szCs w:val="24"/>
        </w:rPr>
        <w:t>. You will need to create</w:t>
      </w:r>
      <w:r w:rsidR="00ED3A53" w:rsidRPr="00C547D0">
        <w:rPr>
          <w:rFonts w:ascii="Times New Roman" w:hAnsi="Times New Roman" w:cs="Times New Roman"/>
          <w:sz w:val="24"/>
          <w:szCs w:val="24"/>
        </w:rPr>
        <w:t xml:space="preserve"> the ETF java file</w:t>
      </w:r>
      <w:r w:rsidR="00F27F37">
        <w:rPr>
          <w:rFonts w:ascii="Times New Roman" w:hAnsi="Times New Roman" w:cs="Times New Roman"/>
          <w:sz w:val="24"/>
          <w:szCs w:val="24"/>
        </w:rPr>
        <w:t xml:space="preserve"> and properly complete its required methods. </w:t>
      </w:r>
      <w:r w:rsidR="00A844D9">
        <w:rPr>
          <w:rFonts w:ascii="Times New Roman" w:hAnsi="Times New Roman" w:cs="Times New Roman"/>
          <w:sz w:val="24"/>
          <w:szCs w:val="24"/>
        </w:rPr>
        <w:t xml:space="preserve">The </w:t>
      </w:r>
      <w:proofErr w:type="spellStart"/>
      <w:r w:rsidR="00A844D9">
        <w:rPr>
          <w:rFonts w:ascii="Times New Roman" w:hAnsi="Times New Roman" w:cs="Times New Roman"/>
          <w:sz w:val="24"/>
          <w:szCs w:val="24"/>
        </w:rPr>
        <w:t>InvestmentProducts</w:t>
      </w:r>
      <w:proofErr w:type="spellEnd"/>
      <w:r w:rsidR="00A844D9">
        <w:rPr>
          <w:rFonts w:ascii="Times New Roman" w:hAnsi="Times New Roman" w:cs="Times New Roman"/>
          <w:sz w:val="24"/>
          <w:szCs w:val="24"/>
        </w:rPr>
        <w:t xml:space="preserve"> java file is generic</w:t>
      </w:r>
      <w:r w:rsidR="00697A52">
        <w:rPr>
          <w:rFonts w:ascii="Times New Roman" w:hAnsi="Times New Roman" w:cs="Times New Roman"/>
          <w:sz w:val="24"/>
          <w:szCs w:val="24"/>
        </w:rPr>
        <w:t xml:space="preserve"> (it performs no calculations or returns needed information)</w:t>
      </w:r>
      <w:r w:rsidR="00ED3A53" w:rsidRPr="00C547D0">
        <w:rPr>
          <w:rFonts w:ascii="Times New Roman" w:hAnsi="Times New Roman" w:cs="Times New Roman"/>
          <w:sz w:val="24"/>
          <w:szCs w:val="24"/>
        </w:rPr>
        <w:t xml:space="preserve">. </w:t>
      </w:r>
      <w:r w:rsidR="00697A52">
        <w:rPr>
          <w:rFonts w:ascii="Times New Roman" w:hAnsi="Times New Roman" w:cs="Times New Roman"/>
          <w:sz w:val="24"/>
          <w:szCs w:val="24"/>
        </w:rPr>
        <w:t xml:space="preserve">Your ETF java file will need to return information and it will need to </w:t>
      </w:r>
      <w:r w:rsidR="00001C7C">
        <w:rPr>
          <w:rFonts w:ascii="Times New Roman" w:hAnsi="Times New Roman" w:cs="Times New Roman"/>
          <w:sz w:val="24"/>
          <w:szCs w:val="24"/>
        </w:rPr>
        <w:t xml:space="preserve">be able to calculate information where appropriate (buying, selling, and </w:t>
      </w:r>
      <w:r w:rsidR="007A5ACB">
        <w:rPr>
          <w:rFonts w:ascii="Times New Roman" w:hAnsi="Times New Roman" w:cs="Times New Roman"/>
          <w:sz w:val="24"/>
          <w:szCs w:val="24"/>
        </w:rPr>
        <w:t>total value of the product).</w:t>
      </w:r>
    </w:p>
    <w:p w14:paraId="4A31BAA5" w14:textId="13E2C785" w:rsidR="0060524E" w:rsidRPr="00C547D0" w:rsidRDefault="0060524E" w:rsidP="0060524E">
      <w:pPr>
        <w:pStyle w:val="ListParagraph"/>
        <w:numPr>
          <w:ilvl w:val="0"/>
          <w:numId w:val="7"/>
        </w:numPr>
        <w:rPr>
          <w:rFonts w:ascii="Times New Roman" w:hAnsi="Times New Roman" w:cs="Times New Roman"/>
          <w:sz w:val="24"/>
          <w:szCs w:val="24"/>
        </w:rPr>
      </w:pPr>
      <w:r w:rsidRPr="00C547D0">
        <w:rPr>
          <w:rFonts w:ascii="Times New Roman" w:hAnsi="Times New Roman" w:cs="Times New Roman"/>
          <w:sz w:val="24"/>
          <w:szCs w:val="24"/>
        </w:rPr>
        <w:t xml:space="preserve">You must add the </w:t>
      </w:r>
      <w:r w:rsidR="00460FFC" w:rsidRPr="00C547D0">
        <w:rPr>
          <w:rFonts w:ascii="Times New Roman" w:hAnsi="Times New Roman" w:cs="Times New Roman"/>
          <w:sz w:val="24"/>
          <w:szCs w:val="24"/>
        </w:rPr>
        <w:t xml:space="preserve">java file </w:t>
      </w:r>
      <w:r w:rsidR="00B66710" w:rsidRPr="00C547D0">
        <w:rPr>
          <w:rFonts w:ascii="Times New Roman" w:hAnsi="Times New Roman" w:cs="Times New Roman"/>
          <w:sz w:val="24"/>
          <w:szCs w:val="24"/>
        </w:rPr>
        <w:t>“</w:t>
      </w:r>
      <w:r w:rsidR="00F30153" w:rsidRPr="00C547D0">
        <w:rPr>
          <w:rFonts w:ascii="Times New Roman" w:hAnsi="Times New Roman" w:cs="Times New Roman"/>
          <w:sz w:val="24"/>
          <w:szCs w:val="24"/>
        </w:rPr>
        <w:t>Portfolio</w:t>
      </w:r>
      <w:r w:rsidR="00452931">
        <w:rPr>
          <w:rFonts w:ascii="Times New Roman" w:hAnsi="Times New Roman" w:cs="Times New Roman"/>
          <w:sz w:val="24"/>
          <w:szCs w:val="24"/>
        </w:rPr>
        <w:t>.java</w:t>
      </w:r>
      <w:r w:rsidR="00B66710" w:rsidRPr="00C547D0">
        <w:rPr>
          <w:rFonts w:ascii="Times New Roman" w:hAnsi="Times New Roman" w:cs="Times New Roman"/>
          <w:sz w:val="24"/>
          <w:szCs w:val="24"/>
        </w:rPr>
        <w:t>”</w:t>
      </w:r>
      <w:r w:rsidR="00F30153" w:rsidRPr="00C547D0">
        <w:rPr>
          <w:rFonts w:ascii="Times New Roman" w:hAnsi="Times New Roman" w:cs="Times New Roman"/>
          <w:sz w:val="24"/>
          <w:szCs w:val="24"/>
        </w:rPr>
        <w:t xml:space="preserve">, </w:t>
      </w:r>
      <w:r w:rsidR="00310618" w:rsidRPr="00C547D0">
        <w:rPr>
          <w:rFonts w:ascii="Times New Roman" w:hAnsi="Times New Roman" w:cs="Times New Roman"/>
          <w:sz w:val="24"/>
          <w:szCs w:val="24"/>
        </w:rPr>
        <w:t xml:space="preserve">the </w:t>
      </w:r>
      <w:r w:rsidR="00B66710" w:rsidRPr="00C547D0">
        <w:rPr>
          <w:rFonts w:ascii="Times New Roman" w:hAnsi="Times New Roman" w:cs="Times New Roman"/>
          <w:sz w:val="24"/>
          <w:szCs w:val="24"/>
        </w:rPr>
        <w:t>java file “</w:t>
      </w:r>
      <w:r w:rsidR="00460FFC" w:rsidRPr="00C547D0">
        <w:rPr>
          <w:rFonts w:ascii="Times New Roman" w:hAnsi="Times New Roman" w:cs="Times New Roman"/>
          <w:sz w:val="24"/>
          <w:szCs w:val="24"/>
        </w:rPr>
        <w:t>InvestmentProducts</w:t>
      </w:r>
      <w:r w:rsidR="00A27E1F">
        <w:rPr>
          <w:rFonts w:ascii="Times New Roman" w:hAnsi="Times New Roman" w:cs="Times New Roman"/>
          <w:sz w:val="24"/>
          <w:szCs w:val="24"/>
        </w:rPr>
        <w:t>.java</w:t>
      </w:r>
      <w:r w:rsidR="00B66710" w:rsidRPr="00C547D0">
        <w:rPr>
          <w:rFonts w:ascii="Times New Roman" w:hAnsi="Times New Roman" w:cs="Times New Roman"/>
          <w:sz w:val="24"/>
          <w:szCs w:val="24"/>
        </w:rPr>
        <w:t>”</w:t>
      </w:r>
      <w:r w:rsidR="00460FFC" w:rsidRPr="00C547D0">
        <w:rPr>
          <w:rFonts w:ascii="Times New Roman" w:hAnsi="Times New Roman" w:cs="Times New Roman"/>
          <w:sz w:val="24"/>
          <w:szCs w:val="24"/>
        </w:rPr>
        <w:t>,</w:t>
      </w:r>
      <w:r w:rsidR="00EB1EE4" w:rsidRPr="00C547D0">
        <w:rPr>
          <w:rFonts w:ascii="Times New Roman" w:hAnsi="Times New Roman" w:cs="Times New Roman"/>
          <w:sz w:val="24"/>
          <w:szCs w:val="24"/>
        </w:rPr>
        <w:t xml:space="preserve"> the</w:t>
      </w:r>
      <w:r w:rsidR="00460FFC" w:rsidRPr="00C547D0">
        <w:rPr>
          <w:rFonts w:ascii="Times New Roman" w:hAnsi="Times New Roman" w:cs="Times New Roman"/>
          <w:sz w:val="24"/>
          <w:szCs w:val="24"/>
        </w:rPr>
        <w:t xml:space="preserve"> </w:t>
      </w:r>
      <w:r w:rsidRPr="00C547D0">
        <w:rPr>
          <w:rFonts w:ascii="Times New Roman" w:hAnsi="Times New Roman" w:cs="Times New Roman"/>
          <w:sz w:val="24"/>
          <w:szCs w:val="24"/>
        </w:rPr>
        <w:t>class file “</w:t>
      </w:r>
      <w:proofErr w:type="spellStart"/>
      <w:r w:rsidRPr="00C547D0">
        <w:rPr>
          <w:rFonts w:ascii="Times New Roman" w:hAnsi="Times New Roman" w:cs="Times New Roman"/>
          <w:sz w:val="24"/>
          <w:szCs w:val="24"/>
        </w:rPr>
        <w:t>Stocks</w:t>
      </w:r>
      <w:r w:rsidR="00723C78">
        <w:rPr>
          <w:rFonts w:ascii="Times New Roman" w:hAnsi="Times New Roman" w:cs="Times New Roman"/>
          <w:sz w:val="24"/>
          <w:szCs w:val="24"/>
        </w:rPr>
        <w:t>.class</w:t>
      </w:r>
      <w:proofErr w:type="spellEnd"/>
      <w:r w:rsidRPr="00C547D0">
        <w:rPr>
          <w:rFonts w:ascii="Times New Roman" w:hAnsi="Times New Roman" w:cs="Times New Roman"/>
          <w:sz w:val="24"/>
          <w:szCs w:val="24"/>
        </w:rPr>
        <w:t>” and the text file “</w:t>
      </w:r>
      <w:r w:rsidR="001431AC" w:rsidRPr="00C547D0">
        <w:rPr>
          <w:rFonts w:ascii="Times New Roman" w:hAnsi="Times New Roman" w:cs="Times New Roman"/>
          <w:sz w:val="24"/>
          <w:szCs w:val="24"/>
        </w:rPr>
        <w:t>portfolioText</w:t>
      </w:r>
      <w:r w:rsidR="000A715F">
        <w:rPr>
          <w:rFonts w:ascii="Times New Roman" w:hAnsi="Times New Roman" w:cs="Times New Roman"/>
          <w:sz w:val="24"/>
          <w:szCs w:val="24"/>
        </w:rPr>
        <w:t>.txt</w:t>
      </w:r>
      <w:r w:rsidRPr="00C547D0">
        <w:rPr>
          <w:rFonts w:ascii="Times New Roman" w:hAnsi="Times New Roman" w:cs="Times New Roman"/>
          <w:sz w:val="24"/>
          <w:szCs w:val="24"/>
        </w:rPr>
        <w:t xml:space="preserve">” to your project folder for this application (it will not operate correctly without these </w:t>
      </w:r>
      <w:r w:rsidR="00F30153" w:rsidRPr="00C547D0">
        <w:rPr>
          <w:rFonts w:ascii="Times New Roman" w:hAnsi="Times New Roman" w:cs="Times New Roman"/>
          <w:sz w:val="24"/>
          <w:szCs w:val="24"/>
        </w:rPr>
        <w:t>four</w:t>
      </w:r>
      <w:r w:rsidRPr="00C547D0">
        <w:rPr>
          <w:rFonts w:ascii="Times New Roman" w:hAnsi="Times New Roman" w:cs="Times New Roman"/>
          <w:sz w:val="24"/>
          <w:szCs w:val="24"/>
        </w:rPr>
        <w:t xml:space="preserve"> files).</w:t>
      </w:r>
    </w:p>
    <w:p w14:paraId="449024EB" w14:textId="5A39DE46" w:rsidR="005E2C43" w:rsidRPr="00C547D0" w:rsidRDefault="005E2C43" w:rsidP="007700C4">
      <w:pPr>
        <w:pStyle w:val="ListParagraph"/>
        <w:widowControl w:val="0"/>
        <w:numPr>
          <w:ilvl w:val="0"/>
          <w:numId w:val="7"/>
        </w:numPr>
        <w:tabs>
          <w:tab w:val="left" w:pos="874"/>
        </w:tabs>
        <w:autoSpaceDE w:val="0"/>
        <w:autoSpaceDN w:val="0"/>
        <w:spacing w:after="0" w:line="240" w:lineRule="auto"/>
        <w:ind w:right="255" w:hanging="356"/>
        <w:contextualSpacing w:val="0"/>
        <w:rPr>
          <w:rFonts w:ascii="Times New Roman" w:hAnsi="Times New Roman" w:cs="Times New Roman"/>
          <w:sz w:val="24"/>
          <w:szCs w:val="24"/>
        </w:rPr>
      </w:pPr>
      <w:r w:rsidRPr="00C547D0">
        <w:rPr>
          <w:rFonts w:ascii="Times New Roman" w:hAnsi="Times New Roman" w:cs="Times New Roman"/>
          <w:color w:val="070707"/>
          <w:sz w:val="24"/>
          <w:szCs w:val="24"/>
        </w:rPr>
        <w:t>Your contestant number must appear as a comment at the top of the main source code</w:t>
      </w:r>
      <w:r w:rsidRPr="00C547D0">
        <w:rPr>
          <w:rFonts w:ascii="Times New Roman" w:hAnsi="Times New Roman" w:cs="Times New Roman"/>
          <w:color w:val="070707"/>
          <w:spacing w:val="14"/>
          <w:sz w:val="24"/>
          <w:szCs w:val="24"/>
        </w:rPr>
        <w:t xml:space="preserve"> </w:t>
      </w:r>
      <w:r w:rsidRPr="00C547D0">
        <w:rPr>
          <w:rFonts w:ascii="Times New Roman" w:hAnsi="Times New Roman" w:cs="Times New Roman"/>
          <w:color w:val="070707"/>
          <w:sz w:val="24"/>
          <w:szCs w:val="24"/>
        </w:rPr>
        <w:t>file.</w:t>
      </w:r>
    </w:p>
    <w:p w14:paraId="20829BAF" w14:textId="77777777" w:rsidR="001C2419" w:rsidRPr="00C547D0" w:rsidRDefault="001C2419" w:rsidP="001C2419">
      <w:pPr>
        <w:pStyle w:val="ListParagraph"/>
        <w:numPr>
          <w:ilvl w:val="0"/>
          <w:numId w:val="7"/>
        </w:numPr>
        <w:rPr>
          <w:rFonts w:ascii="Times New Roman" w:hAnsi="Times New Roman" w:cs="Times New Roman"/>
          <w:sz w:val="24"/>
          <w:szCs w:val="24"/>
        </w:rPr>
      </w:pPr>
      <w:r w:rsidRPr="00C547D0">
        <w:rPr>
          <w:rFonts w:ascii="Times New Roman" w:hAnsi="Times New Roman" w:cs="Times New Roman"/>
          <w:sz w:val="24"/>
          <w:szCs w:val="24"/>
        </w:rPr>
        <w:t>If the input file is not found, then the program should display an appropriate message and exit.</w:t>
      </w:r>
    </w:p>
    <w:p w14:paraId="4D9B3F59" w14:textId="71669D71" w:rsidR="001C2419" w:rsidRPr="00C547D0" w:rsidRDefault="001C2419" w:rsidP="001C2419">
      <w:pPr>
        <w:pStyle w:val="ListParagraph"/>
        <w:numPr>
          <w:ilvl w:val="0"/>
          <w:numId w:val="7"/>
        </w:numPr>
        <w:rPr>
          <w:rFonts w:ascii="Times New Roman" w:hAnsi="Times New Roman" w:cs="Times New Roman"/>
          <w:sz w:val="24"/>
          <w:szCs w:val="24"/>
        </w:rPr>
      </w:pPr>
      <w:r w:rsidRPr="00C547D0">
        <w:rPr>
          <w:rFonts w:ascii="Times New Roman" w:hAnsi="Times New Roman" w:cs="Times New Roman"/>
          <w:sz w:val="24"/>
          <w:szCs w:val="24"/>
        </w:rPr>
        <w:t xml:space="preserve">The program will import and read the delimited text file, storing the results into stock </w:t>
      </w:r>
      <w:r w:rsidR="008D3007" w:rsidRPr="00C547D0">
        <w:rPr>
          <w:rFonts w:ascii="Times New Roman" w:hAnsi="Times New Roman" w:cs="Times New Roman"/>
          <w:sz w:val="24"/>
          <w:szCs w:val="24"/>
        </w:rPr>
        <w:t xml:space="preserve">or ETF </w:t>
      </w:r>
      <w:r w:rsidRPr="00C547D0">
        <w:rPr>
          <w:rFonts w:ascii="Times New Roman" w:hAnsi="Times New Roman" w:cs="Times New Roman"/>
          <w:sz w:val="24"/>
          <w:szCs w:val="24"/>
        </w:rPr>
        <w:t xml:space="preserve">objects that will be </w:t>
      </w:r>
      <w:r w:rsidR="00652CAB" w:rsidRPr="00C547D0">
        <w:rPr>
          <w:rFonts w:ascii="Times New Roman" w:hAnsi="Times New Roman" w:cs="Times New Roman"/>
          <w:sz w:val="24"/>
          <w:szCs w:val="24"/>
        </w:rPr>
        <w:t>created</w:t>
      </w:r>
      <w:r w:rsidRPr="00C547D0">
        <w:rPr>
          <w:rFonts w:ascii="Times New Roman" w:hAnsi="Times New Roman" w:cs="Times New Roman"/>
          <w:sz w:val="24"/>
          <w:szCs w:val="24"/>
        </w:rPr>
        <w:t xml:space="preserve"> in </w:t>
      </w:r>
      <w:r w:rsidR="00652CAB" w:rsidRPr="00C547D0">
        <w:rPr>
          <w:rFonts w:ascii="Times New Roman" w:hAnsi="Times New Roman" w:cs="Times New Roman"/>
          <w:sz w:val="24"/>
          <w:szCs w:val="24"/>
        </w:rPr>
        <w:t>the P</w:t>
      </w:r>
      <w:r w:rsidRPr="00C547D0">
        <w:rPr>
          <w:rFonts w:ascii="Times New Roman" w:hAnsi="Times New Roman" w:cs="Times New Roman"/>
          <w:sz w:val="24"/>
          <w:szCs w:val="24"/>
        </w:rPr>
        <w:t>ortfolio object</w:t>
      </w:r>
      <w:r w:rsidR="008D3007" w:rsidRPr="00C547D0">
        <w:rPr>
          <w:rFonts w:ascii="Times New Roman" w:hAnsi="Times New Roman" w:cs="Times New Roman"/>
          <w:sz w:val="24"/>
          <w:szCs w:val="24"/>
        </w:rPr>
        <w:t xml:space="preserve"> that uses a generic list </w:t>
      </w:r>
      <w:r w:rsidR="00A9197B">
        <w:rPr>
          <w:rFonts w:ascii="Times New Roman" w:hAnsi="Times New Roman" w:cs="Times New Roman"/>
          <w:sz w:val="24"/>
          <w:szCs w:val="24"/>
        </w:rPr>
        <w:t xml:space="preserve">of </w:t>
      </w:r>
      <w:proofErr w:type="spellStart"/>
      <w:r w:rsidR="0017212C" w:rsidRPr="00C547D0">
        <w:rPr>
          <w:rFonts w:ascii="Times New Roman" w:hAnsi="Times New Roman" w:cs="Times New Roman"/>
          <w:sz w:val="24"/>
          <w:szCs w:val="24"/>
        </w:rPr>
        <w:t>InvestmentProducts</w:t>
      </w:r>
      <w:proofErr w:type="spellEnd"/>
      <w:r w:rsidR="0017212C" w:rsidRPr="00C547D0">
        <w:rPr>
          <w:rFonts w:ascii="Times New Roman" w:hAnsi="Times New Roman" w:cs="Times New Roman"/>
          <w:sz w:val="24"/>
          <w:szCs w:val="24"/>
        </w:rPr>
        <w:t xml:space="preserve"> </w:t>
      </w:r>
      <w:r w:rsidR="00A9197B">
        <w:rPr>
          <w:rFonts w:ascii="Times New Roman" w:hAnsi="Times New Roman" w:cs="Times New Roman"/>
          <w:sz w:val="24"/>
          <w:szCs w:val="24"/>
        </w:rPr>
        <w:t xml:space="preserve">type </w:t>
      </w:r>
      <w:r w:rsidR="008D3007" w:rsidRPr="00C547D0">
        <w:rPr>
          <w:rFonts w:ascii="Times New Roman" w:hAnsi="Times New Roman" w:cs="Times New Roman"/>
          <w:sz w:val="24"/>
          <w:szCs w:val="24"/>
        </w:rPr>
        <w:t xml:space="preserve">to store both </w:t>
      </w:r>
      <w:r w:rsidR="0017212C" w:rsidRPr="00C547D0">
        <w:rPr>
          <w:rFonts w:ascii="Times New Roman" w:hAnsi="Times New Roman" w:cs="Times New Roman"/>
          <w:sz w:val="24"/>
          <w:szCs w:val="24"/>
        </w:rPr>
        <w:t xml:space="preserve">of its child </w:t>
      </w:r>
      <w:r w:rsidR="008D3007" w:rsidRPr="00C547D0">
        <w:rPr>
          <w:rFonts w:ascii="Times New Roman" w:hAnsi="Times New Roman" w:cs="Times New Roman"/>
          <w:sz w:val="24"/>
          <w:szCs w:val="24"/>
        </w:rPr>
        <w:t>object</w:t>
      </w:r>
      <w:r w:rsidR="00014893" w:rsidRPr="00C547D0">
        <w:rPr>
          <w:rFonts w:ascii="Times New Roman" w:hAnsi="Times New Roman" w:cs="Times New Roman"/>
          <w:sz w:val="24"/>
          <w:szCs w:val="24"/>
        </w:rPr>
        <w:t xml:space="preserve">s </w:t>
      </w:r>
      <w:r w:rsidR="0077060A" w:rsidRPr="00C547D0">
        <w:rPr>
          <w:rFonts w:ascii="Times New Roman" w:hAnsi="Times New Roman" w:cs="Times New Roman"/>
          <w:sz w:val="24"/>
          <w:szCs w:val="24"/>
        </w:rPr>
        <w:t>(Stocks &amp; ETF)</w:t>
      </w:r>
      <w:r w:rsidR="00014893" w:rsidRPr="00C547D0">
        <w:rPr>
          <w:rFonts w:ascii="Times New Roman" w:hAnsi="Times New Roman" w:cs="Times New Roman"/>
          <w:sz w:val="24"/>
          <w:szCs w:val="24"/>
        </w:rPr>
        <w:t>.</w:t>
      </w:r>
    </w:p>
    <w:p w14:paraId="430A8D30" w14:textId="3CBB915B" w:rsidR="002411B8" w:rsidRPr="00C547D0" w:rsidRDefault="002411B8" w:rsidP="002411B8">
      <w:pPr>
        <w:pStyle w:val="ListParagraph"/>
        <w:numPr>
          <w:ilvl w:val="0"/>
          <w:numId w:val="7"/>
        </w:numPr>
        <w:rPr>
          <w:rFonts w:ascii="Times New Roman" w:hAnsi="Times New Roman" w:cs="Times New Roman"/>
          <w:sz w:val="24"/>
          <w:szCs w:val="24"/>
        </w:rPr>
      </w:pPr>
      <w:r w:rsidRPr="00C547D0">
        <w:rPr>
          <w:rFonts w:ascii="Times New Roman" w:hAnsi="Times New Roman" w:cs="Times New Roman"/>
          <w:sz w:val="24"/>
          <w:szCs w:val="24"/>
        </w:rPr>
        <w:t xml:space="preserve">You must </w:t>
      </w:r>
      <w:r w:rsidR="00EF55DE">
        <w:rPr>
          <w:rFonts w:ascii="Times New Roman" w:hAnsi="Times New Roman" w:cs="Times New Roman"/>
          <w:sz w:val="24"/>
          <w:szCs w:val="24"/>
        </w:rPr>
        <w:t>use</w:t>
      </w:r>
      <w:r w:rsidRPr="00C547D0">
        <w:rPr>
          <w:rFonts w:ascii="Times New Roman" w:hAnsi="Times New Roman" w:cs="Times New Roman"/>
          <w:sz w:val="24"/>
          <w:szCs w:val="24"/>
        </w:rPr>
        <w:t xml:space="preserve"> </w:t>
      </w:r>
      <w:r w:rsidR="00EF55DE">
        <w:rPr>
          <w:rFonts w:ascii="Times New Roman" w:hAnsi="Times New Roman" w:cs="Times New Roman"/>
          <w:sz w:val="24"/>
          <w:szCs w:val="24"/>
        </w:rPr>
        <w:t>the</w:t>
      </w:r>
      <w:r w:rsidRPr="00C547D0">
        <w:rPr>
          <w:rFonts w:ascii="Times New Roman" w:hAnsi="Times New Roman" w:cs="Times New Roman"/>
          <w:sz w:val="24"/>
          <w:szCs w:val="24"/>
        </w:rPr>
        <w:t xml:space="preserve"> parent class</w:t>
      </w:r>
      <w:r w:rsidR="008B6FD8" w:rsidRPr="00C547D0">
        <w:rPr>
          <w:rFonts w:ascii="Times New Roman" w:hAnsi="Times New Roman" w:cs="Times New Roman"/>
          <w:sz w:val="24"/>
          <w:szCs w:val="24"/>
        </w:rPr>
        <w:t xml:space="preserve"> </w:t>
      </w:r>
      <w:r w:rsidR="000F7E48" w:rsidRPr="00C547D0">
        <w:rPr>
          <w:rFonts w:ascii="Times New Roman" w:hAnsi="Times New Roman" w:cs="Times New Roman"/>
          <w:sz w:val="24"/>
          <w:szCs w:val="24"/>
        </w:rPr>
        <w:t xml:space="preserve">called </w:t>
      </w:r>
      <w:proofErr w:type="spellStart"/>
      <w:r w:rsidR="000F7E48" w:rsidRPr="00C547D0">
        <w:rPr>
          <w:rFonts w:ascii="Times New Roman" w:hAnsi="Times New Roman" w:cs="Times New Roman"/>
          <w:sz w:val="24"/>
          <w:szCs w:val="24"/>
        </w:rPr>
        <w:t>InvestmentProducts</w:t>
      </w:r>
      <w:proofErr w:type="spellEnd"/>
      <w:r w:rsidR="000F7E48" w:rsidRPr="00C547D0">
        <w:rPr>
          <w:rFonts w:ascii="Times New Roman" w:hAnsi="Times New Roman" w:cs="Times New Roman"/>
          <w:sz w:val="24"/>
          <w:szCs w:val="24"/>
        </w:rPr>
        <w:t xml:space="preserve"> </w:t>
      </w:r>
      <w:r w:rsidR="008B6FD8" w:rsidRPr="00C547D0">
        <w:rPr>
          <w:rFonts w:ascii="Times New Roman" w:hAnsi="Times New Roman" w:cs="Times New Roman"/>
          <w:sz w:val="24"/>
          <w:szCs w:val="24"/>
        </w:rPr>
        <w:t xml:space="preserve">for the </w:t>
      </w:r>
      <w:r w:rsidR="00F520AA" w:rsidRPr="00C547D0">
        <w:rPr>
          <w:rFonts w:ascii="Times New Roman" w:hAnsi="Times New Roman" w:cs="Times New Roman"/>
          <w:sz w:val="24"/>
          <w:szCs w:val="24"/>
        </w:rPr>
        <w:t xml:space="preserve">child classes </w:t>
      </w:r>
      <w:r w:rsidR="008B6FD8" w:rsidRPr="00C547D0">
        <w:rPr>
          <w:rFonts w:ascii="Times New Roman" w:hAnsi="Times New Roman" w:cs="Times New Roman"/>
          <w:sz w:val="24"/>
          <w:szCs w:val="24"/>
        </w:rPr>
        <w:t xml:space="preserve">Stocks </w:t>
      </w:r>
      <w:r w:rsidR="001B0AD5" w:rsidRPr="00C547D0">
        <w:rPr>
          <w:rFonts w:ascii="Times New Roman" w:hAnsi="Times New Roman" w:cs="Times New Roman"/>
          <w:sz w:val="24"/>
          <w:szCs w:val="24"/>
        </w:rPr>
        <w:t xml:space="preserve">(class file is already created) </w:t>
      </w:r>
      <w:r w:rsidR="008B6FD8" w:rsidRPr="00C547D0">
        <w:rPr>
          <w:rFonts w:ascii="Times New Roman" w:hAnsi="Times New Roman" w:cs="Times New Roman"/>
          <w:sz w:val="24"/>
          <w:szCs w:val="24"/>
        </w:rPr>
        <w:t>and ETF</w:t>
      </w:r>
      <w:r w:rsidR="000F7E48" w:rsidRPr="00C547D0">
        <w:rPr>
          <w:rFonts w:ascii="Times New Roman" w:hAnsi="Times New Roman" w:cs="Times New Roman"/>
          <w:sz w:val="24"/>
          <w:szCs w:val="24"/>
        </w:rPr>
        <w:t xml:space="preserve"> </w:t>
      </w:r>
      <w:r w:rsidR="00D77BAB" w:rsidRPr="00C547D0">
        <w:rPr>
          <w:rFonts w:ascii="Times New Roman" w:hAnsi="Times New Roman" w:cs="Times New Roman"/>
          <w:sz w:val="24"/>
          <w:szCs w:val="24"/>
        </w:rPr>
        <w:t>(you will be creating this java file).</w:t>
      </w:r>
      <w:r w:rsidR="009645DE" w:rsidRPr="00C547D0">
        <w:rPr>
          <w:rFonts w:ascii="Times New Roman" w:hAnsi="Times New Roman" w:cs="Times New Roman"/>
          <w:sz w:val="24"/>
          <w:szCs w:val="24"/>
        </w:rPr>
        <w:t xml:space="preserve"> </w:t>
      </w:r>
    </w:p>
    <w:p w14:paraId="36A6E626" w14:textId="3116A367" w:rsidR="002411B8" w:rsidRPr="00C547D0" w:rsidRDefault="002411B8" w:rsidP="002411B8">
      <w:pPr>
        <w:pStyle w:val="ListParagraph"/>
        <w:numPr>
          <w:ilvl w:val="0"/>
          <w:numId w:val="7"/>
        </w:numPr>
        <w:rPr>
          <w:rFonts w:ascii="Times New Roman" w:hAnsi="Times New Roman" w:cs="Times New Roman"/>
          <w:sz w:val="24"/>
          <w:szCs w:val="24"/>
        </w:rPr>
      </w:pPr>
      <w:r w:rsidRPr="00C547D0">
        <w:rPr>
          <w:rFonts w:ascii="Times New Roman" w:hAnsi="Times New Roman" w:cs="Times New Roman"/>
          <w:sz w:val="24"/>
          <w:szCs w:val="24"/>
        </w:rPr>
        <w:t xml:space="preserve">You must implement </w:t>
      </w:r>
      <w:r w:rsidR="00C34DC6" w:rsidRPr="00C547D0">
        <w:rPr>
          <w:rFonts w:ascii="Times New Roman" w:hAnsi="Times New Roman" w:cs="Times New Roman"/>
          <w:sz w:val="24"/>
          <w:szCs w:val="24"/>
        </w:rPr>
        <w:t xml:space="preserve">these </w:t>
      </w:r>
      <w:r w:rsidRPr="00C547D0">
        <w:rPr>
          <w:rFonts w:ascii="Times New Roman" w:hAnsi="Times New Roman" w:cs="Times New Roman"/>
          <w:sz w:val="24"/>
          <w:szCs w:val="24"/>
        </w:rPr>
        <w:t>methods in Portfolio:</w:t>
      </w:r>
    </w:p>
    <w:p w14:paraId="683B762E" w14:textId="08025748" w:rsidR="00E75EDA" w:rsidRPr="00C547D0" w:rsidRDefault="0021338D" w:rsidP="007700C4">
      <w:pPr>
        <w:pStyle w:val="ListParagraph"/>
        <w:widowControl w:val="0"/>
        <w:numPr>
          <w:ilvl w:val="0"/>
          <w:numId w:val="8"/>
        </w:numPr>
        <w:tabs>
          <w:tab w:val="left" w:pos="870"/>
        </w:tabs>
        <w:autoSpaceDE w:val="0"/>
        <w:autoSpaceDN w:val="0"/>
        <w:spacing w:after="0" w:line="240" w:lineRule="auto"/>
        <w:contextualSpacing w:val="0"/>
        <w:rPr>
          <w:rFonts w:ascii="Times New Roman" w:hAnsi="Times New Roman" w:cs="Times New Roman"/>
          <w:sz w:val="24"/>
          <w:szCs w:val="24"/>
        </w:rPr>
      </w:pPr>
      <w:r w:rsidRPr="00C547D0">
        <w:rPr>
          <w:rFonts w:ascii="Times New Roman" w:hAnsi="Times New Roman" w:cs="Times New Roman"/>
          <w:sz w:val="24"/>
          <w:szCs w:val="24"/>
        </w:rPr>
        <w:t>Use the</w:t>
      </w:r>
      <w:r w:rsidR="00D84BBD" w:rsidRPr="00C547D0">
        <w:rPr>
          <w:rFonts w:ascii="Times New Roman" w:hAnsi="Times New Roman" w:cs="Times New Roman"/>
          <w:sz w:val="24"/>
          <w:szCs w:val="24"/>
        </w:rPr>
        <w:t xml:space="preserve"> </w:t>
      </w:r>
      <w:r w:rsidR="00BD62B7" w:rsidRPr="00C547D0">
        <w:rPr>
          <w:rFonts w:ascii="Times New Roman" w:hAnsi="Times New Roman" w:cs="Times New Roman"/>
          <w:sz w:val="24"/>
          <w:szCs w:val="24"/>
        </w:rPr>
        <w:t>provided</w:t>
      </w:r>
      <w:r w:rsidR="00E75EDA" w:rsidRPr="00C547D0">
        <w:rPr>
          <w:rFonts w:ascii="Times New Roman" w:hAnsi="Times New Roman" w:cs="Times New Roman"/>
          <w:sz w:val="24"/>
          <w:szCs w:val="24"/>
        </w:rPr>
        <w:t xml:space="preserve"> variables that can keep track of the number of stocks and ETF’s</w:t>
      </w:r>
      <w:r w:rsidR="00D84BBD" w:rsidRPr="00C547D0">
        <w:rPr>
          <w:rFonts w:ascii="Times New Roman" w:hAnsi="Times New Roman" w:cs="Times New Roman"/>
          <w:sz w:val="24"/>
          <w:szCs w:val="24"/>
        </w:rPr>
        <w:t>: “</w:t>
      </w:r>
      <w:proofErr w:type="spellStart"/>
      <w:r w:rsidR="00D84BBD" w:rsidRPr="00C547D0">
        <w:rPr>
          <w:rFonts w:ascii="Times New Roman" w:hAnsi="Times New Roman" w:cs="Times New Roman"/>
          <w:sz w:val="24"/>
          <w:szCs w:val="24"/>
        </w:rPr>
        <w:t>stockCount</w:t>
      </w:r>
      <w:proofErr w:type="spellEnd"/>
      <w:r w:rsidR="00D84BBD" w:rsidRPr="00C547D0">
        <w:rPr>
          <w:rFonts w:ascii="Times New Roman" w:hAnsi="Times New Roman" w:cs="Times New Roman"/>
          <w:sz w:val="24"/>
          <w:szCs w:val="24"/>
        </w:rPr>
        <w:t>” and “</w:t>
      </w:r>
      <w:proofErr w:type="spellStart"/>
      <w:r w:rsidR="00D84BBD" w:rsidRPr="00C547D0">
        <w:rPr>
          <w:rFonts w:ascii="Times New Roman" w:hAnsi="Times New Roman" w:cs="Times New Roman"/>
          <w:sz w:val="24"/>
          <w:szCs w:val="24"/>
        </w:rPr>
        <w:t>ETFCount</w:t>
      </w:r>
      <w:proofErr w:type="spellEnd"/>
      <w:r w:rsidR="00D84BBD" w:rsidRPr="00C547D0">
        <w:rPr>
          <w:rFonts w:ascii="Times New Roman" w:hAnsi="Times New Roman" w:cs="Times New Roman"/>
          <w:sz w:val="24"/>
          <w:szCs w:val="24"/>
        </w:rPr>
        <w:t>”</w:t>
      </w:r>
    </w:p>
    <w:p w14:paraId="23987CE9" w14:textId="143C4BFA" w:rsidR="00714149" w:rsidRPr="00C547D0" w:rsidRDefault="00393E23" w:rsidP="007700C4">
      <w:pPr>
        <w:pStyle w:val="ListParagraph"/>
        <w:widowControl w:val="0"/>
        <w:numPr>
          <w:ilvl w:val="0"/>
          <w:numId w:val="8"/>
        </w:numPr>
        <w:tabs>
          <w:tab w:val="left" w:pos="870"/>
        </w:tabs>
        <w:autoSpaceDE w:val="0"/>
        <w:autoSpaceDN w:val="0"/>
        <w:spacing w:after="0" w:line="240" w:lineRule="auto"/>
        <w:contextualSpacing w:val="0"/>
        <w:rPr>
          <w:rFonts w:ascii="Times New Roman" w:hAnsi="Times New Roman" w:cs="Times New Roman"/>
          <w:sz w:val="24"/>
          <w:szCs w:val="24"/>
        </w:rPr>
      </w:pPr>
      <w:r w:rsidRPr="00C547D0">
        <w:rPr>
          <w:rFonts w:ascii="Times New Roman" w:hAnsi="Times New Roman" w:cs="Times New Roman"/>
          <w:sz w:val="24"/>
          <w:szCs w:val="24"/>
        </w:rPr>
        <w:t xml:space="preserve">Create the </w:t>
      </w:r>
      <w:r w:rsidR="0061415C" w:rsidRPr="00C547D0">
        <w:rPr>
          <w:rFonts w:ascii="Times New Roman" w:hAnsi="Times New Roman" w:cs="Times New Roman"/>
          <w:sz w:val="24"/>
          <w:szCs w:val="24"/>
        </w:rPr>
        <w:t xml:space="preserve">generic list of </w:t>
      </w:r>
      <w:proofErr w:type="spellStart"/>
      <w:r w:rsidR="0061415C" w:rsidRPr="00C547D0">
        <w:rPr>
          <w:rFonts w:ascii="Times New Roman" w:hAnsi="Times New Roman" w:cs="Times New Roman"/>
          <w:sz w:val="24"/>
          <w:szCs w:val="24"/>
        </w:rPr>
        <w:t>InvestmentProducts</w:t>
      </w:r>
      <w:proofErr w:type="spellEnd"/>
    </w:p>
    <w:p w14:paraId="72DBF2A6" w14:textId="03224C00" w:rsidR="005E2C43" w:rsidRPr="00C547D0" w:rsidRDefault="00E438A3" w:rsidP="007700C4">
      <w:pPr>
        <w:pStyle w:val="ListParagraph"/>
        <w:widowControl w:val="0"/>
        <w:numPr>
          <w:ilvl w:val="0"/>
          <w:numId w:val="8"/>
        </w:numPr>
        <w:tabs>
          <w:tab w:val="left" w:pos="870"/>
        </w:tabs>
        <w:autoSpaceDE w:val="0"/>
        <w:autoSpaceDN w:val="0"/>
        <w:spacing w:after="0" w:line="240" w:lineRule="auto"/>
        <w:contextualSpacing w:val="0"/>
        <w:rPr>
          <w:rFonts w:ascii="Times New Roman" w:hAnsi="Times New Roman" w:cs="Times New Roman"/>
          <w:sz w:val="24"/>
          <w:szCs w:val="24"/>
        </w:rPr>
      </w:pPr>
      <w:r w:rsidRPr="00C547D0">
        <w:rPr>
          <w:rFonts w:ascii="Times New Roman" w:hAnsi="Times New Roman" w:cs="Times New Roman"/>
          <w:color w:val="070707"/>
          <w:sz w:val="24"/>
          <w:szCs w:val="24"/>
        </w:rPr>
        <w:t xml:space="preserve">Complete </w:t>
      </w:r>
      <w:proofErr w:type="spellStart"/>
      <w:r w:rsidRPr="00C547D0">
        <w:rPr>
          <w:rFonts w:ascii="Times New Roman" w:hAnsi="Times New Roman" w:cs="Times New Roman"/>
          <w:color w:val="070707"/>
          <w:sz w:val="24"/>
          <w:szCs w:val="24"/>
        </w:rPr>
        <w:t>boughtStocks</w:t>
      </w:r>
      <w:proofErr w:type="spellEnd"/>
      <w:r w:rsidRPr="00C547D0">
        <w:rPr>
          <w:rFonts w:ascii="Times New Roman" w:hAnsi="Times New Roman" w:cs="Times New Roman"/>
          <w:color w:val="070707"/>
          <w:sz w:val="24"/>
          <w:szCs w:val="24"/>
        </w:rPr>
        <w:t>( ) method</w:t>
      </w:r>
      <w:r w:rsidR="006F2FA1" w:rsidRPr="00C547D0">
        <w:rPr>
          <w:rFonts w:ascii="Times New Roman" w:hAnsi="Times New Roman" w:cs="Times New Roman"/>
          <w:color w:val="070707"/>
          <w:sz w:val="24"/>
          <w:szCs w:val="24"/>
        </w:rPr>
        <w:t xml:space="preserve"> that will add stocks to </w:t>
      </w:r>
      <w:proofErr w:type="spellStart"/>
      <w:r w:rsidR="006F2FA1" w:rsidRPr="00C547D0">
        <w:rPr>
          <w:rFonts w:ascii="Times New Roman" w:hAnsi="Times New Roman" w:cs="Times New Roman"/>
          <w:color w:val="070707"/>
          <w:sz w:val="24"/>
          <w:szCs w:val="24"/>
        </w:rPr>
        <w:t>InvestmentProducts</w:t>
      </w:r>
      <w:proofErr w:type="spellEnd"/>
      <w:r w:rsidR="006F2FA1" w:rsidRPr="00C547D0">
        <w:rPr>
          <w:rFonts w:ascii="Times New Roman" w:hAnsi="Times New Roman" w:cs="Times New Roman"/>
          <w:color w:val="070707"/>
          <w:sz w:val="24"/>
          <w:szCs w:val="24"/>
        </w:rPr>
        <w:t xml:space="preserve"> list</w:t>
      </w:r>
    </w:p>
    <w:p w14:paraId="75ACDDC5" w14:textId="70BC399A" w:rsidR="006F2FA1" w:rsidRPr="00C547D0" w:rsidRDefault="006F2FA1" w:rsidP="006F2FA1">
      <w:pPr>
        <w:pStyle w:val="ListParagraph"/>
        <w:widowControl w:val="0"/>
        <w:numPr>
          <w:ilvl w:val="0"/>
          <w:numId w:val="8"/>
        </w:numPr>
        <w:tabs>
          <w:tab w:val="left" w:pos="870"/>
        </w:tabs>
        <w:autoSpaceDE w:val="0"/>
        <w:autoSpaceDN w:val="0"/>
        <w:spacing w:after="0" w:line="240" w:lineRule="auto"/>
        <w:contextualSpacing w:val="0"/>
        <w:rPr>
          <w:rFonts w:ascii="Times New Roman" w:hAnsi="Times New Roman" w:cs="Times New Roman"/>
          <w:sz w:val="24"/>
          <w:szCs w:val="24"/>
        </w:rPr>
      </w:pPr>
      <w:r w:rsidRPr="00C547D0">
        <w:rPr>
          <w:rFonts w:ascii="Times New Roman" w:hAnsi="Times New Roman" w:cs="Times New Roman"/>
          <w:color w:val="070707"/>
          <w:sz w:val="24"/>
          <w:szCs w:val="24"/>
        </w:rPr>
        <w:t xml:space="preserve">Complete </w:t>
      </w:r>
      <w:proofErr w:type="spellStart"/>
      <w:r w:rsidRPr="00C547D0">
        <w:rPr>
          <w:rFonts w:ascii="Times New Roman" w:hAnsi="Times New Roman" w:cs="Times New Roman"/>
          <w:color w:val="070707"/>
          <w:sz w:val="24"/>
          <w:szCs w:val="24"/>
        </w:rPr>
        <w:t>boughtETF</w:t>
      </w:r>
      <w:proofErr w:type="spellEnd"/>
      <w:r w:rsidRPr="00C547D0">
        <w:rPr>
          <w:rFonts w:ascii="Times New Roman" w:hAnsi="Times New Roman" w:cs="Times New Roman"/>
          <w:color w:val="070707"/>
          <w:sz w:val="24"/>
          <w:szCs w:val="24"/>
        </w:rPr>
        <w:t xml:space="preserve">( ) method that will add ETF’s to </w:t>
      </w:r>
      <w:proofErr w:type="spellStart"/>
      <w:r w:rsidRPr="00C547D0">
        <w:rPr>
          <w:rFonts w:ascii="Times New Roman" w:hAnsi="Times New Roman" w:cs="Times New Roman"/>
          <w:color w:val="070707"/>
          <w:sz w:val="24"/>
          <w:szCs w:val="24"/>
        </w:rPr>
        <w:t>InvestmentProducts</w:t>
      </w:r>
      <w:proofErr w:type="spellEnd"/>
      <w:r w:rsidRPr="00C547D0">
        <w:rPr>
          <w:rFonts w:ascii="Times New Roman" w:hAnsi="Times New Roman" w:cs="Times New Roman"/>
          <w:color w:val="070707"/>
          <w:sz w:val="24"/>
          <w:szCs w:val="24"/>
        </w:rPr>
        <w:t xml:space="preserve"> list</w:t>
      </w:r>
    </w:p>
    <w:p w14:paraId="7FFAC94B" w14:textId="30A4A1FA" w:rsidR="00C85CF5" w:rsidRPr="00C547D0" w:rsidRDefault="00C85CF5" w:rsidP="006F2FA1">
      <w:pPr>
        <w:pStyle w:val="ListParagraph"/>
        <w:widowControl w:val="0"/>
        <w:numPr>
          <w:ilvl w:val="0"/>
          <w:numId w:val="8"/>
        </w:numPr>
        <w:tabs>
          <w:tab w:val="left" w:pos="870"/>
        </w:tabs>
        <w:autoSpaceDE w:val="0"/>
        <w:autoSpaceDN w:val="0"/>
        <w:spacing w:after="0" w:line="240" w:lineRule="auto"/>
        <w:contextualSpacing w:val="0"/>
        <w:rPr>
          <w:rFonts w:ascii="Times New Roman" w:hAnsi="Times New Roman" w:cs="Times New Roman"/>
          <w:sz w:val="24"/>
          <w:szCs w:val="24"/>
        </w:rPr>
      </w:pPr>
      <w:r w:rsidRPr="00C547D0">
        <w:rPr>
          <w:rFonts w:ascii="Times New Roman" w:hAnsi="Times New Roman" w:cs="Times New Roman"/>
          <w:color w:val="070707"/>
          <w:sz w:val="24"/>
          <w:szCs w:val="24"/>
        </w:rPr>
        <w:t xml:space="preserve">Complete </w:t>
      </w:r>
      <w:proofErr w:type="spellStart"/>
      <w:proofErr w:type="gramStart"/>
      <w:r w:rsidRPr="00C547D0">
        <w:rPr>
          <w:rFonts w:ascii="Times New Roman" w:hAnsi="Times New Roman" w:cs="Times New Roman"/>
          <w:color w:val="070707"/>
          <w:sz w:val="24"/>
          <w:szCs w:val="24"/>
        </w:rPr>
        <w:t>getCommand</w:t>
      </w:r>
      <w:proofErr w:type="spellEnd"/>
      <w:r w:rsidRPr="00C547D0">
        <w:rPr>
          <w:rFonts w:ascii="Times New Roman" w:hAnsi="Times New Roman" w:cs="Times New Roman"/>
          <w:color w:val="070707"/>
          <w:sz w:val="24"/>
          <w:szCs w:val="24"/>
        </w:rPr>
        <w:t>(</w:t>
      </w:r>
      <w:proofErr w:type="gramEnd"/>
      <w:r w:rsidRPr="00C547D0">
        <w:rPr>
          <w:rFonts w:ascii="Times New Roman" w:hAnsi="Times New Roman" w:cs="Times New Roman"/>
          <w:color w:val="070707"/>
          <w:sz w:val="24"/>
          <w:szCs w:val="24"/>
        </w:rPr>
        <w:t xml:space="preserve"> ) method that will get user input from the console</w:t>
      </w:r>
      <w:r w:rsidR="00FB4BEE" w:rsidRPr="00C547D0">
        <w:rPr>
          <w:rFonts w:ascii="Times New Roman" w:hAnsi="Times New Roman" w:cs="Times New Roman"/>
          <w:color w:val="070707"/>
          <w:sz w:val="24"/>
          <w:szCs w:val="24"/>
        </w:rPr>
        <w:t xml:space="preserve"> and call the appropriate method based upon the user input</w:t>
      </w:r>
      <w:r w:rsidR="007075F3" w:rsidRPr="00C547D0">
        <w:rPr>
          <w:rFonts w:ascii="Times New Roman" w:hAnsi="Times New Roman" w:cs="Times New Roman"/>
          <w:color w:val="070707"/>
          <w:sz w:val="24"/>
          <w:szCs w:val="24"/>
        </w:rPr>
        <w:t>.</w:t>
      </w:r>
    </w:p>
    <w:p w14:paraId="61E789EA" w14:textId="77777777" w:rsidR="008925C3" w:rsidRPr="00C547D0" w:rsidRDefault="008925C3" w:rsidP="0076310F">
      <w:pPr>
        <w:pStyle w:val="ListParagraph"/>
        <w:widowControl w:val="0"/>
        <w:tabs>
          <w:tab w:val="left" w:pos="884"/>
        </w:tabs>
        <w:autoSpaceDE w:val="0"/>
        <w:autoSpaceDN w:val="0"/>
        <w:spacing w:after="0" w:line="240" w:lineRule="auto"/>
        <w:ind w:left="881" w:right="126"/>
        <w:contextualSpacing w:val="0"/>
        <w:rPr>
          <w:rFonts w:ascii="Times New Roman" w:hAnsi="Times New Roman" w:cs="Times New Roman"/>
          <w:sz w:val="24"/>
          <w:szCs w:val="24"/>
        </w:rPr>
      </w:pPr>
    </w:p>
    <w:p w14:paraId="0AA2C714" w14:textId="3F0051B2" w:rsidR="008925C3" w:rsidRPr="00C547D0" w:rsidRDefault="008925C3" w:rsidP="008925C3">
      <w:pPr>
        <w:pStyle w:val="ListParagraph"/>
        <w:numPr>
          <w:ilvl w:val="0"/>
          <w:numId w:val="7"/>
        </w:numPr>
        <w:rPr>
          <w:rFonts w:ascii="Times New Roman" w:hAnsi="Times New Roman" w:cs="Times New Roman"/>
          <w:sz w:val="24"/>
          <w:szCs w:val="24"/>
        </w:rPr>
      </w:pPr>
      <w:r w:rsidRPr="00C547D0">
        <w:rPr>
          <w:rFonts w:ascii="Times New Roman" w:hAnsi="Times New Roman" w:cs="Times New Roman"/>
          <w:sz w:val="24"/>
          <w:szCs w:val="24"/>
        </w:rPr>
        <w:t xml:space="preserve">You must create </w:t>
      </w:r>
      <w:proofErr w:type="spellStart"/>
      <w:r w:rsidRPr="00C547D0">
        <w:rPr>
          <w:rFonts w:ascii="Times New Roman" w:hAnsi="Times New Roman" w:cs="Times New Roman"/>
          <w:sz w:val="24"/>
          <w:szCs w:val="24"/>
        </w:rPr>
        <w:t>StockDriver</w:t>
      </w:r>
      <w:proofErr w:type="spellEnd"/>
      <w:r w:rsidRPr="00C547D0">
        <w:rPr>
          <w:rFonts w:ascii="Times New Roman" w:hAnsi="Times New Roman" w:cs="Times New Roman"/>
          <w:sz w:val="24"/>
          <w:szCs w:val="24"/>
        </w:rPr>
        <w:t xml:space="preserve"> main( ) method:</w:t>
      </w:r>
    </w:p>
    <w:p w14:paraId="0E36608D" w14:textId="77777777" w:rsidR="0076310F" w:rsidRPr="00C547D0" w:rsidRDefault="0076310F" w:rsidP="0076310F">
      <w:pPr>
        <w:pStyle w:val="ListParagraph"/>
        <w:numPr>
          <w:ilvl w:val="1"/>
          <w:numId w:val="7"/>
        </w:numPr>
        <w:ind w:left="1260" w:hanging="450"/>
        <w:rPr>
          <w:rFonts w:ascii="Times New Roman" w:hAnsi="Times New Roman" w:cs="Times New Roman"/>
          <w:sz w:val="24"/>
          <w:szCs w:val="24"/>
        </w:rPr>
      </w:pPr>
      <w:r w:rsidRPr="00C547D0">
        <w:rPr>
          <w:rFonts w:ascii="Times New Roman" w:hAnsi="Times New Roman" w:cs="Times New Roman"/>
          <w:sz w:val="24"/>
          <w:szCs w:val="24"/>
        </w:rPr>
        <w:t>Access the text file.</w:t>
      </w:r>
    </w:p>
    <w:p w14:paraId="5722B90B" w14:textId="1A9A7F53" w:rsidR="0076310F" w:rsidRPr="00C547D0" w:rsidRDefault="0076310F" w:rsidP="0076310F">
      <w:pPr>
        <w:pStyle w:val="ListParagraph"/>
        <w:numPr>
          <w:ilvl w:val="1"/>
          <w:numId w:val="7"/>
        </w:numPr>
        <w:ind w:left="1260" w:hanging="450"/>
        <w:rPr>
          <w:rFonts w:ascii="Times New Roman" w:hAnsi="Times New Roman" w:cs="Times New Roman"/>
          <w:sz w:val="24"/>
          <w:szCs w:val="24"/>
        </w:rPr>
      </w:pPr>
      <w:r w:rsidRPr="00C547D0">
        <w:rPr>
          <w:rFonts w:ascii="Times New Roman" w:hAnsi="Times New Roman" w:cs="Times New Roman"/>
          <w:sz w:val="24"/>
          <w:szCs w:val="24"/>
        </w:rPr>
        <w:t xml:space="preserve">Read the text file </w:t>
      </w:r>
      <w:r w:rsidR="00143706" w:rsidRPr="00C547D0">
        <w:rPr>
          <w:rFonts w:ascii="Times New Roman" w:hAnsi="Times New Roman" w:cs="Times New Roman"/>
          <w:sz w:val="24"/>
          <w:szCs w:val="24"/>
        </w:rPr>
        <w:t xml:space="preserve">and make adjustments for the comma delimited format of the </w:t>
      </w:r>
      <w:r w:rsidR="00844277" w:rsidRPr="00C547D0">
        <w:rPr>
          <w:rFonts w:ascii="Times New Roman" w:hAnsi="Times New Roman" w:cs="Times New Roman"/>
          <w:sz w:val="24"/>
          <w:szCs w:val="24"/>
        </w:rPr>
        <w:t>data</w:t>
      </w:r>
      <w:r w:rsidRPr="00C547D0">
        <w:rPr>
          <w:rFonts w:ascii="Times New Roman" w:hAnsi="Times New Roman" w:cs="Times New Roman"/>
          <w:sz w:val="24"/>
          <w:szCs w:val="24"/>
        </w:rPr>
        <w:t>.</w:t>
      </w:r>
    </w:p>
    <w:p w14:paraId="6A21C132" w14:textId="5141B8BF" w:rsidR="0076310F" w:rsidRPr="00C547D0" w:rsidRDefault="0076310F" w:rsidP="0076310F">
      <w:pPr>
        <w:pStyle w:val="ListParagraph"/>
        <w:numPr>
          <w:ilvl w:val="1"/>
          <w:numId w:val="7"/>
        </w:numPr>
        <w:ind w:left="1260" w:hanging="450"/>
        <w:rPr>
          <w:rFonts w:ascii="Times New Roman" w:hAnsi="Times New Roman" w:cs="Times New Roman"/>
          <w:sz w:val="24"/>
          <w:szCs w:val="24"/>
        </w:rPr>
      </w:pPr>
      <w:r w:rsidRPr="00C547D0">
        <w:rPr>
          <w:rFonts w:ascii="Times New Roman" w:hAnsi="Times New Roman" w:cs="Times New Roman"/>
          <w:sz w:val="24"/>
          <w:szCs w:val="24"/>
        </w:rPr>
        <w:t xml:space="preserve">Use the variables to </w:t>
      </w:r>
      <w:r w:rsidR="00506681" w:rsidRPr="00C547D0">
        <w:rPr>
          <w:rFonts w:ascii="Times New Roman" w:hAnsi="Times New Roman" w:cs="Times New Roman"/>
          <w:sz w:val="24"/>
          <w:szCs w:val="24"/>
        </w:rPr>
        <w:t xml:space="preserve">and logic to determine if the program needs to </w:t>
      </w:r>
      <w:r w:rsidRPr="00C547D0">
        <w:rPr>
          <w:rFonts w:ascii="Times New Roman" w:hAnsi="Times New Roman" w:cs="Times New Roman"/>
          <w:sz w:val="24"/>
          <w:szCs w:val="24"/>
        </w:rPr>
        <w:t xml:space="preserve">create stocks </w:t>
      </w:r>
      <w:r w:rsidR="00506681" w:rsidRPr="00C547D0">
        <w:rPr>
          <w:rFonts w:ascii="Times New Roman" w:hAnsi="Times New Roman" w:cs="Times New Roman"/>
          <w:sz w:val="24"/>
          <w:szCs w:val="24"/>
        </w:rPr>
        <w:t xml:space="preserve">or ETF’s </w:t>
      </w:r>
      <w:r w:rsidRPr="00C547D0">
        <w:rPr>
          <w:rFonts w:ascii="Times New Roman" w:hAnsi="Times New Roman" w:cs="Times New Roman"/>
          <w:sz w:val="24"/>
          <w:szCs w:val="24"/>
        </w:rPr>
        <w:t xml:space="preserve">that </w:t>
      </w:r>
      <w:r w:rsidR="00506681" w:rsidRPr="00C547D0">
        <w:rPr>
          <w:rFonts w:ascii="Times New Roman" w:hAnsi="Times New Roman" w:cs="Times New Roman"/>
          <w:sz w:val="24"/>
          <w:szCs w:val="24"/>
        </w:rPr>
        <w:t xml:space="preserve">will be </w:t>
      </w:r>
      <w:r w:rsidRPr="00C547D0">
        <w:rPr>
          <w:rFonts w:ascii="Times New Roman" w:hAnsi="Times New Roman" w:cs="Times New Roman"/>
          <w:sz w:val="24"/>
          <w:szCs w:val="24"/>
        </w:rPr>
        <w:t>added to the Portfolio object</w:t>
      </w:r>
      <w:r w:rsidR="0062747F" w:rsidRPr="00C547D0">
        <w:rPr>
          <w:rFonts w:ascii="Times New Roman" w:hAnsi="Times New Roman" w:cs="Times New Roman"/>
          <w:sz w:val="24"/>
          <w:szCs w:val="24"/>
        </w:rPr>
        <w:t>.</w:t>
      </w:r>
    </w:p>
    <w:p w14:paraId="0A4AFA40" w14:textId="751579F1" w:rsidR="008925C3" w:rsidRPr="00C547D0" w:rsidRDefault="0076310F" w:rsidP="0076310F">
      <w:pPr>
        <w:pStyle w:val="ListParagraph"/>
        <w:numPr>
          <w:ilvl w:val="1"/>
          <w:numId w:val="7"/>
        </w:numPr>
        <w:ind w:left="1260" w:hanging="450"/>
        <w:rPr>
          <w:rFonts w:ascii="Times New Roman" w:hAnsi="Times New Roman" w:cs="Times New Roman"/>
          <w:sz w:val="24"/>
          <w:szCs w:val="24"/>
        </w:rPr>
      </w:pPr>
      <w:r w:rsidRPr="00C547D0">
        <w:rPr>
          <w:rFonts w:ascii="Times New Roman" w:hAnsi="Times New Roman" w:cs="Times New Roman"/>
          <w:sz w:val="24"/>
          <w:szCs w:val="24"/>
        </w:rPr>
        <w:t>After finished reading the text file</w:t>
      </w:r>
      <w:r w:rsidR="00506681" w:rsidRPr="00C547D0">
        <w:rPr>
          <w:rFonts w:ascii="Times New Roman" w:hAnsi="Times New Roman" w:cs="Times New Roman"/>
          <w:sz w:val="24"/>
          <w:szCs w:val="24"/>
        </w:rPr>
        <w:t xml:space="preserve"> call the portfolio method </w:t>
      </w:r>
      <w:proofErr w:type="spellStart"/>
      <w:proofErr w:type="gramStart"/>
      <w:r w:rsidR="00506681" w:rsidRPr="00C547D0">
        <w:rPr>
          <w:rFonts w:ascii="Times New Roman" w:hAnsi="Times New Roman" w:cs="Times New Roman"/>
          <w:sz w:val="24"/>
          <w:szCs w:val="24"/>
        </w:rPr>
        <w:t>getCommand</w:t>
      </w:r>
      <w:proofErr w:type="spellEnd"/>
      <w:r w:rsidR="00506681" w:rsidRPr="00C547D0">
        <w:rPr>
          <w:rFonts w:ascii="Times New Roman" w:hAnsi="Times New Roman" w:cs="Times New Roman"/>
          <w:sz w:val="24"/>
          <w:szCs w:val="24"/>
        </w:rPr>
        <w:t>(</w:t>
      </w:r>
      <w:proofErr w:type="gramEnd"/>
      <w:r w:rsidR="00506681" w:rsidRPr="00C547D0">
        <w:rPr>
          <w:rFonts w:ascii="Times New Roman" w:hAnsi="Times New Roman" w:cs="Times New Roman"/>
          <w:sz w:val="24"/>
          <w:szCs w:val="24"/>
        </w:rPr>
        <w:t xml:space="preserve"> ) to</w:t>
      </w:r>
      <w:r w:rsidR="0030164F" w:rsidRPr="00C547D0">
        <w:rPr>
          <w:rFonts w:ascii="Times New Roman" w:hAnsi="Times New Roman" w:cs="Times New Roman"/>
          <w:sz w:val="24"/>
          <w:szCs w:val="24"/>
        </w:rPr>
        <w:t xml:space="preserve"> </w:t>
      </w:r>
      <w:r w:rsidR="00E56839" w:rsidRPr="00C547D0">
        <w:rPr>
          <w:rFonts w:ascii="Times New Roman" w:hAnsi="Times New Roman" w:cs="Times New Roman"/>
          <w:sz w:val="24"/>
          <w:szCs w:val="24"/>
        </w:rPr>
        <w:t xml:space="preserve">get user </w:t>
      </w:r>
      <w:r w:rsidR="0062747F" w:rsidRPr="00C547D0">
        <w:rPr>
          <w:rFonts w:ascii="Times New Roman" w:hAnsi="Times New Roman" w:cs="Times New Roman"/>
          <w:sz w:val="24"/>
          <w:szCs w:val="24"/>
        </w:rPr>
        <w:t xml:space="preserve">entries to Buy, Sell, List or End. </w:t>
      </w:r>
    </w:p>
    <w:p w14:paraId="481622C5" w14:textId="6D794F63" w:rsidR="005E2C43" w:rsidRPr="00C547D0" w:rsidRDefault="005E2C43" w:rsidP="00287942">
      <w:pPr>
        <w:pStyle w:val="ListParagraph"/>
        <w:widowControl w:val="0"/>
        <w:numPr>
          <w:ilvl w:val="0"/>
          <w:numId w:val="7"/>
        </w:numPr>
        <w:tabs>
          <w:tab w:val="left" w:pos="884"/>
        </w:tabs>
        <w:autoSpaceDE w:val="0"/>
        <w:autoSpaceDN w:val="0"/>
        <w:spacing w:after="0" w:line="240" w:lineRule="auto"/>
        <w:ind w:right="126"/>
        <w:contextualSpacing w:val="0"/>
        <w:rPr>
          <w:rFonts w:ascii="Times New Roman" w:hAnsi="Times New Roman" w:cs="Times New Roman"/>
          <w:sz w:val="24"/>
          <w:szCs w:val="24"/>
        </w:rPr>
      </w:pPr>
      <w:r w:rsidRPr="00C547D0">
        <w:rPr>
          <w:rFonts w:ascii="Times New Roman" w:hAnsi="Times New Roman" w:cs="Times New Roman"/>
          <w:color w:val="070707"/>
          <w:sz w:val="24"/>
          <w:szCs w:val="24"/>
        </w:rPr>
        <w:t xml:space="preserve">The program will display the output like the example above for all of </w:t>
      </w:r>
      <w:r w:rsidR="001149CF" w:rsidRPr="00C547D0">
        <w:rPr>
          <w:rFonts w:ascii="Times New Roman" w:hAnsi="Times New Roman" w:cs="Times New Roman"/>
          <w:color w:val="070707"/>
          <w:sz w:val="24"/>
          <w:szCs w:val="24"/>
        </w:rPr>
        <w:t>inputted commands from the console</w:t>
      </w:r>
      <w:r w:rsidR="002F0CD3" w:rsidRPr="00C547D0">
        <w:rPr>
          <w:rFonts w:ascii="Times New Roman" w:hAnsi="Times New Roman" w:cs="Times New Roman"/>
          <w:color w:val="070707"/>
          <w:sz w:val="24"/>
          <w:szCs w:val="24"/>
        </w:rPr>
        <w:t>.</w:t>
      </w:r>
    </w:p>
    <w:p w14:paraId="25529651" w14:textId="3E414C34" w:rsidR="0060433E" w:rsidRPr="00C547D0" w:rsidRDefault="0060433E" w:rsidP="0060433E">
      <w:pPr>
        <w:pStyle w:val="ListParagraph"/>
        <w:widowControl w:val="0"/>
        <w:tabs>
          <w:tab w:val="left" w:pos="884"/>
        </w:tabs>
        <w:autoSpaceDE w:val="0"/>
        <w:autoSpaceDN w:val="0"/>
        <w:spacing w:after="0" w:line="240" w:lineRule="auto"/>
        <w:ind w:left="881" w:right="126"/>
        <w:contextualSpacing w:val="0"/>
        <w:rPr>
          <w:rFonts w:ascii="Times New Roman" w:hAnsi="Times New Roman" w:cs="Times New Roman"/>
          <w:sz w:val="24"/>
          <w:szCs w:val="24"/>
        </w:rPr>
      </w:pPr>
    </w:p>
    <w:p w14:paraId="642D669D" w14:textId="77777777" w:rsidR="00B952A2" w:rsidRDefault="00A67961" w:rsidP="005E2C43">
      <w:pPr>
        <w:spacing w:after="160" w:line="259" w:lineRule="auto"/>
        <w:rPr>
          <w:b/>
          <w:bCs/>
          <w:i/>
          <w:iCs/>
          <w:sz w:val="24"/>
          <w:szCs w:val="24"/>
        </w:rPr>
      </w:pPr>
      <w:r w:rsidRPr="00B952A2">
        <w:rPr>
          <w:b/>
          <w:bCs/>
          <w:i/>
          <w:iCs/>
          <w:sz w:val="24"/>
          <w:szCs w:val="24"/>
        </w:rPr>
        <w:t>NOTE: See the UML on the following page for references to the program organizations</w:t>
      </w:r>
    </w:p>
    <w:p w14:paraId="23C0973D" w14:textId="77777777" w:rsidR="00B952A2" w:rsidRDefault="00B952A2" w:rsidP="005E2C43">
      <w:pPr>
        <w:spacing w:after="160" w:line="259" w:lineRule="auto"/>
        <w:rPr>
          <w:b/>
          <w:bCs/>
          <w:i/>
          <w:iCs/>
          <w:sz w:val="24"/>
          <w:szCs w:val="24"/>
        </w:rPr>
      </w:pPr>
    </w:p>
    <w:p w14:paraId="1440C6F8" w14:textId="70EF55DE" w:rsidR="005E2C43" w:rsidRPr="00B952A2" w:rsidRDefault="00030E4D" w:rsidP="005E2C43">
      <w:pPr>
        <w:spacing w:after="160" w:line="259" w:lineRule="auto"/>
        <w:rPr>
          <w:b/>
          <w:bCs/>
          <w:i/>
          <w:iCs/>
          <w:sz w:val="24"/>
          <w:szCs w:val="24"/>
        </w:rPr>
      </w:pPr>
      <w:r>
        <w:rPr>
          <w:b/>
          <w:bCs/>
          <w:i/>
          <w:iCs/>
          <w:noProof/>
          <w:sz w:val="24"/>
          <w:szCs w:val="24"/>
        </w:rPr>
        <w:lastRenderedPageBreak/>
        <mc:AlternateContent>
          <mc:Choice Requires="wpg">
            <w:drawing>
              <wp:anchor distT="0" distB="0" distL="114300" distR="114300" simplePos="0" relativeHeight="251668480" behindDoc="0" locked="0" layoutInCell="1" allowOverlap="1" wp14:anchorId="68EB9FA4" wp14:editId="455B9B34">
                <wp:simplePos x="0" y="0"/>
                <wp:positionH relativeFrom="page">
                  <wp:posOffset>3514436</wp:posOffset>
                </wp:positionH>
                <wp:positionV relativeFrom="paragraph">
                  <wp:posOffset>944418</wp:posOffset>
                </wp:positionV>
                <wp:extent cx="2482619" cy="3008630"/>
                <wp:effectExtent l="0" t="0" r="13335" b="20320"/>
                <wp:wrapNone/>
                <wp:docPr id="19" name="Group 19"/>
                <wp:cNvGraphicFramePr/>
                <a:graphic xmlns:a="http://schemas.openxmlformats.org/drawingml/2006/main">
                  <a:graphicData uri="http://schemas.microsoft.com/office/word/2010/wordprocessingGroup">
                    <wpg:wgp>
                      <wpg:cNvGrpSpPr/>
                      <wpg:grpSpPr>
                        <a:xfrm>
                          <a:off x="0" y="0"/>
                          <a:ext cx="2482619" cy="3008630"/>
                          <a:chOff x="2143" y="0"/>
                          <a:chExt cx="3379232" cy="4285408"/>
                        </a:xfrm>
                      </wpg:grpSpPr>
                      <wps:wsp>
                        <wps:cNvPr id="20" name="Text Box 20"/>
                        <wps:cNvSpPr txBox="1"/>
                        <wps:spPr>
                          <a:xfrm>
                            <a:off x="5286" y="0"/>
                            <a:ext cx="3376089" cy="409575"/>
                          </a:xfrm>
                          <a:prstGeom prst="rect">
                            <a:avLst/>
                          </a:prstGeom>
                          <a:solidFill>
                            <a:schemeClr val="lt1"/>
                          </a:solidFill>
                          <a:ln w="6350">
                            <a:solidFill>
                              <a:schemeClr val="tx1"/>
                            </a:solidFill>
                          </a:ln>
                        </wps:spPr>
                        <wps:txbx>
                          <w:txbxContent>
                            <w:p w14:paraId="5F8BAFD4" w14:textId="4A33519F" w:rsidR="00D91EDB" w:rsidRPr="00904989" w:rsidRDefault="00D91EDB" w:rsidP="009D6C6D">
                              <w:pPr>
                                <w:jc w:val="center"/>
                                <w:rPr>
                                  <w:rFonts w:asciiTheme="minorHAnsi" w:hAnsiTheme="minorHAnsi" w:cstheme="minorHAnsi"/>
                                  <w:b/>
                                  <w:bCs/>
                                </w:rPr>
                              </w:pPr>
                              <w:proofErr w:type="spellStart"/>
                              <w:r>
                                <w:rPr>
                                  <w:rFonts w:asciiTheme="minorHAnsi" w:hAnsiTheme="minorHAnsi" w:cstheme="minorHAnsi"/>
                                  <w:b/>
                                  <w:bCs/>
                                </w:rPr>
                                <w:t>InvestmentProducts</w:t>
                              </w:r>
                              <w:proofErr w:type="spellEnd"/>
                              <w:r w:rsidR="00E27B8F">
                                <w:rPr>
                                  <w:rFonts w:asciiTheme="minorHAnsi" w:hAnsiTheme="minorHAnsi" w:cstheme="minorHAnsi"/>
                                  <w:b/>
                                  <w:bCs/>
                                </w:rPr>
                                <w:t xml:space="preserve"> extends</w:t>
                              </w:r>
                              <w:r w:rsidR="003311AF">
                                <w:rPr>
                                  <w:rFonts w:asciiTheme="minorHAnsi" w:hAnsiTheme="minorHAnsi" w:cstheme="minorHAnsi"/>
                                  <w:b/>
                                  <w:bCs/>
                                </w:rPr>
                                <w:t xml:space="preserve"> Stocks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5286" y="401684"/>
                            <a:ext cx="3367211" cy="1195028"/>
                          </a:xfrm>
                          <a:prstGeom prst="rect">
                            <a:avLst/>
                          </a:prstGeom>
                          <a:solidFill>
                            <a:schemeClr val="lt1"/>
                          </a:solidFill>
                          <a:ln w="6350">
                            <a:solidFill>
                              <a:schemeClr val="tx1"/>
                            </a:solidFill>
                          </a:ln>
                        </wps:spPr>
                        <wps:txbx>
                          <w:txbxContent>
                            <w:p w14:paraId="0CE543D7" w14:textId="69BE9725" w:rsidR="00D91EDB" w:rsidRPr="00904989" w:rsidRDefault="00D91EDB" w:rsidP="006555D7">
                              <w:pPr>
                                <w:numPr>
                                  <w:ilvl w:val="0"/>
                                  <w:numId w:val="15"/>
                                </w:numPr>
                                <w:rPr>
                                  <w:b/>
                                  <w:bCs/>
                                </w:rPr>
                              </w:pPr>
                              <w:r w:rsidRPr="00904989">
                                <w:rPr>
                                  <w:b/>
                                  <w:bCs/>
                                </w:rPr>
                                <w:t>symbol: String</w:t>
                              </w:r>
                            </w:p>
                            <w:p w14:paraId="52685131" w14:textId="510F1B44" w:rsidR="00D91EDB" w:rsidRPr="00904989" w:rsidRDefault="00D91EDB" w:rsidP="006555D7">
                              <w:pPr>
                                <w:numPr>
                                  <w:ilvl w:val="0"/>
                                  <w:numId w:val="15"/>
                                </w:numPr>
                                <w:rPr>
                                  <w:b/>
                                  <w:bCs/>
                                </w:rPr>
                              </w:pPr>
                              <w:r w:rsidRPr="00904989">
                                <w:rPr>
                                  <w:b/>
                                  <w:bCs/>
                                </w:rPr>
                                <w:t>name: String</w:t>
                              </w:r>
                            </w:p>
                            <w:p w14:paraId="06FFA696" w14:textId="2061FD79" w:rsidR="00D91EDB" w:rsidRPr="00904989" w:rsidRDefault="00D91EDB" w:rsidP="006555D7">
                              <w:pPr>
                                <w:numPr>
                                  <w:ilvl w:val="0"/>
                                  <w:numId w:val="15"/>
                                </w:numPr>
                                <w:rPr>
                                  <w:b/>
                                  <w:bCs/>
                                </w:rPr>
                              </w:pPr>
                              <w:r w:rsidRPr="00904989">
                                <w:rPr>
                                  <w:b/>
                                  <w:bCs/>
                                </w:rPr>
                                <w:t>price: double</w:t>
                              </w:r>
                            </w:p>
                            <w:p w14:paraId="18A67D8B" w14:textId="2773313F" w:rsidR="00D91EDB" w:rsidRPr="00904989" w:rsidRDefault="00D91EDB" w:rsidP="006555D7">
                              <w:pPr>
                                <w:numPr>
                                  <w:ilvl w:val="0"/>
                                  <w:numId w:val="15"/>
                                </w:numPr>
                                <w:rPr>
                                  <w:b/>
                                  <w:bCs/>
                                </w:rPr>
                              </w:pPr>
                              <w:r w:rsidRPr="00904989">
                                <w:rPr>
                                  <w:b/>
                                  <w:bCs/>
                                </w:rPr>
                                <w:t xml:space="preserve">shares: </w:t>
                              </w:r>
                              <w:proofErr w:type="spellStart"/>
                              <w:r w:rsidRPr="00904989">
                                <w:rPr>
                                  <w:b/>
                                  <w:bCs/>
                                </w:rPr>
                                <w:t>int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2143" y="1596776"/>
                            <a:ext cx="3369960" cy="2688632"/>
                          </a:xfrm>
                          <a:prstGeom prst="rect">
                            <a:avLst/>
                          </a:prstGeom>
                          <a:solidFill>
                            <a:schemeClr val="lt1"/>
                          </a:solidFill>
                          <a:ln w="6350">
                            <a:solidFill>
                              <a:schemeClr val="tx1"/>
                            </a:solidFill>
                          </a:ln>
                        </wps:spPr>
                        <wps:txbx>
                          <w:txbxContent>
                            <w:p w14:paraId="0251F6FF" w14:textId="537CA724" w:rsidR="00D91EDB" w:rsidRPr="00904989" w:rsidRDefault="00D91EDB"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00E8314C">
                                <w:rPr>
                                  <w:rFonts w:asciiTheme="minorHAnsi" w:hAnsiTheme="minorHAnsi" w:cstheme="minorHAnsi"/>
                                  <w:b/>
                                  <w:bCs/>
                                </w:rPr>
                                <w:t>InvestmentProducts</w:t>
                              </w:r>
                              <w:proofErr w:type="spellEnd"/>
                              <w:r w:rsidRPr="00904989">
                                <w:rPr>
                                  <w:rFonts w:asciiTheme="minorHAnsi" w:hAnsiTheme="minorHAnsi" w:cstheme="minorHAnsi"/>
                                  <w:b/>
                                  <w:bCs/>
                                </w:rPr>
                                <w:t>()</w:t>
                              </w:r>
                              <w:proofErr w:type="gramEnd"/>
                            </w:p>
                            <w:p w14:paraId="1D7D3695" w14:textId="3B1E7BF8" w:rsidR="00D91EDB" w:rsidRPr="00904989" w:rsidRDefault="00D91EDB" w:rsidP="00D94860">
                              <w:pPr>
                                <w:ind w:left="90"/>
                                <w:rPr>
                                  <w:rFonts w:asciiTheme="minorHAnsi" w:hAnsiTheme="minorHAnsi" w:cstheme="minorHAnsi"/>
                                  <w:b/>
                                  <w:bCs/>
                                </w:rPr>
                              </w:pPr>
                              <w:r w:rsidRPr="00904989">
                                <w:rPr>
                                  <w:rFonts w:asciiTheme="minorHAnsi" w:hAnsiTheme="minorHAnsi" w:cstheme="minorHAnsi"/>
                                  <w:b/>
                                  <w:bCs/>
                                </w:rPr>
                                <w:t xml:space="preserve">+ </w:t>
                              </w:r>
                              <w:proofErr w:type="spellStart"/>
                              <w:r w:rsidR="00116A49">
                                <w:rPr>
                                  <w:rFonts w:asciiTheme="minorHAnsi" w:hAnsiTheme="minorHAnsi" w:cstheme="minorHAnsi"/>
                                  <w:b/>
                                  <w:bCs/>
                                </w:rPr>
                                <w:t>InvestmentProducts</w:t>
                              </w:r>
                              <w:proofErr w:type="spellEnd"/>
                              <w:r w:rsidR="00116A49" w:rsidRPr="00904989">
                                <w:rPr>
                                  <w:rFonts w:asciiTheme="minorHAnsi" w:hAnsiTheme="minorHAnsi" w:cstheme="minorHAnsi"/>
                                  <w:b/>
                                  <w:bCs/>
                                </w:rPr>
                                <w:t xml:space="preserve"> </w:t>
                              </w:r>
                              <w:r w:rsidRPr="00904989">
                                <w:rPr>
                                  <w:rFonts w:asciiTheme="minorHAnsi" w:hAnsiTheme="minorHAnsi" w:cstheme="minorHAnsi"/>
                                  <w:b/>
                                  <w:bCs/>
                                </w:rPr>
                                <w:t xml:space="preserve">(String, String, double, </w:t>
                              </w:r>
                              <w:proofErr w:type="spellStart"/>
                              <w:r w:rsidRPr="00904989">
                                <w:rPr>
                                  <w:rFonts w:asciiTheme="minorHAnsi" w:hAnsiTheme="minorHAnsi" w:cstheme="minorHAnsi"/>
                                  <w:b/>
                                  <w:bCs/>
                                </w:rPr>
                                <w:t>int</w:t>
                              </w:r>
                              <w:proofErr w:type="spellEnd"/>
                              <w:r w:rsidRPr="00904989">
                                <w:rPr>
                                  <w:rFonts w:asciiTheme="minorHAnsi" w:hAnsiTheme="minorHAnsi" w:cstheme="minorHAnsi"/>
                                  <w:b/>
                                  <w:bCs/>
                                </w:rPr>
                                <w:t>)</w:t>
                              </w:r>
                            </w:p>
                            <w:p w14:paraId="67A3B078" w14:textId="77777777" w:rsidR="00D91EDB" w:rsidRPr="00904989" w:rsidRDefault="00D91EDB"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getValue</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double</w:t>
                              </w:r>
                            </w:p>
                            <w:p w14:paraId="0DB5E13C" w14:textId="77777777" w:rsidR="00D91EDB" w:rsidRPr="00904989" w:rsidRDefault="00D91EDB"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toString</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String</w:t>
                              </w:r>
                            </w:p>
                            <w:p w14:paraId="158E7505" w14:textId="77777777" w:rsidR="00D91EDB" w:rsidRPr="00904989" w:rsidRDefault="00D91EDB"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sellShares</w:t>
                              </w:r>
                              <w:proofErr w:type="spellEnd"/>
                              <w:r w:rsidRPr="00904989">
                                <w:rPr>
                                  <w:rFonts w:asciiTheme="minorHAnsi" w:hAnsiTheme="minorHAnsi" w:cstheme="minorHAnsi"/>
                                  <w:b/>
                                  <w:bCs/>
                                </w:rPr>
                                <w:t>(</w:t>
                              </w:r>
                              <w:proofErr w:type="spellStart"/>
                              <w:proofErr w:type="gramEnd"/>
                              <w:r w:rsidRPr="00904989">
                                <w:rPr>
                                  <w:rFonts w:asciiTheme="minorHAnsi" w:hAnsiTheme="minorHAnsi" w:cstheme="minorHAnsi"/>
                                  <w:b/>
                                  <w:bCs/>
                                </w:rPr>
                                <w:t>int</w:t>
                              </w:r>
                              <w:proofErr w:type="spellEnd"/>
                              <w:r w:rsidRPr="00904989">
                                <w:rPr>
                                  <w:rFonts w:asciiTheme="minorHAnsi" w:hAnsiTheme="minorHAnsi" w:cstheme="minorHAnsi"/>
                                  <w:b/>
                                  <w:bCs/>
                                </w:rPr>
                                <w:t>): void</w:t>
                              </w:r>
                            </w:p>
                            <w:p w14:paraId="152BF977" w14:textId="77777777" w:rsidR="00D91EDB" w:rsidRPr="00904989" w:rsidRDefault="00D91EDB"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getShares</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xml:space="preserve">): </w:t>
                              </w:r>
                              <w:proofErr w:type="spellStart"/>
                              <w:r w:rsidRPr="00904989">
                                <w:rPr>
                                  <w:rFonts w:asciiTheme="minorHAnsi" w:hAnsiTheme="minorHAnsi" w:cstheme="minorHAnsi"/>
                                  <w:b/>
                                  <w:bCs/>
                                </w:rPr>
                                <w:t>int</w:t>
                              </w:r>
                              <w:proofErr w:type="spellEnd"/>
                            </w:p>
                            <w:p w14:paraId="530E09FE" w14:textId="77777777" w:rsidR="00D91EDB" w:rsidRPr="00904989" w:rsidRDefault="00D91EDB"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getSymbol</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String</w:t>
                              </w:r>
                            </w:p>
                            <w:p w14:paraId="5CA24537" w14:textId="77777777" w:rsidR="00D91EDB" w:rsidRPr="00904989" w:rsidRDefault="00D91EDB"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getName</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String</w:t>
                              </w:r>
                            </w:p>
                            <w:p w14:paraId="5846370E" w14:textId="77777777" w:rsidR="00D91EDB" w:rsidRPr="00904989" w:rsidRDefault="00D91EDB"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getPrice</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double</w:t>
                              </w:r>
                            </w:p>
                            <w:p w14:paraId="18BAF964" w14:textId="77777777" w:rsidR="00D91EDB" w:rsidRPr="00904989" w:rsidRDefault="00D91EDB"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buyShares</w:t>
                              </w:r>
                              <w:proofErr w:type="spellEnd"/>
                              <w:r w:rsidRPr="00904989">
                                <w:rPr>
                                  <w:rFonts w:asciiTheme="minorHAnsi" w:hAnsiTheme="minorHAnsi" w:cstheme="minorHAnsi"/>
                                  <w:b/>
                                  <w:bCs/>
                                </w:rPr>
                                <w:t>(</w:t>
                              </w:r>
                              <w:proofErr w:type="spellStart"/>
                              <w:proofErr w:type="gramEnd"/>
                              <w:r w:rsidRPr="00904989">
                                <w:rPr>
                                  <w:rFonts w:asciiTheme="minorHAnsi" w:hAnsiTheme="minorHAnsi" w:cstheme="minorHAnsi"/>
                                  <w:b/>
                                  <w:bCs/>
                                </w:rPr>
                                <w:t>int</w:t>
                              </w:r>
                              <w:proofErr w:type="spellEnd"/>
                              <w:r w:rsidRPr="00904989">
                                <w:rPr>
                                  <w:rFonts w:asciiTheme="minorHAnsi" w:hAnsiTheme="minorHAnsi" w:cstheme="minorHAnsi"/>
                                  <w:b/>
                                  <w:bCs/>
                                </w:rPr>
                                <w:t>): void</w:t>
                              </w:r>
                            </w:p>
                            <w:p w14:paraId="57FE3AFB" w14:textId="588C1562" w:rsidR="00D91EDB" w:rsidRPr="00904989" w:rsidRDefault="00D91EDB" w:rsidP="002C1D2E">
                              <w:pPr>
                                <w:ind w:left="90"/>
                                <w:rPr>
                                  <w:rFonts w:asciiTheme="minorHAnsi" w:hAnsiTheme="minorHAnsi" w:cstheme="minorHAnsi"/>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8EB9FA4" id="Group 19" o:spid="_x0000_s1027" style="position:absolute;margin-left:276.75pt;margin-top:74.35pt;width:195.5pt;height:236.9pt;z-index:251668480;mso-position-horizontal-relative:page;mso-width-relative:margin;mso-height-relative:margin" coordorigin="21" coordsize="33792,42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">
                <v:shape id="Text Box 20" o:spid="_x0000_s1028" type="#_x0000_t202" style="position:absolute;left:52;width:3376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" fillcolor="white [3201]" strokecolor="black [3213]" strokeweight=".5pt">
                  <v:textbox>
                    <w:txbxContent>
                      <w:p w14:paraId="5F8BAFD4" w14:textId="4A33519F" w:rsidR="00D91EDB" w:rsidRPr="00904989" w:rsidRDefault="00D91EDB" w:rsidP="009D6C6D">
                        <w:pPr>
                          <w:jc w:val="center"/>
                          <w:rPr>
                            <w:rFonts w:asciiTheme="minorHAnsi" w:hAnsiTheme="minorHAnsi" w:cstheme="minorHAnsi"/>
                            <w:b/>
                            <w:bCs/>
                          </w:rPr>
                        </w:pPr>
                        <w:r>
                          <w:rPr>
                            <w:rFonts w:asciiTheme="minorHAnsi" w:hAnsiTheme="minorHAnsi" w:cstheme="minorHAnsi"/>
                            <w:b/>
                            <w:bCs/>
                          </w:rPr>
                          <w:t>InvestmentProducts</w:t>
                        </w:r>
                        <w:r w:rsidR="00E27B8F">
                          <w:rPr>
                            <w:rFonts w:asciiTheme="minorHAnsi" w:hAnsiTheme="minorHAnsi" w:cstheme="minorHAnsi"/>
                            <w:b/>
                            <w:bCs/>
                          </w:rPr>
                          <w:t xml:space="preserve"> extends</w:t>
                        </w:r>
                        <w:r w:rsidR="003311AF">
                          <w:rPr>
                            <w:rFonts w:asciiTheme="minorHAnsi" w:hAnsiTheme="minorHAnsi" w:cstheme="minorHAnsi"/>
                            <w:b/>
                            <w:bCs/>
                          </w:rPr>
                          <w:t xml:space="preserve"> Stocks</w:t>
                        </w:r>
                      </w:p>
                    </w:txbxContent>
                  </v:textbox>
                </v:shape>
                <v:shape id="Text Box 21" o:spid="_x0000_s1029" type="#_x0000_t202" style="position:absolute;left:52;top:4016;width:33672;height:11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" fillcolor="white [3201]" strokecolor="black [3213]" strokeweight=".5pt">
                  <v:textbox>
                    <w:txbxContent>
                      <w:p w14:paraId="0CE543D7" w14:textId="69BE9725" w:rsidR="00D91EDB" w:rsidRPr="00904989" w:rsidRDefault="00D91EDB" w:rsidP="006555D7">
                        <w:pPr>
                          <w:pStyle w:val="Heading1Char"/>
                          <w:numPr>
                            <w:ilvl w:val="0"/>
                            <w:numId w:val="15"/>
                          </w:numPr>
                          <w:rPr>
                            <w:b/>
                            <w:bCs/>
                          </w:rPr>
                        </w:pPr>
                        <w:r w:rsidRPr="00904989">
                          <w:rPr>
                            <w:b/>
                            <w:bCs/>
                          </w:rPr>
                          <w:t>symbol: String</w:t>
                        </w:r>
                      </w:p>
                      <w:p w14:paraId="52685131" w14:textId="510F1B44" w:rsidR="00D91EDB" w:rsidRPr="00904989" w:rsidRDefault="00D91EDB" w:rsidP="006555D7">
                        <w:pPr>
                          <w:pStyle w:val="Heading1Char"/>
                          <w:numPr>
                            <w:ilvl w:val="0"/>
                            <w:numId w:val="15"/>
                          </w:numPr>
                          <w:rPr>
                            <w:b/>
                            <w:bCs/>
                          </w:rPr>
                        </w:pPr>
                        <w:r w:rsidRPr="00904989">
                          <w:rPr>
                            <w:b/>
                            <w:bCs/>
                          </w:rPr>
                          <w:t>name: String</w:t>
                        </w:r>
                      </w:p>
                      <w:p w14:paraId="06FFA696" w14:textId="2061FD79" w:rsidR="00D91EDB" w:rsidRPr="00904989" w:rsidRDefault="00D91EDB" w:rsidP="006555D7">
                        <w:pPr>
                          <w:pStyle w:val="Heading1Char"/>
                          <w:numPr>
                            <w:ilvl w:val="0"/>
                            <w:numId w:val="15"/>
                          </w:numPr>
                          <w:rPr>
                            <w:b/>
                            <w:bCs/>
                          </w:rPr>
                        </w:pPr>
                        <w:r w:rsidRPr="00904989">
                          <w:rPr>
                            <w:b/>
                            <w:bCs/>
                          </w:rPr>
                          <w:t>price: double</w:t>
                        </w:r>
                      </w:p>
                      <w:p w14:paraId="18A67D8B" w14:textId="2773313F" w:rsidR="00D91EDB" w:rsidRPr="00904989" w:rsidRDefault="00D91EDB" w:rsidP="006555D7">
                        <w:pPr>
                          <w:pStyle w:val="Heading1Char"/>
                          <w:numPr>
                            <w:ilvl w:val="0"/>
                            <w:numId w:val="15"/>
                          </w:numPr>
                          <w:rPr>
                            <w:b/>
                            <w:bCs/>
                          </w:rPr>
                        </w:pPr>
                        <w:r w:rsidRPr="00904989">
                          <w:rPr>
                            <w:b/>
                            <w:bCs/>
                          </w:rPr>
                          <w:t>shares: int</w:t>
                        </w:r>
                      </w:p>
                    </w:txbxContent>
                  </v:textbox>
                </v:shape>
                <v:shape id="Text Box 22" o:spid="_x0000_s1030" type="#_x0000_t202" style="position:absolute;left:21;top:15967;width:33700;height:26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" fillcolor="white [3201]" strokecolor="black [3213]" strokeweight=".5pt">
                  <v:textbox>
                    <w:txbxContent>
                      <w:p w14:paraId="0251F6FF" w14:textId="537CA724" w:rsidR="00D91EDB" w:rsidRPr="00904989" w:rsidRDefault="00D91EDB"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gramStart"/>
                        <w:r w:rsidR="00E8314C">
                          <w:rPr>
                            <w:rFonts w:asciiTheme="minorHAnsi" w:hAnsiTheme="minorHAnsi" w:cstheme="minorHAnsi"/>
                            <w:b/>
                            <w:bCs/>
                          </w:rPr>
                          <w:t>InvestmentProducts</w:t>
                        </w:r>
                        <w:r w:rsidRPr="00904989">
                          <w:rPr>
                            <w:rFonts w:asciiTheme="minorHAnsi" w:hAnsiTheme="minorHAnsi" w:cstheme="minorHAnsi"/>
                            <w:b/>
                            <w:bCs/>
                          </w:rPr>
                          <w:t>(</w:t>
                        </w:r>
                        <w:proofErr w:type="gramEnd"/>
                        <w:r w:rsidRPr="00904989">
                          <w:rPr>
                            <w:rFonts w:asciiTheme="minorHAnsi" w:hAnsiTheme="minorHAnsi" w:cstheme="minorHAnsi"/>
                            <w:b/>
                            <w:bCs/>
                          </w:rPr>
                          <w:t>)</w:t>
                        </w:r>
                      </w:p>
                      <w:p w14:paraId="1D7D3695" w14:textId="3B1E7BF8" w:rsidR="00D91EDB" w:rsidRPr="00904989" w:rsidRDefault="00D91EDB" w:rsidP="00D94860">
                        <w:pPr>
                          <w:pStyle w:val="Heading1Char"/>
                          <w:ind w:left="90"/>
                          <w:rPr>
                            <w:rFonts w:asciiTheme="minorHAnsi" w:hAnsiTheme="minorHAnsi" w:cstheme="minorHAnsi"/>
                            <w:b/>
                            <w:bCs/>
                          </w:rPr>
                        </w:pPr>
                        <w:r w:rsidRPr="00904989">
                          <w:rPr>
                            <w:rFonts w:asciiTheme="minorHAnsi" w:hAnsiTheme="minorHAnsi" w:cstheme="minorHAnsi"/>
                            <w:b/>
                            <w:bCs/>
                          </w:rPr>
                          <w:t xml:space="preserve">+ </w:t>
                        </w:r>
                        <w:r w:rsidR="00116A49">
                          <w:rPr>
                            <w:rFonts w:asciiTheme="minorHAnsi" w:hAnsiTheme="minorHAnsi" w:cstheme="minorHAnsi"/>
                            <w:b/>
                            <w:bCs/>
                          </w:rPr>
                          <w:t>InvestmentProducts</w:t>
                        </w:r>
                        <w:r w:rsidR="00116A49" w:rsidRPr="00904989">
                          <w:rPr>
                            <w:rFonts w:asciiTheme="minorHAnsi" w:hAnsiTheme="minorHAnsi" w:cstheme="minorHAnsi"/>
                            <w:b/>
                            <w:bCs/>
                          </w:rPr>
                          <w:t xml:space="preserve"> </w:t>
                        </w:r>
                        <w:r w:rsidRPr="00904989">
                          <w:rPr>
                            <w:rFonts w:asciiTheme="minorHAnsi" w:hAnsiTheme="minorHAnsi" w:cstheme="minorHAnsi"/>
                            <w:b/>
                            <w:bCs/>
                          </w:rPr>
                          <w:t>(</w:t>
                        </w:r>
                        <w:r w:rsidRPr="00904989">
                          <w:rPr>
                            <w:rFonts w:asciiTheme="minorHAnsi" w:hAnsiTheme="minorHAnsi" w:cstheme="minorHAnsi"/>
                            <w:b/>
                            <w:bCs/>
                          </w:rPr>
                          <w:t>String, String, double, int</w:t>
                        </w:r>
                        <w:r w:rsidRPr="00904989">
                          <w:rPr>
                            <w:rFonts w:asciiTheme="minorHAnsi" w:hAnsiTheme="minorHAnsi" w:cstheme="minorHAnsi"/>
                            <w:b/>
                            <w:bCs/>
                          </w:rPr>
                          <w:t>)</w:t>
                        </w:r>
                      </w:p>
                      <w:p w14:paraId="67A3B078" w14:textId="77777777" w:rsidR="00D91EDB" w:rsidRPr="00904989" w:rsidRDefault="00D91EDB"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getValue</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double</w:t>
                        </w:r>
                      </w:p>
                      <w:p w14:paraId="0DB5E13C" w14:textId="77777777" w:rsidR="00D91EDB" w:rsidRPr="00904989" w:rsidRDefault="00D91EDB"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toString</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String</w:t>
                        </w:r>
                      </w:p>
                      <w:p w14:paraId="158E7505" w14:textId="77777777" w:rsidR="00D91EDB" w:rsidRPr="00904989" w:rsidRDefault="00D91EDB"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r w:rsidRPr="00904989">
                          <w:rPr>
                            <w:rFonts w:asciiTheme="minorHAnsi" w:hAnsiTheme="minorHAnsi" w:cstheme="minorHAnsi"/>
                            <w:b/>
                            <w:bCs/>
                          </w:rPr>
                          <w:t>sellShares</w:t>
                        </w:r>
                        <w:proofErr w:type="spellEnd"/>
                        <w:r w:rsidRPr="00904989">
                          <w:rPr>
                            <w:rFonts w:asciiTheme="minorHAnsi" w:hAnsiTheme="minorHAnsi" w:cstheme="minorHAnsi"/>
                            <w:b/>
                            <w:bCs/>
                          </w:rPr>
                          <w:t>(int): void</w:t>
                        </w:r>
                      </w:p>
                      <w:p w14:paraId="152BF977" w14:textId="77777777" w:rsidR="00D91EDB" w:rsidRPr="00904989" w:rsidRDefault="00D91EDB"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getShares</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int</w:t>
                        </w:r>
                      </w:p>
                      <w:p w14:paraId="530E09FE" w14:textId="77777777" w:rsidR="00D91EDB" w:rsidRPr="00904989" w:rsidRDefault="00D91EDB"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getSymbol</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String</w:t>
                        </w:r>
                      </w:p>
                      <w:p w14:paraId="5CA24537" w14:textId="77777777" w:rsidR="00D91EDB" w:rsidRPr="00904989" w:rsidRDefault="00D91EDB"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getName</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String</w:t>
                        </w:r>
                      </w:p>
                      <w:p w14:paraId="5846370E" w14:textId="77777777" w:rsidR="00D91EDB" w:rsidRPr="00904989" w:rsidRDefault="00D91EDB"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getPrice</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double</w:t>
                        </w:r>
                      </w:p>
                      <w:p w14:paraId="18BAF964" w14:textId="77777777" w:rsidR="00D91EDB" w:rsidRPr="00904989" w:rsidRDefault="00D91EDB"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r w:rsidRPr="00904989">
                          <w:rPr>
                            <w:rFonts w:asciiTheme="minorHAnsi" w:hAnsiTheme="minorHAnsi" w:cstheme="minorHAnsi"/>
                            <w:b/>
                            <w:bCs/>
                          </w:rPr>
                          <w:t>buyShares</w:t>
                        </w:r>
                        <w:proofErr w:type="spellEnd"/>
                        <w:r w:rsidRPr="00904989">
                          <w:rPr>
                            <w:rFonts w:asciiTheme="minorHAnsi" w:hAnsiTheme="minorHAnsi" w:cstheme="minorHAnsi"/>
                            <w:b/>
                            <w:bCs/>
                          </w:rPr>
                          <w:t>(int): void</w:t>
                        </w:r>
                      </w:p>
                      <w:p w14:paraId="57FE3AFB" w14:textId="588C1562" w:rsidR="00D91EDB" w:rsidRPr="00904989" w:rsidRDefault="00D91EDB" w:rsidP="002C1D2E">
                        <w:pPr>
                          <w:pStyle w:val="Heading1Char"/>
                          <w:ind w:left="90"/>
                          <w:rPr>
                            <w:rFonts w:asciiTheme="minorHAnsi" w:hAnsiTheme="minorHAnsi" w:cstheme="minorHAnsi"/>
                            <w:b/>
                            <w:bCs/>
                          </w:rPr>
                        </w:pPr>
                      </w:p>
                    </w:txbxContent>
                  </v:textbox>
                </v:shape>
                <w10:wrap anchorx="page"/>
              </v:group>
            </w:pict>
          </mc:Fallback>
        </mc:AlternateContent>
      </w:r>
      <w:r w:rsidR="00157B4E">
        <w:rPr>
          <w:b/>
          <w:bCs/>
          <w:i/>
          <w:iCs/>
          <w:noProof/>
          <w:sz w:val="24"/>
          <w:szCs w:val="24"/>
        </w:rPr>
        <mc:AlternateContent>
          <mc:Choice Requires="wpg">
            <w:drawing>
              <wp:anchor distT="0" distB="0" distL="114300" distR="114300" simplePos="0" relativeHeight="251666432" behindDoc="0" locked="0" layoutInCell="1" allowOverlap="1" wp14:anchorId="0CE9D5CB" wp14:editId="21EF88E7">
                <wp:simplePos x="0" y="0"/>
                <wp:positionH relativeFrom="margin">
                  <wp:align>center</wp:align>
                </wp:positionH>
                <wp:positionV relativeFrom="paragraph">
                  <wp:posOffset>4851156</wp:posOffset>
                </wp:positionV>
                <wp:extent cx="3157220" cy="2616200"/>
                <wp:effectExtent l="0" t="0" r="24130" b="12700"/>
                <wp:wrapNone/>
                <wp:docPr id="14" name="Group 14"/>
                <wp:cNvGraphicFramePr/>
                <a:graphic xmlns:a="http://schemas.openxmlformats.org/drawingml/2006/main">
                  <a:graphicData uri="http://schemas.microsoft.com/office/word/2010/wordprocessingGroup">
                    <wpg:wgp>
                      <wpg:cNvGrpSpPr/>
                      <wpg:grpSpPr>
                        <a:xfrm>
                          <a:off x="0" y="0"/>
                          <a:ext cx="3157220" cy="2616200"/>
                          <a:chOff x="5284" y="0"/>
                          <a:chExt cx="3378822" cy="3725947"/>
                        </a:xfrm>
                      </wpg:grpSpPr>
                      <wps:wsp>
                        <wps:cNvPr id="15" name="Text Box 15"/>
                        <wps:cNvSpPr txBox="1"/>
                        <wps:spPr>
                          <a:xfrm>
                            <a:off x="5286" y="0"/>
                            <a:ext cx="3376089" cy="409575"/>
                          </a:xfrm>
                          <a:prstGeom prst="rect">
                            <a:avLst/>
                          </a:prstGeom>
                          <a:solidFill>
                            <a:schemeClr val="lt1"/>
                          </a:solidFill>
                          <a:ln w="6350">
                            <a:solidFill>
                              <a:schemeClr val="tx1"/>
                            </a:solidFill>
                          </a:ln>
                        </wps:spPr>
                        <wps:txbx>
                          <w:txbxContent>
                            <w:p w14:paraId="0D628E93" w14:textId="20D24848" w:rsidR="00904989" w:rsidRPr="00904989" w:rsidRDefault="008A2E69" w:rsidP="009D6C6D">
                              <w:pPr>
                                <w:jc w:val="center"/>
                                <w:rPr>
                                  <w:rFonts w:asciiTheme="minorHAnsi" w:hAnsiTheme="minorHAnsi" w:cstheme="minorHAnsi"/>
                                  <w:b/>
                                  <w:bCs/>
                                </w:rPr>
                              </w:pPr>
                              <w:r>
                                <w:rPr>
                                  <w:rFonts w:asciiTheme="minorHAnsi" w:hAnsiTheme="minorHAnsi" w:cstheme="minorHAnsi"/>
                                  <w:b/>
                                  <w:bCs/>
                                </w:rPr>
                                <w:t>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5284" y="421033"/>
                            <a:ext cx="3378822" cy="671344"/>
                          </a:xfrm>
                          <a:prstGeom prst="rect">
                            <a:avLst/>
                          </a:prstGeom>
                          <a:solidFill>
                            <a:schemeClr val="lt1"/>
                          </a:solidFill>
                          <a:ln w="6350">
                            <a:solidFill>
                              <a:schemeClr val="tx1"/>
                            </a:solidFill>
                          </a:ln>
                        </wps:spPr>
                        <wps:txbx>
                          <w:txbxContent>
                            <w:p w14:paraId="58A4D69F" w14:textId="5886B121" w:rsidR="00904989" w:rsidRPr="002730EF" w:rsidRDefault="003F4B64" w:rsidP="00EA02DC">
                              <w:pPr>
                                <w:ind w:left="90"/>
                                <w:rPr>
                                  <w:rFonts w:asciiTheme="minorHAnsi" w:hAnsiTheme="minorHAnsi" w:cstheme="minorHAnsi"/>
                                  <w:b/>
                                  <w:bCs/>
                                </w:rPr>
                              </w:pPr>
                              <w:r w:rsidRPr="002730EF">
                                <w:rPr>
                                  <w:rFonts w:asciiTheme="minorHAnsi" w:hAnsiTheme="minorHAnsi" w:cstheme="minorHAnsi"/>
                                  <w:b/>
                                  <w:bCs/>
                                </w:rPr>
                                <w:t>-</w:t>
                              </w:r>
                              <w:r w:rsidR="00EA02DC" w:rsidRPr="002730EF">
                                <w:rPr>
                                  <w:rFonts w:asciiTheme="minorHAnsi" w:hAnsiTheme="minorHAnsi" w:cstheme="minorHAnsi"/>
                                  <w:b/>
                                  <w:bCs/>
                                </w:rPr>
                                <w:t xml:space="preserve"> </w:t>
                              </w:r>
                              <w:proofErr w:type="spellStart"/>
                              <w:proofErr w:type="gramStart"/>
                              <w:r w:rsidR="001F5EE6" w:rsidRPr="002730EF">
                                <w:rPr>
                                  <w:rFonts w:asciiTheme="minorHAnsi" w:hAnsiTheme="minorHAnsi" w:cstheme="minorHAnsi"/>
                                  <w:b/>
                                  <w:bCs/>
                                </w:rPr>
                                <w:t>stockCount</w:t>
                              </w:r>
                              <w:proofErr w:type="spellEnd"/>
                              <w:proofErr w:type="gramEnd"/>
                              <w:r w:rsidR="00904989" w:rsidRPr="002730EF">
                                <w:rPr>
                                  <w:rFonts w:asciiTheme="minorHAnsi" w:hAnsiTheme="minorHAnsi" w:cstheme="minorHAnsi"/>
                                  <w:b/>
                                  <w:bCs/>
                                </w:rPr>
                                <w:t xml:space="preserve">: </w:t>
                              </w:r>
                              <w:proofErr w:type="spellStart"/>
                              <w:r w:rsidR="001F5EE6" w:rsidRPr="002730EF">
                                <w:rPr>
                                  <w:rFonts w:asciiTheme="minorHAnsi" w:hAnsiTheme="minorHAnsi" w:cstheme="minorHAnsi"/>
                                  <w:b/>
                                  <w:bCs/>
                                </w:rPr>
                                <w:t>int</w:t>
                              </w:r>
                              <w:proofErr w:type="spellEnd"/>
                            </w:p>
                            <w:p w14:paraId="46CA6F1F" w14:textId="1A24414C" w:rsidR="00904989" w:rsidRPr="002730EF" w:rsidRDefault="003F4B64" w:rsidP="00EA02DC">
                              <w:pPr>
                                <w:ind w:left="90"/>
                                <w:rPr>
                                  <w:rFonts w:asciiTheme="minorHAnsi" w:hAnsiTheme="minorHAnsi" w:cstheme="minorHAnsi"/>
                                  <w:b/>
                                  <w:bCs/>
                                </w:rPr>
                              </w:pPr>
                              <w:r w:rsidRPr="002730EF">
                                <w:rPr>
                                  <w:rFonts w:asciiTheme="minorHAnsi" w:hAnsiTheme="minorHAnsi" w:cstheme="minorHAnsi"/>
                                  <w:b/>
                                  <w:bCs/>
                                </w:rPr>
                                <w:t>-</w:t>
                              </w:r>
                              <w:r w:rsidR="005B70AB" w:rsidRPr="002730EF">
                                <w:rPr>
                                  <w:rFonts w:asciiTheme="minorHAnsi" w:hAnsiTheme="minorHAnsi" w:cstheme="minorHAnsi"/>
                                  <w:b/>
                                  <w:bCs/>
                                </w:rPr>
                                <w:t xml:space="preserve"> </w:t>
                              </w:r>
                              <w:proofErr w:type="spellStart"/>
                              <w:r w:rsidR="005B70AB" w:rsidRPr="002730EF">
                                <w:rPr>
                                  <w:rFonts w:asciiTheme="minorHAnsi" w:hAnsiTheme="minorHAnsi" w:cstheme="minorHAnsi"/>
                                  <w:b/>
                                  <w:bCs/>
                                </w:rPr>
                                <w:t>ETFCount</w:t>
                              </w:r>
                              <w:proofErr w:type="spellEnd"/>
                              <w:r w:rsidR="00904989" w:rsidRPr="002730EF">
                                <w:rPr>
                                  <w:rFonts w:asciiTheme="minorHAnsi" w:hAnsiTheme="minorHAnsi" w:cstheme="minorHAnsi"/>
                                  <w:b/>
                                  <w:bCs/>
                                </w:rPr>
                                <w:t xml:space="preserve">: </w:t>
                              </w:r>
                              <w:proofErr w:type="spellStart"/>
                              <w:r w:rsidR="009710CD" w:rsidRPr="002730EF">
                                <w:rPr>
                                  <w:rFonts w:asciiTheme="minorHAnsi" w:hAnsiTheme="minorHAnsi" w:cstheme="minorHAnsi"/>
                                  <w:b/>
                                  <w:bCs/>
                                </w:rPr>
                                <w:t>int</w:t>
                              </w:r>
                              <w:proofErr w:type="spellEnd"/>
                            </w:p>
                            <w:p w14:paraId="44A8A7C4" w14:textId="4B38DBCA" w:rsidR="00904989" w:rsidRPr="00904989" w:rsidRDefault="00904989" w:rsidP="00EA02DC">
                              <w:pPr>
                                <w:ind w:left="9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5286" y="1081403"/>
                            <a:ext cx="3376076" cy="2644544"/>
                          </a:xfrm>
                          <a:prstGeom prst="rect">
                            <a:avLst/>
                          </a:prstGeom>
                          <a:solidFill>
                            <a:schemeClr val="lt1"/>
                          </a:solidFill>
                          <a:ln w="6350">
                            <a:solidFill>
                              <a:schemeClr val="tx1"/>
                            </a:solidFill>
                          </a:ln>
                        </wps:spPr>
                        <wps:txbx>
                          <w:txbxContent>
                            <w:p w14:paraId="44D5F18B" w14:textId="0826EC67" w:rsidR="00904989" w:rsidRPr="00904989" w:rsidRDefault="00A944B8" w:rsidP="002C1D2E">
                              <w:pP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spellStart"/>
                              <w:proofErr w:type="gramStart"/>
                              <w:r w:rsidR="00726A09">
                                <w:rPr>
                                  <w:rFonts w:asciiTheme="minorHAnsi" w:hAnsiTheme="minorHAnsi" w:cstheme="minorHAnsi"/>
                                  <w:b/>
                                  <w:bCs/>
                                </w:rPr>
                                <w:t>getPortfolioTotalValue</w:t>
                              </w:r>
                              <w:proofErr w:type="spellEnd"/>
                              <w:r w:rsidR="003F4B64">
                                <w:rPr>
                                  <w:rFonts w:asciiTheme="minorHAnsi" w:hAnsiTheme="minorHAnsi" w:cstheme="minorHAnsi"/>
                                  <w:b/>
                                  <w:bCs/>
                                </w:rPr>
                                <w:t>(</w:t>
                              </w:r>
                              <w:proofErr w:type="gramEnd"/>
                              <w:r w:rsidR="003F4B64">
                                <w:rPr>
                                  <w:rFonts w:asciiTheme="minorHAnsi" w:hAnsiTheme="minorHAnsi" w:cstheme="minorHAnsi"/>
                                  <w:b/>
                                  <w:bCs/>
                                </w:rPr>
                                <w:t>)</w:t>
                              </w:r>
                              <w:r w:rsidR="00726A09">
                                <w:rPr>
                                  <w:rFonts w:asciiTheme="minorHAnsi" w:hAnsiTheme="minorHAnsi" w:cstheme="minorHAnsi"/>
                                  <w:b/>
                                  <w:bCs/>
                                </w:rPr>
                                <w:t>:</w:t>
                              </w:r>
                              <w:r w:rsidR="003F4B64">
                                <w:rPr>
                                  <w:rFonts w:asciiTheme="minorHAnsi" w:hAnsiTheme="minorHAnsi" w:cstheme="minorHAnsi"/>
                                  <w:b/>
                                  <w:bCs/>
                                </w:rPr>
                                <w:t xml:space="preserve"> double</w:t>
                              </w:r>
                            </w:p>
                            <w:p w14:paraId="2150D938" w14:textId="77777777" w:rsidR="00904989" w:rsidRPr="00904989" w:rsidRDefault="00904989"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toString</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String</w:t>
                              </w:r>
                            </w:p>
                            <w:p w14:paraId="35A9F24A" w14:textId="02CE45E2" w:rsidR="00904989" w:rsidRPr="00904989" w:rsidRDefault="003F4B64" w:rsidP="002C1D2E">
                              <w:pP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spellStart"/>
                              <w:proofErr w:type="gramStart"/>
                              <w:r w:rsidR="006651A0">
                                <w:rPr>
                                  <w:rFonts w:asciiTheme="minorHAnsi" w:hAnsiTheme="minorHAnsi" w:cstheme="minorHAnsi"/>
                                  <w:b/>
                                  <w:bCs/>
                                </w:rPr>
                                <w:t>getPortfolioList</w:t>
                              </w:r>
                              <w:proofErr w:type="spellEnd"/>
                              <w:r w:rsidR="00904989" w:rsidRPr="00904989">
                                <w:rPr>
                                  <w:rFonts w:asciiTheme="minorHAnsi" w:hAnsiTheme="minorHAnsi" w:cstheme="minorHAnsi"/>
                                  <w:b/>
                                  <w:bCs/>
                                </w:rPr>
                                <w:t>(</w:t>
                              </w:r>
                              <w:proofErr w:type="gramEnd"/>
                              <w:r w:rsidR="00904989" w:rsidRPr="00904989">
                                <w:rPr>
                                  <w:rFonts w:asciiTheme="minorHAnsi" w:hAnsiTheme="minorHAnsi" w:cstheme="minorHAnsi"/>
                                  <w:b/>
                                  <w:bCs/>
                                </w:rPr>
                                <w:t>): void</w:t>
                              </w:r>
                            </w:p>
                            <w:p w14:paraId="53C0DC85" w14:textId="464D0109" w:rsidR="00904989" w:rsidRPr="00904989" w:rsidRDefault="008A5A86" w:rsidP="002C1D2E">
                              <w:pP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spellStart"/>
                              <w:proofErr w:type="gramStart"/>
                              <w:r>
                                <w:rPr>
                                  <w:rFonts w:asciiTheme="minorHAnsi" w:hAnsiTheme="minorHAnsi" w:cstheme="minorHAnsi"/>
                                  <w:b/>
                                  <w:bCs/>
                                </w:rPr>
                                <w:t>letsBuy</w:t>
                              </w:r>
                              <w:proofErr w:type="spellEnd"/>
                              <w:r w:rsidR="00904989" w:rsidRPr="00904989">
                                <w:rPr>
                                  <w:rFonts w:asciiTheme="minorHAnsi" w:hAnsiTheme="minorHAnsi" w:cstheme="minorHAnsi"/>
                                  <w:b/>
                                  <w:bCs/>
                                </w:rPr>
                                <w:t>(</w:t>
                              </w:r>
                              <w:proofErr w:type="gramEnd"/>
                              <w:r w:rsidR="00904989" w:rsidRPr="00904989">
                                <w:rPr>
                                  <w:rFonts w:asciiTheme="minorHAnsi" w:hAnsiTheme="minorHAnsi" w:cstheme="minorHAnsi"/>
                                  <w:b/>
                                  <w:bCs/>
                                </w:rPr>
                                <w:t xml:space="preserve">): </w:t>
                              </w:r>
                              <w:r>
                                <w:rPr>
                                  <w:rFonts w:asciiTheme="minorHAnsi" w:hAnsiTheme="minorHAnsi" w:cstheme="minorHAnsi"/>
                                  <w:b/>
                                  <w:bCs/>
                                </w:rPr>
                                <w:t>void</w:t>
                              </w:r>
                            </w:p>
                            <w:p w14:paraId="28D8B9C7" w14:textId="34BBC677" w:rsidR="00904989" w:rsidRPr="00904989" w:rsidRDefault="008A5A86" w:rsidP="002C1D2E">
                              <w:pP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spellStart"/>
                              <w:proofErr w:type="gramStart"/>
                              <w:r>
                                <w:rPr>
                                  <w:rFonts w:asciiTheme="minorHAnsi" w:hAnsiTheme="minorHAnsi" w:cstheme="minorHAnsi"/>
                                  <w:b/>
                                  <w:bCs/>
                                </w:rPr>
                                <w:t>letSell</w:t>
                              </w:r>
                              <w:proofErr w:type="spellEnd"/>
                              <w:r w:rsidR="00904989" w:rsidRPr="00904989">
                                <w:rPr>
                                  <w:rFonts w:asciiTheme="minorHAnsi" w:hAnsiTheme="minorHAnsi" w:cstheme="minorHAnsi"/>
                                  <w:b/>
                                  <w:bCs/>
                                </w:rPr>
                                <w:t>(</w:t>
                              </w:r>
                              <w:proofErr w:type="gramEnd"/>
                              <w:r w:rsidR="00904989" w:rsidRPr="00904989">
                                <w:rPr>
                                  <w:rFonts w:asciiTheme="minorHAnsi" w:hAnsiTheme="minorHAnsi" w:cstheme="minorHAnsi"/>
                                  <w:b/>
                                  <w:bCs/>
                                </w:rPr>
                                <w:t xml:space="preserve">): </w:t>
                              </w:r>
                              <w:r w:rsidR="00227812">
                                <w:rPr>
                                  <w:rFonts w:asciiTheme="minorHAnsi" w:hAnsiTheme="minorHAnsi" w:cstheme="minorHAnsi"/>
                                  <w:b/>
                                  <w:bCs/>
                                </w:rPr>
                                <w:t>void</w:t>
                              </w:r>
                            </w:p>
                            <w:p w14:paraId="1D5BCA82" w14:textId="2E8F4700" w:rsidR="00904989" w:rsidRPr="00904989" w:rsidRDefault="00227812" w:rsidP="002C1D2E">
                              <w:pP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spellStart"/>
                              <w:proofErr w:type="gramStart"/>
                              <w:r w:rsidR="008C691C">
                                <w:rPr>
                                  <w:rFonts w:asciiTheme="minorHAnsi" w:hAnsiTheme="minorHAnsi" w:cstheme="minorHAnsi"/>
                                  <w:b/>
                                  <w:bCs/>
                                </w:rPr>
                                <w:t>symbolEntryVerificaiton</w:t>
                              </w:r>
                              <w:proofErr w:type="spellEnd"/>
                              <w:r w:rsidR="008C691C">
                                <w:rPr>
                                  <w:rFonts w:asciiTheme="minorHAnsi" w:hAnsiTheme="minorHAnsi" w:cstheme="minorHAnsi"/>
                                  <w:b/>
                                  <w:bCs/>
                                </w:rPr>
                                <w:t>(</w:t>
                              </w:r>
                              <w:proofErr w:type="gramEnd"/>
                              <w:r w:rsidR="00195A1A">
                                <w:rPr>
                                  <w:rFonts w:asciiTheme="minorHAnsi" w:hAnsiTheme="minorHAnsi" w:cstheme="minorHAnsi"/>
                                  <w:b/>
                                  <w:bCs/>
                                </w:rPr>
                                <w:t>String</w:t>
                              </w:r>
                              <w:r w:rsidR="008C691C">
                                <w:rPr>
                                  <w:rFonts w:asciiTheme="minorHAnsi" w:hAnsiTheme="minorHAnsi" w:cstheme="minorHAnsi"/>
                                  <w:b/>
                                  <w:bCs/>
                                </w:rPr>
                                <w:t>)</w:t>
                              </w:r>
                              <w:r w:rsidR="00904989" w:rsidRPr="00904989">
                                <w:rPr>
                                  <w:rFonts w:asciiTheme="minorHAnsi" w:hAnsiTheme="minorHAnsi" w:cstheme="minorHAnsi"/>
                                  <w:b/>
                                  <w:bCs/>
                                </w:rPr>
                                <w:t xml:space="preserve">: </w:t>
                              </w:r>
                              <w:proofErr w:type="spellStart"/>
                              <w:r w:rsidR="008C691C">
                                <w:rPr>
                                  <w:rFonts w:asciiTheme="minorHAnsi" w:hAnsiTheme="minorHAnsi" w:cstheme="minorHAnsi"/>
                                  <w:b/>
                                  <w:bCs/>
                                </w:rPr>
                                <w:t>boolean</w:t>
                              </w:r>
                              <w:proofErr w:type="spellEnd"/>
                            </w:p>
                            <w:p w14:paraId="65748E14" w14:textId="0F3607CB" w:rsidR="00904989" w:rsidRPr="00904989" w:rsidRDefault="00D05BB3" w:rsidP="002C1D2E">
                              <w:pPr>
                                <w:ind w:left="90"/>
                                <w:rPr>
                                  <w:rFonts w:asciiTheme="minorHAnsi" w:hAnsiTheme="minorHAnsi" w:cstheme="minorHAnsi"/>
                                  <w:b/>
                                  <w:bCs/>
                                </w:rPr>
                              </w:pPr>
                              <w:r>
                                <w:rPr>
                                  <w:rFonts w:asciiTheme="minorHAnsi" w:hAnsiTheme="minorHAnsi" w:cstheme="minorHAnsi"/>
                                  <w:b/>
                                  <w:bCs/>
                                </w:rPr>
                                <w:t xml:space="preserve">- </w:t>
                              </w:r>
                              <w:proofErr w:type="spellStart"/>
                              <w:proofErr w:type="gramStart"/>
                              <w:r>
                                <w:rPr>
                                  <w:rFonts w:asciiTheme="minorHAnsi" w:hAnsiTheme="minorHAnsi" w:cstheme="minorHAnsi"/>
                                  <w:b/>
                                  <w:bCs/>
                                </w:rPr>
                                <w:t>dataEntryVerification</w:t>
                              </w:r>
                              <w:proofErr w:type="spellEnd"/>
                              <w:r>
                                <w:rPr>
                                  <w:rFonts w:asciiTheme="minorHAnsi" w:hAnsiTheme="minorHAnsi" w:cstheme="minorHAnsi"/>
                                  <w:b/>
                                  <w:bCs/>
                                </w:rPr>
                                <w:t>(</w:t>
                              </w:r>
                              <w:proofErr w:type="spellStart"/>
                              <w:proofErr w:type="gramEnd"/>
                              <w:r>
                                <w:rPr>
                                  <w:rFonts w:asciiTheme="minorHAnsi" w:hAnsiTheme="minorHAnsi" w:cstheme="minorHAnsi"/>
                                  <w:b/>
                                  <w:bCs/>
                                </w:rPr>
                                <w:t>int</w:t>
                              </w:r>
                              <w:proofErr w:type="spellEnd"/>
                              <w:r>
                                <w:rPr>
                                  <w:rFonts w:asciiTheme="minorHAnsi" w:hAnsiTheme="minorHAnsi" w:cstheme="minorHAnsi"/>
                                  <w:b/>
                                  <w:bCs/>
                                </w:rPr>
                                <w:t>,</w:t>
                              </w:r>
                              <w:r w:rsidR="00C934FE">
                                <w:rPr>
                                  <w:rFonts w:asciiTheme="minorHAnsi" w:hAnsiTheme="minorHAnsi" w:cstheme="minorHAnsi"/>
                                  <w:b/>
                                  <w:bCs/>
                                </w:rPr>
                                <w:t xml:space="preserve"> String, Boolean)</w:t>
                              </w:r>
                              <w:r w:rsidR="00112F9A">
                                <w:rPr>
                                  <w:rFonts w:asciiTheme="minorHAnsi" w:hAnsiTheme="minorHAnsi" w:cstheme="minorHAnsi"/>
                                  <w:b/>
                                  <w:bCs/>
                                </w:rPr>
                                <w:t xml:space="preserve">: </w:t>
                              </w:r>
                              <w:proofErr w:type="spellStart"/>
                              <w:r w:rsidR="00112F9A">
                                <w:rPr>
                                  <w:rFonts w:asciiTheme="minorHAnsi" w:hAnsiTheme="minorHAnsi" w:cstheme="minorHAnsi"/>
                                  <w:b/>
                                  <w:bCs/>
                                </w:rPr>
                                <w:t>boolean</w:t>
                              </w:r>
                              <w:proofErr w:type="spellEnd"/>
                            </w:p>
                            <w:p w14:paraId="437B7F97" w14:textId="1415E9B4" w:rsidR="00904989" w:rsidRPr="00904989" w:rsidRDefault="00112F9A" w:rsidP="002C1D2E">
                              <w:pP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gramStart"/>
                              <w:r w:rsidR="007F01AC">
                                <w:rPr>
                                  <w:rFonts w:asciiTheme="minorHAnsi" w:hAnsiTheme="minorHAnsi" w:cstheme="minorHAnsi"/>
                                  <w:b/>
                                  <w:bCs/>
                                </w:rPr>
                                <w:t>transaction</w:t>
                              </w:r>
                              <w:r w:rsidR="00904989" w:rsidRPr="00904989">
                                <w:rPr>
                                  <w:rFonts w:asciiTheme="minorHAnsi" w:hAnsiTheme="minorHAnsi" w:cstheme="minorHAnsi"/>
                                  <w:b/>
                                  <w:bCs/>
                                </w:rPr>
                                <w:t>(</w:t>
                              </w:r>
                              <w:proofErr w:type="gramEnd"/>
                              <w:r w:rsidR="009C7A0E">
                                <w:rPr>
                                  <w:rFonts w:asciiTheme="minorHAnsi" w:hAnsiTheme="minorHAnsi" w:cstheme="minorHAnsi"/>
                                  <w:b/>
                                  <w:bCs/>
                                </w:rPr>
                                <w:t xml:space="preserve">String, </w:t>
                              </w:r>
                              <w:proofErr w:type="spellStart"/>
                              <w:r w:rsidR="009C7A0E">
                                <w:rPr>
                                  <w:rFonts w:asciiTheme="minorHAnsi" w:hAnsiTheme="minorHAnsi" w:cstheme="minorHAnsi"/>
                                  <w:b/>
                                  <w:bCs/>
                                </w:rPr>
                                <w:t>int</w:t>
                              </w:r>
                              <w:proofErr w:type="spellEnd"/>
                              <w:r w:rsidR="009C7A0E">
                                <w:rPr>
                                  <w:rFonts w:asciiTheme="minorHAnsi" w:hAnsiTheme="minorHAnsi" w:cstheme="minorHAnsi"/>
                                  <w:b/>
                                  <w:bCs/>
                                </w:rPr>
                                <w:t xml:space="preserve">, </w:t>
                              </w:r>
                              <w:proofErr w:type="spellStart"/>
                              <w:r w:rsidR="009C7A0E">
                                <w:rPr>
                                  <w:rFonts w:asciiTheme="minorHAnsi" w:hAnsiTheme="minorHAnsi" w:cstheme="minorHAnsi"/>
                                  <w:b/>
                                  <w:bCs/>
                                </w:rPr>
                                <w:t>boolean</w:t>
                              </w:r>
                              <w:proofErr w:type="spellEnd"/>
                              <w:r w:rsidR="00904989" w:rsidRPr="00904989">
                                <w:rPr>
                                  <w:rFonts w:asciiTheme="minorHAnsi" w:hAnsiTheme="minorHAnsi" w:cstheme="minorHAnsi"/>
                                  <w:b/>
                                  <w:bCs/>
                                </w:rPr>
                                <w:t>): void</w:t>
                              </w:r>
                            </w:p>
                            <w:p w14:paraId="73DA9407" w14:textId="345081B4" w:rsidR="00904989" w:rsidRDefault="00904989"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w:t>
                              </w:r>
                              <w:r w:rsidR="004350EE">
                                <w:rPr>
                                  <w:rFonts w:asciiTheme="minorHAnsi" w:hAnsiTheme="minorHAnsi" w:cstheme="minorHAnsi"/>
                                  <w:b/>
                                  <w:bCs/>
                                </w:rPr>
                                <w:t>Size</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xml:space="preserve">): </w:t>
                              </w:r>
                              <w:proofErr w:type="spellStart"/>
                              <w:r w:rsidR="00F16C81">
                                <w:rPr>
                                  <w:rFonts w:asciiTheme="minorHAnsi" w:hAnsiTheme="minorHAnsi" w:cstheme="minorHAnsi"/>
                                  <w:b/>
                                  <w:bCs/>
                                </w:rPr>
                                <w:t>int</w:t>
                              </w:r>
                              <w:proofErr w:type="spellEnd"/>
                            </w:p>
                            <w:p w14:paraId="0F8CB3AE" w14:textId="6DD40DEB" w:rsidR="00FB104B" w:rsidRPr="00904989" w:rsidRDefault="00FB104B" w:rsidP="002C1D2E">
                              <w:pPr>
                                <w:ind w:left="90"/>
                                <w:rPr>
                                  <w:rFonts w:asciiTheme="minorHAnsi" w:hAnsiTheme="minorHAnsi" w:cstheme="minorHAnsi"/>
                                  <w:b/>
                                  <w:bCs/>
                                </w:rPr>
                              </w:pPr>
                              <w:r>
                                <w:rPr>
                                  <w:rFonts w:asciiTheme="minorHAnsi" w:hAnsiTheme="minorHAnsi" w:cstheme="minorHAnsi"/>
                                  <w:b/>
                                  <w:bCs/>
                                </w:rPr>
                                <w:t xml:space="preserve">+ </w:t>
                              </w:r>
                              <w:proofErr w:type="spellStart"/>
                              <w:proofErr w:type="gramStart"/>
                              <w:r>
                                <w:rPr>
                                  <w:rFonts w:asciiTheme="minorHAnsi" w:hAnsiTheme="minorHAnsi" w:cstheme="minorHAnsi"/>
                                  <w:b/>
                                  <w:bCs/>
                                </w:rPr>
                                <w:t>isEmpty</w:t>
                              </w:r>
                              <w:proofErr w:type="spellEnd"/>
                              <w:r>
                                <w:rPr>
                                  <w:rFonts w:asciiTheme="minorHAnsi" w:hAnsiTheme="minorHAnsi" w:cstheme="minorHAnsi"/>
                                  <w:b/>
                                  <w:bCs/>
                                </w:rPr>
                                <w:t>(</w:t>
                              </w:r>
                              <w:proofErr w:type="gramEnd"/>
                              <w:r>
                                <w:rPr>
                                  <w:rFonts w:asciiTheme="minorHAnsi" w:hAnsiTheme="minorHAnsi" w:cstheme="minorHAnsi"/>
                                  <w:b/>
                                  <w:bCs/>
                                </w:rPr>
                                <w:t xml:space="preserve">): </w:t>
                              </w:r>
                              <w:proofErr w:type="spellStart"/>
                              <w:r>
                                <w:rPr>
                                  <w:rFonts w:asciiTheme="minorHAnsi" w:hAnsiTheme="minorHAnsi" w:cstheme="minorHAnsi"/>
                                  <w:b/>
                                  <w:bCs/>
                                </w:rPr>
                                <w:t>boolean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CE9D5CB" id="Group 14" o:spid="_x0000_s1031" style="position:absolute;margin-left:0;margin-top:382pt;width:248.6pt;height:206pt;z-index:251666432;mso-position-horizontal:center;mso-position-horizontal-relative:margin;mso-width-relative:margin;mso-height-relative:margin" coordorigin="52" coordsize="33788,37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">
                <v:shape id="Text Box 15" o:spid="_x0000_s1032" type="#_x0000_t202" style="position:absolute;left:52;width:3376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" fillcolor="white [3201]" strokecolor="black [3213]" strokeweight=".5pt">
                  <v:textbox>
                    <w:txbxContent>
                      <w:p w14:paraId="0D628E93" w14:textId="20D24848" w:rsidR="00904989" w:rsidRPr="00904989" w:rsidRDefault="008A2E69" w:rsidP="009D6C6D">
                        <w:pPr>
                          <w:jc w:val="center"/>
                          <w:rPr>
                            <w:rFonts w:asciiTheme="minorHAnsi" w:hAnsiTheme="minorHAnsi" w:cstheme="minorHAnsi"/>
                            <w:b/>
                            <w:bCs/>
                          </w:rPr>
                        </w:pPr>
                        <w:r>
                          <w:rPr>
                            <w:rFonts w:asciiTheme="minorHAnsi" w:hAnsiTheme="minorHAnsi" w:cstheme="minorHAnsi"/>
                            <w:b/>
                            <w:bCs/>
                          </w:rPr>
                          <w:t>Portfolio</w:t>
                        </w:r>
                      </w:p>
                    </w:txbxContent>
                  </v:textbox>
                </v:shape>
                <v:shape id="Text Box 16" o:spid="_x0000_s1033" type="#_x0000_t202" style="position:absolute;left:52;top:4210;width:33789;height:6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" fillcolor="white [3201]" strokecolor="black [3213]" strokeweight=".5pt">
                  <v:textbox>
                    <w:txbxContent>
                      <w:p w14:paraId="58A4D69F" w14:textId="5886B121" w:rsidR="00904989" w:rsidRPr="002730EF" w:rsidRDefault="003F4B64" w:rsidP="00EA02DC">
                        <w:pPr>
                          <w:pStyle w:val="Heading1Char"/>
                          <w:ind w:left="90"/>
                          <w:rPr>
                            <w:rFonts w:asciiTheme="minorHAnsi" w:hAnsiTheme="minorHAnsi" w:cstheme="minorHAnsi"/>
                            <w:b/>
                            <w:bCs/>
                          </w:rPr>
                        </w:pPr>
                        <w:r w:rsidRPr="002730EF">
                          <w:rPr>
                            <w:rFonts w:asciiTheme="minorHAnsi" w:hAnsiTheme="minorHAnsi" w:cstheme="minorHAnsi"/>
                            <w:b/>
                            <w:bCs/>
                          </w:rPr>
                          <w:t>-</w:t>
                        </w:r>
                        <w:r w:rsidR="00EA02DC" w:rsidRPr="002730EF">
                          <w:rPr>
                            <w:rFonts w:asciiTheme="minorHAnsi" w:hAnsiTheme="minorHAnsi" w:cstheme="minorHAnsi"/>
                            <w:b/>
                            <w:bCs/>
                          </w:rPr>
                          <w:t xml:space="preserve"> </w:t>
                        </w:r>
                        <w:proofErr w:type="spellStart"/>
                        <w:r w:rsidR="001F5EE6" w:rsidRPr="002730EF">
                          <w:rPr>
                            <w:rFonts w:asciiTheme="minorHAnsi" w:hAnsiTheme="minorHAnsi" w:cstheme="minorHAnsi"/>
                            <w:b/>
                            <w:bCs/>
                          </w:rPr>
                          <w:t>stockCount</w:t>
                        </w:r>
                        <w:proofErr w:type="spellEnd"/>
                        <w:r w:rsidR="00904989" w:rsidRPr="002730EF">
                          <w:rPr>
                            <w:rFonts w:asciiTheme="minorHAnsi" w:hAnsiTheme="minorHAnsi" w:cstheme="minorHAnsi"/>
                            <w:b/>
                            <w:bCs/>
                          </w:rPr>
                          <w:t xml:space="preserve">: </w:t>
                        </w:r>
                        <w:r w:rsidR="001F5EE6" w:rsidRPr="002730EF">
                          <w:rPr>
                            <w:rFonts w:asciiTheme="minorHAnsi" w:hAnsiTheme="minorHAnsi" w:cstheme="minorHAnsi"/>
                            <w:b/>
                            <w:bCs/>
                          </w:rPr>
                          <w:t>int</w:t>
                        </w:r>
                      </w:p>
                      <w:p w14:paraId="46CA6F1F" w14:textId="1A24414C" w:rsidR="00904989" w:rsidRPr="002730EF" w:rsidRDefault="003F4B64" w:rsidP="00EA02DC">
                        <w:pPr>
                          <w:pStyle w:val="Heading1Char"/>
                          <w:ind w:left="90"/>
                          <w:rPr>
                            <w:rFonts w:asciiTheme="minorHAnsi" w:hAnsiTheme="minorHAnsi" w:cstheme="minorHAnsi"/>
                            <w:b/>
                            <w:bCs/>
                          </w:rPr>
                        </w:pPr>
                        <w:r w:rsidRPr="002730EF">
                          <w:rPr>
                            <w:rFonts w:asciiTheme="minorHAnsi" w:hAnsiTheme="minorHAnsi" w:cstheme="minorHAnsi"/>
                            <w:b/>
                            <w:bCs/>
                          </w:rPr>
                          <w:t>-</w:t>
                        </w:r>
                        <w:r w:rsidR="005B70AB" w:rsidRPr="002730EF">
                          <w:rPr>
                            <w:rFonts w:asciiTheme="minorHAnsi" w:hAnsiTheme="minorHAnsi" w:cstheme="minorHAnsi"/>
                            <w:b/>
                            <w:bCs/>
                          </w:rPr>
                          <w:t xml:space="preserve"> </w:t>
                        </w:r>
                        <w:proofErr w:type="spellStart"/>
                        <w:r w:rsidR="005B70AB" w:rsidRPr="002730EF">
                          <w:rPr>
                            <w:rFonts w:asciiTheme="minorHAnsi" w:hAnsiTheme="minorHAnsi" w:cstheme="minorHAnsi"/>
                            <w:b/>
                            <w:bCs/>
                          </w:rPr>
                          <w:t>ETFCount</w:t>
                        </w:r>
                        <w:proofErr w:type="spellEnd"/>
                        <w:r w:rsidR="00904989" w:rsidRPr="002730EF">
                          <w:rPr>
                            <w:rFonts w:asciiTheme="minorHAnsi" w:hAnsiTheme="minorHAnsi" w:cstheme="minorHAnsi"/>
                            <w:b/>
                            <w:bCs/>
                          </w:rPr>
                          <w:t xml:space="preserve">: </w:t>
                        </w:r>
                        <w:r w:rsidR="009710CD" w:rsidRPr="002730EF">
                          <w:rPr>
                            <w:rFonts w:asciiTheme="minorHAnsi" w:hAnsiTheme="minorHAnsi" w:cstheme="minorHAnsi"/>
                            <w:b/>
                            <w:bCs/>
                          </w:rPr>
                          <w:t>int</w:t>
                        </w:r>
                      </w:p>
                      <w:p w14:paraId="44A8A7C4" w14:textId="4B38DBCA" w:rsidR="00904989" w:rsidRPr="00904989" w:rsidRDefault="00904989" w:rsidP="00EA02DC">
                        <w:pPr>
                          <w:pStyle w:val="Heading1Char"/>
                          <w:ind w:left="90"/>
                          <w:rPr>
                            <w:b/>
                            <w:bCs/>
                          </w:rPr>
                        </w:pPr>
                      </w:p>
                    </w:txbxContent>
                  </v:textbox>
                </v:shape>
                <v:shape id="Text Box 17" o:spid="_x0000_s1034" type="#_x0000_t202" style="position:absolute;left:52;top:10814;width:33761;height:26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" fillcolor="white [3201]" strokecolor="black [3213]" strokeweight=".5pt">
                  <v:textbox>
                    <w:txbxContent>
                      <w:p w14:paraId="44D5F18B" w14:textId="0826EC67" w:rsidR="00904989" w:rsidRPr="00904989" w:rsidRDefault="00A944B8" w:rsidP="002C1D2E">
                        <w:pPr>
                          <w:pStyle w:val="Heading1Cha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spellStart"/>
                        <w:proofErr w:type="gramStart"/>
                        <w:r w:rsidR="00726A09">
                          <w:rPr>
                            <w:rFonts w:asciiTheme="minorHAnsi" w:hAnsiTheme="minorHAnsi" w:cstheme="minorHAnsi"/>
                            <w:b/>
                            <w:bCs/>
                          </w:rPr>
                          <w:t>getPortfolioTotalValue</w:t>
                        </w:r>
                        <w:proofErr w:type="spellEnd"/>
                        <w:r w:rsidR="003F4B64">
                          <w:rPr>
                            <w:rFonts w:asciiTheme="minorHAnsi" w:hAnsiTheme="minorHAnsi" w:cstheme="minorHAnsi"/>
                            <w:b/>
                            <w:bCs/>
                          </w:rPr>
                          <w:t>(</w:t>
                        </w:r>
                        <w:proofErr w:type="gramEnd"/>
                        <w:r w:rsidR="003F4B64">
                          <w:rPr>
                            <w:rFonts w:asciiTheme="minorHAnsi" w:hAnsiTheme="minorHAnsi" w:cstheme="minorHAnsi"/>
                            <w:b/>
                            <w:bCs/>
                          </w:rPr>
                          <w:t>)</w:t>
                        </w:r>
                        <w:r w:rsidR="00726A09">
                          <w:rPr>
                            <w:rFonts w:asciiTheme="minorHAnsi" w:hAnsiTheme="minorHAnsi" w:cstheme="minorHAnsi"/>
                            <w:b/>
                            <w:bCs/>
                          </w:rPr>
                          <w:t>:</w:t>
                        </w:r>
                        <w:r w:rsidR="003F4B64">
                          <w:rPr>
                            <w:rFonts w:asciiTheme="minorHAnsi" w:hAnsiTheme="minorHAnsi" w:cstheme="minorHAnsi"/>
                            <w:b/>
                            <w:bCs/>
                          </w:rPr>
                          <w:t xml:space="preserve"> double</w:t>
                        </w:r>
                      </w:p>
                      <w:p w14:paraId="2150D938" w14:textId="77777777" w:rsidR="00904989" w:rsidRPr="00904989" w:rsidRDefault="00904989"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toString</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String</w:t>
                        </w:r>
                      </w:p>
                      <w:p w14:paraId="35A9F24A" w14:textId="02CE45E2" w:rsidR="00904989" w:rsidRPr="00904989" w:rsidRDefault="003F4B64" w:rsidP="002C1D2E">
                        <w:pPr>
                          <w:pStyle w:val="Heading1Cha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spellStart"/>
                        <w:proofErr w:type="gramStart"/>
                        <w:r w:rsidR="006651A0">
                          <w:rPr>
                            <w:rFonts w:asciiTheme="minorHAnsi" w:hAnsiTheme="minorHAnsi" w:cstheme="minorHAnsi"/>
                            <w:b/>
                            <w:bCs/>
                          </w:rPr>
                          <w:t>getPortfolioList</w:t>
                        </w:r>
                        <w:proofErr w:type="spellEnd"/>
                        <w:r w:rsidR="00904989" w:rsidRPr="00904989">
                          <w:rPr>
                            <w:rFonts w:asciiTheme="minorHAnsi" w:hAnsiTheme="minorHAnsi" w:cstheme="minorHAnsi"/>
                            <w:b/>
                            <w:bCs/>
                          </w:rPr>
                          <w:t>(</w:t>
                        </w:r>
                        <w:proofErr w:type="gramEnd"/>
                        <w:r w:rsidR="00904989" w:rsidRPr="00904989">
                          <w:rPr>
                            <w:rFonts w:asciiTheme="minorHAnsi" w:hAnsiTheme="minorHAnsi" w:cstheme="minorHAnsi"/>
                            <w:b/>
                            <w:bCs/>
                          </w:rPr>
                          <w:t>): void</w:t>
                        </w:r>
                      </w:p>
                      <w:p w14:paraId="53C0DC85" w14:textId="464D0109" w:rsidR="00904989" w:rsidRPr="00904989" w:rsidRDefault="008A5A86" w:rsidP="002C1D2E">
                        <w:pPr>
                          <w:pStyle w:val="Heading1Cha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spellStart"/>
                        <w:proofErr w:type="gramStart"/>
                        <w:r>
                          <w:rPr>
                            <w:rFonts w:asciiTheme="minorHAnsi" w:hAnsiTheme="minorHAnsi" w:cstheme="minorHAnsi"/>
                            <w:b/>
                            <w:bCs/>
                          </w:rPr>
                          <w:t>letsBuy</w:t>
                        </w:r>
                        <w:proofErr w:type="spellEnd"/>
                        <w:r w:rsidR="00904989" w:rsidRPr="00904989">
                          <w:rPr>
                            <w:rFonts w:asciiTheme="minorHAnsi" w:hAnsiTheme="minorHAnsi" w:cstheme="minorHAnsi"/>
                            <w:b/>
                            <w:bCs/>
                          </w:rPr>
                          <w:t>(</w:t>
                        </w:r>
                        <w:proofErr w:type="gramEnd"/>
                        <w:r w:rsidR="00904989" w:rsidRPr="00904989">
                          <w:rPr>
                            <w:rFonts w:asciiTheme="minorHAnsi" w:hAnsiTheme="minorHAnsi" w:cstheme="minorHAnsi"/>
                            <w:b/>
                            <w:bCs/>
                          </w:rPr>
                          <w:t xml:space="preserve">): </w:t>
                        </w:r>
                        <w:r>
                          <w:rPr>
                            <w:rFonts w:asciiTheme="minorHAnsi" w:hAnsiTheme="minorHAnsi" w:cstheme="minorHAnsi"/>
                            <w:b/>
                            <w:bCs/>
                          </w:rPr>
                          <w:t>void</w:t>
                        </w:r>
                      </w:p>
                      <w:p w14:paraId="28D8B9C7" w14:textId="34BBC677" w:rsidR="00904989" w:rsidRPr="00904989" w:rsidRDefault="008A5A86" w:rsidP="002C1D2E">
                        <w:pPr>
                          <w:pStyle w:val="Heading1Cha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spellStart"/>
                        <w:proofErr w:type="gramStart"/>
                        <w:r>
                          <w:rPr>
                            <w:rFonts w:asciiTheme="minorHAnsi" w:hAnsiTheme="minorHAnsi" w:cstheme="minorHAnsi"/>
                            <w:b/>
                            <w:bCs/>
                          </w:rPr>
                          <w:t>letSell</w:t>
                        </w:r>
                        <w:proofErr w:type="spellEnd"/>
                        <w:r w:rsidR="00904989" w:rsidRPr="00904989">
                          <w:rPr>
                            <w:rFonts w:asciiTheme="minorHAnsi" w:hAnsiTheme="minorHAnsi" w:cstheme="minorHAnsi"/>
                            <w:b/>
                            <w:bCs/>
                          </w:rPr>
                          <w:t>(</w:t>
                        </w:r>
                        <w:proofErr w:type="gramEnd"/>
                        <w:r w:rsidR="00904989" w:rsidRPr="00904989">
                          <w:rPr>
                            <w:rFonts w:asciiTheme="minorHAnsi" w:hAnsiTheme="minorHAnsi" w:cstheme="minorHAnsi"/>
                            <w:b/>
                            <w:bCs/>
                          </w:rPr>
                          <w:t xml:space="preserve">): </w:t>
                        </w:r>
                        <w:r w:rsidR="00227812">
                          <w:rPr>
                            <w:rFonts w:asciiTheme="minorHAnsi" w:hAnsiTheme="minorHAnsi" w:cstheme="minorHAnsi"/>
                            <w:b/>
                            <w:bCs/>
                          </w:rPr>
                          <w:t>void</w:t>
                        </w:r>
                      </w:p>
                      <w:p w14:paraId="1D5BCA82" w14:textId="2E8F4700" w:rsidR="00904989" w:rsidRPr="00904989" w:rsidRDefault="00227812" w:rsidP="002C1D2E">
                        <w:pPr>
                          <w:pStyle w:val="Heading1Cha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spellStart"/>
                        <w:proofErr w:type="gramStart"/>
                        <w:r w:rsidR="008C691C">
                          <w:rPr>
                            <w:rFonts w:asciiTheme="minorHAnsi" w:hAnsiTheme="minorHAnsi" w:cstheme="minorHAnsi"/>
                            <w:b/>
                            <w:bCs/>
                          </w:rPr>
                          <w:t>symbolEntryVerificaiton</w:t>
                        </w:r>
                        <w:proofErr w:type="spellEnd"/>
                        <w:r w:rsidR="008C691C">
                          <w:rPr>
                            <w:rFonts w:asciiTheme="minorHAnsi" w:hAnsiTheme="minorHAnsi" w:cstheme="minorHAnsi"/>
                            <w:b/>
                            <w:bCs/>
                          </w:rPr>
                          <w:t>(</w:t>
                        </w:r>
                        <w:proofErr w:type="gramEnd"/>
                        <w:r w:rsidR="00195A1A">
                          <w:rPr>
                            <w:rFonts w:asciiTheme="minorHAnsi" w:hAnsiTheme="minorHAnsi" w:cstheme="minorHAnsi"/>
                            <w:b/>
                            <w:bCs/>
                          </w:rPr>
                          <w:t>String</w:t>
                        </w:r>
                        <w:r w:rsidR="008C691C">
                          <w:rPr>
                            <w:rFonts w:asciiTheme="minorHAnsi" w:hAnsiTheme="minorHAnsi" w:cstheme="minorHAnsi"/>
                            <w:b/>
                            <w:bCs/>
                          </w:rPr>
                          <w:t>)</w:t>
                        </w:r>
                        <w:r w:rsidR="00904989" w:rsidRPr="00904989">
                          <w:rPr>
                            <w:rFonts w:asciiTheme="minorHAnsi" w:hAnsiTheme="minorHAnsi" w:cstheme="minorHAnsi"/>
                            <w:b/>
                            <w:bCs/>
                          </w:rPr>
                          <w:t xml:space="preserve">: </w:t>
                        </w:r>
                        <w:proofErr w:type="spellStart"/>
                        <w:r w:rsidR="008C691C">
                          <w:rPr>
                            <w:rFonts w:asciiTheme="minorHAnsi" w:hAnsiTheme="minorHAnsi" w:cstheme="minorHAnsi"/>
                            <w:b/>
                            <w:bCs/>
                          </w:rPr>
                          <w:t>boolean</w:t>
                        </w:r>
                        <w:proofErr w:type="spellEnd"/>
                      </w:p>
                      <w:p w14:paraId="65748E14" w14:textId="0F3607CB" w:rsidR="00904989" w:rsidRPr="00904989" w:rsidRDefault="00D05BB3" w:rsidP="002C1D2E">
                        <w:pPr>
                          <w:pStyle w:val="Heading1Char"/>
                          <w:ind w:left="90"/>
                          <w:rPr>
                            <w:rFonts w:asciiTheme="minorHAnsi" w:hAnsiTheme="minorHAnsi" w:cstheme="minorHAnsi"/>
                            <w:b/>
                            <w:bCs/>
                          </w:rPr>
                        </w:pPr>
                        <w:r>
                          <w:rPr>
                            <w:rFonts w:asciiTheme="minorHAnsi" w:hAnsiTheme="minorHAnsi" w:cstheme="minorHAnsi"/>
                            <w:b/>
                            <w:bCs/>
                          </w:rPr>
                          <w:t xml:space="preserve">- </w:t>
                        </w:r>
                        <w:proofErr w:type="spellStart"/>
                        <w:proofErr w:type="gramStart"/>
                        <w:r>
                          <w:rPr>
                            <w:rFonts w:asciiTheme="minorHAnsi" w:hAnsiTheme="minorHAnsi" w:cstheme="minorHAnsi"/>
                            <w:b/>
                            <w:bCs/>
                          </w:rPr>
                          <w:t>dataEntryVerification</w:t>
                        </w:r>
                        <w:proofErr w:type="spellEnd"/>
                        <w:r>
                          <w:rPr>
                            <w:rFonts w:asciiTheme="minorHAnsi" w:hAnsiTheme="minorHAnsi" w:cstheme="minorHAnsi"/>
                            <w:b/>
                            <w:bCs/>
                          </w:rPr>
                          <w:t>(</w:t>
                        </w:r>
                        <w:proofErr w:type="gramEnd"/>
                        <w:r>
                          <w:rPr>
                            <w:rFonts w:asciiTheme="minorHAnsi" w:hAnsiTheme="minorHAnsi" w:cstheme="minorHAnsi"/>
                            <w:b/>
                            <w:bCs/>
                          </w:rPr>
                          <w:t>int,</w:t>
                        </w:r>
                        <w:r w:rsidR="00C934FE">
                          <w:rPr>
                            <w:rFonts w:asciiTheme="minorHAnsi" w:hAnsiTheme="minorHAnsi" w:cstheme="minorHAnsi"/>
                            <w:b/>
                            <w:bCs/>
                          </w:rPr>
                          <w:t xml:space="preserve"> String, Boolean)</w:t>
                        </w:r>
                        <w:r w:rsidR="00112F9A">
                          <w:rPr>
                            <w:rFonts w:asciiTheme="minorHAnsi" w:hAnsiTheme="minorHAnsi" w:cstheme="minorHAnsi"/>
                            <w:b/>
                            <w:bCs/>
                          </w:rPr>
                          <w:t xml:space="preserve">: </w:t>
                        </w:r>
                        <w:proofErr w:type="spellStart"/>
                        <w:r w:rsidR="00112F9A">
                          <w:rPr>
                            <w:rFonts w:asciiTheme="minorHAnsi" w:hAnsiTheme="minorHAnsi" w:cstheme="minorHAnsi"/>
                            <w:b/>
                            <w:bCs/>
                          </w:rPr>
                          <w:t>boolean</w:t>
                        </w:r>
                        <w:proofErr w:type="spellEnd"/>
                      </w:p>
                      <w:p w14:paraId="437B7F97" w14:textId="1415E9B4" w:rsidR="00904989" w:rsidRPr="00904989" w:rsidRDefault="00112F9A" w:rsidP="002C1D2E">
                        <w:pPr>
                          <w:pStyle w:val="Heading1Char"/>
                          <w:ind w:left="90"/>
                          <w:rPr>
                            <w:rFonts w:asciiTheme="minorHAnsi" w:hAnsiTheme="minorHAnsi" w:cstheme="minorHAnsi"/>
                            <w:b/>
                            <w:bCs/>
                          </w:rPr>
                        </w:pPr>
                        <w:r>
                          <w:rPr>
                            <w:rFonts w:asciiTheme="minorHAnsi" w:hAnsiTheme="minorHAnsi" w:cstheme="minorHAnsi"/>
                            <w:b/>
                            <w:bCs/>
                          </w:rPr>
                          <w:t>-</w:t>
                        </w:r>
                        <w:r w:rsidR="00904989" w:rsidRPr="00904989">
                          <w:rPr>
                            <w:rFonts w:asciiTheme="minorHAnsi" w:hAnsiTheme="minorHAnsi" w:cstheme="minorHAnsi"/>
                            <w:b/>
                            <w:bCs/>
                          </w:rPr>
                          <w:t xml:space="preserve"> </w:t>
                        </w:r>
                        <w:proofErr w:type="gramStart"/>
                        <w:r w:rsidR="007F01AC">
                          <w:rPr>
                            <w:rFonts w:asciiTheme="minorHAnsi" w:hAnsiTheme="minorHAnsi" w:cstheme="minorHAnsi"/>
                            <w:b/>
                            <w:bCs/>
                          </w:rPr>
                          <w:t>transaction</w:t>
                        </w:r>
                        <w:r w:rsidR="00904989" w:rsidRPr="00904989">
                          <w:rPr>
                            <w:rFonts w:asciiTheme="minorHAnsi" w:hAnsiTheme="minorHAnsi" w:cstheme="minorHAnsi"/>
                            <w:b/>
                            <w:bCs/>
                          </w:rPr>
                          <w:t>(</w:t>
                        </w:r>
                        <w:proofErr w:type="gramEnd"/>
                        <w:r w:rsidR="009C7A0E">
                          <w:rPr>
                            <w:rFonts w:asciiTheme="minorHAnsi" w:hAnsiTheme="minorHAnsi" w:cstheme="minorHAnsi"/>
                            <w:b/>
                            <w:bCs/>
                          </w:rPr>
                          <w:t xml:space="preserve">String, int, </w:t>
                        </w:r>
                        <w:proofErr w:type="spellStart"/>
                        <w:r w:rsidR="009C7A0E">
                          <w:rPr>
                            <w:rFonts w:asciiTheme="minorHAnsi" w:hAnsiTheme="minorHAnsi" w:cstheme="minorHAnsi"/>
                            <w:b/>
                            <w:bCs/>
                          </w:rPr>
                          <w:t>boolean</w:t>
                        </w:r>
                        <w:proofErr w:type="spellEnd"/>
                        <w:r w:rsidR="00904989" w:rsidRPr="00904989">
                          <w:rPr>
                            <w:rFonts w:asciiTheme="minorHAnsi" w:hAnsiTheme="minorHAnsi" w:cstheme="minorHAnsi"/>
                            <w:b/>
                            <w:bCs/>
                          </w:rPr>
                          <w:t>): void</w:t>
                        </w:r>
                      </w:p>
                      <w:p w14:paraId="73DA9407" w14:textId="345081B4" w:rsidR="00904989" w:rsidRDefault="00904989"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w:t>
                        </w:r>
                        <w:r w:rsidR="004350EE">
                          <w:rPr>
                            <w:rFonts w:asciiTheme="minorHAnsi" w:hAnsiTheme="minorHAnsi" w:cstheme="minorHAnsi"/>
                            <w:b/>
                            <w:bCs/>
                          </w:rPr>
                          <w:t>Size</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xml:space="preserve">): </w:t>
                        </w:r>
                        <w:r w:rsidR="00F16C81">
                          <w:rPr>
                            <w:rFonts w:asciiTheme="minorHAnsi" w:hAnsiTheme="minorHAnsi" w:cstheme="minorHAnsi"/>
                            <w:b/>
                            <w:bCs/>
                          </w:rPr>
                          <w:t>int</w:t>
                        </w:r>
                      </w:p>
                      <w:p w14:paraId="0F8CB3AE" w14:textId="6DD40DEB" w:rsidR="00FB104B" w:rsidRPr="00904989" w:rsidRDefault="00FB104B" w:rsidP="002C1D2E">
                        <w:pPr>
                          <w:pStyle w:val="Heading1Char"/>
                          <w:ind w:left="90"/>
                          <w:rPr>
                            <w:rFonts w:asciiTheme="minorHAnsi" w:hAnsiTheme="minorHAnsi" w:cstheme="minorHAnsi"/>
                            <w:b/>
                            <w:bCs/>
                          </w:rPr>
                        </w:pPr>
                        <w:r>
                          <w:rPr>
                            <w:rFonts w:asciiTheme="minorHAnsi" w:hAnsiTheme="minorHAnsi" w:cstheme="minorHAnsi"/>
                            <w:b/>
                            <w:bCs/>
                          </w:rPr>
                          <w:t xml:space="preserve">+ </w:t>
                        </w:r>
                        <w:proofErr w:type="spellStart"/>
                        <w:proofErr w:type="gramStart"/>
                        <w:r>
                          <w:rPr>
                            <w:rFonts w:asciiTheme="minorHAnsi" w:hAnsiTheme="minorHAnsi" w:cstheme="minorHAnsi"/>
                            <w:b/>
                            <w:bCs/>
                          </w:rPr>
                          <w:t>isEmpty</w:t>
                        </w:r>
                        <w:proofErr w:type="spellEnd"/>
                        <w:r>
                          <w:rPr>
                            <w:rFonts w:asciiTheme="minorHAnsi" w:hAnsiTheme="minorHAnsi" w:cstheme="minorHAnsi"/>
                            <w:b/>
                            <w:bCs/>
                          </w:rPr>
                          <w:t>(</w:t>
                        </w:r>
                        <w:proofErr w:type="gramEnd"/>
                        <w:r>
                          <w:rPr>
                            <w:rFonts w:asciiTheme="minorHAnsi" w:hAnsiTheme="minorHAnsi" w:cstheme="minorHAnsi"/>
                            <w:b/>
                            <w:bCs/>
                          </w:rPr>
                          <w:t xml:space="preserve">): </w:t>
                        </w:r>
                        <w:proofErr w:type="spellStart"/>
                        <w:r>
                          <w:rPr>
                            <w:rFonts w:asciiTheme="minorHAnsi" w:hAnsiTheme="minorHAnsi" w:cstheme="minorHAnsi"/>
                            <w:b/>
                            <w:bCs/>
                          </w:rPr>
                          <w:t>boolean</w:t>
                        </w:r>
                        <w:proofErr w:type="spellEnd"/>
                      </w:p>
                    </w:txbxContent>
                  </v:textbox>
                </v:shape>
                <w10:wrap anchorx="margin"/>
              </v:group>
            </w:pict>
          </mc:Fallback>
        </mc:AlternateContent>
      </w:r>
      <w:r w:rsidR="00157B4E">
        <w:rPr>
          <w:b/>
          <w:bCs/>
          <w:i/>
          <w:iCs/>
          <w:noProof/>
          <w:sz w:val="24"/>
          <w:szCs w:val="24"/>
        </w:rPr>
        <mc:AlternateContent>
          <mc:Choice Requires="wpg">
            <w:drawing>
              <wp:anchor distT="0" distB="0" distL="114300" distR="114300" simplePos="0" relativeHeight="251664384" behindDoc="0" locked="0" layoutInCell="1" allowOverlap="1" wp14:anchorId="77F645EE" wp14:editId="28BE1272">
                <wp:simplePos x="0" y="0"/>
                <wp:positionH relativeFrom="margin">
                  <wp:align>left</wp:align>
                </wp:positionH>
                <wp:positionV relativeFrom="paragraph">
                  <wp:posOffset>923834</wp:posOffset>
                </wp:positionV>
                <wp:extent cx="1939636" cy="3628564"/>
                <wp:effectExtent l="0" t="0" r="22860" b="10160"/>
                <wp:wrapNone/>
                <wp:docPr id="13" name="Group 13"/>
                <wp:cNvGraphicFramePr/>
                <a:graphic xmlns:a="http://schemas.openxmlformats.org/drawingml/2006/main">
                  <a:graphicData uri="http://schemas.microsoft.com/office/word/2010/wordprocessingGroup">
                    <wpg:wgp>
                      <wpg:cNvGrpSpPr/>
                      <wpg:grpSpPr>
                        <a:xfrm>
                          <a:off x="0" y="0"/>
                          <a:ext cx="1939636" cy="3628564"/>
                          <a:chOff x="0" y="0"/>
                          <a:chExt cx="3381375" cy="5167340"/>
                        </a:xfrm>
                      </wpg:grpSpPr>
                      <wps:wsp>
                        <wps:cNvPr id="8" name="Text Box 8"/>
                        <wps:cNvSpPr txBox="1"/>
                        <wps:spPr>
                          <a:xfrm>
                            <a:off x="5286" y="0"/>
                            <a:ext cx="3376089" cy="409575"/>
                          </a:xfrm>
                          <a:prstGeom prst="rect">
                            <a:avLst/>
                          </a:prstGeom>
                          <a:solidFill>
                            <a:schemeClr val="lt1"/>
                          </a:solidFill>
                          <a:ln w="6350">
                            <a:solidFill>
                              <a:schemeClr val="tx1"/>
                            </a:solidFill>
                          </a:ln>
                        </wps:spPr>
                        <wps:txbx>
                          <w:txbxContent>
                            <w:p w14:paraId="46748BC9" w14:textId="352A7767" w:rsidR="00731CC7" w:rsidRPr="00904989" w:rsidRDefault="00731CC7" w:rsidP="009D6C6D">
                              <w:pPr>
                                <w:jc w:val="center"/>
                                <w:rPr>
                                  <w:rFonts w:asciiTheme="minorHAnsi" w:hAnsiTheme="minorHAnsi" w:cstheme="minorHAnsi"/>
                                  <w:b/>
                                  <w:bCs/>
                                </w:rPr>
                              </w:pPr>
                              <w:r w:rsidRPr="00904989">
                                <w:rPr>
                                  <w:rFonts w:asciiTheme="minorHAnsi" w:hAnsiTheme="minorHAnsi" w:cstheme="minorHAnsi"/>
                                  <w:b/>
                                  <w:bCs/>
                                </w:rPr>
                                <w:t>Stocks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5286" y="401683"/>
                            <a:ext cx="3375484" cy="1857376"/>
                          </a:xfrm>
                          <a:prstGeom prst="rect">
                            <a:avLst/>
                          </a:prstGeom>
                          <a:solidFill>
                            <a:schemeClr val="lt1"/>
                          </a:solidFill>
                          <a:ln w="6350">
                            <a:solidFill>
                              <a:schemeClr val="tx1"/>
                            </a:solidFill>
                          </a:ln>
                        </wps:spPr>
                        <wps:txbx>
                          <w:txbxContent>
                            <w:p w14:paraId="6BBCE476" w14:textId="1ADC884C" w:rsidR="00731CC7" w:rsidRPr="00904989" w:rsidRDefault="00CB2939" w:rsidP="00952422">
                              <w:pPr>
                                <w:pStyle w:val="ListParagraph"/>
                                <w:numPr>
                                  <w:ilvl w:val="0"/>
                                  <w:numId w:val="14"/>
                                </w:numPr>
                                <w:ind w:left="360" w:hanging="270"/>
                                <w:rPr>
                                  <w:b/>
                                  <w:bCs/>
                                  <w:sz w:val="20"/>
                                  <w:szCs w:val="20"/>
                                </w:rPr>
                              </w:pPr>
                              <w:r w:rsidRPr="00904989">
                                <w:rPr>
                                  <w:b/>
                                  <w:bCs/>
                                  <w:sz w:val="20"/>
                                  <w:szCs w:val="20"/>
                                </w:rPr>
                                <w:t>symbol: String</w:t>
                              </w:r>
                            </w:p>
                            <w:p w14:paraId="19658382" w14:textId="519BBFD6" w:rsidR="003C67BE" w:rsidRPr="00904989" w:rsidRDefault="002E7574" w:rsidP="00952422">
                              <w:pPr>
                                <w:pStyle w:val="ListParagraph"/>
                                <w:numPr>
                                  <w:ilvl w:val="0"/>
                                  <w:numId w:val="14"/>
                                </w:numPr>
                                <w:ind w:left="360" w:hanging="270"/>
                                <w:rPr>
                                  <w:b/>
                                  <w:bCs/>
                                  <w:sz w:val="20"/>
                                  <w:szCs w:val="20"/>
                                </w:rPr>
                              </w:pPr>
                              <w:r w:rsidRPr="00904989">
                                <w:rPr>
                                  <w:b/>
                                  <w:bCs/>
                                  <w:sz w:val="20"/>
                                  <w:szCs w:val="20"/>
                                </w:rPr>
                                <w:t>name: String</w:t>
                              </w:r>
                            </w:p>
                            <w:p w14:paraId="5F1B5313" w14:textId="35DCF16B" w:rsidR="002E7574" w:rsidRPr="00904989" w:rsidRDefault="002E7574" w:rsidP="00952422">
                              <w:pPr>
                                <w:pStyle w:val="ListParagraph"/>
                                <w:numPr>
                                  <w:ilvl w:val="0"/>
                                  <w:numId w:val="14"/>
                                </w:numPr>
                                <w:ind w:left="360" w:hanging="270"/>
                                <w:rPr>
                                  <w:b/>
                                  <w:bCs/>
                                  <w:sz w:val="20"/>
                                  <w:szCs w:val="20"/>
                                </w:rPr>
                              </w:pPr>
                              <w:r w:rsidRPr="00904989">
                                <w:rPr>
                                  <w:b/>
                                  <w:bCs/>
                                  <w:sz w:val="20"/>
                                  <w:szCs w:val="20"/>
                                </w:rPr>
                                <w:t>price: double</w:t>
                              </w:r>
                            </w:p>
                            <w:p w14:paraId="78266717" w14:textId="0FBC2E6F" w:rsidR="002E7574" w:rsidRPr="00904989" w:rsidRDefault="00B342F1" w:rsidP="00952422">
                              <w:pPr>
                                <w:pStyle w:val="ListParagraph"/>
                                <w:numPr>
                                  <w:ilvl w:val="0"/>
                                  <w:numId w:val="14"/>
                                </w:numPr>
                                <w:ind w:left="360" w:hanging="270"/>
                                <w:rPr>
                                  <w:b/>
                                  <w:bCs/>
                                  <w:sz w:val="20"/>
                                  <w:szCs w:val="20"/>
                                </w:rPr>
                              </w:pPr>
                              <w:r w:rsidRPr="00904989">
                                <w:rPr>
                                  <w:b/>
                                  <w:bCs/>
                                  <w:sz w:val="20"/>
                                  <w:szCs w:val="20"/>
                                </w:rPr>
                                <w:t xml:space="preserve">shares: </w:t>
                              </w:r>
                              <w:proofErr w:type="spellStart"/>
                              <w:r w:rsidRPr="00904989">
                                <w:rPr>
                                  <w:b/>
                                  <w:bCs/>
                                  <w:sz w:val="20"/>
                                  <w:szCs w:val="20"/>
                                </w:rPr>
                                <w:t>int</w:t>
                              </w:r>
                              <w:proofErr w:type="spellEnd"/>
                            </w:p>
                            <w:p w14:paraId="414E0967" w14:textId="25B28905" w:rsidR="00B342F1" w:rsidRPr="00904989" w:rsidRDefault="00952422" w:rsidP="00952422">
                              <w:pPr>
                                <w:pStyle w:val="ListParagraph"/>
                                <w:numPr>
                                  <w:ilvl w:val="0"/>
                                  <w:numId w:val="14"/>
                                </w:numPr>
                                <w:ind w:left="360" w:hanging="270"/>
                                <w:rPr>
                                  <w:b/>
                                  <w:bCs/>
                                  <w:sz w:val="20"/>
                                  <w:szCs w:val="20"/>
                                </w:rPr>
                              </w:pPr>
                              <w:proofErr w:type="spellStart"/>
                              <w:r w:rsidRPr="00904989">
                                <w:rPr>
                                  <w:b/>
                                  <w:bCs/>
                                  <w:sz w:val="20"/>
                                  <w:szCs w:val="20"/>
                                </w:rPr>
                                <w:t>transactionFee</w:t>
                              </w:r>
                              <w:proofErr w:type="spellEnd"/>
                              <w:r w:rsidRPr="00904989">
                                <w:rPr>
                                  <w:b/>
                                  <w:bCs/>
                                  <w:sz w:val="20"/>
                                  <w:szCs w:val="20"/>
                                </w:rPr>
                                <w:t>: double</w:t>
                              </w:r>
                            </w:p>
                            <w:p w14:paraId="341883E2" w14:textId="3F139C3F" w:rsidR="00CB2939" w:rsidRPr="00904989" w:rsidRDefault="00E43E12" w:rsidP="00952422">
                              <w:pPr>
                                <w:pStyle w:val="ListParagraph"/>
                                <w:numPr>
                                  <w:ilvl w:val="0"/>
                                  <w:numId w:val="14"/>
                                </w:numPr>
                                <w:ind w:left="360" w:hanging="270"/>
                                <w:rPr>
                                  <w:b/>
                                  <w:bCs/>
                                  <w:sz w:val="20"/>
                                  <w:szCs w:val="20"/>
                                </w:rPr>
                              </w:pPr>
                              <w:r w:rsidRPr="00904989">
                                <w:rPr>
                                  <w:b/>
                                  <w:bCs/>
                                  <w:sz w:val="20"/>
                                  <w:szCs w:val="20"/>
                                </w:rPr>
                                <w:t>type: String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0" y="2262215"/>
                            <a:ext cx="3381375" cy="2905125"/>
                          </a:xfrm>
                          <a:prstGeom prst="rect">
                            <a:avLst/>
                          </a:prstGeom>
                          <a:solidFill>
                            <a:schemeClr val="lt1"/>
                          </a:solidFill>
                          <a:ln w="6350">
                            <a:solidFill>
                              <a:schemeClr val="tx1"/>
                            </a:solidFill>
                          </a:ln>
                        </wps:spPr>
                        <wps:txbx>
                          <w:txbxContent>
                            <w:p w14:paraId="4A032BE3" w14:textId="630AE8AC" w:rsidR="002C1D2E" w:rsidRPr="00904989" w:rsidRDefault="006245F4" w:rsidP="002C1D2E">
                              <w:pPr>
                                <w:ind w:left="90"/>
                                <w:rPr>
                                  <w:rFonts w:asciiTheme="minorHAnsi" w:hAnsiTheme="minorHAnsi" w:cstheme="minorHAnsi"/>
                                  <w:b/>
                                  <w:bCs/>
                                </w:rPr>
                              </w:pPr>
                              <w:r w:rsidRPr="00904989">
                                <w:rPr>
                                  <w:rFonts w:asciiTheme="minorHAnsi" w:hAnsiTheme="minorHAnsi" w:cstheme="minorHAnsi"/>
                                  <w:b/>
                                  <w:bCs/>
                                </w:rPr>
                                <w:t xml:space="preserve">+ </w:t>
                              </w:r>
                              <w:proofErr w:type="gramStart"/>
                              <w:r w:rsidRPr="00904989">
                                <w:rPr>
                                  <w:rFonts w:asciiTheme="minorHAnsi" w:hAnsiTheme="minorHAnsi" w:cstheme="minorHAnsi"/>
                                  <w:b/>
                                  <w:bCs/>
                                </w:rPr>
                                <w:t>Stocks</w:t>
                              </w:r>
                              <w:r w:rsidR="009A53DC" w:rsidRPr="00904989">
                                <w:rPr>
                                  <w:rFonts w:asciiTheme="minorHAnsi" w:hAnsiTheme="minorHAnsi" w:cstheme="minorHAnsi"/>
                                  <w:b/>
                                  <w:bCs/>
                                </w:rPr>
                                <w:t>()</w:t>
                              </w:r>
                              <w:proofErr w:type="gramEnd"/>
                            </w:p>
                            <w:p w14:paraId="7E313866" w14:textId="1F3D6CDC" w:rsidR="00D94860" w:rsidRPr="00904989" w:rsidRDefault="00D94860" w:rsidP="00D94860">
                              <w:pPr>
                                <w:ind w:left="90"/>
                                <w:rPr>
                                  <w:rFonts w:asciiTheme="minorHAnsi" w:hAnsiTheme="minorHAnsi" w:cstheme="minorHAnsi"/>
                                  <w:b/>
                                  <w:bCs/>
                                </w:rPr>
                              </w:pPr>
                              <w:r w:rsidRPr="00904989">
                                <w:rPr>
                                  <w:rFonts w:asciiTheme="minorHAnsi" w:hAnsiTheme="minorHAnsi" w:cstheme="minorHAnsi"/>
                                  <w:b/>
                                  <w:bCs/>
                                </w:rPr>
                                <w:t xml:space="preserve">+ </w:t>
                              </w:r>
                              <w:proofErr w:type="gramStart"/>
                              <w:r w:rsidRPr="00904989">
                                <w:rPr>
                                  <w:rFonts w:asciiTheme="minorHAnsi" w:hAnsiTheme="minorHAnsi" w:cstheme="minorHAnsi"/>
                                  <w:b/>
                                  <w:bCs/>
                                </w:rPr>
                                <w:t>Stocks(</w:t>
                              </w:r>
                              <w:proofErr w:type="gramEnd"/>
                              <w:r w:rsidR="005070AE" w:rsidRPr="00904989">
                                <w:rPr>
                                  <w:rFonts w:asciiTheme="minorHAnsi" w:hAnsiTheme="minorHAnsi" w:cstheme="minorHAnsi"/>
                                  <w:b/>
                                  <w:bCs/>
                                </w:rPr>
                                <w:t xml:space="preserve">String, String, double, </w:t>
                              </w:r>
                              <w:proofErr w:type="spellStart"/>
                              <w:r w:rsidR="005070AE" w:rsidRPr="00904989">
                                <w:rPr>
                                  <w:rFonts w:asciiTheme="minorHAnsi" w:hAnsiTheme="minorHAnsi" w:cstheme="minorHAnsi"/>
                                  <w:b/>
                                  <w:bCs/>
                                </w:rPr>
                                <w:t>int</w:t>
                              </w:r>
                              <w:proofErr w:type="spellEnd"/>
                              <w:r w:rsidRPr="00904989">
                                <w:rPr>
                                  <w:rFonts w:asciiTheme="minorHAnsi" w:hAnsiTheme="minorHAnsi" w:cstheme="minorHAnsi"/>
                                  <w:b/>
                                  <w:bCs/>
                                </w:rPr>
                                <w:t>)</w:t>
                              </w:r>
                            </w:p>
                            <w:p w14:paraId="771878F9" w14:textId="143CE9FF" w:rsidR="002C1D2E" w:rsidRPr="00904989" w:rsidRDefault="00044E39"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getValue</w:t>
                              </w:r>
                              <w:proofErr w:type="spellEnd"/>
                              <w:r w:rsidRPr="00904989">
                                <w:rPr>
                                  <w:rFonts w:asciiTheme="minorHAnsi" w:hAnsiTheme="minorHAnsi" w:cstheme="minorHAnsi"/>
                                  <w:b/>
                                  <w:bCs/>
                                </w:rPr>
                                <w:t>(</w:t>
                              </w:r>
                              <w:proofErr w:type="gramEnd"/>
                              <w:r w:rsidR="00F16CD9" w:rsidRPr="00904989">
                                <w:rPr>
                                  <w:rFonts w:asciiTheme="minorHAnsi" w:hAnsiTheme="minorHAnsi" w:cstheme="minorHAnsi"/>
                                  <w:b/>
                                  <w:bCs/>
                                </w:rPr>
                                <w:t xml:space="preserve">): </w:t>
                              </w:r>
                              <w:r w:rsidR="007C2D93" w:rsidRPr="00904989">
                                <w:rPr>
                                  <w:rFonts w:asciiTheme="minorHAnsi" w:hAnsiTheme="minorHAnsi" w:cstheme="minorHAnsi"/>
                                  <w:b/>
                                  <w:bCs/>
                                </w:rPr>
                                <w:t>double</w:t>
                              </w:r>
                            </w:p>
                            <w:p w14:paraId="00E5D914" w14:textId="14102ECC" w:rsidR="002C1D2E" w:rsidRPr="00904989" w:rsidRDefault="007C2D93"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toString</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String</w:t>
                              </w:r>
                            </w:p>
                            <w:p w14:paraId="0CC5880B" w14:textId="6B16B0B9" w:rsidR="002C1D2E" w:rsidRPr="00904989" w:rsidRDefault="007C2D93" w:rsidP="002C1D2E">
                              <w:pPr>
                                <w:ind w:left="90"/>
                                <w:rPr>
                                  <w:rFonts w:asciiTheme="minorHAnsi" w:hAnsiTheme="minorHAnsi" w:cstheme="minorHAnsi"/>
                                  <w:b/>
                                  <w:bCs/>
                                </w:rPr>
                              </w:pPr>
                              <w:r w:rsidRPr="00904989">
                                <w:rPr>
                                  <w:rFonts w:asciiTheme="minorHAnsi" w:hAnsiTheme="minorHAnsi" w:cstheme="minorHAnsi"/>
                                  <w:b/>
                                  <w:bCs/>
                                </w:rPr>
                                <w:t>+</w:t>
                              </w:r>
                              <w:r w:rsidR="00B21192" w:rsidRPr="00904989">
                                <w:rPr>
                                  <w:rFonts w:asciiTheme="minorHAnsi" w:hAnsiTheme="minorHAnsi" w:cstheme="minorHAnsi"/>
                                  <w:b/>
                                  <w:bCs/>
                                </w:rPr>
                                <w:t xml:space="preserve"> </w:t>
                              </w:r>
                              <w:proofErr w:type="spellStart"/>
                              <w:proofErr w:type="gramStart"/>
                              <w:r w:rsidR="00B21192" w:rsidRPr="00904989">
                                <w:rPr>
                                  <w:rFonts w:asciiTheme="minorHAnsi" w:hAnsiTheme="minorHAnsi" w:cstheme="minorHAnsi"/>
                                  <w:b/>
                                  <w:bCs/>
                                </w:rPr>
                                <w:t>sellShares</w:t>
                              </w:r>
                              <w:proofErr w:type="spellEnd"/>
                              <w:r w:rsidR="00B21192" w:rsidRPr="00904989">
                                <w:rPr>
                                  <w:rFonts w:asciiTheme="minorHAnsi" w:hAnsiTheme="minorHAnsi" w:cstheme="minorHAnsi"/>
                                  <w:b/>
                                  <w:bCs/>
                                </w:rPr>
                                <w:t>(</w:t>
                              </w:r>
                              <w:proofErr w:type="spellStart"/>
                              <w:proofErr w:type="gramEnd"/>
                              <w:r w:rsidR="00B21192" w:rsidRPr="00904989">
                                <w:rPr>
                                  <w:rFonts w:asciiTheme="minorHAnsi" w:hAnsiTheme="minorHAnsi" w:cstheme="minorHAnsi"/>
                                  <w:b/>
                                  <w:bCs/>
                                </w:rPr>
                                <w:t>int</w:t>
                              </w:r>
                              <w:proofErr w:type="spellEnd"/>
                              <w:r w:rsidR="00B21192" w:rsidRPr="00904989">
                                <w:rPr>
                                  <w:rFonts w:asciiTheme="minorHAnsi" w:hAnsiTheme="minorHAnsi" w:cstheme="minorHAnsi"/>
                                  <w:b/>
                                  <w:bCs/>
                                </w:rPr>
                                <w:t>)</w:t>
                              </w:r>
                              <w:r w:rsidR="003E5F93" w:rsidRPr="00904989">
                                <w:rPr>
                                  <w:rFonts w:asciiTheme="minorHAnsi" w:hAnsiTheme="minorHAnsi" w:cstheme="minorHAnsi"/>
                                  <w:b/>
                                  <w:bCs/>
                                </w:rPr>
                                <w:t>: void</w:t>
                              </w:r>
                            </w:p>
                            <w:p w14:paraId="1100D52F" w14:textId="421F417B" w:rsidR="002C1D2E" w:rsidRPr="00904989" w:rsidRDefault="003C2C55" w:rsidP="002C1D2E">
                              <w:pPr>
                                <w:ind w:left="90"/>
                                <w:rPr>
                                  <w:rFonts w:asciiTheme="minorHAnsi" w:hAnsiTheme="minorHAnsi" w:cstheme="minorHAnsi"/>
                                  <w:b/>
                                  <w:bCs/>
                                </w:rPr>
                              </w:pPr>
                              <w:r w:rsidRPr="00904989">
                                <w:rPr>
                                  <w:rFonts w:asciiTheme="minorHAnsi" w:hAnsiTheme="minorHAnsi" w:cstheme="minorHAnsi"/>
                                  <w:b/>
                                  <w:bCs/>
                                </w:rPr>
                                <w:t>+</w:t>
                              </w:r>
                              <w:r w:rsidR="002A178E" w:rsidRPr="00904989">
                                <w:rPr>
                                  <w:rFonts w:asciiTheme="minorHAnsi" w:hAnsiTheme="minorHAnsi" w:cstheme="minorHAnsi"/>
                                  <w:b/>
                                  <w:bCs/>
                                </w:rPr>
                                <w:t xml:space="preserve"> </w:t>
                              </w:r>
                              <w:proofErr w:type="spellStart"/>
                              <w:proofErr w:type="gramStart"/>
                              <w:r w:rsidR="002A178E" w:rsidRPr="00904989">
                                <w:rPr>
                                  <w:rFonts w:asciiTheme="minorHAnsi" w:hAnsiTheme="minorHAnsi" w:cstheme="minorHAnsi"/>
                                  <w:b/>
                                  <w:bCs/>
                                </w:rPr>
                                <w:t>getShares</w:t>
                              </w:r>
                              <w:proofErr w:type="spellEnd"/>
                              <w:r w:rsidR="002A178E" w:rsidRPr="00904989">
                                <w:rPr>
                                  <w:rFonts w:asciiTheme="minorHAnsi" w:hAnsiTheme="minorHAnsi" w:cstheme="minorHAnsi"/>
                                  <w:b/>
                                  <w:bCs/>
                                </w:rPr>
                                <w:t>(</w:t>
                              </w:r>
                              <w:proofErr w:type="gramEnd"/>
                              <w:r w:rsidR="002A178E" w:rsidRPr="00904989">
                                <w:rPr>
                                  <w:rFonts w:asciiTheme="minorHAnsi" w:hAnsiTheme="minorHAnsi" w:cstheme="minorHAnsi"/>
                                  <w:b/>
                                  <w:bCs/>
                                </w:rPr>
                                <w:t xml:space="preserve">): </w:t>
                              </w:r>
                              <w:proofErr w:type="spellStart"/>
                              <w:r w:rsidR="002A178E" w:rsidRPr="00904989">
                                <w:rPr>
                                  <w:rFonts w:asciiTheme="minorHAnsi" w:hAnsiTheme="minorHAnsi" w:cstheme="minorHAnsi"/>
                                  <w:b/>
                                  <w:bCs/>
                                </w:rPr>
                                <w:t>int</w:t>
                              </w:r>
                              <w:proofErr w:type="spellEnd"/>
                            </w:p>
                            <w:p w14:paraId="441FD5B6" w14:textId="611C44FA" w:rsidR="00C50883" w:rsidRPr="00904989" w:rsidRDefault="00C50883"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getSymbol</w:t>
                              </w:r>
                              <w:proofErr w:type="spellEnd"/>
                              <w:r w:rsidR="00857DFA" w:rsidRPr="00904989">
                                <w:rPr>
                                  <w:rFonts w:asciiTheme="minorHAnsi" w:hAnsiTheme="minorHAnsi" w:cstheme="minorHAnsi"/>
                                  <w:b/>
                                  <w:bCs/>
                                </w:rPr>
                                <w:t>(</w:t>
                              </w:r>
                              <w:proofErr w:type="gramEnd"/>
                              <w:r w:rsidR="00857DFA" w:rsidRPr="00904989">
                                <w:rPr>
                                  <w:rFonts w:asciiTheme="minorHAnsi" w:hAnsiTheme="minorHAnsi" w:cstheme="minorHAnsi"/>
                                  <w:b/>
                                  <w:bCs/>
                                </w:rPr>
                                <w:t>): String</w:t>
                              </w:r>
                            </w:p>
                            <w:p w14:paraId="148F112D" w14:textId="47037C5B" w:rsidR="00857DFA" w:rsidRPr="00904989" w:rsidRDefault="00857DFA" w:rsidP="002C1D2E">
                              <w:pPr>
                                <w:ind w:left="90"/>
                                <w:rPr>
                                  <w:rFonts w:asciiTheme="minorHAnsi" w:hAnsiTheme="minorHAnsi" w:cstheme="minorHAnsi"/>
                                  <w:b/>
                                  <w:bCs/>
                                </w:rPr>
                              </w:pPr>
                              <w:r w:rsidRPr="00904989">
                                <w:rPr>
                                  <w:rFonts w:asciiTheme="minorHAnsi" w:hAnsiTheme="minorHAnsi" w:cstheme="minorHAnsi"/>
                                  <w:b/>
                                  <w:bCs/>
                                </w:rPr>
                                <w:t>+</w:t>
                              </w:r>
                              <w:r w:rsidR="00BC11D4" w:rsidRPr="00904989">
                                <w:rPr>
                                  <w:rFonts w:asciiTheme="minorHAnsi" w:hAnsiTheme="minorHAnsi" w:cstheme="minorHAnsi"/>
                                  <w:b/>
                                  <w:bCs/>
                                </w:rPr>
                                <w:t xml:space="preserve"> </w:t>
                              </w:r>
                              <w:proofErr w:type="spellStart"/>
                              <w:proofErr w:type="gramStart"/>
                              <w:r w:rsidR="00BC11D4" w:rsidRPr="00904989">
                                <w:rPr>
                                  <w:rFonts w:asciiTheme="minorHAnsi" w:hAnsiTheme="minorHAnsi" w:cstheme="minorHAnsi"/>
                                  <w:b/>
                                  <w:bCs/>
                                </w:rPr>
                                <w:t>getName</w:t>
                              </w:r>
                              <w:proofErr w:type="spellEnd"/>
                              <w:r w:rsidR="00BC11D4" w:rsidRPr="00904989">
                                <w:rPr>
                                  <w:rFonts w:asciiTheme="minorHAnsi" w:hAnsiTheme="minorHAnsi" w:cstheme="minorHAnsi"/>
                                  <w:b/>
                                  <w:bCs/>
                                </w:rPr>
                                <w:t>(</w:t>
                              </w:r>
                              <w:proofErr w:type="gramEnd"/>
                              <w:r w:rsidR="00BC11D4" w:rsidRPr="00904989">
                                <w:rPr>
                                  <w:rFonts w:asciiTheme="minorHAnsi" w:hAnsiTheme="minorHAnsi" w:cstheme="minorHAnsi"/>
                                  <w:b/>
                                  <w:bCs/>
                                </w:rPr>
                                <w:t>): String</w:t>
                              </w:r>
                            </w:p>
                            <w:p w14:paraId="6BC6927C" w14:textId="5CCC9A0C" w:rsidR="00BC11D4" w:rsidRPr="00904989" w:rsidRDefault="00BC11D4" w:rsidP="002C1D2E">
                              <w:pPr>
                                <w:ind w:left="90"/>
                                <w:rPr>
                                  <w:rFonts w:asciiTheme="minorHAnsi" w:hAnsiTheme="minorHAnsi" w:cstheme="minorHAnsi"/>
                                  <w:b/>
                                  <w:bCs/>
                                </w:rPr>
                              </w:pPr>
                              <w:r w:rsidRPr="00904989">
                                <w:rPr>
                                  <w:rFonts w:asciiTheme="minorHAnsi" w:hAnsiTheme="minorHAnsi" w:cstheme="minorHAnsi"/>
                                  <w:b/>
                                  <w:bCs/>
                                </w:rPr>
                                <w:t>+</w:t>
                              </w:r>
                              <w:r w:rsidR="00CB42FC" w:rsidRPr="00904989">
                                <w:rPr>
                                  <w:rFonts w:asciiTheme="minorHAnsi" w:hAnsiTheme="minorHAnsi" w:cstheme="minorHAnsi"/>
                                  <w:b/>
                                  <w:bCs/>
                                </w:rPr>
                                <w:t xml:space="preserve"> </w:t>
                              </w:r>
                              <w:proofErr w:type="spellStart"/>
                              <w:proofErr w:type="gramStart"/>
                              <w:r w:rsidR="00CB42FC" w:rsidRPr="00904989">
                                <w:rPr>
                                  <w:rFonts w:asciiTheme="minorHAnsi" w:hAnsiTheme="minorHAnsi" w:cstheme="minorHAnsi"/>
                                  <w:b/>
                                  <w:bCs/>
                                </w:rPr>
                                <w:t>getPrice</w:t>
                              </w:r>
                              <w:proofErr w:type="spellEnd"/>
                              <w:r w:rsidR="00CB42FC" w:rsidRPr="00904989">
                                <w:rPr>
                                  <w:rFonts w:asciiTheme="minorHAnsi" w:hAnsiTheme="minorHAnsi" w:cstheme="minorHAnsi"/>
                                  <w:b/>
                                  <w:bCs/>
                                </w:rPr>
                                <w:t>(</w:t>
                              </w:r>
                              <w:proofErr w:type="gramEnd"/>
                              <w:r w:rsidR="00CB42FC" w:rsidRPr="00904989">
                                <w:rPr>
                                  <w:rFonts w:asciiTheme="minorHAnsi" w:hAnsiTheme="minorHAnsi" w:cstheme="minorHAnsi"/>
                                  <w:b/>
                                  <w:bCs/>
                                </w:rPr>
                                <w:t>): double</w:t>
                              </w:r>
                            </w:p>
                            <w:p w14:paraId="303E9581" w14:textId="3C698AB2" w:rsidR="006976D0" w:rsidRPr="00904989" w:rsidRDefault="006976D0"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bu</w:t>
                              </w:r>
                              <w:r w:rsidR="00121F2E" w:rsidRPr="00904989">
                                <w:rPr>
                                  <w:rFonts w:asciiTheme="minorHAnsi" w:hAnsiTheme="minorHAnsi" w:cstheme="minorHAnsi"/>
                                  <w:b/>
                                  <w:bCs/>
                                </w:rPr>
                                <w:t>y</w:t>
                              </w:r>
                              <w:r w:rsidRPr="00904989">
                                <w:rPr>
                                  <w:rFonts w:asciiTheme="minorHAnsi" w:hAnsiTheme="minorHAnsi" w:cstheme="minorHAnsi"/>
                                  <w:b/>
                                  <w:bCs/>
                                </w:rPr>
                                <w:t>Shares</w:t>
                              </w:r>
                              <w:proofErr w:type="spellEnd"/>
                              <w:r w:rsidRPr="00904989">
                                <w:rPr>
                                  <w:rFonts w:asciiTheme="minorHAnsi" w:hAnsiTheme="minorHAnsi" w:cstheme="minorHAnsi"/>
                                  <w:b/>
                                  <w:bCs/>
                                </w:rPr>
                                <w:t>(</w:t>
                              </w:r>
                              <w:proofErr w:type="spellStart"/>
                              <w:proofErr w:type="gramEnd"/>
                              <w:r w:rsidRPr="00904989">
                                <w:rPr>
                                  <w:rFonts w:asciiTheme="minorHAnsi" w:hAnsiTheme="minorHAnsi" w:cstheme="minorHAnsi"/>
                                  <w:b/>
                                  <w:bCs/>
                                </w:rPr>
                                <w:t>int</w:t>
                              </w:r>
                              <w:proofErr w:type="spellEnd"/>
                              <w:r w:rsidRPr="00904989">
                                <w:rPr>
                                  <w:rFonts w:asciiTheme="minorHAnsi" w:hAnsiTheme="minorHAnsi" w:cstheme="minorHAnsi"/>
                                  <w:b/>
                                  <w:bCs/>
                                </w:rPr>
                                <w:t>)</w:t>
                              </w:r>
                              <w:r w:rsidR="003776C2" w:rsidRPr="00904989">
                                <w:rPr>
                                  <w:rFonts w:asciiTheme="minorHAnsi" w:hAnsiTheme="minorHAnsi" w:cstheme="minorHAnsi"/>
                                  <w:b/>
                                  <w:bCs/>
                                </w:rPr>
                                <w:t>: void</w:t>
                              </w:r>
                            </w:p>
                            <w:p w14:paraId="4CE72270" w14:textId="7FDAF153" w:rsidR="00121F2E" w:rsidRPr="00904989" w:rsidRDefault="00121F2E" w:rsidP="002C1D2E">
                              <w:pP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00B93F33" w:rsidRPr="00904989">
                                <w:rPr>
                                  <w:rFonts w:asciiTheme="minorHAnsi" w:hAnsiTheme="minorHAnsi" w:cstheme="minorHAnsi"/>
                                  <w:b/>
                                  <w:bCs/>
                                </w:rPr>
                                <w:t>getTransactionFee</w:t>
                              </w:r>
                              <w:proofErr w:type="spellEnd"/>
                              <w:r w:rsidR="00B93F33" w:rsidRPr="00904989">
                                <w:rPr>
                                  <w:rFonts w:asciiTheme="minorHAnsi" w:hAnsiTheme="minorHAnsi" w:cstheme="minorHAnsi"/>
                                  <w:b/>
                                  <w:bCs/>
                                </w:rPr>
                                <w:t>(</w:t>
                              </w:r>
                              <w:proofErr w:type="gramEnd"/>
                              <w:r w:rsidR="00B93F33" w:rsidRPr="00904989">
                                <w:rPr>
                                  <w:rFonts w:asciiTheme="minorHAnsi" w:hAnsiTheme="minorHAnsi" w:cstheme="minorHAnsi"/>
                                  <w:b/>
                                  <w:bCs/>
                                </w:rPr>
                                <w:t>): double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7F645EE" id="Group 13" o:spid="_x0000_s1035" style="position:absolute;margin-left:0;margin-top:72.75pt;width:152.75pt;height:285.7pt;z-index:251664384;mso-position-horizontal:left;mso-position-horizontal-relative:margin;mso-width-relative:margin;mso-height-relative:margin" coordsize="33813,51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">
                <v:shape id="Text Box 8" o:spid="_x0000_s1036" type="#_x0000_t202" style="position:absolute;left:52;width:3376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" fillcolor="white [3201]" strokecolor="black [3213]" strokeweight=".5pt">
                  <v:textbox>
                    <w:txbxContent>
                      <w:p w14:paraId="46748BC9" w14:textId="352A7767" w:rsidR="00731CC7" w:rsidRPr="00904989" w:rsidRDefault="00731CC7" w:rsidP="009D6C6D">
                        <w:pPr>
                          <w:jc w:val="center"/>
                          <w:rPr>
                            <w:rFonts w:asciiTheme="minorHAnsi" w:hAnsiTheme="minorHAnsi" w:cstheme="minorHAnsi"/>
                            <w:b/>
                            <w:bCs/>
                          </w:rPr>
                        </w:pPr>
                        <w:r w:rsidRPr="00904989">
                          <w:rPr>
                            <w:rFonts w:asciiTheme="minorHAnsi" w:hAnsiTheme="minorHAnsi" w:cstheme="minorHAnsi"/>
                            <w:b/>
                            <w:bCs/>
                          </w:rPr>
                          <w:t>Stocks</w:t>
                        </w:r>
                      </w:p>
                    </w:txbxContent>
                  </v:textbox>
                </v:shape>
                <v:shape id="Text Box 9" o:spid="_x0000_s1037" type="#_x0000_t202" style="position:absolute;left:52;top:4016;width:33755;height:18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" fillcolor="white [3201]" strokecolor="black [3213]" strokeweight=".5pt">
                  <v:textbox>
                    <w:txbxContent>
                      <w:p w14:paraId="6BBCE476" w14:textId="1ADC884C" w:rsidR="00731CC7" w:rsidRPr="00904989" w:rsidRDefault="00CB2939" w:rsidP="00952422">
                        <w:pPr>
                          <w:pStyle w:val="ListParagraph"/>
                          <w:numPr>
                            <w:ilvl w:val="0"/>
                            <w:numId w:val="14"/>
                          </w:numPr>
                          <w:ind w:left="360" w:hanging="270"/>
                          <w:rPr>
                            <w:b/>
                            <w:bCs/>
                            <w:sz w:val="20"/>
                            <w:szCs w:val="20"/>
                          </w:rPr>
                        </w:pPr>
                        <w:r w:rsidRPr="00904989">
                          <w:rPr>
                            <w:b/>
                            <w:bCs/>
                            <w:sz w:val="20"/>
                            <w:szCs w:val="20"/>
                          </w:rPr>
                          <w:t>symbol: String</w:t>
                        </w:r>
                      </w:p>
                      <w:p w14:paraId="19658382" w14:textId="519BBFD6" w:rsidR="003C67BE" w:rsidRPr="00904989" w:rsidRDefault="002E7574" w:rsidP="00952422">
                        <w:pPr>
                          <w:pStyle w:val="ListParagraph"/>
                          <w:numPr>
                            <w:ilvl w:val="0"/>
                            <w:numId w:val="14"/>
                          </w:numPr>
                          <w:ind w:left="360" w:hanging="270"/>
                          <w:rPr>
                            <w:b/>
                            <w:bCs/>
                            <w:sz w:val="20"/>
                            <w:szCs w:val="20"/>
                          </w:rPr>
                        </w:pPr>
                        <w:r w:rsidRPr="00904989">
                          <w:rPr>
                            <w:b/>
                            <w:bCs/>
                            <w:sz w:val="20"/>
                            <w:szCs w:val="20"/>
                          </w:rPr>
                          <w:t>name: String</w:t>
                        </w:r>
                      </w:p>
                      <w:p w14:paraId="5F1B5313" w14:textId="35DCF16B" w:rsidR="002E7574" w:rsidRPr="00904989" w:rsidRDefault="002E7574" w:rsidP="00952422">
                        <w:pPr>
                          <w:pStyle w:val="ListParagraph"/>
                          <w:numPr>
                            <w:ilvl w:val="0"/>
                            <w:numId w:val="14"/>
                          </w:numPr>
                          <w:ind w:left="360" w:hanging="270"/>
                          <w:rPr>
                            <w:b/>
                            <w:bCs/>
                            <w:sz w:val="20"/>
                            <w:szCs w:val="20"/>
                          </w:rPr>
                        </w:pPr>
                        <w:r w:rsidRPr="00904989">
                          <w:rPr>
                            <w:b/>
                            <w:bCs/>
                            <w:sz w:val="20"/>
                            <w:szCs w:val="20"/>
                          </w:rPr>
                          <w:t>price: double</w:t>
                        </w:r>
                      </w:p>
                      <w:p w14:paraId="78266717" w14:textId="0FBC2E6F" w:rsidR="002E7574" w:rsidRPr="00904989" w:rsidRDefault="00B342F1" w:rsidP="00952422">
                        <w:pPr>
                          <w:pStyle w:val="ListParagraph"/>
                          <w:numPr>
                            <w:ilvl w:val="0"/>
                            <w:numId w:val="14"/>
                          </w:numPr>
                          <w:ind w:left="360" w:hanging="270"/>
                          <w:rPr>
                            <w:b/>
                            <w:bCs/>
                            <w:sz w:val="20"/>
                            <w:szCs w:val="20"/>
                          </w:rPr>
                        </w:pPr>
                        <w:r w:rsidRPr="00904989">
                          <w:rPr>
                            <w:b/>
                            <w:bCs/>
                            <w:sz w:val="20"/>
                            <w:szCs w:val="20"/>
                          </w:rPr>
                          <w:t>shares: int</w:t>
                        </w:r>
                      </w:p>
                      <w:p w14:paraId="414E0967" w14:textId="25B28905" w:rsidR="00B342F1" w:rsidRPr="00904989" w:rsidRDefault="00952422" w:rsidP="00952422">
                        <w:pPr>
                          <w:pStyle w:val="ListParagraph"/>
                          <w:numPr>
                            <w:ilvl w:val="0"/>
                            <w:numId w:val="14"/>
                          </w:numPr>
                          <w:ind w:left="360" w:hanging="270"/>
                          <w:rPr>
                            <w:b/>
                            <w:bCs/>
                            <w:sz w:val="20"/>
                            <w:szCs w:val="20"/>
                          </w:rPr>
                        </w:pPr>
                        <w:proofErr w:type="spellStart"/>
                        <w:r w:rsidRPr="00904989">
                          <w:rPr>
                            <w:b/>
                            <w:bCs/>
                            <w:sz w:val="20"/>
                            <w:szCs w:val="20"/>
                          </w:rPr>
                          <w:t>transactionFee</w:t>
                        </w:r>
                        <w:proofErr w:type="spellEnd"/>
                        <w:r w:rsidRPr="00904989">
                          <w:rPr>
                            <w:b/>
                            <w:bCs/>
                            <w:sz w:val="20"/>
                            <w:szCs w:val="20"/>
                          </w:rPr>
                          <w:t>: double</w:t>
                        </w:r>
                      </w:p>
                      <w:p w14:paraId="341883E2" w14:textId="3F139C3F" w:rsidR="00CB2939" w:rsidRPr="00904989" w:rsidRDefault="00E43E12" w:rsidP="00952422">
                        <w:pPr>
                          <w:pStyle w:val="ListParagraph"/>
                          <w:numPr>
                            <w:ilvl w:val="0"/>
                            <w:numId w:val="14"/>
                          </w:numPr>
                          <w:ind w:left="360" w:hanging="270"/>
                          <w:rPr>
                            <w:b/>
                            <w:bCs/>
                            <w:sz w:val="20"/>
                            <w:szCs w:val="20"/>
                          </w:rPr>
                        </w:pPr>
                        <w:r w:rsidRPr="00904989">
                          <w:rPr>
                            <w:b/>
                            <w:bCs/>
                            <w:sz w:val="20"/>
                            <w:szCs w:val="20"/>
                          </w:rPr>
                          <w:t>type: String</w:t>
                        </w:r>
                      </w:p>
                    </w:txbxContent>
                  </v:textbox>
                </v:shape>
                <v:shape id="Text Box 12" o:spid="_x0000_s1038" type="#_x0000_t202" style="position:absolute;top:22622;width:33813;height:29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" fillcolor="white [3201]" strokecolor="black [3213]" strokeweight=".5pt">
                  <v:textbox>
                    <w:txbxContent>
                      <w:p w14:paraId="4A032BE3" w14:textId="630AE8AC" w:rsidR="002C1D2E" w:rsidRPr="00904989" w:rsidRDefault="006245F4"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gramStart"/>
                        <w:r w:rsidRPr="00904989">
                          <w:rPr>
                            <w:rFonts w:asciiTheme="minorHAnsi" w:hAnsiTheme="minorHAnsi" w:cstheme="minorHAnsi"/>
                            <w:b/>
                            <w:bCs/>
                          </w:rPr>
                          <w:t>Stocks</w:t>
                        </w:r>
                        <w:r w:rsidR="009A53DC" w:rsidRPr="00904989">
                          <w:rPr>
                            <w:rFonts w:asciiTheme="minorHAnsi" w:hAnsiTheme="minorHAnsi" w:cstheme="minorHAnsi"/>
                            <w:b/>
                            <w:bCs/>
                          </w:rPr>
                          <w:t>(</w:t>
                        </w:r>
                        <w:proofErr w:type="gramEnd"/>
                        <w:r w:rsidR="009A53DC" w:rsidRPr="00904989">
                          <w:rPr>
                            <w:rFonts w:asciiTheme="minorHAnsi" w:hAnsiTheme="minorHAnsi" w:cstheme="minorHAnsi"/>
                            <w:b/>
                            <w:bCs/>
                          </w:rPr>
                          <w:t>)</w:t>
                        </w:r>
                      </w:p>
                      <w:p w14:paraId="7E313866" w14:textId="1F3D6CDC" w:rsidR="00D94860" w:rsidRPr="00904989" w:rsidRDefault="00D94860" w:rsidP="00D94860">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gramStart"/>
                        <w:r w:rsidRPr="00904989">
                          <w:rPr>
                            <w:rFonts w:asciiTheme="minorHAnsi" w:hAnsiTheme="minorHAnsi" w:cstheme="minorHAnsi"/>
                            <w:b/>
                            <w:bCs/>
                          </w:rPr>
                          <w:t>Stocks(</w:t>
                        </w:r>
                        <w:proofErr w:type="gramEnd"/>
                        <w:r w:rsidR="005070AE" w:rsidRPr="00904989">
                          <w:rPr>
                            <w:rFonts w:asciiTheme="minorHAnsi" w:hAnsiTheme="minorHAnsi" w:cstheme="minorHAnsi"/>
                            <w:b/>
                            <w:bCs/>
                          </w:rPr>
                          <w:t>String, St</w:t>
                        </w:r>
                        <w:bookmarkStart w:id="1" w:name="_GoBack"/>
                        <w:r w:rsidR="005070AE" w:rsidRPr="00904989">
                          <w:rPr>
                            <w:rFonts w:asciiTheme="minorHAnsi" w:hAnsiTheme="minorHAnsi" w:cstheme="minorHAnsi"/>
                            <w:b/>
                            <w:bCs/>
                          </w:rPr>
                          <w:t>ring, double, int</w:t>
                        </w:r>
                        <w:r w:rsidRPr="00904989">
                          <w:rPr>
                            <w:rFonts w:asciiTheme="minorHAnsi" w:hAnsiTheme="minorHAnsi" w:cstheme="minorHAnsi"/>
                            <w:b/>
                            <w:bCs/>
                          </w:rPr>
                          <w:t>)</w:t>
                        </w:r>
                      </w:p>
                      <w:p w14:paraId="771878F9" w14:textId="143CE9FF" w:rsidR="002C1D2E" w:rsidRPr="00904989" w:rsidRDefault="00044E39"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getValue</w:t>
                        </w:r>
                        <w:proofErr w:type="spellEnd"/>
                        <w:r w:rsidRPr="00904989">
                          <w:rPr>
                            <w:rFonts w:asciiTheme="minorHAnsi" w:hAnsiTheme="minorHAnsi" w:cstheme="minorHAnsi"/>
                            <w:b/>
                            <w:bCs/>
                          </w:rPr>
                          <w:t>(</w:t>
                        </w:r>
                        <w:proofErr w:type="gramEnd"/>
                        <w:r w:rsidR="00F16CD9" w:rsidRPr="00904989">
                          <w:rPr>
                            <w:rFonts w:asciiTheme="minorHAnsi" w:hAnsiTheme="minorHAnsi" w:cstheme="minorHAnsi"/>
                            <w:b/>
                            <w:bCs/>
                          </w:rPr>
                          <w:t xml:space="preserve">): </w:t>
                        </w:r>
                        <w:r w:rsidR="007C2D93" w:rsidRPr="00904989">
                          <w:rPr>
                            <w:rFonts w:asciiTheme="minorHAnsi" w:hAnsiTheme="minorHAnsi" w:cstheme="minorHAnsi"/>
                            <w:b/>
                            <w:bCs/>
                          </w:rPr>
                          <w:t>double</w:t>
                        </w:r>
                      </w:p>
                      <w:p w14:paraId="00E5D914" w14:textId="14102ECC" w:rsidR="002C1D2E" w:rsidRPr="00904989" w:rsidRDefault="007C2D93"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toString</w:t>
                        </w:r>
                        <w:proofErr w:type="spellEnd"/>
                        <w:r w:rsidRPr="00904989">
                          <w:rPr>
                            <w:rFonts w:asciiTheme="minorHAnsi" w:hAnsiTheme="minorHAnsi" w:cstheme="minorHAnsi"/>
                            <w:b/>
                            <w:bCs/>
                          </w:rPr>
                          <w:t>(</w:t>
                        </w:r>
                        <w:proofErr w:type="gramEnd"/>
                        <w:r w:rsidRPr="00904989">
                          <w:rPr>
                            <w:rFonts w:asciiTheme="minorHAnsi" w:hAnsiTheme="minorHAnsi" w:cstheme="minorHAnsi"/>
                            <w:b/>
                            <w:bCs/>
                          </w:rPr>
                          <w:t>): String</w:t>
                        </w:r>
                      </w:p>
                      <w:p w14:paraId="0CC5880B" w14:textId="6B16B0B9" w:rsidR="002C1D2E" w:rsidRPr="00904989" w:rsidRDefault="007C2D93" w:rsidP="002C1D2E">
                        <w:pPr>
                          <w:pStyle w:val="Heading1Char"/>
                          <w:ind w:left="90"/>
                          <w:rPr>
                            <w:rFonts w:asciiTheme="minorHAnsi" w:hAnsiTheme="minorHAnsi" w:cstheme="minorHAnsi"/>
                            <w:b/>
                            <w:bCs/>
                          </w:rPr>
                        </w:pPr>
                        <w:r w:rsidRPr="00904989">
                          <w:rPr>
                            <w:rFonts w:asciiTheme="minorHAnsi" w:hAnsiTheme="minorHAnsi" w:cstheme="minorHAnsi"/>
                            <w:b/>
                            <w:bCs/>
                          </w:rPr>
                          <w:t>+</w:t>
                        </w:r>
                        <w:r w:rsidR="00B21192" w:rsidRPr="00904989">
                          <w:rPr>
                            <w:rFonts w:asciiTheme="minorHAnsi" w:hAnsiTheme="minorHAnsi" w:cstheme="minorHAnsi"/>
                            <w:b/>
                            <w:bCs/>
                          </w:rPr>
                          <w:t xml:space="preserve"> </w:t>
                        </w:r>
                        <w:proofErr w:type="spellStart"/>
                        <w:r w:rsidR="00B21192" w:rsidRPr="00904989">
                          <w:rPr>
                            <w:rFonts w:asciiTheme="minorHAnsi" w:hAnsiTheme="minorHAnsi" w:cstheme="minorHAnsi"/>
                            <w:b/>
                            <w:bCs/>
                          </w:rPr>
                          <w:t>sellShares</w:t>
                        </w:r>
                        <w:proofErr w:type="spellEnd"/>
                        <w:r w:rsidR="00B21192" w:rsidRPr="00904989">
                          <w:rPr>
                            <w:rFonts w:asciiTheme="minorHAnsi" w:hAnsiTheme="minorHAnsi" w:cstheme="minorHAnsi"/>
                            <w:b/>
                            <w:bCs/>
                          </w:rPr>
                          <w:t>(int)</w:t>
                        </w:r>
                        <w:r w:rsidR="003E5F93" w:rsidRPr="00904989">
                          <w:rPr>
                            <w:rFonts w:asciiTheme="minorHAnsi" w:hAnsiTheme="minorHAnsi" w:cstheme="minorHAnsi"/>
                            <w:b/>
                            <w:bCs/>
                          </w:rPr>
                          <w:t>: void</w:t>
                        </w:r>
                      </w:p>
                      <w:p w14:paraId="1100D52F" w14:textId="421F417B" w:rsidR="002C1D2E" w:rsidRPr="00904989" w:rsidRDefault="003C2C55" w:rsidP="002C1D2E">
                        <w:pPr>
                          <w:pStyle w:val="Heading1Char"/>
                          <w:ind w:left="90"/>
                          <w:rPr>
                            <w:rFonts w:asciiTheme="minorHAnsi" w:hAnsiTheme="minorHAnsi" w:cstheme="minorHAnsi"/>
                            <w:b/>
                            <w:bCs/>
                          </w:rPr>
                        </w:pPr>
                        <w:r w:rsidRPr="00904989">
                          <w:rPr>
                            <w:rFonts w:asciiTheme="minorHAnsi" w:hAnsiTheme="minorHAnsi" w:cstheme="minorHAnsi"/>
                            <w:b/>
                            <w:bCs/>
                          </w:rPr>
                          <w:t>+</w:t>
                        </w:r>
                        <w:r w:rsidR="002A178E" w:rsidRPr="00904989">
                          <w:rPr>
                            <w:rFonts w:asciiTheme="minorHAnsi" w:hAnsiTheme="minorHAnsi" w:cstheme="minorHAnsi"/>
                            <w:b/>
                            <w:bCs/>
                          </w:rPr>
                          <w:t xml:space="preserve"> </w:t>
                        </w:r>
                        <w:proofErr w:type="spellStart"/>
                        <w:proofErr w:type="gramStart"/>
                        <w:r w:rsidR="002A178E" w:rsidRPr="00904989">
                          <w:rPr>
                            <w:rFonts w:asciiTheme="minorHAnsi" w:hAnsiTheme="minorHAnsi" w:cstheme="minorHAnsi"/>
                            <w:b/>
                            <w:bCs/>
                          </w:rPr>
                          <w:t>getShares</w:t>
                        </w:r>
                        <w:proofErr w:type="spellEnd"/>
                        <w:r w:rsidR="002A178E" w:rsidRPr="00904989">
                          <w:rPr>
                            <w:rFonts w:asciiTheme="minorHAnsi" w:hAnsiTheme="minorHAnsi" w:cstheme="minorHAnsi"/>
                            <w:b/>
                            <w:bCs/>
                          </w:rPr>
                          <w:t>(</w:t>
                        </w:r>
                        <w:proofErr w:type="gramEnd"/>
                        <w:r w:rsidR="002A178E" w:rsidRPr="00904989">
                          <w:rPr>
                            <w:rFonts w:asciiTheme="minorHAnsi" w:hAnsiTheme="minorHAnsi" w:cstheme="minorHAnsi"/>
                            <w:b/>
                            <w:bCs/>
                          </w:rPr>
                          <w:t>): int</w:t>
                        </w:r>
                      </w:p>
                      <w:p w14:paraId="441FD5B6" w14:textId="611C44FA" w:rsidR="00C50883" w:rsidRPr="00904989" w:rsidRDefault="00C50883"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Pr="00904989">
                          <w:rPr>
                            <w:rFonts w:asciiTheme="minorHAnsi" w:hAnsiTheme="minorHAnsi" w:cstheme="minorHAnsi"/>
                            <w:b/>
                            <w:bCs/>
                          </w:rPr>
                          <w:t>getSymbol</w:t>
                        </w:r>
                        <w:proofErr w:type="spellEnd"/>
                        <w:r w:rsidR="00857DFA" w:rsidRPr="00904989">
                          <w:rPr>
                            <w:rFonts w:asciiTheme="minorHAnsi" w:hAnsiTheme="minorHAnsi" w:cstheme="minorHAnsi"/>
                            <w:b/>
                            <w:bCs/>
                          </w:rPr>
                          <w:t>(</w:t>
                        </w:r>
                        <w:proofErr w:type="gramEnd"/>
                        <w:r w:rsidR="00857DFA" w:rsidRPr="00904989">
                          <w:rPr>
                            <w:rFonts w:asciiTheme="minorHAnsi" w:hAnsiTheme="minorHAnsi" w:cstheme="minorHAnsi"/>
                            <w:b/>
                            <w:bCs/>
                          </w:rPr>
                          <w:t>): String</w:t>
                        </w:r>
                      </w:p>
                      <w:p w14:paraId="148F112D" w14:textId="47037C5B" w:rsidR="00857DFA" w:rsidRPr="00904989" w:rsidRDefault="00857DFA" w:rsidP="002C1D2E">
                        <w:pPr>
                          <w:pStyle w:val="Heading1Char"/>
                          <w:ind w:left="90"/>
                          <w:rPr>
                            <w:rFonts w:asciiTheme="minorHAnsi" w:hAnsiTheme="minorHAnsi" w:cstheme="minorHAnsi"/>
                            <w:b/>
                            <w:bCs/>
                          </w:rPr>
                        </w:pPr>
                        <w:r w:rsidRPr="00904989">
                          <w:rPr>
                            <w:rFonts w:asciiTheme="minorHAnsi" w:hAnsiTheme="minorHAnsi" w:cstheme="minorHAnsi"/>
                            <w:b/>
                            <w:bCs/>
                          </w:rPr>
                          <w:t>+</w:t>
                        </w:r>
                        <w:r w:rsidR="00BC11D4" w:rsidRPr="00904989">
                          <w:rPr>
                            <w:rFonts w:asciiTheme="minorHAnsi" w:hAnsiTheme="minorHAnsi" w:cstheme="minorHAnsi"/>
                            <w:b/>
                            <w:bCs/>
                          </w:rPr>
                          <w:t xml:space="preserve"> </w:t>
                        </w:r>
                        <w:proofErr w:type="spellStart"/>
                        <w:proofErr w:type="gramStart"/>
                        <w:r w:rsidR="00BC11D4" w:rsidRPr="00904989">
                          <w:rPr>
                            <w:rFonts w:asciiTheme="minorHAnsi" w:hAnsiTheme="minorHAnsi" w:cstheme="minorHAnsi"/>
                            <w:b/>
                            <w:bCs/>
                          </w:rPr>
                          <w:t>getName</w:t>
                        </w:r>
                        <w:proofErr w:type="spellEnd"/>
                        <w:r w:rsidR="00BC11D4" w:rsidRPr="00904989">
                          <w:rPr>
                            <w:rFonts w:asciiTheme="minorHAnsi" w:hAnsiTheme="minorHAnsi" w:cstheme="minorHAnsi"/>
                            <w:b/>
                            <w:bCs/>
                          </w:rPr>
                          <w:t>(</w:t>
                        </w:r>
                        <w:proofErr w:type="gramEnd"/>
                        <w:r w:rsidR="00BC11D4" w:rsidRPr="00904989">
                          <w:rPr>
                            <w:rFonts w:asciiTheme="minorHAnsi" w:hAnsiTheme="minorHAnsi" w:cstheme="minorHAnsi"/>
                            <w:b/>
                            <w:bCs/>
                          </w:rPr>
                          <w:t>): String</w:t>
                        </w:r>
                      </w:p>
                      <w:p w14:paraId="6BC6927C" w14:textId="5CCC9A0C" w:rsidR="00BC11D4" w:rsidRPr="00904989" w:rsidRDefault="00BC11D4" w:rsidP="002C1D2E">
                        <w:pPr>
                          <w:pStyle w:val="Heading1Char"/>
                          <w:ind w:left="90"/>
                          <w:rPr>
                            <w:rFonts w:asciiTheme="minorHAnsi" w:hAnsiTheme="minorHAnsi" w:cstheme="minorHAnsi"/>
                            <w:b/>
                            <w:bCs/>
                          </w:rPr>
                        </w:pPr>
                        <w:r w:rsidRPr="00904989">
                          <w:rPr>
                            <w:rFonts w:asciiTheme="minorHAnsi" w:hAnsiTheme="minorHAnsi" w:cstheme="minorHAnsi"/>
                            <w:b/>
                            <w:bCs/>
                          </w:rPr>
                          <w:t>+</w:t>
                        </w:r>
                        <w:r w:rsidR="00CB42FC" w:rsidRPr="00904989">
                          <w:rPr>
                            <w:rFonts w:asciiTheme="minorHAnsi" w:hAnsiTheme="minorHAnsi" w:cstheme="minorHAnsi"/>
                            <w:b/>
                            <w:bCs/>
                          </w:rPr>
                          <w:t xml:space="preserve"> </w:t>
                        </w:r>
                        <w:proofErr w:type="spellStart"/>
                        <w:proofErr w:type="gramStart"/>
                        <w:r w:rsidR="00CB42FC" w:rsidRPr="00904989">
                          <w:rPr>
                            <w:rFonts w:asciiTheme="minorHAnsi" w:hAnsiTheme="minorHAnsi" w:cstheme="minorHAnsi"/>
                            <w:b/>
                            <w:bCs/>
                          </w:rPr>
                          <w:t>getPrice</w:t>
                        </w:r>
                        <w:proofErr w:type="spellEnd"/>
                        <w:r w:rsidR="00CB42FC" w:rsidRPr="00904989">
                          <w:rPr>
                            <w:rFonts w:asciiTheme="minorHAnsi" w:hAnsiTheme="minorHAnsi" w:cstheme="minorHAnsi"/>
                            <w:b/>
                            <w:bCs/>
                          </w:rPr>
                          <w:t>(</w:t>
                        </w:r>
                        <w:proofErr w:type="gramEnd"/>
                        <w:r w:rsidR="00CB42FC" w:rsidRPr="00904989">
                          <w:rPr>
                            <w:rFonts w:asciiTheme="minorHAnsi" w:hAnsiTheme="minorHAnsi" w:cstheme="minorHAnsi"/>
                            <w:b/>
                            <w:bCs/>
                          </w:rPr>
                          <w:t>): double</w:t>
                        </w:r>
                      </w:p>
                      <w:p w14:paraId="303E9581" w14:textId="3C698AB2" w:rsidR="006976D0" w:rsidRPr="00904989" w:rsidRDefault="006976D0"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r w:rsidRPr="00904989">
                          <w:rPr>
                            <w:rFonts w:asciiTheme="minorHAnsi" w:hAnsiTheme="minorHAnsi" w:cstheme="minorHAnsi"/>
                            <w:b/>
                            <w:bCs/>
                          </w:rPr>
                          <w:t>bu</w:t>
                        </w:r>
                        <w:r w:rsidR="00121F2E" w:rsidRPr="00904989">
                          <w:rPr>
                            <w:rFonts w:asciiTheme="minorHAnsi" w:hAnsiTheme="minorHAnsi" w:cstheme="minorHAnsi"/>
                            <w:b/>
                            <w:bCs/>
                          </w:rPr>
                          <w:t>y</w:t>
                        </w:r>
                        <w:r w:rsidRPr="00904989">
                          <w:rPr>
                            <w:rFonts w:asciiTheme="minorHAnsi" w:hAnsiTheme="minorHAnsi" w:cstheme="minorHAnsi"/>
                            <w:b/>
                            <w:bCs/>
                          </w:rPr>
                          <w:t>Shares</w:t>
                        </w:r>
                        <w:proofErr w:type="spellEnd"/>
                        <w:r w:rsidRPr="00904989">
                          <w:rPr>
                            <w:rFonts w:asciiTheme="minorHAnsi" w:hAnsiTheme="minorHAnsi" w:cstheme="minorHAnsi"/>
                            <w:b/>
                            <w:bCs/>
                          </w:rPr>
                          <w:t>(int)</w:t>
                        </w:r>
                        <w:r w:rsidR="003776C2" w:rsidRPr="00904989">
                          <w:rPr>
                            <w:rFonts w:asciiTheme="minorHAnsi" w:hAnsiTheme="minorHAnsi" w:cstheme="minorHAnsi"/>
                            <w:b/>
                            <w:bCs/>
                          </w:rPr>
                          <w:t>: void</w:t>
                        </w:r>
                      </w:p>
                      <w:p w14:paraId="4CE72270" w14:textId="7FDAF153" w:rsidR="00121F2E" w:rsidRPr="00904989" w:rsidRDefault="00121F2E" w:rsidP="002C1D2E">
                        <w:pPr>
                          <w:pStyle w:val="Heading1Char"/>
                          <w:ind w:left="90"/>
                          <w:rPr>
                            <w:rFonts w:asciiTheme="minorHAnsi" w:hAnsiTheme="minorHAnsi" w:cstheme="minorHAnsi"/>
                            <w:b/>
                            <w:bCs/>
                          </w:rPr>
                        </w:pPr>
                        <w:r w:rsidRPr="00904989">
                          <w:rPr>
                            <w:rFonts w:asciiTheme="minorHAnsi" w:hAnsiTheme="minorHAnsi" w:cstheme="minorHAnsi"/>
                            <w:b/>
                            <w:bCs/>
                          </w:rPr>
                          <w:t xml:space="preserve">+ </w:t>
                        </w:r>
                        <w:proofErr w:type="spellStart"/>
                        <w:proofErr w:type="gramStart"/>
                        <w:r w:rsidR="00B93F33" w:rsidRPr="00904989">
                          <w:rPr>
                            <w:rFonts w:asciiTheme="minorHAnsi" w:hAnsiTheme="minorHAnsi" w:cstheme="minorHAnsi"/>
                            <w:b/>
                            <w:bCs/>
                          </w:rPr>
                          <w:t>getTransactionFee</w:t>
                        </w:r>
                        <w:proofErr w:type="spellEnd"/>
                        <w:r w:rsidR="00B93F33" w:rsidRPr="00904989">
                          <w:rPr>
                            <w:rFonts w:asciiTheme="minorHAnsi" w:hAnsiTheme="minorHAnsi" w:cstheme="minorHAnsi"/>
                            <w:b/>
                            <w:bCs/>
                          </w:rPr>
                          <w:t>(</w:t>
                        </w:r>
                        <w:proofErr w:type="gramEnd"/>
                        <w:r w:rsidR="00B93F33" w:rsidRPr="00904989">
                          <w:rPr>
                            <w:rFonts w:asciiTheme="minorHAnsi" w:hAnsiTheme="minorHAnsi" w:cstheme="minorHAnsi"/>
                            <w:b/>
                            <w:bCs/>
                          </w:rPr>
                          <w:t>): double</w:t>
                        </w:r>
                        <w:bookmarkEnd w:id="1"/>
                      </w:p>
                    </w:txbxContent>
                  </v:textbox>
                </v:shape>
                <w10:wrap anchorx="margin"/>
              </v:group>
            </w:pict>
          </mc:Fallback>
        </mc:AlternateContent>
      </w:r>
      <w:r w:rsidR="001D0352">
        <w:rPr>
          <w:b/>
          <w:bCs/>
          <w:i/>
          <w:iCs/>
          <w:noProof/>
          <w:sz w:val="24"/>
          <w:szCs w:val="24"/>
        </w:rPr>
        <mc:AlternateContent>
          <mc:Choice Requires="wpg">
            <w:drawing>
              <wp:anchor distT="0" distB="0" distL="114300" distR="114300" simplePos="0" relativeHeight="251657216" behindDoc="0" locked="0" layoutInCell="1" allowOverlap="1" wp14:anchorId="20E2C4F5" wp14:editId="44FC5681">
                <wp:simplePos x="0" y="0"/>
                <wp:positionH relativeFrom="margin">
                  <wp:align>left</wp:align>
                </wp:positionH>
                <wp:positionV relativeFrom="paragraph">
                  <wp:posOffset>12609</wp:posOffset>
                </wp:positionV>
                <wp:extent cx="1080655" cy="637309"/>
                <wp:effectExtent l="0" t="0" r="24765" b="10795"/>
                <wp:wrapNone/>
                <wp:docPr id="6" name="Group 6"/>
                <wp:cNvGraphicFramePr/>
                <a:graphic xmlns:a="http://schemas.openxmlformats.org/drawingml/2006/main">
                  <a:graphicData uri="http://schemas.microsoft.com/office/word/2010/wordprocessingGroup">
                    <wpg:wgp>
                      <wpg:cNvGrpSpPr/>
                      <wpg:grpSpPr>
                        <a:xfrm>
                          <a:off x="0" y="0"/>
                          <a:ext cx="1080655" cy="637309"/>
                          <a:chOff x="0" y="0"/>
                          <a:chExt cx="1657350" cy="800100"/>
                        </a:xfrm>
                      </wpg:grpSpPr>
                      <wps:wsp>
                        <wps:cNvPr id="1" name="Text Box 1"/>
                        <wps:cNvSpPr txBox="1"/>
                        <wps:spPr>
                          <a:xfrm>
                            <a:off x="0" y="0"/>
                            <a:ext cx="1657350" cy="409575"/>
                          </a:xfrm>
                          <a:prstGeom prst="rect">
                            <a:avLst/>
                          </a:prstGeom>
                          <a:solidFill>
                            <a:schemeClr val="lt1"/>
                          </a:solidFill>
                          <a:ln w="6350">
                            <a:solidFill>
                              <a:schemeClr val="tx1"/>
                            </a:solidFill>
                          </a:ln>
                        </wps:spPr>
                        <wps:txbx>
                          <w:txbxContent>
                            <w:p w14:paraId="0FE19B70" w14:textId="5570BD91" w:rsidR="00694E64" w:rsidRPr="00904989" w:rsidRDefault="00254145" w:rsidP="009D6C6D">
                              <w:pPr>
                                <w:jc w:val="center"/>
                                <w:rPr>
                                  <w:b/>
                                  <w:bCs/>
                                </w:rPr>
                              </w:pPr>
                              <w:proofErr w:type="spellStart"/>
                              <w:r w:rsidRPr="00904989">
                                <w:rPr>
                                  <w:b/>
                                  <w:bCs/>
                                </w:rPr>
                                <w:t>StockDriver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0" y="390525"/>
                            <a:ext cx="1657350" cy="409575"/>
                          </a:xfrm>
                          <a:prstGeom prst="rect">
                            <a:avLst/>
                          </a:prstGeom>
                          <a:solidFill>
                            <a:schemeClr val="lt1"/>
                          </a:solidFill>
                          <a:ln w="6350">
                            <a:solidFill>
                              <a:schemeClr val="tx1"/>
                            </a:solidFill>
                          </a:ln>
                        </wps:spPr>
                        <wps:txbx>
                          <w:txbxContent>
                            <w:p w14:paraId="45D1275F" w14:textId="2DBCE483" w:rsidR="009D6C6D" w:rsidRPr="00904989" w:rsidRDefault="00934A86" w:rsidP="009D6C6D">
                              <w:pPr>
                                <w:jc w:val="center"/>
                                <w:rPr>
                                  <w:b/>
                                  <w:bCs/>
                                </w:rPr>
                              </w:pPr>
                              <w:proofErr w:type="gramStart"/>
                              <w:r w:rsidRPr="00904989">
                                <w:rPr>
                                  <w:b/>
                                  <w:bCs/>
                                </w:rPr>
                                <w:t>m</w:t>
                              </w:r>
                              <w:r w:rsidR="00935855" w:rsidRPr="00904989">
                                <w:rPr>
                                  <w:b/>
                                  <w:bCs/>
                                </w:rPr>
                                <w:t>ain(</w:t>
                              </w:r>
                              <w:proofErr w:type="gramEnd"/>
                              <w:r w:rsidR="00935855" w:rsidRPr="00904989">
                                <w:rPr>
                                  <w:b/>
                                  <w:bCs/>
                                </w:rPr>
                                <w:t>)</w:t>
                              </w:r>
                              <w:r w:rsidRPr="00904989">
                                <w:rPr>
                                  <w:b/>
                                  <w:bCs/>
                                </w:rPr>
                                <w:t>:</w:t>
                              </w:r>
                              <w:r w:rsidR="001432EF" w:rsidRPr="00904989">
                                <w:rPr>
                                  <w:b/>
                                  <w:bCs/>
                                </w:rPr>
                                <w:t>void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0E2C4F5" id="Group 6" o:spid="_x0000_s1039" style="position:absolute;margin-left:0;margin-top:1pt;width:85.1pt;height:50.2pt;z-index:251657216;mso-position-horizontal:left;mso-position-horizontal-relative:margin;mso-width-relative:margin;mso-height-relative:margin" coordsize="16573,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">
                <v:shape id="Text Box 1" o:spid="_x0000_s1040" type="#_x0000_t202" style="position:absolute;width:16573;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" fillcolor="white [3201]" strokecolor="black [3213]" strokeweight=".5pt">
                  <v:textbox>
                    <w:txbxContent>
                      <w:p w14:paraId="0FE19B70" w14:textId="5570BD91" w:rsidR="00694E64" w:rsidRPr="00904989" w:rsidRDefault="00254145" w:rsidP="009D6C6D">
                        <w:pPr>
                          <w:jc w:val="center"/>
                          <w:rPr>
                            <w:b/>
                            <w:bCs/>
                          </w:rPr>
                        </w:pPr>
                        <w:proofErr w:type="spellStart"/>
                        <w:r w:rsidRPr="00904989">
                          <w:rPr>
                            <w:b/>
                            <w:bCs/>
                          </w:rPr>
                          <w:t>StockDriver</w:t>
                        </w:r>
                        <w:proofErr w:type="spellEnd"/>
                      </w:p>
                    </w:txbxContent>
                  </v:textbox>
                </v:shape>
                <v:shape id="Text Box 5" o:spid="_x0000_s1041" type="#_x0000_t202" style="position:absolute;top:3905;width:16573;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" fillcolor="white [3201]" strokecolor="black [3213]" strokeweight=".5pt">
                  <v:textbox>
                    <w:txbxContent>
                      <w:p w14:paraId="45D1275F" w14:textId="2DBCE483" w:rsidR="009D6C6D" w:rsidRPr="00904989" w:rsidRDefault="00934A86" w:rsidP="009D6C6D">
                        <w:pPr>
                          <w:jc w:val="center"/>
                          <w:rPr>
                            <w:b/>
                            <w:bCs/>
                          </w:rPr>
                        </w:pPr>
                        <w:proofErr w:type="gramStart"/>
                        <w:r w:rsidRPr="00904989">
                          <w:rPr>
                            <w:b/>
                            <w:bCs/>
                          </w:rPr>
                          <w:t>m</w:t>
                        </w:r>
                        <w:r w:rsidR="00935855" w:rsidRPr="00904989">
                          <w:rPr>
                            <w:b/>
                            <w:bCs/>
                          </w:rPr>
                          <w:t>ain(</w:t>
                        </w:r>
                        <w:proofErr w:type="gramEnd"/>
                        <w:r w:rsidR="00935855" w:rsidRPr="00904989">
                          <w:rPr>
                            <w:b/>
                            <w:bCs/>
                          </w:rPr>
                          <w:t>)</w:t>
                        </w:r>
                        <w:r w:rsidRPr="00904989">
                          <w:rPr>
                            <w:b/>
                            <w:bCs/>
                          </w:rPr>
                          <w:t>:</w:t>
                        </w:r>
                        <w:r w:rsidR="001432EF" w:rsidRPr="00904989">
                          <w:rPr>
                            <w:b/>
                            <w:bCs/>
                          </w:rPr>
                          <w:t>void</w:t>
                        </w:r>
                      </w:p>
                    </w:txbxContent>
                  </v:textbox>
                </v:shape>
                <w10:wrap anchorx="margin"/>
              </v:group>
            </w:pict>
          </mc:Fallback>
        </mc:AlternateContent>
      </w:r>
      <w:r w:rsidR="005E2C43" w:rsidRPr="00B952A2">
        <w:rPr>
          <w:b/>
          <w:bCs/>
          <w:i/>
          <w:iCs/>
          <w:sz w:val="24"/>
          <w:szCs w:val="24"/>
        </w:rPr>
        <w:br w:type="page"/>
      </w:r>
    </w:p>
    <w:tbl>
      <w:tblPr>
        <w:tblW w:w="10065" w:type="dxa"/>
        <w:tblBorders>
          <w:top w:val="nil"/>
          <w:left w:val="nil"/>
          <w:bottom w:val="nil"/>
          <w:right w:val="nil"/>
          <w:insideH w:val="nil"/>
          <w:insideV w:val="nil"/>
        </w:tblBorders>
        <w:tblCellMar>
          <w:left w:w="0" w:type="dxa"/>
          <w:right w:w="0" w:type="dxa"/>
        </w:tblCellMar>
        <w:tblLook w:val="01E0" w:firstRow="1" w:lastRow="1" w:firstColumn="1" w:lastColumn="1" w:noHBand="0" w:noVBand="0"/>
      </w:tblPr>
      <w:tblGrid>
        <w:gridCol w:w="7777"/>
        <w:gridCol w:w="867"/>
        <w:gridCol w:w="1166"/>
        <w:gridCol w:w="255"/>
      </w:tblGrid>
      <w:tr w:rsidR="00000D14" w:rsidRPr="00787177" w14:paraId="3400FF59" w14:textId="77777777" w:rsidTr="00C92BA3">
        <w:trPr>
          <w:gridAfter w:val="1"/>
          <w:wAfter w:w="255" w:type="dxa"/>
          <w:trHeight w:hRule="exact" w:val="675"/>
        </w:trPr>
        <w:tc>
          <w:tcPr>
            <w:tcW w:w="0" w:type="auto"/>
          </w:tcPr>
          <w:p w14:paraId="3DA927DD" w14:textId="77777777" w:rsidR="00000D14" w:rsidRPr="00787177" w:rsidRDefault="00000D14" w:rsidP="00BB5159">
            <w:pPr>
              <w:pStyle w:val="TableParagraph"/>
              <w:ind w:left="59"/>
              <w:jc w:val="left"/>
              <w:rPr>
                <w:sz w:val="24"/>
                <w:szCs w:val="24"/>
              </w:rPr>
            </w:pPr>
            <w:r w:rsidRPr="00787177">
              <w:rPr>
                <w:color w:val="070707"/>
                <w:sz w:val="24"/>
                <w:szCs w:val="24"/>
              </w:rPr>
              <w:lastRenderedPageBreak/>
              <w:t>Your application will be graded on the following criteria:</w:t>
            </w:r>
          </w:p>
        </w:tc>
        <w:tc>
          <w:tcPr>
            <w:tcW w:w="2033" w:type="dxa"/>
            <w:gridSpan w:val="2"/>
            <w:vMerge w:val="restart"/>
          </w:tcPr>
          <w:p w14:paraId="1D6B2F44" w14:textId="77777777" w:rsidR="00000D14" w:rsidRPr="00787177" w:rsidRDefault="00000D14" w:rsidP="00BB5159">
            <w:pPr>
              <w:rPr>
                <w:sz w:val="24"/>
                <w:szCs w:val="24"/>
              </w:rPr>
            </w:pPr>
          </w:p>
        </w:tc>
      </w:tr>
      <w:tr w:rsidR="00000D14" w:rsidRPr="00787177" w14:paraId="65B62599" w14:textId="77777777" w:rsidTr="00C92BA3">
        <w:trPr>
          <w:gridAfter w:val="1"/>
          <w:wAfter w:w="255" w:type="dxa"/>
          <w:trHeight w:hRule="exact" w:val="540"/>
        </w:trPr>
        <w:tc>
          <w:tcPr>
            <w:tcW w:w="0" w:type="auto"/>
          </w:tcPr>
          <w:p w14:paraId="2550C34A" w14:textId="77777777" w:rsidR="00000D14" w:rsidRPr="00787177" w:rsidRDefault="00000D14" w:rsidP="00BB5159">
            <w:pPr>
              <w:pStyle w:val="TableParagraph"/>
              <w:spacing w:before="142"/>
              <w:ind w:left="50"/>
              <w:jc w:val="left"/>
              <w:rPr>
                <w:b/>
                <w:sz w:val="24"/>
                <w:szCs w:val="24"/>
              </w:rPr>
            </w:pPr>
            <w:r w:rsidRPr="00787177">
              <w:rPr>
                <w:b/>
                <w:color w:val="070707"/>
                <w:sz w:val="24"/>
                <w:szCs w:val="24"/>
              </w:rPr>
              <w:t>Solution and Project</w:t>
            </w:r>
          </w:p>
        </w:tc>
        <w:tc>
          <w:tcPr>
            <w:tcW w:w="2033" w:type="dxa"/>
            <w:gridSpan w:val="2"/>
            <w:vMerge/>
          </w:tcPr>
          <w:p w14:paraId="2660AC13" w14:textId="77777777" w:rsidR="00000D14" w:rsidRPr="00787177" w:rsidRDefault="00000D14" w:rsidP="00BB5159">
            <w:pPr>
              <w:rPr>
                <w:sz w:val="24"/>
                <w:szCs w:val="24"/>
              </w:rPr>
            </w:pPr>
          </w:p>
        </w:tc>
      </w:tr>
      <w:tr w:rsidR="00000D14" w:rsidRPr="00787177" w14:paraId="54F846CC" w14:textId="77777777" w:rsidTr="00C92BA3">
        <w:trPr>
          <w:gridAfter w:val="1"/>
          <w:wAfter w:w="255" w:type="dxa"/>
          <w:trHeight w:hRule="exact" w:val="419"/>
        </w:trPr>
        <w:tc>
          <w:tcPr>
            <w:tcW w:w="0" w:type="auto"/>
          </w:tcPr>
          <w:p w14:paraId="17CD507A" w14:textId="77777777" w:rsidR="00000D14" w:rsidRPr="00787177" w:rsidRDefault="00000D14" w:rsidP="00BB5159">
            <w:pPr>
              <w:pStyle w:val="TableParagraph"/>
              <w:spacing w:before="131"/>
              <w:ind w:left="54"/>
              <w:jc w:val="left"/>
              <w:rPr>
                <w:sz w:val="24"/>
                <w:szCs w:val="24"/>
              </w:rPr>
            </w:pPr>
            <w:r w:rsidRPr="00787177">
              <w:rPr>
                <w:color w:val="070707"/>
                <w:sz w:val="24"/>
                <w:szCs w:val="24"/>
              </w:rPr>
              <w:t>The project is present on the flash drive</w:t>
            </w:r>
          </w:p>
        </w:tc>
        <w:tc>
          <w:tcPr>
            <w:tcW w:w="0" w:type="auto"/>
          </w:tcPr>
          <w:p w14:paraId="3A950F65" w14:textId="77777777" w:rsidR="00000D14" w:rsidRPr="00787177" w:rsidRDefault="00000D14" w:rsidP="00BB5159">
            <w:pPr>
              <w:pStyle w:val="TableParagraph"/>
              <w:tabs>
                <w:tab w:val="left" w:pos="287"/>
              </w:tabs>
              <w:spacing w:before="146"/>
              <w:ind w:right="135"/>
              <w:rPr>
                <w:sz w:val="24"/>
                <w:szCs w:val="24"/>
              </w:rPr>
            </w:pPr>
            <w:r w:rsidRPr="00787177">
              <w:rPr>
                <w:color w:val="070707"/>
                <w:sz w:val="24"/>
                <w:szCs w:val="24"/>
                <w:u w:val="single" w:color="060606"/>
              </w:rPr>
              <w:t xml:space="preserve">     </w:t>
            </w:r>
            <w:r w:rsidRPr="00787177">
              <w:rPr>
                <w:color w:val="070707"/>
                <w:sz w:val="24"/>
                <w:szCs w:val="24"/>
                <w:u w:val="single" w:color="060606"/>
              </w:rPr>
              <w:tab/>
            </w:r>
          </w:p>
        </w:tc>
        <w:tc>
          <w:tcPr>
            <w:tcW w:w="1166" w:type="dxa"/>
          </w:tcPr>
          <w:p w14:paraId="037C5C94" w14:textId="77777777" w:rsidR="00000D14" w:rsidRPr="00787177" w:rsidRDefault="00000D14" w:rsidP="00BB5159">
            <w:pPr>
              <w:pStyle w:val="TableParagraph"/>
              <w:spacing w:before="146"/>
              <w:ind w:right="62"/>
              <w:rPr>
                <w:sz w:val="24"/>
                <w:szCs w:val="24"/>
              </w:rPr>
            </w:pPr>
            <w:r w:rsidRPr="00787177">
              <w:rPr>
                <w:color w:val="070707"/>
                <w:sz w:val="24"/>
                <w:szCs w:val="24"/>
              </w:rPr>
              <w:t>10 points</w:t>
            </w:r>
          </w:p>
        </w:tc>
      </w:tr>
      <w:tr w:rsidR="00000D14" w:rsidRPr="00787177" w14:paraId="42D6F695" w14:textId="77777777" w:rsidTr="00C92BA3">
        <w:trPr>
          <w:gridAfter w:val="1"/>
          <w:wAfter w:w="255" w:type="dxa"/>
          <w:trHeight w:hRule="exact" w:val="320"/>
        </w:trPr>
        <w:tc>
          <w:tcPr>
            <w:tcW w:w="0" w:type="auto"/>
          </w:tcPr>
          <w:p w14:paraId="53C0E051" w14:textId="77777777" w:rsidR="00000D14" w:rsidRPr="00787177" w:rsidRDefault="00000D14" w:rsidP="00BB5159">
            <w:pPr>
              <w:pStyle w:val="TableParagraph"/>
              <w:spacing w:line="270" w:lineRule="exact"/>
              <w:ind w:left="54"/>
              <w:jc w:val="left"/>
              <w:rPr>
                <w:sz w:val="24"/>
                <w:szCs w:val="24"/>
              </w:rPr>
            </w:pPr>
            <w:r w:rsidRPr="00787177">
              <w:rPr>
                <w:color w:val="070707"/>
                <w:sz w:val="24"/>
                <w:szCs w:val="24"/>
              </w:rPr>
              <w:t xml:space="preserve">The projects main class is named </w:t>
            </w:r>
            <w:proofErr w:type="spellStart"/>
            <w:r>
              <w:rPr>
                <w:b/>
                <w:color w:val="070707"/>
                <w:sz w:val="24"/>
                <w:szCs w:val="24"/>
              </w:rPr>
              <w:t>StockDriver</w:t>
            </w:r>
            <w:proofErr w:type="spellEnd"/>
          </w:p>
        </w:tc>
        <w:tc>
          <w:tcPr>
            <w:tcW w:w="0" w:type="auto"/>
          </w:tcPr>
          <w:p w14:paraId="296A65F5" w14:textId="77777777" w:rsidR="00000D14" w:rsidRPr="00787177" w:rsidRDefault="00000D14" w:rsidP="00BB5159">
            <w:pPr>
              <w:pStyle w:val="TableParagraph"/>
              <w:tabs>
                <w:tab w:val="left" w:pos="289"/>
              </w:tabs>
              <w:spacing w:line="270" w:lineRule="exact"/>
              <w:ind w:right="133"/>
              <w:rPr>
                <w:sz w:val="24"/>
                <w:szCs w:val="24"/>
              </w:rPr>
            </w:pPr>
            <w:r w:rsidRPr="00787177">
              <w:rPr>
                <w:color w:val="070707"/>
                <w:sz w:val="24"/>
                <w:szCs w:val="24"/>
                <w:u w:val="single" w:color="060606"/>
              </w:rPr>
              <w:t xml:space="preserve">     </w:t>
            </w:r>
            <w:r w:rsidRPr="00787177">
              <w:rPr>
                <w:color w:val="070707"/>
                <w:sz w:val="24"/>
                <w:szCs w:val="24"/>
                <w:u w:val="single" w:color="060606"/>
              </w:rPr>
              <w:tab/>
            </w:r>
          </w:p>
        </w:tc>
        <w:tc>
          <w:tcPr>
            <w:tcW w:w="1166" w:type="dxa"/>
          </w:tcPr>
          <w:p w14:paraId="71D63C5F" w14:textId="77777777" w:rsidR="00000D14" w:rsidRPr="00787177" w:rsidRDefault="00000D14" w:rsidP="00BB5159">
            <w:pPr>
              <w:pStyle w:val="TableParagraph"/>
              <w:spacing w:before="1"/>
              <w:ind w:right="62"/>
              <w:rPr>
                <w:sz w:val="24"/>
                <w:szCs w:val="24"/>
              </w:rPr>
            </w:pPr>
            <w:r w:rsidRPr="00787177">
              <w:rPr>
                <w:color w:val="070707"/>
                <w:sz w:val="24"/>
                <w:szCs w:val="24"/>
              </w:rPr>
              <w:t>10 points</w:t>
            </w:r>
          </w:p>
        </w:tc>
      </w:tr>
      <w:tr w:rsidR="00000D14" w:rsidRPr="00787177" w14:paraId="1004C602" w14:textId="77777777" w:rsidTr="00C92BA3">
        <w:trPr>
          <w:gridAfter w:val="1"/>
          <w:wAfter w:w="255" w:type="dxa"/>
          <w:trHeight w:hRule="exact" w:val="356"/>
        </w:trPr>
        <w:tc>
          <w:tcPr>
            <w:tcW w:w="0" w:type="auto"/>
          </w:tcPr>
          <w:p w14:paraId="4BBE8586" w14:textId="77777777" w:rsidR="00000D14" w:rsidRPr="0060433E" w:rsidRDefault="00000D14" w:rsidP="00BB5159">
            <w:pPr>
              <w:pStyle w:val="TableParagraph"/>
              <w:spacing w:line="270" w:lineRule="exact"/>
              <w:ind w:left="54"/>
              <w:jc w:val="left"/>
              <w:rPr>
                <w:b/>
                <w:color w:val="070707"/>
                <w:sz w:val="24"/>
                <w:szCs w:val="24"/>
              </w:rPr>
            </w:pPr>
            <w:r>
              <w:rPr>
                <w:color w:val="070707"/>
                <w:sz w:val="24"/>
                <w:szCs w:val="24"/>
              </w:rPr>
              <w:t xml:space="preserve">The projects helper class is named </w:t>
            </w:r>
            <w:r>
              <w:rPr>
                <w:b/>
                <w:color w:val="070707"/>
                <w:sz w:val="24"/>
                <w:szCs w:val="24"/>
              </w:rPr>
              <w:t>Portfolio</w:t>
            </w:r>
          </w:p>
        </w:tc>
        <w:tc>
          <w:tcPr>
            <w:tcW w:w="0" w:type="auto"/>
          </w:tcPr>
          <w:p w14:paraId="671545E3" w14:textId="77777777" w:rsidR="00000D14" w:rsidRPr="00787177" w:rsidRDefault="00000D14" w:rsidP="00BB5159">
            <w:pPr>
              <w:pStyle w:val="TableParagraph"/>
              <w:tabs>
                <w:tab w:val="left" w:pos="289"/>
              </w:tabs>
              <w:spacing w:line="270" w:lineRule="exact"/>
              <w:ind w:right="133"/>
              <w:rPr>
                <w:color w:val="070707"/>
                <w:sz w:val="24"/>
                <w:szCs w:val="24"/>
                <w:u w:val="single" w:color="060606"/>
              </w:rPr>
            </w:pPr>
            <w:r w:rsidRPr="00787177">
              <w:rPr>
                <w:color w:val="070707"/>
                <w:sz w:val="24"/>
                <w:szCs w:val="24"/>
                <w:u w:val="single" w:color="060606"/>
              </w:rPr>
              <w:t xml:space="preserve">     </w:t>
            </w:r>
            <w:r w:rsidRPr="00787177">
              <w:rPr>
                <w:color w:val="070707"/>
                <w:sz w:val="24"/>
                <w:szCs w:val="24"/>
                <w:u w:val="single" w:color="060606"/>
              </w:rPr>
              <w:tab/>
            </w:r>
          </w:p>
        </w:tc>
        <w:tc>
          <w:tcPr>
            <w:tcW w:w="1166" w:type="dxa"/>
          </w:tcPr>
          <w:p w14:paraId="3626F7FF" w14:textId="77777777" w:rsidR="00000D14" w:rsidRPr="00787177" w:rsidRDefault="00000D14" w:rsidP="00BB5159">
            <w:pPr>
              <w:pStyle w:val="TableParagraph"/>
              <w:spacing w:before="1"/>
              <w:ind w:right="62"/>
              <w:rPr>
                <w:color w:val="070707"/>
                <w:sz w:val="24"/>
                <w:szCs w:val="24"/>
              </w:rPr>
            </w:pPr>
            <w:r w:rsidRPr="00787177">
              <w:rPr>
                <w:color w:val="070707"/>
                <w:sz w:val="24"/>
                <w:szCs w:val="24"/>
              </w:rPr>
              <w:t>10 points</w:t>
            </w:r>
          </w:p>
        </w:tc>
      </w:tr>
      <w:tr w:rsidR="00000D14" w:rsidRPr="00787177" w14:paraId="5A7F195D" w14:textId="77777777" w:rsidTr="00530431">
        <w:trPr>
          <w:gridAfter w:val="1"/>
          <w:wAfter w:w="255" w:type="dxa"/>
          <w:trHeight w:hRule="exact" w:val="353"/>
        </w:trPr>
        <w:tc>
          <w:tcPr>
            <w:tcW w:w="0" w:type="auto"/>
          </w:tcPr>
          <w:p w14:paraId="222D026F" w14:textId="77777777" w:rsidR="00000D14" w:rsidRPr="005B7AC6" w:rsidRDefault="00000D14" w:rsidP="00BB5159">
            <w:pPr>
              <w:pStyle w:val="TableParagraph"/>
              <w:spacing w:line="270" w:lineRule="exact"/>
              <w:ind w:left="54"/>
              <w:jc w:val="left"/>
              <w:rPr>
                <w:b/>
                <w:color w:val="070707"/>
                <w:sz w:val="24"/>
                <w:szCs w:val="24"/>
              </w:rPr>
            </w:pPr>
            <w:r>
              <w:rPr>
                <w:color w:val="070707"/>
                <w:sz w:val="24"/>
                <w:szCs w:val="24"/>
              </w:rPr>
              <w:t xml:space="preserve">The projects helper class is named </w:t>
            </w:r>
            <w:proofErr w:type="spellStart"/>
            <w:r>
              <w:rPr>
                <w:b/>
                <w:color w:val="070707"/>
                <w:sz w:val="24"/>
                <w:szCs w:val="24"/>
              </w:rPr>
              <w:t>InvestmentProducts</w:t>
            </w:r>
            <w:proofErr w:type="spellEnd"/>
          </w:p>
        </w:tc>
        <w:tc>
          <w:tcPr>
            <w:tcW w:w="0" w:type="auto"/>
          </w:tcPr>
          <w:p w14:paraId="33C32FA5" w14:textId="77777777" w:rsidR="00000D14" w:rsidRPr="00787177" w:rsidRDefault="00000D14" w:rsidP="00BB5159">
            <w:pPr>
              <w:pStyle w:val="TableParagraph"/>
              <w:tabs>
                <w:tab w:val="left" w:pos="289"/>
              </w:tabs>
              <w:spacing w:line="270" w:lineRule="exact"/>
              <w:ind w:right="133"/>
              <w:rPr>
                <w:color w:val="070707"/>
                <w:sz w:val="24"/>
                <w:szCs w:val="24"/>
                <w:u w:val="single" w:color="060606"/>
              </w:rPr>
            </w:pPr>
            <w:r w:rsidRPr="00787177">
              <w:rPr>
                <w:color w:val="070707"/>
                <w:sz w:val="24"/>
                <w:szCs w:val="24"/>
                <w:u w:val="single" w:color="060606"/>
              </w:rPr>
              <w:t xml:space="preserve">     </w:t>
            </w:r>
            <w:r w:rsidRPr="00787177">
              <w:rPr>
                <w:color w:val="070707"/>
                <w:sz w:val="24"/>
                <w:szCs w:val="24"/>
                <w:u w:val="single" w:color="060606"/>
              </w:rPr>
              <w:tab/>
            </w:r>
          </w:p>
        </w:tc>
        <w:tc>
          <w:tcPr>
            <w:tcW w:w="1166" w:type="dxa"/>
          </w:tcPr>
          <w:p w14:paraId="6207A62E" w14:textId="77777777" w:rsidR="00000D14" w:rsidRPr="00787177" w:rsidRDefault="00000D14" w:rsidP="00BB5159">
            <w:pPr>
              <w:pStyle w:val="TableParagraph"/>
              <w:spacing w:before="1"/>
              <w:ind w:right="62"/>
              <w:rPr>
                <w:color w:val="070707"/>
                <w:sz w:val="24"/>
                <w:szCs w:val="24"/>
              </w:rPr>
            </w:pPr>
            <w:r w:rsidRPr="00787177">
              <w:rPr>
                <w:color w:val="070707"/>
                <w:sz w:val="24"/>
                <w:szCs w:val="24"/>
              </w:rPr>
              <w:t>10 points</w:t>
            </w:r>
          </w:p>
        </w:tc>
      </w:tr>
      <w:tr w:rsidR="0081199E" w:rsidRPr="00787177" w14:paraId="2F03B8AD" w14:textId="77777777" w:rsidTr="00C92BA3">
        <w:trPr>
          <w:gridAfter w:val="1"/>
          <w:wAfter w:w="255" w:type="dxa"/>
          <w:trHeight w:hRule="exact" w:val="419"/>
        </w:trPr>
        <w:tc>
          <w:tcPr>
            <w:tcW w:w="0" w:type="auto"/>
          </w:tcPr>
          <w:p w14:paraId="437A7E80" w14:textId="33272E03" w:rsidR="0081199E" w:rsidRDefault="0081199E" w:rsidP="0081199E">
            <w:pPr>
              <w:pStyle w:val="TableParagraph"/>
              <w:spacing w:line="270" w:lineRule="exact"/>
              <w:ind w:left="54"/>
              <w:jc w:val="left"/>
              <w:rPr>
                <w:color w:val="070707"/>
                <w:sz w:val="24"/>
                <w:szCs w:val="24"/>
              </w:rPr>
            </w:pPr>
            <w:r w:rsidRPr="00787177">
              <w:rPr>
                <w:color w:val="080808"/>
                <w:sz w:val="24"/>
                <w:szCs w:val="24"/>
              </w:rPr>
              <w:t>Javadoc</w:t>
            </w:r>
            <w:r w:rsidRPr="00787177">
              <w:rPr>
                <w:color w:val="080808"/>
                <w:spacing w:val="38"/>
                <w:sz w:val="24"/>
                <w:szCs w:val="24"/>
              </w:rPr>
              <w:t xml:space="preserve"> </w:t>
            </w:r>
            <w:r w:rsidRPr="00787177">
              <w:rPr>
                <w:color w:val="080808"/>
                <w:sz w:val="24"/>
                <w:szCs w:val="24"/>
              </w:rPr>
              <w:t>comments</w:t>
            </w:r>
            <w:r>
              <w:rPr>
                <w:color w:val="080808"/>
                <w:sz w:val="24"/>
                <w:szCs w:val="24"/>
              </w:rPr>
              <w:t xml:space="preserve"> are used for new classes</w:t>
            </w:r>
          </w:p>
        </w:tc>
        <w:tc>
          <w:tcPr>
            <w:tcW w:w="0" w:type="auto"/>
          </w:tcPr>
          <w:p w14:paraId="4D53DE73" w14:textId="011CEFAD" w:rsidR="0081199E" w:rsidRPr="00787177" w:rsidRDefault="0081199E" w:rsidP="0081199E">
            <w:pPr>
              <w:pStyle w:val="TableParagraph"/>
              <w:tabs>
                <w:tab w:val="left" w:pos="289"/>
              </w:tabs>
              <w:spacing w:line="270" w:lineRule="exact"/>
              <w:ind w:right="133"/>
              <w:rPr>
                <w:color w:val="070707"/>
                <w:sz w:val="24"/>
                <w:szCs w:val="24"/>
                <w:u w:val="single" w:color="060606"/>
              </w:rPr>
            </w:pPr>
            <w:r w:rsidRPr="005A258C">
              <w:rPr>
                <w:color w:val="070707"/>
                <w:sz w:val="24"/>
                <w:szCs w:val="24"/>
                <w:u w:val="single" w:color="060606"/>
              </w:rPr>
              <w:t xml:space="preserve">     </w:t>
            </w:r>
            <w:r w:rsidRPr="005A258C">
              <w:rPr>
                <w:color w:val="070707"/>
                <w:sz w:val="24"/>
                <w:szCs w:val="24"/>
                <w:u w:val="single" w:color="060606"/>
              </w:rPr>
              <w:tab/>
            </w:r>
          </w:p>
        </w:tc>
        <w:tc>
          <w:tcPr>
            <w:tcW w:w="1166" w:type="dxa"/>
          </w:tcPr>
          <w:p w14:paraId="2589B579" w14:textId="4E23775E" w:rsidR="0081199E" w:rsidRPr="00787177" w:rsidRDefault="0081199E" w:rsidP="0081199E">
            <w:pPr>
              <w:pStyle w:val="TableParagraph"/>
              <w:spacing w:before="1"/>
              <w:ind w:right="62"/>
              <w:rPr>
                <w:color w:val="070707"/>
                <w:sz w:val="24"/>
                <w:szCs w:val="24"/>
              </w:rPr>
            </w:pPr>
            <w:r w:rsidRPr="005A258C">
              <w:rPr>
                <w:color w:val="070707"/>
                <w:sz w:val="24"/>
                <w:szCs w:val="24"/>
              </w:rPr>
              <w:t>10 points</w:t>
            </w:r>
          </w:p>
        </w:tc>
      </w:tr>
      <w:tr w:rsidR="0081199E" w:rsidRPr="00787177" w14:paraId="1DAA24FD" w14:textId="77777777" w:rsidTr="00C92BA3">
        <w:trPr>
          <w:gridAfter w:val="1"/>
          <w:wAfter w:w="255" w:type="dxa"/>
          <w:trHeight w:hRule="exact" w:val="488"/>
        </w:trPr>
        <w:tc>
          <w:tcPr>
            <w:tcW w:w="0" w:type="auto"/>
          </w:tcPr>
          <w:p w14:paraId="58FCD8C7" w14:textId="77777777" w:rsidR="0081199E" w:rsidRPr="00787177" w:rsidRDefault="0081199E" w:rsidP="0081199E">
            <w:pPr>
              <w:pStyle w:val="TableParagraph"/>
              <w:spacing w:before="139"/>
              <w:ind w:left="56"/>
              <w:jc w:val="left"/>
              <w:rPr>
                <w:b/>
                <w:sz w:val="24"/>
                <w:szCs w:val="24"/>
              </w:rPr>
            </w:pPr>
            <w:r w:rsidRPr="00787177">
              <w:rPr>
                <w:b/>
                <w:color w:val="070707"/>
                <w:sz w:val="24"/>
                <w:szCs w:val="24"/>
              </w:rPr>
              <w:t>Program Execution</w:t>
            </w:r>
          </w:p>
        </w:tc>
        <w:tc>
          <w:tcPr>
            <w:tcW w:w="0" w:type="auto"/>
          </w:tcPr>
          <w:p w14:paraId="77153BE2" w14:textId="77777777" w:rsidR="0081199E" w:rsidRPr="00787177" w:rsidRDefault="0081199E" w:rsidP="0081199E">
            <w:pPr>
              <w:rPr>
                <w:sz w:val="24"/>
                <w:szCs w:val="24"/>
              </w:rPr>
            </w:pPr>
          </w:p>
        </w:tc>
        <w:tc>
          <w:tcPr>
            <w:tcW w:w="1166" w:type="dxa"/>
          </w:tcPr>
          <w:p w14:paraId="04A73508" w14:textId="77777777" w:rsidR="0081199E" w:rsidRPr="00787177" w:rsidRDefault="0081199E" w:rsidP="0081199E">
            <w:pPr>
              <w:rPr>
                <w:sz w:val="24"/>
                <w:szCs w:val="24"/>
              </w:rPr>
            </w:pPr>
          </w:p>
        </w:tc>
      </w:tr>
      <w:tr w:rsidR="0081199E" w:rsidRPr="00787177" w14:paraId="473BF7E6" w14:textId="77777777" w:rsidTr="00C92BA3">
        <w:trPr>
          <w:gridAfter w:val="1"/>
          <w:wAfter w:w="255" w:type="dxa"/>
          <w:trHeight w:hRule="exact" w:val="480"/>
        </w:trPr>
        <w:tc>
          <w:tcPr>
            <w:tcW w:w="0" w:type="auto"/>
          </w:tcPr>
          <w:p w14:paraId="2359B06A" w14:textId="77777777" w:rsidR="0081199E" w:rsidRPr="00787177" w:rsidRDefault="0081199E" w:rsidP="0081199E">
            <w:pPr>
              <w:pStyle w:val="TableParagraph"/>
              <w:spacing w:before="138"/>
              <w:ind w:left="180" w:right="86"/>
              <w:jc w:val="left"/>
              <w:rPr>
                <w:sz w:val="24"/>
                <w:szCs w:val="24"/>
              </w:rPr>
            </w:pPr>
            <w:r w:rsidRPr="00787177">
              <w:rPr>
                <w:color w:val="070707"/>
                <w:sz w:val="24"/>
                <w:szCs w:val="24"/>
              </w:rPr>
              <w:t>The program runs from the USB flash drive</w:t>
            </w:r>
          </w:p>
        </w:tc>
        <w:tc>
          <w:tcPr>
            <w:tcW w:w="0" w:type="auto"/>
          </w:tcPr>
          <w:p w14:paraId="42D19651" w14:textId="77777777" w:rsidR="0081199E" w:rsidRPr="00787177" w:rsidRDefault="0081199E" w:rsidP="0081199E">
            <w:pPr>
              <w:pStyle w:val="TableParagraph"/>
              <w:tabs>
                <w:tab w:val="left" w:pos="289"/>
              </w:tabs>
              <w:spacing w:before="138"/>
              <w:ind w:left="180" w:right="86"/>
              <w:rPr>
                <w:sz w:val="24"/>
                <w:szCs w:val="24"/>
              </w:rPr>
            </w:pPr>
            <w:r w:rsidRPr="00787177">
              <w:rPr>
                <w:color w:val="070707"/>
                <w:sz w:val="24"/>
                <w:szCs w:val="24"/>
                <w:u w:val="single" w:color="060606"/>
              </w:rPr>
              <w:t xml:space="preserve">     </w:t>
            </w:r>
            <w:r w:rsidRPr="00787177">
              <w:rPr>
                <w:color w:val="070707"/>
                <w:sz w:val="24"/>
                <w:szCs w:val="24"/>
                <w:u w:val="single" w:color="060606"/>
              </w:rPr>
              <w:tab/>
            </w:r>
          </w:p>
        </w:tc>
        <w:tc>
          <w:tcPr>
            <w:tcW w:w="1166" w:type="dxa"/>
          </w:tcPr>
          <w:p w14:paraId="7D808A06" w14:textId="77777777" w:rsidR="0081199E" w:rsidRPr="00787177" w:rsidRDefault="0081199E" w:rsidP="0081199E">
            <w:pPr>
              <w:pStyle w:val="TableParagraph"/>
              <w:spacing w:before="138"/>
              <w:ind w:left="180" w:right="86"/>
              <w:jc w:val="left"/>
              <w:rPr>
                <w:sz w:val="24"/>
                <w:szCs w:val="24"/>
              </w:rPr>
            </w:pPr>
            <w:r w:rsidRPr="00787177">
              <w:rPr>
                <w:color w:val="070707"/>
                <w:sz w:val="24"/>
                <w:szCs w:val="24"/>
              </w:rPr>
              <w:t>1</w:t>
            </w:r>
            <w:r>
              <w:rPr>
                <w:color w:val="070707"/>
                <w:sz w:val="24"/>
                <w:szCs w:val="24"/>
              </w:rPr>
              <w:t>0</w:t>
            </w:r>
            <w:r w:rsidRPr="00787177">
              <w:rPr>
                <w:color w:val="070707"/>
                <w:sz w:val="24"/>
                <w:szCs w:val="24"/>
              </w:rPr>
              <w:t xml:space="preserve"> points</w:t>
            </w:r>
          </w:p>
        </w:tc>
      </w:tr>
      <w:tr w:rsidR="0081199E" w:rsidRPr="00787177" w14:paraId="3A5D72CC" w14:textId="77777777" w:rsidTr="00C92BA3">
        <w:trPr>
          <w:gridAfter w:val="1"/>
          <w:wAfter w:w="255" w:type="dxa"/>
          <w:trHeight w:hRule="exact" w:val="347"/>
        </w:trPr>
        <w:tc>
          <w:tcPr>
            <w:tcW w:w="9810" w:type="dxa"/>
            <w:gridSpan w:val="3"/>
          </w:tcPr>
          <w:p w14:paraId="7CC55BBE" w14:textId="77777777" w:rsidR="0081199E" w:rsidRPr="00787177" w:rsidRDefault="0081199E" w:rsidP="0081199E">
            <w:pPr>
              <w:pStyle w:val="TableParagraph"/>
              <w:ind w:left="180" w:right="86"/>
              <w:jc w:val="left"/>
              <w:rPr>
                <w:sz w:val="24"/>
                <w:szCs w:val="24"/>
              </w:rPr>
            </w:pPr>
            <w:r w:rsidRPr="00787177">
              <w:rPr>
                <w:color w:val="070707"/>
                <w:sz w:val="24"/>
                <w:szCs w:val="24"/>
              </w:rPr>
              <w:t>If</w:t>
            </w:r>
            <w:r w:rsidRPr="00787177">
              <w:rPr>
                <w:color w:val="070707"/>
                <w:spacing w:val="-3"/>
                <w:sz w:val="24"/>
                <w:szCs w:val="24"/>
              </w:rPr>
              <w:t xml:space="preserve"> </w:t>
            </w:r>
            <w:r w:rsidRPr="00787177">
              <w:rPr>
                <w:color w:val="070707"/>
                <w:sz w:val="24"/>
                <w:szCs w:val="24"/>
              </w:rPr>
              <w:t>the</w:t>
            </w:r>
            <w:r w:rsidRPr="00787177">
              <w:rPr>
                <w:color w:val="070707"/>
                <w:spacing w:val="-22"/>
                <w:sz w:val="24"/>
                <w:szCs w:val="24"/>
              </w:rPr>
              <w:t xml:space="preserve"> </w:t>
            </w:r>
            <w:r w:rsidRPr="00787177">
              <w:rPr>
                <w:color w:val="070707"/>
                <w:sz w:val="24"/>
                <w:szCs w:val="24"/>
              </w:rPr>
              <w:t>program</w:t>
            </w:r>
            <w:r w:rsidRPr="00787177">
              <w:rPr>
                <w:color w:val="070707"/>
                <w:spacing w:val="-20"/>
                <w:sz w:val="24"/>
                <w:szCs w:val="24"/>
              </w:rPr>
              <w:t xml:space="preserve"> </w:t>
            </w:r>
            <w:r w:rsidRPr="00787177">
              <w:rPr>
                <w:color w:val="070707"/>
                <w:sz w:val="24"/>
                <w:szCs w:val="24"/>
              </w:rPr>
              <w:t>does</w:t>
            </w:r>
            <w:r w:rsidRPr="00787177">
              <w:rPr>
                <w:color w:val="070707"/>
                <w:spacing w:val="-14"/>
                <w:sz w:val="24"/>
                <w:szCs w:val="24"/>
              </w:rPr>
              <w:t xml:space="preserve"> </w:t>
            </w:r>
            <w:r w:rsidRPr="00787177">
              <w:rPr>
                <w:i/>
                <w:color w:val="070707"/>
                <w:sz w:val="24"/>
                <w:szCs w:val="24"/>
              </w:rPr>
              <w:t>not</w:t>
            </w:r>
            <w:r w:rsidRPr="00787177">
              <w:rPr>
                <w:i/>
                <w:color w:val="070707"/>
                <w:spacing w:val="-6"/>
                <w:sz w:val="24"/>
                <w:szCs w:val="24"/>
              </w:rPr>
              <w:t xml:space="preserve"> </w:t>
            </w:r>
            <w:r w:rsidRPr="00787177">
              <w:rPr>
                <w:color w:val="070707"/>
                <w:sz w:val="24"/>
                <w:szCs w:val="24"/>
              </w:rPr>
              <w:t>execute,</w:t>
            </w:r>
            <w:r w:rsidRPr="00787177">
              <w:rPr>
                <w:color w:val="070707"/>
                <w:spacing w:val="-13"/>
                <w:sz w:val="24"/>
                <w:szCs w:val="24"/>
              </w:rPr>
              <w:t xml:space="preserve"> </w:t>
            </w:r>
            <w:r w:rsidRPr="00787177">
              <w:rPr>
                <w:color w:val="070707"/>
                <w:sz w:val="24"/>
                <w:szCs w:val="24"/>
              </w:rPr>
              <w:t>then</w:t>
            </w:r>
            <w:r w:rsidRPr="00787177">
              <w:rPr>
                <w:color w:val="070707"/>
                <w:spacing w:val="-14"/>
                <w:sz w:val="24"/>
                <w:szCs w:val="24"/>
              </w:rPr>
              <w:t xml:space="preserve"> </w:t>
            </w:r>
            <w:r w:rsidRPr="00787177">
              <w:rPr>
                <w:color w:val="070707"/>
                <w:sz w:val="24"/>
                <w:szCs w:val="24"/>
              </w:rPr>
              <w:t>the</w:t>
            </w:r>
            <w:r w:rsidRPr="00787177">
              <w:rPr>
                <w:color w:val="070707"/>
                <w:spacing w:val="-25"/>
                <w:sz w:val="24"/>
                <w:szCs w:val="24"/>
              </w:rPr>
              <w:t xml:space="preserve"> </w:t>
            </w:r>
            <w:r w:rsidRPr="00787177">
              <w:rPr>
                <w:color w:val="070707"/>
                <w:sz w:val="24"/>
                <w:szCs w:val="24"/>
              </w:rPr>
              <w:t>remaining</w:t>
            </w:r>
            <w:r w:rsidRPr="00787177">
              <w:rPr>
                <w:color w:val="070707"/>
                <w:spacing w:val="-9"/>
                <w:sz w:val="24"/>
                <w:szCs w:val="24"/>
              </w:rPr>
              <w:t xml:space="preserve"> </w:t>
            </w:r>
            <w:r w:rsidRPr="00787177">
              <w:rPr>
                <w:color w:val="070707"/>
                <w:sz w:val="24"/>
                <w:szCs w:val="24"/>
              </w:rPr>
              <w:t>items</w:t>
            </w:r>
            <w:r w:rsidRPr="00787177">
              <w:rPr>
                <w:color w:val="070707"/>
                <w:spacing w:val="-22"/>
                <w:sz w:val="24"/>
                <w:szCs w:val="24"/>
              </w:rPr>
              <w:t xml:space="preserve"> </w:t>
            </w:r>
            <w:r w:rsidRPr="00787177">
              <w:rPr>
                <w:color w:val="070707"/>
                <w:sz w:val="24"/>
                <w:szCs w:val="24"/>
              </w:rPr>
              <w:t>in</w:t>
            </w:r>
            <w:r w:rsidRPr="00787177">
              <w:rPr>
                <w:color w:val="070707"/>
                <w:spacing w:val="-18"/>
                <w:sz w:val="24"/>
                <w:szCs w:val="24"/>
              </w:rPr>
              <w:t xml:space="preserve"> </w:t>
            </w:r>
            <w:r w:rsidRPr="00787177">
              <w:rPr>
                <w:color w:val="070707"/>
                <w:sz w:val="24"/>
                <w:szCs w:val="24"/>
              </w:rPr>
              <w:t>this</w:t>
            </w:r>
            <w:r w:rsidRPr="00787177">
              <w:rPr>
                <w:color w:val="070707"/>
                <w:spacing w:val="-15"/>
                <w:sz w:val="24"/>
                <w:szCs w:val="24"/>
              </w:rPr>
              <w:t xml:space="preserve"> </w:t>
            </w:r>
            <w:r w:rsidRPr="00787177">
              <w:rPr>
                <w:color w:val="070707"/>
                <w:sz w:val="24"/>
                <w:szCs w:val="24"/>
              </w:rPr>
              <w:t>section</w:t>
            </w:r>
            <w:r w:rsidRPr="00787177">
              <w:rPr>
                <w:color w:val="070707"/>
                <w:spacing w:val="-15"/>
                <w:sz w:val="24"/>
                <w:szCs w:val="24"/>
              </w:rPr>
              <w:t xml:space="preserve"> </w:t>
            </w:r>
            <w:r w:rsidRPr="00787177">
              <w:rPr>
                <w:color w:val="070707"/>
                <w:sz w:val="24"/>
                <w:szCs w:val="24"/>
              </w:rPr>
              <w:t>receive</w:t>
            </w:r>
            <w:r w:rsidRPr="00787177">
              <w:rPr>
                <w:color w:val="070707"/>
                <w:spacing w:val="-17"/>
                <w:sz w:val="24"/>
                <w:szCs w:val="24"/>
              </w:rPr>
              <w:t xml:space="preserve"> </w:t>
            </w:r>
            <w:r w:rsidRPr="00787177">
              <w:rPr>
                <w:color w:val="070707"/>
                <w:sz w:val="24"/>
                <w:szCs w:val="24"/>
              </w:rPr>
              <w:t>a</w:t>
            </w:r>
            <w:r w:rsidRPr="00787177">
              <w:rPr>
                <w:color w:val="070707"/>
                <w:spacing w:val="-14"/>
                <w:sz w:val="24"/>
                <w:szCs w:val="24"/>
              </w:rPr>
              <w:t xml:space="preserve"> </w:t>
            </w:r>
            <w:r w:rsidRPr="00787177">
              <w:rPr>
                <w:color w:val="070707"/>
                <w:sz w:val="24"/>
                <w:szCs w:val="24"/>
              </w:rPr>
              <w:t>score</w:t>
            </w:r>
            <w:r w:rsidRPr="00787177">
              <w:rPr>
                <w:color w:val="070707"/>
                <w:spacing w:val="-17"/>
                <w:sz w:val="24"/>
                <w:szCs w:val="24"/>
              </w:rPr>
              <w:t xml:space="preserve"> </w:t>
            </w:r>
            <w:r w:rsidRPr="00787177">
              <w:rPr>
                <w:color w:val="070707"/>
                <w:sz w:val="24"/>
                <w:szCs w:val="24"/>
              </w:rPr>
              <w:t>of zero.</w:t>
            </w:r>
          </w:p>
        </w:tc>
      </w:tr>
      <w:tr w:rsidR="0081199E" w:rsidRPr="00787177" w14:paraId="22FE0CA5" w14:textId="77777777" w:rsidTr="00C92BA3">
        <w:trPr>
          <w:trHeight w:hRule="exact" w:val="356"/>
        </w:trPr>
        <w:tc>
          <w:tcPr>
            <w:tcW w:w="0" w:type="auto"/>
          </w:tcPr>
          <w:p w14:paraId="2E09CFCE" w14:textId="77777777" w:rsidR="0081199E" w:rsidRPr="00787177" w:rsidRDefault="0081199E" w:rsidP="0081199E">
            <w:pPr>
              <w:pStyle w:val="BodyText"/>
              <w:ind w:left="180" w:right="86"/>
              <w:rPr>
                <w:sz w:val="24"/>
                <w:szCs w:val="24"/>
              </w:rPr>
            </w:pPr>
            <w:r w:rsidRPr="00787177">
              <w:rPr>
                <w:sz w:val="24"/>
                <w:szCs w:val="24"/>
              </w:rPr>
              <w:t xml:space="preserve">The program </w:t>
            </w:r>
            <w:r>
              <w:rPr>
                <w:sz w:val="24"/>
                <w:szCs w:val="24"/>
              </w:rPr>
              <w:t>displays in the console the request to BUY, SELL</w:t>
            </w:r>
            <w:proofErr w:type="gramStart"/>
            <w:r>
              <w:rPr>
                <w:sz w:val="24"/>
                <w:szCs w:val="24"/>
              </w:rPr>
              <w:t>,LIST</w:t>
            </w:r>
            <w:proofErr w:type="gramEnd"/>
            <w:r>
              <w:rPr>
                <w:sz w:val="24"/>
                <w:szCs w:val="24"/>
              </w:rPr>
              <w:t>, END?</w:t>
            </w:r>
          </w:p>
          <w:p w14:paraId="4975E78E" w14:textId="77777777" w:rsidR="0081199E" w:rsidRPr="00787177" w:rsidRDefault="0081199E" w:rsidP="0081199E">
            <w:pPr>
              <w:pStyle w:val="BodyText"/>
              <w:ind w:left="180" w:right="86"/>
              <w:rPr>
                <w:sz w:val="24"/>
                <w:szCs w:val="24"/>
              </w:rPr>
            </w:pPr>
          </w:p>
        </w:tc>
        <w:tc>
          <w:tcPr>
            <w:tcW w:w="0" w:type="auto"/>
          </w:tcPr>
          <w:p w14:paraId="4B4104A2" w14:textId="77777777" w:rsidR="0081199E" w:rsidRPr="00787177" w:rsidRDefault="0081199E" w:rsidP="0081199E">
            <w:pPr>
              <w:pStyle w:val="BodyText"/>
              <w:ind w:left="180" w:right="86"/>
              <w:rPr>
                <w:sz w:val="24"/>
                <w:szCs w:val="24"/>
              </w:rPr>
            </w:pPr>
            <w:r w:rsidRPr="00787177">
              <w:rPr>
                <w:sz w:val="24"/>
                <w:szCs w:val="24"/>
                <w:u w:val="single" w:color="060606"/>
              </w:rPr>
              <w:t xml:space="preserve"> </w:t>
            </w:r>
            <w:r w:rsidRPr="00787177">
              <w:rPr>
                <w:sz w:val="24"/>
                <w:szCs w:val="24"/>
                <w:u w:val="single" w:color="060606"/>
              </w:rPr>
              <w:tab/>
            </w:r>
          </w:p>
        </w:tc>
        <w:tc>
          <w:tcPr>
            <w:tcW w:w="1421" w:type="dxa"/>
            <w:gridSpan w:val="2"/>
          </w:tcPr>
          <w:p w14:paraId="185B90B9" w14:textId="77777777" w:rsidR="0081199E" w:rsidRPr="00787177" w:rsidRDefault="0081199E" w:rsidP="0081199E">
            <w:pPr>
              <w:pStyle w:val="BodyText"/>
              <w:ind w:left="180" w:right="-165"/>
              <w:rPr>
                <w:sz w:val="24"/>
                <w:szCs w:val="24"/>
              </w:rPr>
            </w:pPr>
            <w:r>
              <w:rPr>
                <w:sz w:val="24"/>
                <w:szCs w:val="24"/>
              </w:rPr>
              <w:t>2</w:t>
            </w:r>
            <w:r w:rsidRPr="00787177">
              <w:rPr>
                <w:sz w:val="24"/>
                <w:szCs w:val="24"/>
              </w:rPr>
              <w:t xml:space="preserve">0 </w:t>
            </w:r>
            <w:ins w:id="1" w:author="Vickie Thomas" w:date="2019-01-03T14:14:00Z">
              <w:r w:rsidRPr="00787177">
                <w:rPr>
                  <w:color w:val="070707"/>
                  <w:sz w:val="24"/>
                  <w:szCs w:val="24"/>
                </w:rPr>
                <w:t>points</w:t>
              </w:r>
            </w:ins>
          </w:p>
          <w:p w14:paraId="0BCBC2D5" w14:textId="77777777" w:rsidR="0081199E" w:rsidRPr="00787177" w:rsidRDefault="0081199E" w:rsidP="0081199E">
            <w:pPr>
              <w:pStyle w:val="BodyText"/>
              <w:ind w:left="180" w:right="-165"/>
              <w:rPr>
                <w:sz w:val="24"/>
                <w:szCs w:val="24"/>
              </w:rPr>
            </w:pPr>
          </w:p>
        </w:tc>
      </w:tr>
      <w:tr w:rsidR="0081199E" w:rsidRPr="00787177" w14:paraId="463D9559" w14:textId="77777777" w:rsidTr="00C92BA3">
        <w:trPr>
          <w:trHeight w:hRule="exact" w:val="621"/>
        </w:trPr>
        <w:tc>
          <w:tcPr>
            <w:tcW w:w="0" w:type="auto"/>
          </w:tcPr>
          <w:p w14:paraId="0737D050" w14:textId="77777777" w:rsidR="0081199E" w:rsidRPr="00787177" w:rsidRDefault="0081199E" w:rsidP="0081199E">
            <w:pPr>
              <w:pStyle w:val="BodyText"/>
              <w:ind w:left="180" w:right="86"/>
              <w:rPr>
                <w:sz w:val="24"/>
                <w:szCs w:val="24"/>
              </w:rPr>
            </w:pPr>
            <w:r w:rsidRPr="00787177">
              <w:rPr>
                <w:sz w:val="24"/>
                <w:szCs w:val="24"/>
              </w:rPr>
              <w:t xml:space="preserve">The program displays </w:t>
            </w:r>
            <w:r>
              <w:rPr>
                <w:sz w:val="24"/>
                <w:szCs w:val="24"/>
              </w:rPr>
              <w:t>entire list of Stocks and ETF’s when LIST (</w:t>
            </w:r>
            <w:proofErr w:type="spellStart"/>
            <w:r>
              <w:rPr>
                <w:sz w:val="24"/>
                <w:szCs w:val="24"/>
              </w:rPr>
              <w:t>non case</w:t>
            </w:r>
            <w:proofErr w:type="spellEnd"/>
            <w:r>
              <w:rPr>
                <w:sz w:val="24"/>
                <w:szCs w:val="24"/>
              </w:rPr>
              <w:t xml:space="preserve"> sensitive) is entered into the command prompts.</w:t>
            </w:r>
          </w:p>
        </w:tc>
        <w:tc>
          <w:tcPr>
            <w:tcW w:w="0" w:type="auto"/>
          </w:tcPr>
          <w:p w14:paraId="033F53A6" w14:textId="77777777" w:rsidR="0081199E" w:rsidRPr="00787177" w:rsidRDefault="0081199E" w:rsidP="0081199E">
            <w:pPr>
              <w:pStyle w:val="BodyText"/>
              <w:ind w:left="180" w:right="86"/>
              <w:rPr>
                <w:sz w:val="24"/>
                <w:szCs w:val="24"/>
              </w:rPr>
            </w:pPr>
            <w:r w:rsidRPr="00787177">
              <w:rPr>
                <w:sz w:val="24"/>
                <w:szCs w:val="24"/>
                <w:u w:val="single" w:color="060606"/>
              </w:rPr>
              <w:t xml:space="preserve"> </w:t>
            </w:r>
            <w:r w:rsidRPr="00787177">
              <w:rPr>
                <w:sz w:val="24"/>
                <w:szCs w:val="24"/>
                <w:u w:val="single" w:color="060606"/>
              </w:rPr>
              <w:tab/>
            </w:r>
          </w:p>
        </w:tc>
        <w:tc>
          <w:tcPr>
            <w:tcW w:w="1421" w:type="dxa"/>
            <w:gridSpan w:val="2"/>
          </w:tcPr>
          <w:p w14:paraId="2F78BED4" w14:textId="77777777" w:rsidR="0081199E" w:rsidRPr="00787177" w:rsidRDefault="0081199E" w:rsidP="0081199E">
            <w:pPr>
              <w:pStyle w:val="BodyText"/>
              <w:ind w:left="180" w:right="-165"/>
              <w:rPr>
                <w:sz w:val="24"/>
                <w:szCs w:val="24"/>
              </w:rPr>
            </w:pPr>
            <w:r>
              <w:rPr>
                <w:sz w:val="24"/>
                <w:szCs w:val="24"/>
              </w:rPr>
              <w:t>3</w:t>
            </w:r>
            <w:r w:rsidRPr="00787177">
              <w:rPr>
                <w:sz w:val="24"/>
                <w:szCs w:val="24"/>
              </w:rPr>
              <w:t>0 points</w:t>
            </w:r>
          </w:p>
        </w:tc>
      </w:tr>
      <w:tr w:rsidR="0081199E" w:rsidRPr="00787177" w14:paraId="6F520B5B" w14:textId="77777777" w:rsidTr="00C92BA3">
        <w:trPr>
          <w:trHeight w:hRule="exact" w:val="276"/>
        </w:trPr>
        <w:tc>
          <w:tcPr>
            <w:tcW w:w="0" w:type="auto"/>
          </w:tcPr>
          <w:p w14:paraId="43974901" w14:textId="77777777" w:rsidR="0081199E" w:rsidRPr="00787177" w:rsidRDefault="0081199E" w:rsidP="0081199E">
            <w:pPr>
              <w:pStyle w:val="BodyText"/>
              <w:ind w:left="180" w:right="86"/>
              <w:rPr>
                <w:sz w:val="24"/>
                <w:szCs w:val="24"/>
              </w:rPr>
            </w:pPr>
            <w:r w:rsidRPr="00787177">
              <w:rPr>
                <w:sz w:val="24"/>
                <w:szCs w:val="24"/>
              </w:rPr>
              <w:t xml:space="preserve">The program displays </w:t>
            </w:r>
            <w:r>
              <w:rPr>
                <w:sz w:val="24"/>
                <w:szCs w:val="24"/>
              </w:rPr>
              <w:t>the correct count of stocks and ETF’s.</w:t>
            </w:r>
          </w:p>
        </w:tc>
        <w:tc>
          <w:tcPr>
            <w:tcW w:w="0" w:type="auto"/>
          </w:tcPr>
          <w:p w14:paraId="1DD884C1" w14:textId="77777777" w:rsidR="0081199E" w:rsidRPr="00787177" w:rsidRDefault="0081199E" w:rsidP="0081199E">
            <w:pPr>
              <w:pStyle w:val="BodyText"/>
              <w:ind w:left="180" w:right="86"/>
              <w:rPr>
                <w:sz w:val="24"/>
                <w:szCs w:val="24"/>
              </w:rPr>
            </w:pPr>
            <w:r w:rsidRPr="00787177">
              <w:rPr>
                <w:sz w:val="24"/>
                <w:szCs w:val="24"/>
                <w:u w:val="single" w:color="060606"/>
              </w:rPr>
              <w:t xml:space="preserve"> </w:t>
            </w:r>
            <w:r w:rsidRPr="00787177">
              <w:rPr>
                <w:sz w:val="24"/>
                <w:szCs w:val="24"/>
                <w:u w:val="single" w:color="060606"/>
              </w:rPr>
              <w:tab/>
            </w:r>
          </w:p>
        </w:tc>
        <w:tc>
          <w:tcPr>
            <w:tcW w:w="1421" w:type="dxa"/>
            <w:gridSpan w:val="2"/>
          </w:tcPr>
          <w:p w14:paraId="1669AE57" w14:textId="77777777" w:rsidR="0081199E" w:rsidRPr="00787177" w:rsidRDefault="0081199E" w:rsidP="0081199E">
            <w:pPr>
              <w:pStyle w:val="BodyText"/>
              <w:ind w:left="180" w:right="-165"/>
              <w:rPr>
                <w:sz w:val="24"/>
                <w:szCs w:val="24"/>
              </w:rPr>
            </w:pPr>
            <w:r>
              <w:rPr>
                <w:sz w:val="24"/>
                <w:szCs w:val="24"/>
              </w:rPr>
              <w:t>2</w:t>
            </w:r>
            <w:r w:rsidRPr="00787177">
              <w:rPr>
                <w:sz w:val="24"/>
                <w:szCs w:val="24"/>
              </w:rPr>
              <w:t>0 points</w:t>
            </w:r>
          </w:p>
        </w:tc>
      </w:tr>
      <w:tr w:rsidR="0081199E" w14:paraId="47C1EC82" w14:textId="77777777" w:rsidTr="00C92BA3">
        <w:tblPrEx>
          <w:tblBorders>
            <w:top w:val="none" w:sz="0" w:space="0" w:color="auto"/>
            <w:left w:val="none" w:sz="0" w:space="0" w:color="auto"/>
            <w:bottom w:val="none" w:sz="0" w:space="0" w:color="auto"/>
            <w:right w:val="none" w:sz="0" w:space="0" w:color="auto"/>
          </w:tblBorders>
        </w:tblPrEx>
        <w:trPr>
          <w:trHeight w:hRule="exact" w:val="365"/>
        </w:trPr>
        <w:tc>
          <w:tcPr>
            <w:tcW w:w="0" w:type="auto"/>
            <w:tcBorders>
              <w:top w:val="nil"/>
              <w:left w:val="nil"/>
              <w:bottom w:val="nil"/>
              <w:right w:val="nil"/>
            </w:tcBorders>
            <w:hideMark/>
          </w:tcPr>
          <w:p w14:paraId="6F912BEB" w14:textId="77777777" w:rsidR="0081199E" w:rsidRDefault="0081199E" w:rsidP="0081199E">
            <w:pPr>
              <w:pStyle w:val="BodyText"/>
              <w:spacing w:line="276" w:lineRule="auto"/>
              <w:ind w:left="180" w:right="86"/>
              <w:rPr>
                <w:sz w:val="24"/>
                <w:szCs w:val="24"/>
              </w:rPr>
            </w:pPr>
            <w:r>
              <w:rPr>
                <w:sz w:val="24"/>
                <w:szCs w:val="24"/>
              </w:rPr>
              <w:t xml:space="preserve">Program forces user to correctly enter in one of the commands </w:t>
            </w:r>
          </w:p>
        </w:tc>
        <w:tc>
          <w:tcPr>
            <w:tcW w:w="0" w:type="auto"/>
            <w:tcBorders>
              <w:top w:val="nil"/>
              <w:left w:val="nil"/>
              <w:bottom w:val="nil"/>
              <w:right w:val="nil"/>
            </w:tcBorders>
            <w:hideMark/>
          </w:tcPr>
          <w:p w14:paraId="2F4EC51E" w14:textId="77777777" w:rsidR="0081199E" w:rsidRDefault="0081199E" w:rsidP="0081199E">
            <w:pPr>
              <w:pStyle w:val="BodyText"/>
              <w:spacing w:line="276" w:lineRule="auto"/>
              <w:ind w:left="180" w:right="86"/>
              <w:rPr>
                <w:sz w:val="24"/>
                <w:szCs w:val="24"/>
                <w:u w:val="single" w:color="060606"/>
              </w:rPr>
            </w:pPr>
            <w:r>
              <w:rPr>
                <w:sz w:val="24"/>
                <w:szCs w:val="24"/>
                <w:u w:val="single" w:color="060606"/>
              </w:rPr>
              <w:t xml:space="preserve"> </w:t>
            </w:r>
            <w:r>
              <w:rPr>
                <w:sz w:val="24"/>
                <w:szCs w:val="24"/>
                <w:u w:val="single" w:color="060606"/>
              </w:rPr>
              <w:tab/>
            </w:r>
          </w:p>
        </w:tc>
        <w:tc>
          <w:tcPr>
            <w:tcW w:w="1421" w:type="dxa"/>
            <w:gridSpan w:val="2"/>
            <w:tcBorders>
              <w:top w:val="nil"/>
              <w:left w:val="nil"/>
              <w:bottom w:val="nil"/>
              <w:right w:val="nil"/>
            </w:tcBorders>
            <w:hideMark/>
          </w:tcPr>
          <w:p w14:paraId="7BECD55B" w14:textId="77777777" w:rsidR="0081199E" w:rsidRDefault="0081199E" w:rsidP="0081199E">
            <w:pPr>
              <w:pStyle w:val="BodyText"/>
              <w:spacing w:line="276" w:lineRule="auto"/>
              <w:ind w:left="180" w:right="-165"/>
              <w:rPr>
                <w:sz w:val="24"/>
                <w:szCs w:val="24"/>
              </w:rPr>
            </w:pPr>
            <w:r>
              <w:rPr>
                <w:sz w:val="24"/>
                <w:szCs w:val="24"/>
              </w:rPr>
              <w:t>20 points</w:t>
            </w:r>
          </w:p>
        </w:tc>
      </w:tr>
      <w:tr w:rsidR="0081199E" w:rsidRPr="00787177" w14:paraId="20469D2E" w14:textId="77777777" w:rsidTr="00C92BA3">
        <w:trPr>
          <w:trHeight w:hRule="exact" w:val="602"/>
        </w:trPr>
        <w:tc>
          <w:tcPr>
            <w:tcW w:w="0" w:type="auto"/>
          </w:tcPr>
          <w:p w14:paraId="398A9466" w14:textId="77777777" w:rsidR="0081199E" w:rsidRPr="00787177" w:rsidRDefault="0081199E" w:rsidP="0081199E">
            <w:pPr>
              <w:pStyle w:val="BodyText"/>
              <w:ind w:left="180" w:right="86"/>
              <w:rPr>
                <w:sz w:val="24"/>
                <w:szCs w:val="24"/>
              </w:rPr>
            </w:pPr>
            <w:r>
              <w:rPr>
                <w:sz w:val="24"/>
                <w:szCs w:val="24"/>
              </w:rPr>
              <w:t>When BUY or SELL (</w:t>
            </w:r>
            <w:proofErr w:type="spellStart"/>
            <w:r>
              <w:rPr>
                <w:sz w:val="24"/>
                <w:szCs w:val="24"/>
              </w:rPr>
              <w:t>non case</w:t>
            </w:r>
            <w:proofErr w:type="spellEnd"/>
            <w:r>
              <w:rPr>
                <w:sz w:val="24"/>
                <w:szCs w:val="24"/>
              </w:rPr>
              <w:t xml:space="preserve"> sensitive) is entered in command prompt the program allows the user to buy or sell investment products</w:t>
            </w:r>
          </w:p>
        </w:tc>
        <w:tc>
          <w:tcPr>
            <w:tcW w:w="0" w:type="auto"/>
          </w:tcPr>
          <w:p w14:paraId="146BEE17" w14:textId="77777777" w:rsidR="0081199E" w:rsidRPr="00787177" w:rsidRDefault="0081199E" w:rsidP="0081199E">
            <w:pPr>
              <w:pStyle w:val="BodyText"/>
              <w:ind w:left="180" w:right="86"/>
              <w:rPr>
                <w:sz w:val="24"/>
                <w:szCs w:val="24"/>
              </w:rPr>
            </w:pPr>
            <w:r w:rsidRPr="00787177">
              <w:rPr>
                <w:sz w:val="24"/>
                <w:szCs w:val="24"/>
                <w:u w:val="single" w:color="060606"/>
              </w:rPr>
              <w:t xml:space="preserve"> </w:t>
            </w:r>
            <w:r w:rsidRPr="00787177">
              <w:rPr>
                <w:sz w:val="24"/>
                <w:szCs w:val="24"/>
                <w:u w:val="single" w:color="060606"/>
              </w:rPr>
              <w:tab/>
            </w:r>
          </w:p>
        </w:tc>
        <w:tc>
          <w:tcPr>
            <w:tcW w:w="1421" w:type="dxa"/>
            <w:gridSpan w:val="2"/>
          </w:tcPr>
          <w:p w14:paraId="0B99A474" w14:textId="77777777" w:rsidR="0081199E" w:rsidRPr="00787177" w:rsidRDefault="0081199E" w:rsidP="0081199E">
            <w:pPr>
              <w:pStyle w:val="BodyText"/>
              <w:ind w:left="180" w:right="-165"/>
              <w:rPr>
                <w:sz w:val="24"/>
                <w:szCs w:val="24"/>
              </w:rPr>
            </w:pPr>
            <w:r>
              <w:rPr>
                <w:sz w:val="24"/>
                <w:szCs w:val="24"/>
              </w:rPr>
              <w:t>2</w:t>
            </w:r>
            <w:r w:rsidRPr="00787177">
              <w:rPr>
                <w:sz w:val="24"/>
                <w:szCs w:val="24"/>
              </w:rPr>
              <w:t>0 points</w:t>
            </w:r>
          </w:p>
        </w:tc>
      </w:tr>
      <w:tr w:rsidR="0081199E" w:rsidRPr="00787177" w14:paraId="6EB7B396" w14:textId="77777777" w:rsidTr="00C92BA3">
        <w:trPr>
          <w:trHeight w:hRule="exact" w:val="621"/>
        </w:trPr>
        <w:tc>
          <w:tcPr>
            <w:tcW w:w="0" w:type="auto"/>
          </w:tcPr>
          <w:p w14:paraId="5008B98A" w14:textId="77777777" w:rsidR="0081199E" w:rsidRPr="00787177" w:rsidRDefault="0081199E" w:rsidP="0081199E">
            <w:pPr>
              <w:pStyle w:val="BodyText"/>
              <w:ind w:left="180" w:right="86"/>
              <w:rPr>
                <w:sz w:val="24"/>
                <w:szCs w:val="24"/>
              </w:rPr>
            </w:pPr>
            <w:r>
              <w:rPr>
                <w:sz w:val="24"/>
                <w:szCs w:val="24"/>
              </w:rPr>
              <w:t>When END (</w:t>
            </w:r>
            <w:proofErr w:type="spellStart"/>
            <w:r>
              <w:rPr>
                <w:sz w:val="24"/>
                <w:szCs w:val="24"/>
              </w:rPr>
              <w:t>non case</w:t>
            </w:r>
            <w:proofErr w:type="spellEnd"/>
            <w:r>
              <w:rPr>
                <w:sz w:val="24"/>
                <w:szCs w:val="24"/>
              </w:rPr>
              <w:t xml:space="preserve"> sensitive) is entered in command prompt the program terminates</w:t>
            </w:r>
          </w:p>
        </w:tc>
        <w:tc>
          <w:tcPr>
            <w:tcW w:w="0" w:type="auto"/>
          </w:tcPr>
          <w:p w14:paraId="79C2B613" w14:textId="77777777" w:rsidR="0081199E" w:rsidRPr="00787177" w:rsidRDefault="0081199E" w:rsidP="0081199E">
            <w:pPr>
              <w:pStyle w:val="BodyText"/>
              <w:ind w:left="180" w:right="86"/>
              <w:rPr>
                <w:sz w:val="24"/>
                <w:szCs w:val="24"/>
              </w:rPr>
            </w:pPr>
            <w:r w:rsidRPr="00787177">
              <w:rPr>
                <w:sz w:val="24"/>
                <w:szCs w:val="24"/>
                <w:u w:val="single" w:color="060606"/>
              </w:rPr>
              <w:t xml:space="preserve"> </w:t>
            </w:r>
            <w:r w:rsidRPr="00787177">
              <w:rPr>
                <w:sz w:val="24"/>
                <w:szCs w:val="24"/>
                <w:u w:val="single" w:color="060606"/>
              </w:rPr>
              <w:tab/>
            </w:r>
          </w:p>
        </w:tc>
        <w:tc>
          <w:tcPr>
            <w:tcW w:w="1421" w:type="dxa"/>
            <w:gridSpan w:val="2"/>
          </w:tcPr>
          <w:p w14:paraId="3DCFFA07" w14:textId="77777777" w:rsidR="0081199E" w:rsidRPr="00787177" w:rsidRDefault="0081199E" w:rsidP="0081199E">
            <w:pPr>
              <w:pStyle w:val="BodyText"/>
              <w:ind w:left="180" w:right="-165"/>
              <w:rPr>
                <w:sz w:val="24"/>
                <w:szCs w:val="24"/>
              </w:rPr>
            </w:pPr>
            <w:r w:rsidRPr="00787177">
              <w:rPr>
                <w:sz w:val="24"/>
                <w:szCs w:val="24"/>
              </w:rPr>
              <w:t>20 points</w:t>
            </w:r>
          </w:p>
        </w:tc>
      </w:tr>
      <w:tr w:rsidR="0081199E" w:rsidRPr="00787177" w14:paraId="111840E0" w14:textId="77777777" w:rsidTr="00C92BA3">
        <w:trPr>
          <w:trHeight w:hRule="exact" w:val="267"/>
        </w:trPr>
        <w:tc>
          <w:tcPr>
            <w:tcW w:w="0" w:type="auto"/>
          </w:tcPr>
          <w:p w14:paraId="1871618E" w14:textId="77777777" w:rsidR="0081199E" w:rsidRPr="00787177" w:rsidRDefault="0081199E" w:rsidP="0081199E">
            <w:pPr>
              <w:pStyle w:val="TableParagraph"/>
              <w:spacing w:line="270" w:lineRule="exact"/>
              <w:ind w:left="180" w:right="86"/>
              <w:jc w:val="left"/>
              <w:rPr>
                <w:sz w:val="24"/>
                <w:szCs w:val="24"/>
              </w:rPr>
            </w:pPr>
            <w:r w:rsidRPr="00787177">
              <w:rPr>
                <w:b/>
                <w:color w:val="070707"/>
                <w:sz w:val="24"/>
                <w:szCs w:val="24"/>
              </w:rPr>
              <w:t>Source Code Review</w:t>
            </w:r>
          </w:p>
        </w:tc>
        <w:tc>
          <w:tcPr>
            <w:tcW w:w="0" w:type="auto"/>
          </w:tcPr>
          <w:p w14:paraId="50B832F7" w14:textId="77777777" w:rsidR="0081199E" w:rsidRPr="00787177" w:rsidRDefault="0081199E" w:rsidP="0081199E">
            <w:pPr>
              <w:pStyle w:val="TableParagraph"/>
              <w:tabs>
                <w:tab w:val="left" w:pos="282"/>
              </w:tabs>
              <w:spacing w:line="270" w:lineRule="exact"/>
              <w:ind w:left="180" w:right="86"/>
              <w:rPr>
                <w:sz w:val="24"/>
                <w:szCs w:val="24"/>
              </w:rPr>
            </w:pPr>
          </w:p>
        </w:tc>
        <w:tc>
          <w:tcPr>
            <w:tcW w:w="1421" w:type="dxa"/>
            <w:gridSpan w:val="2"/>
          </w:tcPr>
          <w:p w14:paraId="45881847" w14:textId="77777777" w:rsidR="0081199E" w:rsidRPr="00787177" w:rsidRDefault="0081199E" w:rsidP="0081199E">
            <w:pPr>
              <w:pStyle w:val="TableParagraph"/>
              <w:spacing w:before="1"/>
              <w:ind w:left="180" w:right="-165"/>
              <w:jc w:val="left"/>
              <w:rPr>
                <w:sz w:val="24"/>
                <w:szCs w:val="24"/>
              </w:rPr>
            </w:pPr>
          </w:p>
        </w:tc>
      </w:tr>
      <w:tr w:rsidR="0081199E" w:rsidRPr="00787177" w14:paraId="6A2A7774" w14:textId="77777777" w:rsidTr="00C92BA3">
        <w:trPr>
          <w:trHeight w:hRule="exact" w:val="294"/>
        </w:trPr>
        <w:tc>
          <w:tcPr>
            <w:tcW w:w="0" w:type="auto"/>
          </w:tcPr>
          <w:p w14:paraId="6A7D861F" w14:textId="77777777" w:rsidR="0081199E" w:rsidRPr="00787177" w:rsidRDefault="0081199E" w:rsidP="0081199E">
            <w:pPr>
              <w:pStyle w:val="BodyText"/>
              <w:ind w:left="180" w:right="86"/>
              <w:rPr>
                <w:sz w:val="24"/>
                <w:szCs w:val="24"/>
              </w:rPr>
            </w:pPr>
            <w:r w:rsidRPr="00787177">
              <w:rPr>
                <w:sz w:val="24"/>
                <w:szCs w:val="24"/>
              </w:rPr>
              <w:t>The source code is properly commented</w:t>
            </w:r>
          </w:p>
        </w:tc>
        <w:tc>
          <w:tcPr>
            <w:tcW w:w="0" w:type="auto"/>
          </w:tcPr>
          <w:p w14:paraId="6C8F4EAB" w14:textId="77777777" w:rsidR="0081199E" w:rsidRPr="00787177" w:rsidRDefault="0081199E" w:rsidP="0081199E">
            <w:pPr>
              <w:ind w:left="180" w:right="86"/>
              <w:rPr>
                <w:sz w:val="24"/>
                <w:szCs w:val="24"/>
              </w:rPr>
            </w:pPr>
          </w:p>
        </w:tc>
        <w:tc>
          <w:tcPr>
            <w:tcW w:w="1421" w:type="dxa"/>
            <w:gridSpan w:val="2"/>
          </w:tcPr>
          <w:p w14:paraId="50C9D62E" w14:textId="77777777" w:rsidR="0081199E" w:rsidRPr="00787177" w:rsidRDefault="0081199E" w:rsidP="0081199E">
            <w:pPr>
              <w:ind w:left="180" w:right="-165"/>
              <w:rPr>
                <w:sz w:val="24"/>
                <w:szCs w:val="24"/>
              </w:rPr>
            </w:pPr>
          </w:p>
        </w:tc>
      </w:tr>
      <w:tr w:rsidR="0081199E" w:rsidRPr="00787177" w14:paraId="328A63AB" w14:textId="77777777" w:rsidTr="00C92BA3">
        <w:trPr>
          <w:trHeight w:hRule="exact" w:val="356"/>
        </w:trPr>
        <w:tc>
          <w:tcPr>
            <w:tcW w:w="0" w:type="auto"/>
          </w:tcPr>
          <w:p w14:paraId="7A3587AF" w14:textId="77777777" w:rsidR="0081199E" w:rsidRPr="00787177" w:rsidRDefault="0081199E" w:rsidP="0081199E">
            <w:pPr>
              <w:pStyle w:val="BodyText"/>
              <w:ind w:left="180" w:right="86"/>
              <w:rPr>
                <w:sz w:val="24"/>
                <w:szCs w:val="24"/>
              </w:rPr>
            </w:pPr>
            <w:r w:rsidRPr="00787177">
              <w:rPr>
                <w:sz w:val="24"/>
                <w:szCs w:val="24"/>
              </w:rPr>
              <w:t xml:space="preserve">             A comment containing the contestant number is present</w:t>
            </w:r>
          </w:p>
        </w:tc>
        <w:tc>
          <w:tcPr>
            <w:tcW w:w="0" w:type="auto"/>
          </w:tcPr>
          <w:p w14:paraId="72A35003" w14:textId="77777777" w:rsidR="0081199E" w:rsidRPr="00787177" w:rsidRDefault="0081199E" w:rsidP="0081199E">
            <w:pPr>
              <w:pStyle w:val="BodyText"/>
              <w:ind w:left="180" w:right="86"/>
              <w:rPr>
                <w:sz w:val="24"/>
                <w:szCs w:val="24"/>
              </w:rPr>
            </w:pPr>
            <w:r w:rsidRPr="00787177">
              <w:rPr>
                <w:sz w:val="24"/>
                <w:szCs w:val="24"/>
                <w:u w:val="single" w:color="060606"/>
              </w:rPr>
              <w:t xml:space="preserve"> </w:t>
            </w:r>
            <w:r w:rsidRPr="00787177">
              <w:rPr>
                <w:sz w:val="24"/>
                <w:szCs w:val="24"/>
                <w:u w:val="single" w:color="060606"/>
              </w:rPr>
              <w:tab/>
            </w:r>
          </w:p>
        </w:tc>
        <w:tc>
          <w:tcPr>
            <w:tcW w:w="1421" w:type="dxa"/>
            <w:gridSpan w:val="2"/>
          </w:tcPr>
          <w:p w14:paraId="7E4184A3" w14:textId="77777777" w:rsidR="0081199E" w:rsidRPr="00787177" w:rsidRDefault="0081199E" w:rsidP="0081199E">
            <w:pPr>
              <w:ind w:left="180" w:right="-165"/>
              <w:rPr>
                <w:sz w:val="24"/>
                <w:szCs w:val="24"/>
              </w:rPr>
            </w:pPr>
            <w:r w:rsidRPr="00787177">
              <w:rPr>
                <w:color w:val="070707"/>
                <w:sz w:val="24"/>
                <w:szCs w:val="24"/>
              </w:rPr>
              <w:t>10 points</w:t>
            </w:r>
          </w:p>
        </w:tc>
      </w:tr>
      <w:tr w:rsidR="0081199E" w:rsidRPr="00787177" w14:paraId="45858854" w14:textId="77777777" w:rsidTr="00C92BA3">
        <w:trPr>
          <w:trHeight w:hRule="exact" w:val="373"/>
        </w:trPr>
        <w:tc>
          <w:tcPr>
            <w:tcW w:w="0" w:type="auto"/>
          </w:tcPr>
          <w:p w14:paraId="021E53BE" w14:textId="77777777" w:rsidR="0081199E" w:rsidRPr="00787177" w:rsidRDefault="0081199E" w:rsidP="0081199E">
            <w:pPr>
              <w:pStyle w:val="TableParagraph"/>
              <w:spacing w:before="4"/>
              <w:ind w:left="180" w:right="86"/>
              <w:jc w:val="left"/>
              <w:rPr>
                <w:sz w:val="24"/>
                <w:szCs w:val="24"/>
              </w:rPr>
            </w:pPr>
            <w:r w:rsidRPr="00787177">
              <w:rPr>
                <w:color w:val="070707"/>
                <w:sz w:val="24"/>
                <w:szCs w:val="24"/>
              </w:rPr>
              <w:t>Methods and code sections are</w:t>
            </w:r>
            <w:r w:rsidRPr="00787177">
              <w:rPr>
                <w:color w:val="070707"/>
                <w:spacing w:val="50"/>
                <w:sz w:val="24"/>
                <w:szCs w:val="24"/>
              </w:rPr>
              <w:t xml:space="preserve"> </w:t>
            </w:r>
            <w:r w:rsidRPr="00787177">
              <w:rPr>
                <w:color w:val="070707"/>
                <w:sz w:val="24"/>
                <w:szCs w:val="24"/>
              </w:rPr>
              <w:t>commented</w:t>
            </w:r>
          </w:p>
        </w:tc>
        <w:tc>
          <w:tcPr>
            <w:tcW w:w="0" w:type="auto"/>
          </w:tcPr>
          <w:p w14:paraId="607F5179" w14:textId="77777777" w:rsidR="0081199E" w:rsidRPr="00787177" w:rsidRDefault="0081199E" w:rsidP="0081199E">
            <w:pPr>
              <w:pStyle w:val="BodyText"/>
              <w:ind w:left="180" w:right="86"/>
              <w:rPr>
                <w:sz w:val="24"/>
                <w:szCs w:val="24"/>
              </w:rPr>
            </w:pPr>
            <w:r w:rsidRPr="00787177">
              <w:rPr>
                <w:sz w:val="24"/>
                <w:szCs w:val="24"/>
                <w:u w:val="single" w:color="060606"/>
              </w:rPr>
              <w:t xml:space="preserve"> </w:t>
            </w:r>
            <w:r w:rsidRPr="00787177">
              <w:rPr>
                <w:sz w:val="24"/>
                <w:szCs w:val="24"/>
                <w:u w:val="single" w:color="060606"/>
              </w:rPr>
              <w:tab/>
            </w:r>
          </w:p>
        </w:tc>
        <w:tc>
          <w:tcPr>
            <w:tcW w:w="1421" w:type="dxa"/>
            <w:gridSpan w:val="2"/>
          </w:tcPr>
          <w:p w14:paraId="0F658AAB" w14:textId="77777777" w:rsidR="0081199E" w:rsidRPr="00787177" w:rsidRDefault="0081199E" w:rsidP="0081199E">
            <w:pPr>
              <w:pStyle w:val="TableParagraph"/>
              <w:spacing w:line="273" w:lineRule="exact"/>
              <w:ind w:left="180" w:right="-165"/>
              <w:jc w:val="left"/>
              <w:rPr>
                <w:sz w:val="24"/>
                <w:szCs w:val="24"/>
              </w:rPr>
            </w:pPr>
            <w:r w:rsidRPr="00787177">
              <w:rPr>
                <w:color w:val="070707"/>
                <w:sz w:val="24"/>
                <w:szCs w:val="24"/>
              </w:rPr>
              <w:t>20 points</w:t>
            </w:r>
          </w:p>
        </w:tc>
      </w:tr>
      <w:tr w:rsidR="0081199E" w:rsidRPr="00787177" w14:paraId="654C31DB" w14:textId="77777777" w:rsidTr="00C92BA3">
        <w:trPr>
          <w:trHeight w:hRule="exact" w:val="595"/>
        </w:trPr>
        <w:tc>
          <w:tcPr>
            <w:tcW w:w="0" w:type="auto"/>
          </w:tcPr>
          <w:p w14:paraId="2ECBDFEC" w14:textId="77777777" w:rsidR="0081199E" w:rsidRPr="00787177" w:rsidRDefault="0081199E" w:rsidP="0081199E">
            <w:pPr>
              <w:pStyle w:val="TableParagraph"/>
              <w:spacing w:line="270" w:lineRule="exact"/>
              <w:ind w:left="180" w:right="86"/>
              <w:jc w:val="left"/>
              <w:rPr>
                <w:sz w:val="24"/>
                <w:szCs w:val="24"/>
              </w:rPr>
            </w:pPr>
            <w:r>
              <w:rPr>
                <w:sz w:val="24"/>
                <w:szCs w:val="24"/>
              </w:rPr>
              <w:t xml:space="preserve">Portfolio class: stores Stocks and ETF’s into a generic </w:t>
            </w:r>
            <w:proofErr w:type="spellStart"/>
            <w:r>
              <w:rPr>
                <w:sz w:val="24"/>
                <w:szCs w:val="24"/>
              </w:rPr>
              <w:t>InvestmentProducts</w:t>
            </w:r>
            <w:proofErr w:type="spellEnd"/>
            <w:r>
              <w:rPr>
                <w:sz w:val="24"/>
                <w:szCs w:val="24"/>
              </w:rPr>
              <w:t xml:space="preserve"> list</w:t>
            </w:r>
          </w:p>
        </w:tc>
        <w:tc>
          <w:tcPr>
            <w:tcW w:w="0" w:type="auto"/>
          </w:tcPr>
          <w:p w14:paraId="5E5A3FAB" w14:textId="77777777" w:rsidR="0081199E" w:rsidRPr="00787177" w:rsidRDefault="0081199E" w:rsidP="0081199E">
            <w:pPr>
              <w:pStyle w:val="BodyText"/>
              <w:ind w:left="180" w:right="86"/>
              <w:rPr>
                <w:sz w:val="24"/>
                <w:szCs w:val="24"/>
              </w:rPr>
            </w:pPr>
            <w:r w:rsidRPr="00787177">
              <w:rPr>
                <w:sz w:val="24"/>
                <w:szCs w:val="24"/>
                <w:u w:val="single" w:color="060606"/>
              </w:rPr>
              <w:t xml:space="preserve"> </w:t>
            </w:r>
            <w:r w:rsidRPr="00787177">
              <w:rPr>
                <w:sz w:val="24"/>
                <w:szCs w:val="24"/>
                <w:u w:val="single" w:color="060606"/>
              </w:rPr>
              <w:tab/>
            </w:r>
          </w:p>
        </w:tc>
        <w:tc>
          <w:tcPr>
            <w:tcW w:w="1421" w:type="dxa"/>
            <w:gridSpan w:val="2"/>
          </w:tcPr>
          <w:p w14:paraId="47496248" w14:textId="77777777" w:rsidR="0081199E" w:rsidRPr="00787177" w:rsidRDefault="0081199E" w:rsidP="0081199E">
            <w:pPr>
              <w:pStyle w:val="TableParagraph"/>
              <w:spacing w:before="1"/>
              <w:ind w:left="180" w:right="-165"/>
              <w:jc w:val="left"/>
              <w:rPr>
                <w:sz w:val="24"/>
                <w:szCs w:val="24"/>
              </w:rPr>
            </w:pPr>
            <w:r w:rsidRPr="00787177">
              <w:rPr>
                <w:color w:val="070707"/>
                <w:sz w:val="24"/>
                <w:szCs w:val="24"/>
              </w:rPr>
              <w:t>20 points</w:t>
            </w:r>
          </w:p>
        </w:tc>
      </w:tr>
      <w:tr w:rsidR="0081199E" w:rsidRPr="00787177" w14:paraId="761C3B1A" w14:textId="77777777" w:rsidTr="00C92BA3">
        <w:trPr>
          <w:trHeight w:hRule="exact" w:val="619"/>
        </w:trPr>
        <w:tc>
          <w:tcPr>
            <w:tcW w:w="0" w:type="auto"/>
          </w:tcPr>
          <w:p w14:paraId="37218643" w14:textId="77777777" w:rsidR="0081199E" w:rsidRPr="00787177" w:rsidRDefault="0081199E" w:rsidP="0081199E">
            <w:pPr>
              <w:pStyle w:val="TableParagraph"/>
              <w:spacing w:line="270" w:lineRule="exact"/>
              <w:ind w:left="180" w:right="86"/>
              <w:jc w:val="left"/>
              <w:rPr>
                <w:sz w:val="24"/>
                <w:szCs w:val="24"/>
              </w:rPr>
            </w:pPr>
            <w:r>
              <w:rPr>
                <w:color w:val="070707"/>
                <w:sz w:val="24"/>
                <w:szCs w:val="24"/>
              </w:rPr>
              <w:t xml:space="preserve">Portfolio Class: </w:t>
            </w:r>
            <w:proofErr w:type="spellStart"/>
            <w:r>
              <w:rPr>
                <w:color w:val="070707"/>
                <w:sz w:val="24"/>
                <w:szCs w:val="24"/>
              </w:rPr>
              <w:t>getCommand</w:t>
            </w:r>
            <w:proofErr w:type="spellEnd"/>
            <w:r>
              <w:rPr>
                <w:color w:val="070707"/>
                <w:sz w:val="24"/>
                <w:szCs w:val="24"/>
              </w:rPr>
              <w:t xml:space="preserve">( ) takes user input and properly calls correct method </w:t>
            </w:r>
          </w:p>
        </w:tc>
        <w:tc>
          <w:tcPr>
            <w:tcW w:w="0" w:type="auto"/>
          </w:tcPr>
          <w:p w14:paraId="1C287ACE" w14:textId="77777777" w:rsidR="0081199E" w:rsidRPr="00787177" w:rsidRDefault="0081199E" w:rsidP="0081199E">
            <w:pPr>
              <w:pStyle w:val="BodyText"/>
              <w:ind w:left="180" w:right="86"/>
              <w:rPr>
                <w:sz w:val="24"/>
                <w:szCs w:val="24"/>
              </w:rPr>
            </w:pPr>
            <w:r w:rsidRPr="00787177">
              <w:rPr>
                <w:sz w:val="24"/>
                <w:szCs w:val="24"/>
                <w:u w:val="single" w:color="060606"/>
              </w:rPr>
              <w:t xml:space="preserve"> </w:t>
            </w:r>
            <w:r w:rsidRPr="00787177">
              <w:rPr>
                <w:sz w:val="24"/>
                <w:szCs w:val="24"/>
                <w:u w:val="single" w:color="060606"/>
              </w:rPr>
              <w:tab/>
            </w:r>
          </w:p>
        </w:tc>
        <w:tc>
          <w:tcPr>
            <w:tcW w:w="1421" w:type="dxa"/>
            <w:gridSpan w:val="2"/>
          </w:tcPr>
          <w:p w14:paraId="57FBE8BB" w14:textId="77777777" w:rsidR="0081199E" w:rsidRPr="00787177" w:rsidRDefault="0081199E" w:rsidP="0081199E">
            <w:pPr>
              <w:pStyle w:val="TableParagraph"/>
              <w:spacing w:before="1"/>
              <w:ind w:left="180" w:right="-165"/>
              <w:jc w:val="left"/>
              <w:rPr>
                <w:sz w:val="24"/>
                <w:szCs w:val="24"/>
              </w:rPr>
            </w:pPr>
            <w:r>
              <w:rPr>
                <w:color w:val="070707"/>
                <w:sz w:val="24"/>
                <w:szCs w:val="24"/>
              </w:rPr>
              <w:t>2</w:t>
            </w:r>
            <w:r w:rsidRPr="00787177">
              <w:rPr>
                <w:color w:val="070707"/>
                <w:sz w:val="24"/>
                <w:szCs w:val="24"/>
              </w:rPr>
              <w:t>0 points</w:t>
            </w:r>
          </w:p>
        </w:tc>
      </w:tr>
      <w:tr w:rsidR="0081199E" w14:paraId="5734B5C1" w14:textId="77777777" w:rsidTr="00C92BA3">
        <w:trPr>
          <w:trHeight w:hRule="exact" w:val="347"/>
        </w:trPr>
        <w:tc>
          <w:tcPr>
            <w:tcW w:w="0" w:type="auto"/>
          </w:tcPr>
          <w:p w14:paraId="55016316" w14:textId="77777777" w:rsidR="0081199E" w:rsidRPr="00787177" w:rsidRDefault="0081199E" w:rsidP="0081199E">
            <w:pPr>
              <w:pStyle w:val="TableParagraph"/>
              <w:spacing w:before="1"/>
              <w:ind w:left="180" w:right="86"/>
              <w:jc w:val="left"/>
              <w:rPr>
                <w:color w:val="070707"/>
                <w:sz w:val="24"/>
                <w:szCs w:val="24"/>
              </w:rPr>
            </w:pPr>
            <w:r>
              <w:rPr>
                <w:color w:val="070707"/>
                <w:sz w:val="24"/>
                <w:szCs w:val="24"/>
              </w:rPr>
              <w:t>ETF class:</w:t>
            </w:r>
            <w:r w:rsidRPr="00787177">
              <w:rPr>
                <w:color w:val="070707"/>
                <w:sz w:val="24"/>
                <w:szCs w:val="24"/>
              </w:rPr>
              <w:t xml:space="preserve"> </w:t>
            </w:r>
            <w:r>
              <w:rPr>
                <w:color w:val="070707"/>
                <w:sz w:val="24"/>
                <w:szCs w:val="24"/>
              </w:rPr>
              <w:t xml:space="preserve">extends </w:t>
            </w:r>
            <w:proofErr w:type="spellStart"/>
            <w:r>
              <w:rPr>
                <w:color w:val="070707"/>
                <w:sz w:val="24"/>
                <w:szCs w:val="24"/>
              </w:rPr>
              <w:t>InvestmentProducts</w:t>
            </w:r>
            <w:proofErr w:type="spellEnd"/>
            <w:r>
              <w:rPr>
                <w:color w:val="070707"/>
                <w:sz w:val="24"/>
                <w:szCs w:val="24"/>
              </w:rPr>
              <w:t xml:space="preserve"> and implements all methods</w:t>
            </w:r>
          </w:p>
        </w:tc>
        <w:tc>
          <w:tcPr>
            <w:tcW w:w="0" w:type="auto"/>
          </w:tcPr>
          <w:p w14:paraId="31432081" w14:textId="77777777" w:rsidR="0081199E" w:rsidRPr="00787177" w:rsidRDefault="0081199E" w:rsidP="0081199E">
            <w:pPr>
              <w:pStyle w:val="BodyText"/>
              <w:ind w:left="180" w:right="86"/>
              <w:rPr>
                <w:sz w:val="24"/>
                <w:szCs w:val="24"/>
                <w:u w:val="single" w:color="060606"/>
              </w:rPr>
            </w:pPr>
            <w:r w:rsidRPr="00787177">
              <w:rPr>
                <w:sz w:val="24"/>
                <w:szCs w:val="24"/>
                <w:u w:val="single" w:color="060606"/>
              </w:rPr>
              <w:tab/>
            </w:r>
          </w:p>
        </w:tc>
        <w:tc>
          <w:tcPr>
            <w:tcW w:w="1421" w:type="dxa"/>
            <w:gridSpan w:val="2"/>
          </w:tcPr>
          <w:p w14:paraId="7742C2B6" w14:textId="79093C5F" w:rsidR="0081199E" w:rsidRDefault="0081199E" w:rsidP="0081199E">
            <w:pPr>
              <w:pStyle w:val="TableParagraph"/>
              <w:spacing w:line="270" w:lineRule="exact"/>
              <w:ind w:left="180" w:right="-165"/>
              <w:jc w:val="left"/>
              <w:rPr>
                <w:color w:val="070707"/>
                <w:sz w:val="24"/>
                <w:szCs w:val="24"/>
              </w:rPr>
            </w:pPr>
            <w:r>
              <w:rPr>
                <w:color w:val="070707"/>
                <w:sz w:val="24"/>
                <w:szCs w:val="24"/>
              </w:rPr>
              <w:t>2</w:t>
            </w:r>
            <w:r w:rsidRPr="00787177">
              <w:rPr>
                <w:color w:val="070707"/>
                <w:sz w:val="24"/>
                <w:szCs w:val="24"/>
              </w:rPr>
              <w:t>0 points</w:t>
            </w:r>
          </w:p>
        </w:tc>
      </w:tr>
      <w:tr w:rsidR="0081199E" w:rsidRPr="00AA2109" w14:paraId="497CEFF3" w14:textId="77777777" w:rsidTr="00C92BA3">
        <w:trPr>
          <w:trHeight w:hRule="exact" w:val="347"/>
        </w:trPr>
        <w:tc>
          <w:tcPr>
            <w:tcW w:w="0" w:type="auto"/>
          </w:tcPr>
          <w:p w14:paraId="0712EBAF" w14:textId="77777777" w:rsidR="0081199E" w:rsidRDefault="0081199E" w:rsidP="0081199E">
            <w:pPr>
              <w:pStyle w:val="TableParagraph"/>
              <w:spacing w:before="1"/>
              <w:ind w:left="180" w:right="86"/>
              <w:jc w:val="left"/>
              <w:rPr>
                <w:color w:val="070707"/>
                <w:sz w:val="24"/>
                <w:szCs w:val="24"/>
              </w:rPr>
            </w:pPr>
            <w:r>
              <w:rPr>
                <w:color w:val="070707"/>
                <w:sz w:val="24"/>
                <w:szCs w:val="24"/>
              </w:rPr>
              <w:t>ETF class:</w:t>
            </w:r>
            <w:r w:rsidRPr="00787177">
              <w:rPr>
                <w:color w:val="070707"/>
                <w:sz w:val="24"/>
                <w:szCs w:val="24"/>
              </w:rPr>
              <w:t xml:space="preserve"> </w:t>
            </w:r>
            <w:r>
              <w:rPr>
                <w:color w:val="070707"/>
                <w:sz w:val="24"/>
                <w:szCs w:val="24"/>
              </w:rPr>
              <w:t xml:space="preserve">overwrites </w:t>
            </w:r>
            <w:proofErr w:type="spellStart"/>
            <w:r>
              <w:rPr>
                <w:color w:val="070707"/>
                <w:sz w:val="24"/>
                <w:szCs w:val="24"/>
              </w:rPr>
              <w:t>toString</w:t>
            </w:r>
            <w:proofErr w:type="spellEnd"/>
            <w:r>
              <w:rPr>
                <w:color w:val="070707"/>
                <w:sz w:val="24"/>
                <w:szCs w:val="24"/>
              </w:rPr>
              <w:t>( ) to allow printing of object</w:t>
            </w:r>
          </w:p>
        </w:tc>
        <w:tc>
          <w:tcPr>
            <w:tcW w:w="0" w:type="auto"/>
          </w:tcPr>
          <w:p w14:paraId="7BE84813" w14:textId="77777777" w:rsidR="0081199E" w:rsidRPr="00787177" w:rsidRDefault="0081199E" w:rsidP="0081199E">
            <w:pPr>
              <w:pStyle w:val="BodyText"/>
              <w:ind w:left="180" w:right="86"/>
              <w:rPr>
                <w:sz w:val="24"/>
                <w:szCs w:val="24"/>
                <w:u w:val="single" w:color="060606"/>
              </w:rPr>
            </w:pPr>
            <w:r w:rsidRPr="00787177">
              <w:rPr>
                <w:sz w:val="24"/>
                <w:szCs w:val="24"/>
                <w:u w:val="single" w:color="060606"/>
              </w:rPr>
              <w:tab/>
            </w:r>
          </w:p>
        </w:tc>
        <w:tc>
          <w:tcPr>
            <w:tcW w:w="1421" w:type="dxa"/>
            <w:gridSpan w:val="2"/>
          </w:tcPr>
          <w:p w14:paraId="19220740" w14:textId="77777777" w:rsidR="0081199E" w:rsidRDefault="0081199E" w:rsidP="0081199E">
            <w:pPr>
              <w:pStyle w:val="TableParagraph"/>
              <w:spacing w:line="270" w:lineRule="exact"/>
              <w:ind w:left="180" w:right="-165"/>
              <w:jc w:val="left"/>
              <w:rPr>
                <w:color w:val="070707"/>
                <w:sz w:val="24"/>
                <w:szCs w:val="24"/>
              </w:rPr>
            </w:pPr>
            <w:r>
              <w:rPr>
                <w:color w:val="070707"/>
                <w:sz w:val="24"/>
                <w:szCs w:val="24"/>
              </w:rPr>
              <w:t>1</w:t>
            </w:r>
            <w:r w:rsidRPr="00787177">
              <w:rPr>
                <w:color w:val="070707"/>
                <w:sz w:val="24"/>
                <w:szCs w:val="24"/>
              </w:rPr>
              <w:t>0 points</w:t>
            </w:r>
          </w:p>
        </w:tc>
      </w:tr>
      <w:tr w:rsidR="0081199E" w14:paraId="4F085105" w14:textId="77777777" w:rsidTr="00C92BA3">
        <w:trPr>
          <w:trHeight w:hRule="exact" w:val="347"/>
        </w:trPr>
        <w:tc>
          <w:tcPr>
            <w:tcW w:w="0" w:type="auto"/>
          </w:tcPr>
          <w:p w14:paraId="1C2D8DD9" w14:textId="77777777" w:rsidR="0081199E" w:rsidRDefault="0081199E" w:rsidP="0081199E">
            <w:pPr>
              <w:pStyle w:val="TableParagraph"/>
              <w:spacing w:before="1"/>
              <w:ind w:left="180" w:right="86"/>
              <w:jc w:val="left"/>
              <w:rPr>
                <w:color w:val="070707"/>
                <w:sz w:val="24"/>
                <w:szCs w:val="24"/>
              </w:rPr>
            </w:pPr>
            <w:proofErr w:type="spellStart"/>
            <w:r>
              <w:rPr>
                <w:color w:val="070707"/>
                <w:sz w:val="24"/>
                <w:szCs w:val="24"/>
              </w:rPr>
              <w:t>StockDriver</w:t>
            </w:r>
            <w:proofErr w:type="spellEnd"/>
            <w:r>
              <w:rPr>
                <w:color w:val="070707"/>
                <w:sz w:val="24"/>
                <w:szCs w:val="24"/>
              </w:rPr>
              <w:t xml:space="preserve"> class: main( ) imports text file and uses </w:t>
            </w:r>
            <w:proofErr w:type="spellStart"/>
            <w:r>
              <w:rPr>
                <w:color w:val="070707"/>
                <w:sz w:val="24"/>
                <w:szCs w:val="24"/>
              </w:rPr>
              <w:t>delimeter</w:t>
            </w:r>
            <w:proofErr w:type="spellEnd"/>
            <w:r>
              <w:rPr>
                <w:color w:val="070707"/>
                <w:sz w:val="24"/>
                <w:szCs w:val="24"/>
              </w:rPr>
              <w:t xml:space="preserve"> (, ) to read file</w:t>
            </w:r>
          </w:p>
        </w:tc>
        <w:tc>
          <w:tcPr>
            <w:tcW w:w="0" w:type="auto"/>
          </w:tcPr>
          <w:p w14:paraId="1AA7846B" w14:textId="77777777" w:rsidR="0081199E" w:rsidRPr="00787177" w:rsidRDefault="0081199E" w:rsidP="0081199E">
            <w:pPr>
              <w:pStyle w:val="BodyText"/>
              <w:ind w:left="180" w:right="86"/>
              <w:rPr>
                <w:sz w:val="24"/>
                <w:szCs w:val="24"/>
                <w:u w:val="single" w:color="060606"/>
              </w:rPr>
            </w:pPr>
            <w:r>
              <w:rPr>
                <w:sz w:val="24"/>
                <w:szCs w:val="24"/>
                <w:u w:val="single" w:color="060606"/>
              </w:rPr>
              <w:t>_____</w:t>
            </w:r>
          </w:p>
        </w:tc>
        <w:tc>
          <w:tcPr>
            <w:tcW w:w="1421" w:type="dxa"/>
            <w:gridSpan w:val="2"/>
          </w:tcPr>
          <w:p w14:paraId="278FB465" w14:textId="77777777" w:rsidR="0081199E" w:rsidRDefault="0081199E" w:rsidP="0081199E">
            <w:pPr>
              <w:pStyle w:val="TableParagraph"/>
              <w:spacing w:line="270" w:lineRule="exact"/>
              <w:ind w:left="180" w:right="-165"/>
              <w:jc w:val="left"/>
              <w:rPr>
                <w:color w:val="070707"/>
                <w:sz w:val="24"/>
                <w:szCs w:val="24"/>
              </w:rPr>
            </w:pPr>
            <w:r>
              <w:rPr>
                <w:color w:val="070707"/>
                <w:sz w:val="24"/>
                <w:szCs w:val="24"/>
              </w:rPr>
              <w:t>30 points</w:t>
            </w:r>
          </w:p>
        </w:tc>
      </w:tr>
      <w:tr w:rsidR="0081199E" w14:paraId="3DF3B059" w14:textId="77777777" w:rsidTr="00C92BA3">
        <w:trPr>
          <w:trHeight w:hRule="exact" w:val="347"/>
        </w:trPr>
        <w:tc>
          <w:tcPr>
            <w:tcW w:w="0" w:type="auto"/>
          </w:tcPr>
          <w:p w14:paraId="0D190DDA" w14:textId="77777777" w:rsidR="0081199E" w:rsidRDefault="0081199E" w:rsidP="0081199E">
            <w:pPr>
              <w:pStyle w:val="TableParagraph"/>
              <w:spacing w:before="1"/>
              <w:ind w:left="180" w:right="86"/>
              <w:jc w:val="left"/>
              <w:rPr>
                <w:color w:val="070707"/>
                <w:sz w:val="24"/>
                <w:szCs w:val="24"/>
              </w:rPr>
            </w:pPr>
            <w:proofErr w:type="spellStart"/>
            <w:r>
              <w:rPr>
                <w:color w:val="070707"/>
                <w:sz w:val="24"/>
                <w:szCs w:val="24"/>
              </w:rPr>
              <w:t>StockDriver</w:t>
            </w:r>
            <w:proofErr w:type="spellEnd"/>
            <w:r>
              <w:rPr>
                <w:color w:val="070707"/>
                <w:sz w:val="24"/>
                <w:szCs w:val="24"/>
              </w:rPr>
              <w:t xml:space="preserve"> class: uses a try /catch for exception handling</w:t>
            </w:r>
          </w:p>
        </w:tc>
        <w:tc>
          <w:tcPr>
            <w:tcW w:w="0" w:type="auto"/>
          </w:tcPr>
          <w:p w14:paraId="1535204A" w14:textId="77777777" w:rsidR="0081199E" w:rsidRDefault="0081199E" w:rsidP="0081199E">
            <w:pPr>
              <w:pStyle w:val="BodyText"/>
              <w:ind w:left="180" w:right="86"/>
              <w:rPr>
                <w:sz w:val="24"/>
                <w:szCs w:val="24"/>
                <w:u w:val="single" w:color="060606"/>
              </w:rPr>
            </w:pPr>
            <w:r>
              <w:rPr>
                <w:sz w:val="24"/>
                <w:szCs w:val="24"/>
                <w:u w:val="single" w:color="060606"/>
              </w:rPr>
              <w:t>____</w:t>
            </w:r>
          </w:p>
        </w:tc>
        <w:tc>
          <w:tcPr>
            <w:tcW w:w="1421" w:type="dxa"/>
            <w:gridSpan w:val="2"/>
          </w:tcPr>
          <w:p w14:paraId="32248449" w14:textId="77777777" w:rsidR="0081199E" w:rsidRDefault="0081199E" w:rsidP="0081199E">
            <w:pPr>
              <w:pStyle w:val="TableParagraph"/>
              <w:spacing w:line="270" w:lineRule="exact"/>
              <w:ind w:left="180" w:right="-165"/>
              <w:jc w:val="left"/>
              <w:rPr>
                <w:color w:val="070707"/>
                <w:sz w:val="24"/>
                <w:szCs w:val="24"/>
              </w:rPr>
            </w:pPr>
            <w:r>
              <w:rPr>
                <w:color w:val="070707"/>
                <w:sz w:val="24"/>
                <w:szCs w:val="24"/>
              </w:rPr>
              <w:t>10 points</w:t>
            </w:r>
          </w:p>
        </w:tc>
      </w:tr>
      <w:tr w:rsidR="0081199E" w14:paraId="07EC69CF" w14:textId="77777777" w:rsidTr="00C92BA3">
        <w:trPr>
          <w:trHeight w:hRule="exact" w:val="276"/>
        </w:trPr>
        <w:tc>
          <w:tcPr>
            <w:tcW w:w="0" w:type="auto"/>
          </w:tcPr>
          <w:p w14:paraId="48C11947" w14:textId="77777777" w:rsidR="0081199E" w:rsidRDefault="0081199E" w:rsidP="0081199E">
            <w:pPr>
              <w:pStyle w:val="TableParagraph"/>
              <w:spacing w:before="1"/>
              <w:ind w:left="180" w:right="86"/>
              <w:jc w:val="left"/>
              <w:rPr>
                <w:color w:val="070707"/>
                <w:sz w:val="24"/>
                <w:szCs w:val="24"/>
              </w:rPr>
            </w:pPr>
            <w:proofErr w:type="spellStart"/>
            <w:r>
              <w:rPr>
                <w:color w:val="070707"/>
                <w:sz w:val="24"/>
                <w:szCs w:val="24"/>
              </w:rPr>
              <w:t>StockDriver</w:t>
            </w:r>
            <w:proofErr w:type="spellEnd"/>
            <w:r>
              <w:rPr>
                <w:color w:val="070707"/>
                <w:sz w:val="24"/>
                <w:szCs w:val="24"/>
              </w:rPr>
              <w:t xml:space="preserve"> class: code can read uppercase or lowercase </w:t>
            </w:r>
            <w:proofErr w:type="spellStart"/>
            <w:r>
              <w:rPr>
                <w:color w:val="070707"/>
                <w:sz w:val="24"/>
                <w:szCs w:val="24"/>
              </w:rPr>
              <w:t>productType</w:t>
            </w:r>
            <w:proofErr w:type="spellEnd"/>
          </w:p>
        </w:tc>
        <w:tc>
          <w:tcPr>
            <w:tcW w:w="0" w:type="auto"/>
          </w:tcPr>
          <w:p w14:paraId="32F3958E" w14:textId="77777777" w:rsidR="0081199E" w:rsidRDefault="0081199E" w:rsidP="0081199E">
            <w:pPr>
              <w:pStyle w:val="BodyText"/>
              <w:ind w:left="180" w:right="86"/>
              <w:rPr>
                <w:sz w:val="24"/>
                <w:szCs w:val="24"/>
                <w:u w:val="single" w:color="060606"/>
              </w:rPr>
            </w:pPr>
          </w:p>
        </w:tc>
        <w:tc>
          <w:tcPr>
            <w:tcW w:w="1421" w:type="dxa"/>
            <w:gridSpan w:val="2"/>
          </w:tcPr>
          <w:p w14:paraId="45BD3D7B" w14:textId="77777777" w:rsidR="0081199E" w:rsidRDefault="0081199E" w:rsidP="0081199E">
            <w:pPr>
              <w:pStyle w:val="TableParagraph"/>
              <w:spacing w:line="270" w:lineRule="exact"/>
              <w:ind w:left="180" w:right="-165"/>
              <w:jc w:val="left"/>
              <w:rPr>
                <w:color w:val="070707"/>
                <w:sz w:val="24"/>
                <w:szCs w:val="24"/>
              </w:rPr>
            </w:pPr>
          </w:p>
        </w:tc>
      </w:tr>
      <w:tr w:rsidR="0081199E" w14:paraId="13134018" w14:textId="77777777" w:rsidTr="00C92BA3">
        <w:trPr>
          <w:trHeight w:hRule="exact" w:val="602"/>
        </w:trPr>
        <w:tc>
          <w:tcPr>
            <w:tcW w:w="0" w:type="auto"/>
          </w:tcPr>
          <w:p w14:paraId="414072E4" w14:textId="77777777" w:rsidR="0081199E" w:rsidRDefault="0081199E" w:rsidP="0081199E">
            <w:pPr>
              <w:pStyle w:val="TableParagraph"/>
              <w:spacing w:before="1"/>
              <w:ind w:left="180" w:right="86"/>
              <w:jc w:val="left"/>
              <w:rPr>
                <w:color w:val="070707"/>
                <w:sz w:val="24"/>
                <w:szCs w:val="24"/>
              </w:rPr>
            </w:pPr>
            <w:proofErr w:type="spellStart"/>
            <w:r>
              <w:rPr>
                <w:color w:val="070707"/>
                <w:sz w:val="24"/>
                <w:szCs w:val="24"/>
              </w:rPr>
              <w:t>StockDriver</w:t>
            </w:r>
            <w:proofErr w:type="spellEnd"/>
            <w:r>
              <w:rPr>
                <w:color w:val="070707"/>
                <w:sz w:val="24"/>
                <w:szCs w:val="24"/>
              </w:rPr>
              <w:t xml:space="preserve"> class: code inputs ETF and Stocks to different method calls for the portfolio</w:t>
            </w:r>
          </w:p>
          <w:p w14:paraId="13A3E0AD" w14:textId="35A976D4" w:rsidR="0081199E" w:rsidRDefault="0081199E" w:rsidP="0081199E">
            <w:pPr>
              <w:pStyle w:val="TableParagraph"/>
              <w:spacing w:before="1"/>
              <w:ind w:left="180" w:right="86"/>
              <w:jc w:val="left"/>
              <w:rPr>
                <w:color w:val="070707"/>
                <w:sz w:val="24"/>
                <w:szCs w:val="24"/>
              </w:rPr>
            </w:pPr>
          </w:p>
        </w:tc>
        <w:tc>
          <w:tcPr>
            <w:tcW w:w="0" w:type="auto"/>
          </w:tcPr>
          <w:p w14:paraId="10EF025A" w14:textId="77777777" w:rsidR="0081199E" w:rsidRDefault="0081199E" w:rsidP="0081199E">
            <w:pPr>
              <w:pStyle w:val="BodyText"/>
              <w:ind w:left="180" w:right="86"/>
              <w:rPr>
                <w:sz w:val="24"/>
                <w:szCs w:val="24"/>
                <w:u w:val="single" w:color="060606"/>
              </w:rPr>
            </w:pPr>
            <w:r>
              <w:rPr>
                <w:sz w:val="24"/>
                <w:szCs w:val="24"/>
                <w:u w:val="single" w:color="060606"/>
              </w:rPr>
              <w:t>____</w:t>
            </w:r>
          </w:p>
        </w:tc>
        <w:tc>
          <w:tcPr>
            <w:tcW w:w="1421" w:type="dxa"/>
            <w:gridSpan w:val="2"/>
          </w:tcPr>
          <w:p w14:paraId="3C39DE55" w14:textId="77777777" w:rsidR="0081199E" w:rsidRDefault="0081199E" w:rsidP="0081199E">
            <w:pPr>
              <w:pStyle w:val="TableParagraph"/>
              <w:spacing w:line="270" w:lineRule="exact"/>
              <w:ind w:left="180" w:right="-165"/>
              <w:jc w:val="left"/>
              <w:rPr>
                <w:color w:val="070707"/>
                <w:sz w:val="24"/>
                <w:szCs w:val="24"/>
              </w:rPr>
            </w:pPr>
            <w:r>
              <w:rPr>
                <w:color w:val="070707"/>
                <w:sz w:val="24"/>
                <w:szCs w:val="24"/>
              </w:rPr>
              <w:t>10 points</w:t>
            </w:r>
          </w:p>
        </w:tc>
      </w:tr>
      <w:tr w:rsidR="0081199E" w14:paraId="42B490F8" w14:textId="77777777" w:rsidTr="00C92BA3">
        <w:trPr>
          <w:trHeight w:hRule="exact" w:val="602"/>
        </w:trPr>
        <w:tc>
          <w:tcPr>
            <w:tcW w:w="0" w:type="auto"/>
          </w:tcPr>
          <w:p w14:paraId="242A5F53" w14:textId="7022741A" w:rsidR="0081199E" w:rsidRPr="00787177" w:rsidRDefault="0081199E" w:rsidP="0081199E">
            <w:pPr>
              <w:pStyle w:val="TableParagraph"/>
              <w:spacing w:line="270" w:lineRule="exact"/>
              <w:ind w:right="86"/>
              <w:jc w:val="left"/>
              <w:rPr>
                <w:color w:val="070707"/>
                <w:sz w:val="24"/>
                <w:szCs w:val="24"/>
              </w:rPr>
            </w:pPr>
            <w:r>
              <w:rPr>
                <w:color w:val="070707"/>
                <w:sz w:val="24"/>
                <w:szCs w:val="24"/>
              </w:rPr>
              <w:t xml:space="preserve">   </w:t>
            </w:r>
            <w:r w:rsidRPr="00787177">
              <w:rPr>
                <w:color w:val="070707"/>
                <w:sz w:val="24"/>
                <w:szCs w:val="24"/>
              </w:rPr>
              <w:t>Code uses a consistent variable naming convention</w:t>
            </w:r>
          </w:p>
          <w:p w14:paraId="78ACDD52" w14:textId="77777777" w:rsidR="0081199E" w:rsidRDefault="0081199E" w:rsidP="0081199E">
            <w:pPr>
              <w:pStyle w:val="TableParagraph"/>
              <w:spacing w:before="1"/>
              <w:ind w:left="180" w:right="86"/>
              <w:jc w:val="left"/>
              <w:rPr>
                <w:color w:val="070707"/>
                <w:sz w:val="24"/>
                <w:szCs w:val="24"/>
              </w:rPr>
            </w:pPr>
          </w:p>
        </w:tc>
        <w:tc>
          <w:tcPr>
            <w:tcW w:w="0" w:type="auto"/>
          </w:tcPr>
          <w:p w14:paraId="1AB39937" w14:textId="6C6C8F01" w:rsidR="0081199E" w:rsidRDefault="0081199E" w:rsidP="0081199E">
            <w:pPr>
              <w:pStyle w:val="BodyText"/>
              <w:ind w:left="180" w:right="86"/>
              <w:rPr>
                <w:sz w:val="24"/>
                <w:szCs w:val="24"/>
                <w:u w:val="single" w:color="060606"/>
              </w:rPr>
            </w:pPr>
            <w:r>
              <w:rPr>
                <w:sz w:val="24"/>
                <w:szCs w:val="24"/>
                <w:u w:val="single" w:color="060606"/>
              </w:rPr>
              <w:t>____</w:t>
            </w:r>
          </w:p>
        </w:tc>
        <w:tc>
          <w:tcPr>
            <w:tcW w:w="1421" w:type="dxa"/>
            <w:gridSpan w:val="2"/>
          </w:tcPr>
          <w:p w14:paraId="49CDD0C8" w14:textId="77777777" w:rsidR="0081199E" w:rsidRPr="00787177" w:rsidRDefault="0081199E" w:rsidP="0081199E">
            <w:pPr>
              <w:pStyle w:val="TableParagraph"/>
              <w:spacing w:line="270" w:lineRule="exact"/>
              <w:ind w:left="180" w:right="-165"/>
              <w:jc w:val="left"/>
              <w:rPr>
                <w:color w:val="070707"/>
                <w:sz w:val="24"/>
                <w:szCs w:val="24"/>
              </w:rPr>
            </w:pPr>
            <w:r w:rsidRPr="00787177">
              <w:rPr>
                <w:color w:val="070707"/>
                <w:sz w:val="24"/>
                <w:szCs w:val="24"/>
              </w:rPr>
              <w:t>10 points</w:t>
            </w:r>
          </w:p>
          <w:p w14:paraId="7709815C" w14:textId="77777777" w:rsidR="0081199E" w:rsidRDefault="0081199E" w:rsidP="0081199E">
            <w:pPr>
              <w:pStyle w:val="TableParagraph"/>
              <w:spacing w:line="270" w:lineRule="exact"/>
              <w:ind w:left="180" w:right="-165"/>
              <w:jc w:val="left"/>
              <w:rPr>
                <w:color w:val="070707"/>
                <w:sz w:val="24"/>
                <w:szCs w:val="24"/>
              </w:rPr>
            </w:pPr>
          </w:p>
        </w:tc>
      </w:tr>
    </w:tbl>
    <w:p w14:paraId="240A9951" w14:textId="33186B2A" w:rsidR="005E2C43" w:rsidRPr="00AA2109" w:rsidRDefault="00F751DF" w:rsidP="00426BBB">
      <w:pPr>
        <w:spacing w:after="160" w:line="259" w:lineRule="auto"/>
        <w:rPr>
          <w:sz w:val="24"/>
          <w:szCs w:val="24"/>
        </w:rPr>
      </w:pPr>
      <w:r w:rsidRPr="00787177">
        <w:rPr>
          <w:b/>
          <w:sz w:val="28"/>
          <w:szCs w:val="24"/>
        </w:rPr>
        <w:t>Total Points = 3</w:t>
      </w:r>
      <w:r w:rsidR="00D36284">
        <w:rPr>
          <w:b/>
          <w:sz w:val="28"/>
          <w:szCs w:val="24"/>
        </w:rPr>
        <w:t>5</w:t>
      </w:r>
      <w:r>
        <w:rPr>
          <w:b/>
          <w:sz w:val="28"/>
          <w:szCs w:val="24"/>
        </w:rPr>
        <w:t>0</w:t>
      </w:r>
      <w:r w:rsidRPr="00787177">
        <w:rPr>
          <w:b/>
          <w:sz w:val="28"/>
          <w:szCs w:val="24"/>
        </w:rPr>
        <w:t xml:space="preserve">   </w:t>
      </w:r>
    </w:p>
    <w:sectPr w:rsidR="005E2C43" w:rsidRPr="00AA2109" w:rsidSect="008B79E6">
      <w:headerReference w:type="default" r:id="rId11"/>
      <w:headerReference w:type="first" r:id="rId12"/>
      <w:pgSz w:w="12240" w:h="15840"/>
      <w:pgMar w:top="160" w:right="300" w:bottom="280" w:left="980" w:header="720" w:footer="720" w:gutter="0"/>
      <w:cols w:space="6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2C8A4F" w14:textId="77777777" w:rsidR="0086200F" w:rsidRDefault="0086200F">
      <w:r>
        <w:separator/>
      </w:r>
    </w:p>
  </w:endnote>
  <w:endnote w:type="continuationSeparator" w:id="0">
    <w:p w14:paraId="43DCD53E" w14:textId="77777777" w:rsidR="0086200F" w:rsidRDefault="00862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Neue">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4F73B5" w14:textId="3D47369E" w:rsidR="00213541" w:rsidRDefault="00213541">
    <w:pPr>
      <w:pStyle w:val="Footer"/>
    </w:pPr>
    <w:r w:rsidRPr="000B1B6A">
      <w:rPr>
        <w:noProof/>
      </w:rPr>
      <w:drawing>
        <wp:anchor distT="0" distB="0" distL="114300" distR="114300" simplePos="0" relativeHeight="251659264" behindDoc="1" locked="0" layoutInCell="1" allowOverlap="1" wp14:anchorId="7007296E" wp14:editId="6EC208A0">
          <wp:simplePos x="0" y="0"/>
          <wp:positionH relativeFrom="column">
            <wp:posOffset>4998357</wp:posOffset>
          </wp:positionH>
          <wp:positionV relativeFrom="paragraph">
            <wp:posOffset>-130629</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p w14:paraId="764999E3" w14:textId="77777777" w:rsidR="00213541" w:rsidRDefault="00213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D3DE87" w14:textId="77777777" w:rsidR="0086200F" w:rsidRDefault="0086200F">
      <w:r>
        <w:separator/>
      </w:r>
    </w:p>
  </w:footnote>
  <w:footnote w:type="continuationSeparator" w:id="0">
    <w:p w14:paraId="7870AF8D" w14:textId="77777777" w:rsidR="0086200F" w:rsidRDefault="00862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3B545" w14:textId="20BD99C2" w:rsidR="00C566D5" w:rsidRPr="00746DE4" w:rsidRDefault="00C566D5" w:rsidP="00C566D5">
    <w:pPr>
      <w:pStyle w:val="Header"/>
      <w:rPr>
        <w:b/>
        <w:bCs/>
        <w:sz w:val="24"/>
      </w:rPr>
    </w:pPr>
    <w:r w:rsidRPr="00746DE4">
      <w:rPr>
        <w:b/>
        <w:bCs/>
        <w:sz w:val="24"/>
      </w:rPr>
      <w:t>JAVA PROGRAMMING</w:t>
    </w:r>
    <w:r w:rsidRPr="00746DE4">
      <w:rPr>
        <w:b/>
        <w:bCs/>
        <w:sz w:val="24"/>
      </w:rPr>
      <w:tab/>
    </w:r>
  </w:p>
  <w:p w14:paraId="51281B19" w14:textId="085E3255" w:rsidR="00934E17" w:rsidRPr="00746DE4" w:rsidRDefault="00934E17" w:rsidP="00C566D5">
    <w:pPr>
      <w:rPr>
        <w:b/>
        <w:bCs/>
        <w:sz w:val="24"/>
      </w:rPr>
    </w:pPr>
    <w:r w:rsidRPr="00746DE4">
      <w:rPr>
        <w:b/>
        <w:bCs/>
        <w:sz w:val="24"/>
      </w:rPr>
      <w:t>NATIONAL 2021</w:t>
    </w:r>
  </w:p>
  <w:p w14:paraId="33665814" w14:textId="0F512B2B" w:rsidR="005E2C43" w:rsidRPr="00746DE4" w:rsidRDefault="00C566D5" w:rsidP="00C566D5">
    <w:pPr>
      <w:rPr>
        <w:b/>
        <w:sz w:val="24"/>
      </w:rPr>
    </w:pPr>
    <w:r w:rsidRPr="00746DE4">
      <w:rPr>
        <w:b/>
        <w:bCs/>
        <w:sz w:val="24"/>
      </w:rPr>
      <w:t xml:space="preserve">Page </w:t>
    </w:r>
    <w:r w:rsidRPr="00746DE4">
      <w:rPr>
        <w:b/>
        <w:bCs/>
        <w:sz w:val="24"/>
      </w:rPr>
      <w:fldChar w:fldCharType="begin"/>
    </w:r>
    <w:r w:rsidRPr="00746DE4">
      <w:rPr>
        <w:b/>
        <w:bCs/>
        <w:sz w:val="24"/>
      </w:rPr>
      <w:instrText xml:space="preserve"> PAGE   \* MERGEFORMAT </w:instrText>
    </w:r>
    <w:r w:rsidRPr="00746DE4">
      <w:rPr>
        <w:b/>
        <w:bCs/>
        <w:sz w:val="24"/>
      </w:rPr>
      <w:fldChar w:fldCharType="separate"/>
    </w:r>
    <w:r w:rsidR="00746DE4">
      <w:rPr>
        <w:b/>
        <w:bCs/>
        <w:noProof/>
        <w:sz w:val="24"/>
      </w:rPr>
      <w:t>3</w:t>
    </w:r>
    <w:r w:rsidRPr="00746DE4">
      <w:rPr>
        <w:b/>
        <w:bCs/>
        <w:sz w:val="24"/>
      </w:rPr>
      <w:fldChar w:fldCharType="end"/>
    </w:r>
    <w:r w:rsidRPr="00746DE4">
      <w:rPr>
        <w:b/>
        <w:bCs/>
        <w:sz w:val="24"/>
      </w:rPr>
      <w:t xml:space="preserve"> of </w:t>
    </w:r>
    <w:r w:rsidRPr="00746DE4">
      <w:rPr>
        <w:b/>
        <w:sz w:val="24"/>
      </w:rPr>
      <w:fldChar w:fldCharType="begin"/>
    </w:r>
    <w:r w:rsidRPr="00746DE4">
      <w:rPr>
        <w:b/>
        <w:sz w:val="24"/>
      </w:rPr>
      <w:instrText xml:space="preserve"> NUMPAGES  </w:instrText>
    </w:r>
    <w:r w:rsidRPr="00746DE4">
      <w:rPr>
        <w:b/>
        <w:sz w:val="24"/>
      </w:rPr>
      <w:fldChar w:fldCharType="separate"/>
    </w:r>
    <w:r w:rsidR="00746DE4">
      <w:rPr>
        <w:b/>
        <w:noProof/>
        <w:sz w:val="24"/>
      </w:rPr>
      <w:t>7</w:t>
    </w:r>
    <w:r w:rsidRPr="00746DE4">
      <w:rPr>
        <w:b/>
        <w:sz w:val="24"/>
      </w:rPr>
      <w:fldChar w:fldCharType="end"/>
    </w:r>
  </w:p>
  <w:p w14:paraId="37263CDA" w14:textId="77777777" w:rsidR="00C566D5" w:rsidRPr="00C566D5" w:rsidRDefault="00C566D5" w:rsidP="00C566D5">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B99AF0" w14:textId="43ADFACE" w:rsidR="00D30854" w:rsidRPr="001962B9" w:rsidRDefault="00D55698" w:rsidP="00F1245D">
    <w:pPr>
      <w:pStyle w:val="Header"/>
      <w:rPr>
        <w:b/>
        <w:bCs/>
      </w:rPr>
    </w:pPr>
    <w:r>
      <w:rPr>
        <w:b/>
        <w:bCs/>
      </w:rPr>
      <w:t>JAVA PROGRAMMING</w:t>
    </w:r>
    <w:r w:rsidRPr="001962B9">
      <w:rPr>
        <w:b/>
        <w:bCs/>
      </w:rPr>
      <w:tab/>
    </w:r>
  </w:p>
  <w:p w14:paraId="5F50D0BC" w14:textId="77777777" w:rsidR="00467DF5" w:rsidRDefault="00467DF5" w:rsidP="00467DF5">
    <w:pPr>
      <w:rPr>
        <w:b/>
        <w:bCs/>
      </w:rPr>
    </w:pPr>
    <w:r>
      <w:rPr>
        <w:b/>
        <w:bCs/>
      </w:rPr>
      <w:t>NATIONAL 2021</w:t>
    </w:r>
  </w:p>
  <w:p w14:paraId="01799B52" w14:textId="7F21F316" w:rsidR="00D30854" w:rsidRDefault="00D55698" w:rsidP="009507EC">
    <w:pPr>
      <w:rPr>
        <w:b/>
      </w:rPr>
    </w:pPr>
    <w:r w:rsidRPr="001962B9">
      <w:rPr>
        <w:b/>
        <w:bCs/>
      </w:rPr>
      <w:t xml:space="preserve">Page </w:t>
    </w:r>
    <w:r w:rsidR="00BF0C0D" w:rsidRPr="001962B9">
      <w:rPr>
        <w:b/>
        <w:bCs/>
      </w:rPr>
      <w:fldChar w:fldCharType="begin"/>
    </w:r>
    <w:r w:rsidRPr="001962B9">
      <w:rPr>
        <w:b/>
        <w:bCs/>
      </w:rPr>
      <w:instrText xml:space="preserve"> PAGE   \* MERGEFORMAT </w:instrText>
    </w:r>
    <w:r w:rsidR="00BF0C0D" w:rsidRPr="001962B9">
      <w:rPr>
        <w:b/>
        <w:bCs/>
      </w:rPr>
      <w:fldChar w:fldCharType="separate"/>
    </w:r>
    <w:r w:rsidR="00746DE4">
      <w:rPr>
        <w:b/>
        <w:bCs/>
        <w:noProof/>
      </w:rPr>
      <w:t>7</w:t>
    </w:r>
    <w:r w:rsidR="00BF0C0D" w:rsidRPr="001962B9">
      <w:rPr>
        <w:b/>
        <w:bCs/>
      </w:rPr>
      <w:fldChar w:fldCharType="end"/>
    </w:r>
    <w:r w:rsidRPr="001962B9">
      <w:rPr>
        <w:b/>
        <w:bCs/>
      </w:rPr>
      <w:t xml:space="preserve"> of </w:t>
    </w:r>
    <w:r w:rsidR="00BF0C0D" w:rsidRPr="001962B9">
      <w:rPr>
        <w:b/>
      </w:rPr>
      <w:fldChar w:fldCharType="begin"/>
    </w:r>
    <w:r w:rsidRPr="001962B9">
      <w:rPr>
        <w:b/>
      </w:rPr>
      <w:instrText xml:space="preserve"> NUMPAGES  </w:instrText>
    </w:r>
    <w:r w:rsidR="00BF0C0D" w:rsidRPr="001962B9">
      <w:rPr>
        <w:b/>
      </w:rPr>
      <w:fldChar w:fldCharType="separate"/>
    </w:r>
    <w:r w:rsidR="00746DE4">
      <w:rPr>
        <w:b/>
        <w:noProof/>
      </w:rPr>
      <w:t>7</w:t>
    </w:r>
    <w:r w:rsidR="00BF0C0D" w:rsidRPr="001962B9">
      <w:rPr>
        <w:b/>
      </w:rPr>
      <w:fldChar w:fldCharType="end"/>
    </w:r>
  </w:p>
  <w:p w14:paraId="7ED05693" w14:textId="77777777" w:rsidR="00C566D5" w:rsidRPr="001962B9" w:rsidRDefault="00C566D5" w:rsidP="009507EC">
    <w:pPr>
      <w:rPr>
        <w:b/>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C9E52" w14:textId="77777777" w:rsidR="00D30854" w:rsidRPr="009A1D2B" w:rsidRDefault="00D55698" w:rsidP="006838D7">
    <w:pPr>
      <w:tabs>
        <w:tab w:val="right" w:pos="9450"/>
      </w:tabs>
      <w:spacing w:before="120" w:after="120"/>
      <w:rPr>
        <w:rFonts w:ascii="Arial" w:hAnsi="Arial"/>
      </w:rPr>
    </w:pPr>
    <w:r>
      <w:t xml:space="preserve"> </w:t>
    </w:r>
    <w:r>
      <w:rPr>
        <w:rFonts w:ascii="Arial" w:hAnsi="Arial"/>
      </w:rPr>
      <w:t>8 Pages</w:t>
    </w:r>
    <w:r>
      <w:rPr>
        <w:rFonts w:ascii="Arial" w:hAnsi="Arial"/>
      </w:rPr>
      <w:tab/>
    </w:r>
    <w:r w:rsidRPr="009A1D2B">
      <w:rPr>
        <w:rFonts w:ascii="Arial" w:hAnsi="Arial"/>
      </w:rPr>
      <w:t>Contestant Number____________</w:t>
    </w:r>
  </w:p>
  <w:p w14:paraId="3CB282C6" w14:textId="77777777" w:rsidR="00D30854" w:rsidRPr="009A1D2B" w:rsidRDefault="00D55698" w:rsidP="006838D7">
    <w:pPr>
      <w:pStyle w:val="Heading5"/>
      <w:rPr>
        <w:rFonts w:ascii="Arial" w:hAnsi="Arial"/>
        <w:sz w:val="20"/>
      </w:rPr>
    </w:pPr>
    <w:r w:rsidRPr="009A1D2B">
      <w:rPr>
        <w:rFonts w:ascii="Arial" w:hAnsi="Arial"/>
        <w:sz w:val="20"/>
      </w:rPr>
      <w:tab/>
      <w:t>Time____________</w:t>
    </w:r>
  </w:p>
  <w:p w14:paraId="274FB2F5" w14:textId="77777777" w:rsidR="00D30854" w:rsidRDefault="00D55698" w:rsidP="006838D7">
    <w:pPr>
      <w:pStyle w:val="Header"/>
      <w:tabs>
        <w:tab w:val="clear" w:pos="8640"/>
        <w:tab w:val="right" w:pos="9450"/>
      </w:tabs>
      <w:ind w:right="-90"/>
    </w:pPr>
    <w:r w:rsidRPr="009A1D2B">
      <w:rPr>
        <w:rFonts w:ascii="Arial" w:hAnsi="Arial"/>
      </w:rPr>
      <w:tab/>
    </w:r>
    <w:r>
      <w:rPr>
        <w:rFonts w:ascii="Arial" w:hAnsi="Arial"/>
      </w:rPr>
      <w:t xml:space="preserve">                                                           </w:t>
    </w:r>
    <w:r>
      <w:rPr>
        <w:rFonts w:ascii="Arial" w:hAnsi="Arial"/>
      </w:rPr>
      <w:tab/>
      <w:t>R</w:t>
    </w:r>
    <w:r w:rsidRPr="009A1D2B">
      <w:rPr>
        <w:rFonts w:ascii="Arial" w:hAnsi="Arial"/>
      </w:rPr>
      <w:t>ank____________</w:t>
    </w:r>
  </w:p>
  <w:p w14:paraId="3791305B" w14:textId="77777777" w:rsidR="00D30854" w:rsidRDefault="0086200F"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043B1"/>
    <w:multiLevelType w:val="hybridMultilevel"/>
    <w:tmpl w:val="4F341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E0BF8"/>
    <w:multiLevelType w:val="hybridMultilevel"/>
    <w:tmpl w:val="CA9E9586"/>
    <w:lvl w:ilvl="0" w:tplc="ADF05CF2">
      <w:numFmt w:val="bullet"/>
      <w:lvlText w:val="·"/>
      <w:lvlJc w:val="left"/>
      <w:pPr>
        <w:ind w:left="2712" w:hanging="915"/>
      </w:pPr>
      <w:rPr>
        <w:rFonts w:ascii="Times New Roman" w:eastAsia="Times New Roman" w:hAnsi="Times New Roman" w:cs="Times New Roman" w:hint="default"/>
        <w:color w:val="363636"/>
        <w:w w:val="102"/>
        <w:sz w:val="22"/>
        <w:szCs w:val="22"/>
      </w:rPr>
    </w:lvl>
    <w:lvl w:ilvl="1" w:tplc="07661D18">
      <w:numFmt w:val="bullet"/>
      <w:lvlText w:val="•"/>
      <w:lvlJc w:val="left"/>
      <w:pPr>
        <w:ind w:left="3454" w:hanging="915"/>
      </w:pPr>
      <w:rPr>
        <w:rFonts w:hint="default"/>
      </w:rPr>
    </w:lvl>
    <w:lvl w:ilvl="2" w:tplc="6BAC39D6">
      <w:numFmt w:val="bullet"/>
      <w:lvlText w:val="•"/>
      <w:lvlJc w:val="left"/>
      <w:pPr>
        <w:ind w:left="4189" w:hanging="915"/>
      </w:pPr>
      <w:rPr>
        <w:rFonts w:hint="default"/>
      </w:rPr>
    </w:lvl>
    <w:lvl w:ilvl="3" w:tplc="3580D03C">
      <w:numFmt w:val="bullet"/>
      <w:lvlText w:val="•"/>
      <w:lvlJc w:val="left"/>
      <w:pPr>
        <w:ind w:left="4924" w:hanging="915"/>
      </w:pPr>
      <w:rPr>
        <w:rFonts w:hint="default"/>
      </w:rPr>
    </w:lvl>
    <w:lvl w:ilvl="4" w:tplc="35E03BAE">
      <w:numFmt w:val="bullet"/>
      <w:lvlText w:val="•"/>
      <w:lvlJc w:val="left"/>
      <w:pPr>
        <w:ind w:left="5659" w:hanging="915"/>
      </w:pPr>
      <w:rPr>
        <w:rFonts w:hint="default"/>
      </w:rPr>
    </w:lvl>
    <w:lvl w:ilvl="5" w:tplc="D82C8720">
      <w:numFmt w:val="bullet"/>
      <w:lvlText w:val="•"/>
      <w:lvlJc w:val="left"/>
      <w:pPr>
        <w:ind w:left="6394" w:hanging="915"/>
      </w:pPr>
      <w:rPr>
        <w:rFonts w:hint="default"/>
      </w:rPr>
    </w:lvl>
    <w:lvl w:ilvl="6" w:tplc="4964146C">
      <w:numFmt w:val="bullet"/>
      <w:lvlText w:val="•"/>
      <w:lvlJc w:val="left"/>
      <w:pPr>
        <w:ind w:left="7129" w:hanging="915"/>
      </w:pPr>
      <w:rPr>
        <w:rFonts w:hint="default"/>
      </w:rPr>
    </w:lvl>
    <w:lvl w:ilvl="7" w:tplc="B62A0CD4">
      <w:numFmt w:val="bullet"/>
      <w:lvlText w:val="•"/>
      <w:lvlJc w:val="left"/>
      <w:pPr>
        <w:ind w:left="7864" w:hanging="915"/>
      </w:pPr>
      <w:rPr>
        <w:rFonts w:hint="default"/>
      </w:rPr>
    </w:lvl>
    <w:lvl w:ilvl="8" w:tplc="95B6E4D0">
      <w:numFmt w:val="bullet"/>
      <w:lvlText w:val="•"/>
      <w:lvlJc w:val="left"/>
      <w:pPr>
        <w:ind w:left="8599" w:hanging="915"/>
      </w:pPr>
      <w:rPr>
        <w:rFonts w:hint="default"/>
      </w:rPr>
    </w:lvl>
  </w:abstractNum>
  <w:abstractNum w:abstractNumId="2" w15:restartNumberingAfterBreak="0">
    <w:nsid w:val="1EE8727B"/>
    <w:multiLevelType w:val="hybridMultilevel"/>
    <w:tmpl w:val="62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86610"/>
    <w:multiLevelType w:val="hybridMultilevel"/>
    <w:tmpl w:val="6BF2B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90288D"/>
    <w:multiLevelType w:val="hybridMultilevel"/>
    <w:tmpl w:val="5C70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73281"/>
    <w:multiLevelType w:val="hybridMultilevel"/>
    <w:tmpl w:val="51AA7FF4"/>
    <w:lvl w:ilvl="0" w:tplc="50EA897E">
      <w:start w:val="1"/>
      <w:numFmt w:val="lowerLetter"/>
      <w:lvlText w:val="%1."/>
      <w:lvlJc w:val="left"/>
      <w:pPr>
        <w:ind w:left="1229" w:hanging="360"/>
      </w:pPr>
      <w:rPr>
        <w:rFonts w:hint="default"/>
        <w:color w:val="070707"/>
        <w:w w:val="105"/>
      </w:rPr>
    </w:lvl>
    <w:lvl w:ilvl="1" w:tplc="04090019">
      <w:start w:val="1"/>
      <w:numFmt w:val="lowerLetter"/>
      <w:lvlText w:val="%2."/>
      <w:lvlJc w:val="left"/>
      <w:pPr>
        <w:ind w:left="1949" w:hanging="360"/>
      </w:pPr>
    </w:lvl>
    <w:lvl w:ilvl="2" w:tplc="0409001B" w:tentative="1">
      <w:start w:val="1"/>
      <w:numFmt w:val="lowerRoman"/>
      <w:lvlText w:val="%3."/>
      <w:lvlJc w:val="right"/>
      <w:pPr>
        <w:ind w:left="2669" w:hanging="180"/>
      </w:pPr>
    </w:lvl>
    <w:lvl w:ilvl="3" w:tplc="0409000F" w:tentative="1">
      <w:start w:val="1"/>
      <w:numFmt w:val="decimal"/>
      <w:lvlText w:val="%4."/>
      <w:lvlJc w:val="left"/>
      <w:pPr>
        <w:ind w:left="3389" w:hanging="360"/>
      </w:pPr>
    </w:lvl>
    <w:lvl w:ilvl="4" w:tplc="04090019" w:tentative="1">
      <w:start w:val="1"/>
      <w:numFmt w:val="lowerLetter"/>
      <w:lvlText w:val="%5."/>
      <w:lvlJc w:val="left"/>
      <w:pPr>
        <w:ind w:left="4109" w:hanging="360"/>
      </w:pPr>
    </w:lvl>
    <w:lvl w:ilvl="5" w:tplc="0409001B" w:tentative="1">
      <w:start w:val="1"/>
      <w:numFmt w:val="lowerRoman"/>
      <w:lvlText w:val="%6."/>
      <w:lvlJc w:val="right"/>
      <w:pPr>
        <w:ind w:left="4829" w:hanging="180"/>
      </w:pPr>
    </w:lvl>
    <w:lvl w:ilvl="6" w:tplc="0409000F" w:tentative="1">
      <w:start w:val="1"/>
      <w:numFmt w:val="decimal"/>
      <w:lvlText w:val="%7."/>
      <w:lvlJc w:val="left"/>
      <w:pPr>
        <w:ind w:left="5549" w:hanging="360"/>
      </w:pPr>
    </w:lvl>
    <w:lvl w:ilvl="7" w:tplc="04090019" w:tentative="1">
      <w:start w:val="1"/>
      <w:numFmt w:val="lowerLetter"/>
      <w:lvlText w:val="%8."/>
      <w:lvlJc w:val="left"/>
      <w:pPr>
        <w:ind w:left="6269" w:hanging="360"/>
      </w:pPr>
    </w:lvl>
    <w:lvl w:ilvl="8" w:tplc="0409001B" w:tentative="1">
      <w:start w:val="1"/>
      <w:numFmt w:val="lowerRoman"/>
      <w:lvlText w:val="%9."/>
      <w:lvlJc w:val="right"/>
      <w:pPr>
        <w:ind w:left="6989" w:hanging="180"/>
      </w:pPr>
    </w:lvl>
  </w:abstractNum>
  <w:abstractNum w:abstractNumId="6" w15:restartNumberingAfterBreak="0">
    <w:nsid w:val="322E4B30"/>
    <w:multiLevelType w:val="hybridMultilevel"/>
    <w:tmpl w:val="659A4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D93737"/>
    <w:multiLevelType w:val="hybridMultilevel"/>
    <w:tmpl w:val="C060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720753"/>
    <w:multiLevelType w:val="hybridMultilevel"/>
    <w:tmpl w:val="DDACC8FE"/>
    <w:lvl w:ilvl="0" w:tplc="20BE6652">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DF53AB"/>
    <w:multiLevelType w:val="hybridMultilevel"/>
    <w:tmpl w:val="29FABB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B81630"/>
    <w:multiLevelType w:val="hybridMultilevel"/>
    <w:tmpl w:val="599C3FBE"/>
    <w:lvl w:ilvl="0" w:tplc="C9F65918">
      <w:start w:val="10"/>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5C962893"/>
    <w:multiLevelType w:val="hybridMultilevel"/>
    <w:tmpl w:val="EBCEC9D8"/>
    <w:lvl w:ilvl="0" w:tplc="7FB6E252">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28032A"/>
    <w:multiLevelType w:val="multilevel"/>
    <w:tmpl w:val="0409001D"/>
    <w:lvl w:ilvl="0">
      <w:start w:val="1"/>
      <w:numFmt w:val="decimal"/>
      <w:lvlText w:val="%1)"/>
      <w:lvlJc w:val="left"/>
      <w:pPr>
        <w:ind w:left="360" w:hanging="360"/>
      </w:pPr>
      <w:rPr>
        <w:rFonts w:hint="default"/>
        <w:color w:val="070707"/>
        <w:spacing w:val="-4"/>
        <w:w w:val="100"/>
        <w:sz w:val="23"/>
        <w:szCs w:val="23"/>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2BD02F5"/>
    <w:multiLevelType w:val="hybridMultilevel"/>
    <w:tmpl w:val="54D4DF3E"/>
    <w:lvl w:ilvl="0" w:tplc="D17AB2C4">
      <w:numFmt w:val="bullet"/>
      <w:lvlText w:val="•"/>
      <w:lvlJc w:val="left"/>
      <w:pPr>
        <w:ind w:left="853" w:hanging="366"/>
      </w:pPr>
      <w:rPr>
        <w:rFonts w:ascii="Times New Roman" w:eastAsia="Times New Roman" w:hAnsi="Times New Roman" w:cs="Times New Roman" w:hint="default"/>
        <w:color w:val="080808"/>
        <w:w w:val="105"/>
        <w:sz w:val="23"/>
        <w:szCs w:val="23"/>
      </w:rPr>
    </w:lvl>
    <w:lvl w:ilvl="1" w:tplc="7FB6E252">
      <w:numFmt w:val="bullet"/>
      <w:lvlText w:val="•"/>
      <w:lvlJc w:val="left"/>
      <w:pPr>
        <w:ind w:left="1774" w:hanging="366"/>
      </w:pPr>
      <w:rPr>
        <w:rFonts w:hint="default"/>
      </w:rPr>
    </w:lvl>
    <w:lvl w:ilvl="2" w:tplc="F00800AC">
      <w:numFmt w:val="bullet"/>
      <w:lvlText w:val="•"/>
      <w:lvlJc w:val="left"/>
      <w:pPr>
        <w:ind w:left="2688" w:hanging="366"/>
      </w:pPr>
      <w:rPr>
        <w:rFonts w:hint="default"/>
      </w:rPr>
    </w:lvl>
    <w:lvl w:ilvl="3" w:tplc="16040BA2">
      <w:numFmt w:val="bullet"/>
      <w:lvlText w:val="•"/>
      <w:lvlJc w:val="left"/>
      <w:pPr>
        <w:ind w:left="3602" w:hanging="366"/>
      </w:pPr>
      <w:rPr>
        <w:rFonts w:hint="default"/>
      </w:rPr>
    </w:lvl>
    <w:lvl w:ilvl="4" w:tplc="AA1A2A0A">
      <w:numFmt w:val="bullet"/>
      <w:lvlText w:val="•"/>
      <w:lvlJc w:val="left"/>
      <w:pPr>
        <w:ind w:left="4516" w:hanging="366"/>
      </w:pPr>
      <w:rPr>
        <w:rFonts w:hint="default"/>
      </w:rPr>
    </w:lvl>
    <w:lvl w:ilvl="5" w:tplc="10EEC5F8">
      <w:numFmt w:val="bullet"/>
      <w:lvlText w:val="•"/>
      <w:lvlJc w:val="left"/>
      <w:pPr>
        <w:ind w:left="5430" w:hanging="366"/>
      </w:pPr>
      <w:rPr>
        <w:rFonts w:hint="default"/>
      </w:rPr>
    </w:lvl>
    <w:lvl w:ilvl="6" w:tplc="37E012B2">
      <w:numFmt w:val="bullet"/>
      <w:lvlText w:val="•"/>
      <w:lvlJc w:val="left"/>
      <w:pPr>
        <w:ind w:left="6344" w:hanging="366"/>
      </w:pPr>
      <w:rPr>
        <w:rFonts w:hint="default"/>
      </w:rPr>
    </w:lvl>
    <w:lvl w:ilvl="7" w:tplc="9B128848">
      <w:numFmt w:val="bullet"/>
      <w:lvlText w:val="•"/>
      <w:lvlJc w:val="left"/>
      <w:pPr>
        <w:ind w:left="7258" w:hanging="366"/>
      </w:pPr>
      <w:rPr>
        <w:rFonts w:hint="default"/>
      </w:rPr>
    </w:lvl>
    <w:lvl w:ilvl="8" w:tplc="D7740A86">
      <w:numFmt w:val="bullet"/>
      <w:lvlText w:val="•"/>
      <w:lvlJc w:val="left"/>
      <w:pPr>
        <w:ind w:left="8172" w:hanging="366"/>
      </w:pPr>
      <w:rPr>
        <w:rFonts w:hint="default"/>
      </w:rPr>
    </w:lvl>
  </w:abstractNum>
  <w:abstractNum w:abstractNumId="14" w15:restartNumberingAfterBreak="0">
    <w:nsid w:val="739F73A1"/>
    <w:multiLevelType w:val="multilevel"/>
    <w:tmpl w:val="BE5C5A96"/>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4"/>
  </w:num>
  <w:num w:numId="2">
    <w:abstractNumId w:val="7"/>
  </w:num>
  <w:num w:numId="3">
    <w:abstractNumId w:val="4"/>
  </w:num>
  <w:num w:numId="4">
    <w:abstractNumId w:val="13"/>
  </w:num>
  <w:num w:numId="5">
    <w:abstractNumId w:val="1"/>
  </w:num>
  <w:num w:numId="6">
    <w:abstractNumId w:val="11"/>
  </w:num>
  <w:num w:numId="7">
    <w:abstractNumId w:val="12"/>
  </w:num>
  <w:num w:numId="8">
    <w:abstractNumId w:val="5"/>
  </w:num>
  <w:num w:numId="9">
    <w:abstractNumId w:val="0"/>
  </w:num>
  <w:num w:numId="10">
    <w:abstractNumId w:val="3"/>
  </w:num>
  <w:num w:numId="11">
    <w:abstractNumId w:val="6"/>
  </w:num>
  <w:num w:numId="12">
    <w:abstractNumId w:val="2"/>
  </w:num>
  <w:num w:numId="13">
    <w:abstractNumId w:val="9"/>
  </w:num>
  <w:num w:numId="14">
    <w:abstractNumId w:val="8"/>
  </w:num>
  <w:num w:numId="1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ckie Thomas">
    <w15:presenceInfo w15:providerId="Windows Live" w15:userId="a2fa89b281c1b8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A6A"/>
    <w:rsid w:val="00000D14"/>
    <w:rsid w:val="00001C7C"/>
    <w:rsid w:val="00014893"/>
    <w:rsid w:val="00030E4D"/>
    <w:rsid w:val="00035C1C"/>
    <w:rsid w:val="00036F0F"/>
    <w:rsid w:val="000414F3"/>
    <w:rsid w:val="00044E39"/>
    <w:rsid w:val="00047DFB"/>
    <w:rsid w:val="000526D9"/>
    <w:rsid w:val="00052E80"/>
    <w:rsid w:val="000551BA"/>
    <w:rsid w:val="00096050"/>
    <w:rsid w:val="000A715F"/>
    <w:rsid w:val="000D150D"/>
    <w:rsid w:val="000E4B51"/>
    <w:rsid w:val="000F0E55"/>
    <w:rsid w:val="000F65CE"/>
    <w:rsid w:val="000F7E48"/>
    <w:rsid w:val="00112F9A"/>
    <w:rsid w:val="001149CF"/>
    <w:rsid w:val="00116A49"/>
    <w:rsid w:val="00120940"/>
    <w:rsid w:val="00121F2E"/>
    <w:rsid w:val="00141B45"/>
    <w:rsid w:val="001431AC"/>
    <w:rsid w:val="001432EF"/>
    <w:rsid w:val="00143706"/>
    <w:rsid w:val="001541D0"/>
    <w:rsid w:val="00156A8E"/>
    <w:rsid w:val="00157B4E"/>
    <w:rsid w:val="00163045"/>
    <w:rsid w:val="0017212C"/>
    <w:rsid w:val="001817CB"/>
    <w:rsid w:val="00195A1A"/>
    <w:rsid w:val="001968B4"/>
    <w:rsid w:val="001A26C3"/>
    <w:rsid w:val="001B0AD5"/>
    <w:rsid w:val="001B411E"/>
    <w:rsid w:val="001C07D5"/>
    <w:rsid w:val="001C2419"/>
    <w:rsid w:val="001D0352"/>
    <w:rsid w:val="001D6CB1"/>
    <w:rsid w:val="001E5EB0"/>
    <w:rsid w:val="001E6EB0"/>
    <w:rsid w:val="001E7E25"/>
    <w:rsid w:val="001F5EE6"/>
    <w:rsid w:val="002018C6"/>
    <w:rsid w:val="002110F3"/>
    <w:rsid w:val="0021338D"/>
    <w:rsid w:val="00213541"/>
    <w:rsid w:val="00227812"/>
    <w:rsid w:val="002411B8"/>
    <w:rsid w:val="0024657B"/>
    <w:rsid w:val="00253618"/>
    <w:rsid w:val="00254145"/>
    <w:rsid w:val="00262BA5"/>
    <w:rsid w:val="00265EDF"/>
    <w:rsid w:val="00266DF4"/>
    <w:rsid w:val="002730EF"/>
    <w:rsid w:val="002768A3"/>
    <w:rsid w:val="00287942"/>
    <w:rsid w:val="002A1651"/>
    <w:rsid w:val="002A178E"/>
    <w:rsid w:val="002B1C48"/>
    <w:rsid w:val="002C1D2E"/>
    <w:rsid w:val="002D26C6"/>
    <w:rsid w:val="002E1488"/>
    <w:rsid w:val="002E6153"/>
    <w:rsid w:val="002E7574"/>
    <w:rsid w:val="002F0CD3"/>
    <w:rsid w:val="002F70EE"/>
    <w:rsid w:val="0030164F"/>
    <w:rsid w:val="0030677E"/>
    <w:rsid w:val="00310618"/>
    <w:rsid w:val="00311384"/>
    <w:rsid w:val="003203A4"/>
    <w:rsid w:val="003300BC"/>
    <w:rsid w:val="003311AF"/>
    <w:rsid w:val="00337D6E"/>
    <w:rsid w:val="003776C2"/>
    <w:rsid w:val="003870D0"/>
    <w:rsid w:val="00387587"/>
    <w:rsid w:val="00393E23"/>
    <w:rsid w:val="00397AFE"/>
    <w:rsid w:val="003B2C19"/>
    <w:rsid w:val="003B2DE6"/>
    <w:rsid w:val="003C2C55"/>
    <w:rsid w:val="003C67BE"/>
    <w:rsid w:val="003E0FF5"/>
    <w:rsid w:val="003E5F93"/>
    <w:rsid w:val="003F0D8C"/>
    <w:rsid w:val="003F477A"/>
    <w:rsid w:val="003F4B64"/>
    <w:rsid w:val="00401AFE"/>
    <w:rsid w:val="004057FC"/>
    <w:rsid w:val="00405ADE"/>
    <w:rsid w:val="004110BB"/>
    <w:rsid w:val="00426984"/>
    <w:rsid w:val="00426BBB"/>
    <w:rsid w:val="0043479E"/>
    <w:rsid w:val="004350EE"/>
    <w:rsid w:val="004443DE"/>
    <w:rsid w:val="00446318"/>
    <w:rsid w:val="00450086"/>
    <w:rsid w:val="00452931"/>
    <w:rsid w:val="00460FFC"/>
    <w:rsid w:val="00461BB6"/>
    <w:rsid w:val="00462AC8"/>
    <w:rsid w:val="00467DF5"/>
    <w:rsid w:val="00470671"/>
    <w:rsid w:val="00493CA7"/>
    <w:rsid w:val="004A0F4B"/>
    <w:rsid w:val="004A5866"/>
    <w:rsid w:val="004C109A"/>
    <w:rsid w:val="004D3C05"/>
    <w:rsid w:val="004D415F"/>
    <w:rsid w:val="004E375D"/>
    <w:rsid w:val="004F07A3"/>
    <w:rsid w:val="004F1438"/>
    <w:rsid w:val="00506681"/>
    <w:rsid w:val="005070AE"/>
    <w:rsid w:val="00515FB1"/>
    <w:rsid w:val="00530431"/>
    <w:rsid w:val="005428DF"/>
    <w:rsid w:val="00544F6A"/>
    <w:rsid w:val="00546B89"/>
    <w:rsid w:val="005536FA"/>
    <w:rsid w:val="00564E8B"/>
    <w:rsid w:val="00585AD9"/>
    <w:rsid w:val="005902DF"/>
    <w:rsid w:val="005929B2"/>
    <w:rsid w:val="00597D1B"/>
    <w:rsid w:val="005A25A6"/>
    <w:rsid w:val="005B3CA0"/>
    <w:rsid w:val="005B70AB"/>
    <w:rsid w:val="005B7AC6"/>
    <w:rsid w:val="005C3ACC"/>
    <w:rsid w:val="005C415C"/>
    <w:rsid w:val="005C4F2B"/>
    <w:rsid w:val="005E2C43"/>
    <w:rsid w:val="005E5F46"/>
    <w:rsid w:val="006000A5"/>
    <w:rsid w:val="0060433E"/>
    <w:rsid w:val="0060524E"/>
    <w:rsid w:val="0060780F"/>
    <w:rsid w:val="00612D00"/>
    <w:rsid w:val="0061336C"/>
    <w:rsid w:val="0061415C"/>
    <w:rsid w:val="00623975"/>
    <w:rsid w:val="006245F4"/>
    <w:rsid w:val="0062581A"/>
    <w:rsid w:val="0062747F"/>
    <w:rsid w:val="00652CAB"/>
    <w:rsid w:val="006555D7"/>
    <w:rsid w:val="006651A0"/>
    <w:rsid w:val="00691233"/>
    <w:rsid w:val="00693D05"/>
    <w:rsid w:val="00694E64"/>
    <w:rsid w:val="006976D0"/>
    <w:rsid w:val="00697A52"/>
    <w:rsid w:val="006A2703"/>
    <w:rsid w:val="006B2BAF"/>
    <w:rsid w:val="006D6863"/>
    <w:rsid w:val="006E4B2B"/>
    <w:rsid w:val="006E6732"/>
    <w:rsid w:val="006F102C"/>
    <w:rsid w:val="006F2FA1"/>
    <w:rsid w:val="00702F38"/>
    <w:rsid w:val="007075F3"/>
    <w:rsid w:val="00714149"/>
    <w:rsid w:val="00723C78"/>
    <w:rsid w:val="00726A09"/>
    <w:rsid w:val="00731CC7"/>
    <w:rsid w:val="00740219"/>
    <w:rsid w:val="00746DE4"/>
    <w:rsid w:val="00747F07"/>
    <w:rsid w:val="00755F60"/>
    <w:rsid w:val="00757B6A"/>
    <w:rsid w:val="0076310F"/>
    <w:rsid w:val="00764AC3"/>
    <w:rsid w:val="007700C4"/>
    <w:rsid w:val="0077060A"/>
    <w:rsid w:val="00771613"/>
    <w:rsid w:val="00774DCD"/>
    <w:rsid w:val="00776616"/>
    <w:rsid w:val="00776B12"/>
    <w:rsid w:val="00787177"/>
    <w:rsid w:val="00791A7F"/>
    <w:rsid w:val="007A5ACB"/>
    <w:rsid w:val="007B61FA"/>
    <w:rsid w:val="007C2D93"/>
    <w:rsid w:val="007D26A1"/>
    <w:rsid w:val="007E5163"/>
    <w:rsid w:val="007F01AC"/>
    <w:rsid w:val="007F3EA3"/>
    <w:rsid w:val="007F5875"/>
    <w:rsid w:val="0081199E"/>
    <w:rsid w:val="00831C2B"/>
    <w:rsid w:val="00842282"/>
    <w:rsid w:val="00844277"/>
    <w:rsid w:val="00852911"/>
    <w:rsid w:val="00853328"/>
    <w:rsid w:val="00855CD7"/>
    <w:rsid w:val="00857DFA"/>
    <w:rsid w:val="00861DAA"/>
    <w:rsid w:val="0086200F"/>
    <w:rsid w:val="008925C3"/>
    <w:rsid w:val="008960F6"/>
    <w:rsid w:val="008A2E69"/>
    <w:rsid w:val="008A4AC3"/>
    <w:rsid w:val="008A5A86"/>
    <w:rsid w:val="008A713E"/>
    <w:rsid w:val="008B2BFC"/>
    <w:rsid w:val="008B4E0C"/>
    <w:rsid w:val="008B5F14"/>
    <w:rsid w:val="008B6FD8"/>
    <w:rsid w:val="008B79E6"/>
    <w:rsid w:val="008C691C"/>
    <w:rsid w:val="008D3007"/>
    <w:rsid w:val="008D4CB8"/>
    <w:rsid w:val="008E136E"/>
    <w:rsid w:val="008E41A9"/>
    <w:rsid w:val="00901064"/>
    <w:rsid w:val="00904989"/>
    <w:rsid w:val="00905AAB"/>
    <w:rsid w:val="00926812"/>
    <w:rsid w:val="00934A86"/>
    <w:rsid w:val="00934E17"/>
    <w:rsid w:val="00935855"/>
    <w:rsid w:val="00942ED9"/>
    <w:rsid w:val="00952422"/>
    <w:rsid w:val="00954592"/>
    <w:rsid w:val="00956133"/>
    <w:rsid w:val="009645DE"/>
    <w:rsid w:val="009710CD"/>
    <w:rsid w:val="00976628"/>
    <w:rsid w:val="009A03EC"/>
    <w:rsid w:val="009A53DC"/>
    <w:rsid w:val="009C7A0E"/>
    <w:rsid w:val="009D2CF5"/>
    <w:rsid w:val="009D36F4"/>
    <w:rsid w:val="009D6C6D"/>
    <w:rsid w:val="009E2064"/>
    <w:rsid w:val="009E6B3F"/>
    <w:rsid w:val="00A14A6A"/>
    <w:rsid w:val="00A27E1F"/>
    <w:rsid w:val="00A3601D"/>
    <w:rsid w:val="00A37189"/>
    <w:rsid w:val="00A60ADC"/>
    <w:rsid w:val="00A67961"/>
    <w:rsid w:val="00A82FCF"/>
    <w:rsid w:val="00A844D9"/>
    <w:rsid w:val="00A9197B"/>
    <w:rsid w:val="00A944B8"/>
    <w:rsid w:val="00AA2109"/>
    <w:rsid w:val="00AB114C"/>
    <w:rsid w:val="00AB73BC"/>
    <w:rsid w:val="00AC0466"/>
    <w:rsid w:val="00AD4FDE"/>
    <w:rsid w:val="00AF3887"/>
    <w:rsid w:val="00B06A18"/>
    <w:rsid w:val="00B110CB"/>
    <w:rsid w:val="00B21192"/>
    <w:rsid w:val="00B231DC"/>
    <w:rsid w:val="00B342F1"/>
    <w:rsid w:val="00B36260"/>
    <w:rsid w:val="00B45332"/>
    <w:rsid w:val="00B536C4"/>
    <w:rsid w:val="00B5531C"/>
    <w:rsid w:val="00B6636E"/>
    <w:rsid w:val="00B66710"/>
    <w:rsid w:val="00B75817"/>
    <w:rsid w:val="00B93F33"/>
    <w:rsid w:val="00B952A2"/>
    <w:rsid w:val="00BA3773"/>
    <w:rsid w:val="00BA3E14"/>
    <w:rsid w:val="00BB5BC5"/>
    <w:rsid w:val="00BC11D4"/>
    <w:rsid w:val="00BC1B35"/>
    <w:rsid w:val="00BC3102"/>
    <w:rsid w:val="00BC5872"/>
    <w:rsid w:val="00BD3E69"/>
    <w:rsid w:val="00BD62B7"/>
    <w:rsid w:val="00BE2702"/>
    <w:rsid w:val="00BF0C0D"/>
    <w:rsid w:val="00C11AB2"/>
    <w:rsid w:val="00C16959"/>
    <w:rsid w:val="00C34DC6"/>
    <w:rsid w:val="00C50883"/>
    <w:rsid w:val="00C547D0"/>
    <w:rsid w:val="00C566D5"/>
    <w:rsid w:val="00C569F9"/>
    <w:rsid w:val="00C62C23"/>
    <w:rsid w:val="00C65502"/>
    <w:rsid w:val="00C71FA2"/>
    <w:rsid w:val="00C73829"/>
    <w:rsid w:val="00C81C5C"/>
    <w:rsid w:val="00C82746"/>
    <w:rsid w:val="00C84918"/>
    <w:rsid w:val="00C85CF5"/>
    <w:rsid w:val="00C92BA3"/>
    <w:rsid w:val="00C934FE"/>
    <w:rsid w:val="00CA09A1"/>
    <w:rsid w:val="00CA2B5B"/>
    <w:rsid w:val="00CB2939"/>
    <w:rsid w:val="00CB42FC"/>
    <w:rsid w:val="00CB69AE"/>
    <w:rsid w:val="00CB7FE0"/>
    <w:rsid w:val="00CC1178"/>
    <w:rsid w:val="00CC227D"/>
    <w:rsid w:val="00CE16CB"/>
    <w:rsid w:val="00CE5FA3"/>
    <w:rsid w:val="00CF07A5"/>
    <w:rsid w:val="00CF0AAD"/>
    <w:rsid w:val="00CF5159"/>
    <w:rsid w:val="00CF5B01"/>
    <w:rsid w:val="00CF7689"/>
    <w:rsid w:val="00D05BB3"/>
    <w:rsid w:val="00D12E67"/>
    <w:rsid w:val="00D142A9"/>
    <w:rsid w:val="00D36284"/>
    <w:rsid w:val="00D45D6B"/>
    <w:rsid w:val="00D55698"/>
    <w:rsid w:val="00D60B71"/>
    <w:rsid w:val="00D60F1C"/>
    <w:rsid w:val="00D62045"/>
    <w:rsid w:val="00D6314A"/>
    <w:rsid w:val="00D77BAB"/>
    <w:rsid w:val="00D84BBD"/>
    <w:rsid w:val="00D851DD"/>
    <w:rsid w:val="00D912E3"/>
    <w:rsid w:val="00D91EDB"/>
    <w:rsid w:val="00D920E3"/>
    <w:rsid w:val="00D94860"/>
    <w:rsid w:val="00DC28D7"/>
    <w:rsid w:val="00DD1BAB"/>
    <w:rsid w:val="00E00E64"/>
    <w:rsid w:val="00E02C6E"/>
    <w:rsid w:val="00E27B8F"/>
    <w:rsid w:val="00E34BC6"/>
    <w:rsid w:val="00E34D39"/>
    <w:rsid w:val="00E4087B"/>
    <w:rsid w:val="00E40A51"/>
    <w:rsid w:val="00E4323C"/>
    <w:rsid w:val="00E438A3"/>
    <w:rsid w:val="00E43E12"/>
    <w:rsid w:val="00E47D48"/>
    <w:rsid w:val="00E56839"/>
    <w:rsid w:val="00E7412B"/>
    <w:rsid w:val="00E7414F"/>
    <w:rsid w:val="00E75EDA"/>
    <w:rsid w:val="00E8314C"/>
    <w:rsid w:val="00E83820"/>
    <w:rsid w:val="00E844DC"/>
    <w:rsid w:val="00EA02DC"/>
    <w:rsid w:val="00EA1FDD"/>
    <w:rsid w:val="00EB1EE4"/>
    <w:rsid w:val="00EB442D"/>
    <w:rsid w:val="00EC7D07"/>
    <w:rsid w:val="00ED0964"/>
    <w:rsid w:val="00ED3A53"/>
    <w:rsid w:val="00ED46FB"/>
    <w:rsid w:val="00ED5A40"/>
    <w:rsid w:val="00ED7DB6"/>
    <w:rsid w:val="00EF5301"/>
    <w:rsid w:val="00EF55DE"/>
    <w:rsid w:val="00EF6372"/>
    <w:rsid w:val="00EF6BA9"/>
    <w:rsid w:val="00EF7D4B"/>
    <w:rsid w:val="00F05AC1"/>
    <w:rsid w:val="00F07DC3"/>
    <w:rsid w:val="00F11AC1"/>
    <w:rsid w:val="00F14161"/>
    <w:rsid w:val="00F16C81"/>
    <w:rsid w:val="00F16CD9"/>
    <w:rsid w:val="00F22803"/>
    <w:rsid w:val="00F27F37"/>
    <w:rsid w:val="00F30153"/>
    <w:rsid w:val="00F326B7"/>
    <w:rsid w:val="00F47363"/>
    <w:rsid w:val="00F520AA"/>
    <w:rsid w:val="00F60F5B"/>
    <w:rsid w:val="00F71E57"/>
    <w:rsid w:val="00F741E8"/>
    <w:rsid w:val="00F751DF"/>
    <w:rsid w:val="00F83638"/>
    <w:rsid w:val="00F915F5"/>
    <w:rsid w:val="00FA737F"/>
    <w:rsid w:val="00FB104B"/>
    <w:rsid w:val="00FB4BEE"/>
    <w:rsid w:val="00FB69DE"/>
    <w:rsid w:val="00FD6CD0"/>
    <w:rsid w:val="00FE68E3"/>
    <w:rsid w:val="00FF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E0337"/>
  <w15:docId w15:val="{551AF019-411B-465D-A720-62EE07559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569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55698"/>
    <w:pPr>
      <w:keepNext/>
      <w:keepLines/>
      <w:spacing w:before="480"/>
      <w:outlineLvl w:val="0"/>
    </w:pPr>
    <w:rPr>
      <w:rFonts w:ascii="Cambria" w:hAnsi="Cambria"/>
      <w:b/>
      <w:bCs/>
      <w:color w:val="365F91"/>
      <w:sz w:val="28"/>
      <w:szCs w:val="28"/>
    </w:rPr>
  </w:style>
  <w:style w:type="paragraph" w:styleId="Heading5">
    <w:name w:val="heading 5"/>
    <w:basedOn w:val="Normal"/>
    <w:next w:val="Normal"/>
    <w:link w:val="Heading5Char"/>
    <w:qFormat/>
    <w:rsid w:val="00D55698"/>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698"/>
    <w:rPr>
      <w:rFonts w:ascii="Cambria" w:eastAsia="Times New Roman" w:hAnsi="Cambria" w:cs="Times New Roman"/>
      <w:b/>
      <w:bCs/>
      <w:color w:val="365F91"/>
      <w:sz w:val="28"/>
      <w:szCs w:val="28"/>
    </w:rPr>
  </w:style>
  <w:style w:type="character" w:customStyle="1" w:styleId="Heading5Char">
    <w:name w:val="Heading 5 Char"/>
    <w:basedOn w:val="DefaultParagraphFont"/>
    <w:link w:val="Heading5"/>
    <w:rsid w:val="00D55698"/>
    <w:rPr>
      <w:rFonts w:ascii="Times New Roman" w:eastAsia="Times New Roman" w:hAnsi="Times New Roman" w:cs="Times New Roman"/>
      <w:sz w:val="24"/>
      <w:szCs w:val="20"/>
    </w:rPr>
  </w:style>
  <w:style w:type="paragraph" w:styleId="BodyText2">
    <w:name w:val="Body Text 2"/>
    <w:basedOn w:val="Normal"/>
    <w:link w:val="BodyText2Char"/>
    <w:rsid w:val="00D55698"/>
    <w:pPr>
      <w:widowControl w:val="0"/>
      <w:tabs>
        <w:tab w:val="center" w:pos="4725"/>
      </w:tabs>
      <w:jc w:val="center"/>
    </w:pPr>
    <w:rPr>
      <w:b/>
      <w:snapToGrid w:val="0"/>
      <w:sz w:val="56"/>
    </w:rPr>
  </w:style>
  <w:style w:type="character" w:customStyle="1" w:styleId="BodyText2Char">
    <w:name w:val="Body Text 2 Char"/>
    <w:basedOn w:val="DefaultParagraphFont"/>
    <w:link w:val="BodyText2"/>
    <w:rsid w:val="00D55698"/>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D55698"/>
    <w:pPr>
      <w:tabs>
        <w:tab w:val="center" w:pos="4320"/>
        <w:tab w:val="right" w:pos="8640"/>
      </w:tabs>
    </w:pPr>
  </w:style>
  <w:style w:type="character" w:customStyle="1" w:styleId="HeaderChar">
    <w:name w:val="Header Char"/>
    <w:basedOn w:val="DefaultParagraphFont"/>
    <w:link w:val="Header"/>
    <w:uiPriority w:val="99"/>
    <w:rsid w:val="00D55698"/>
    <w:rPr>
      <w:rFonts w:ascii="Times New Roman" w:eastAsia="Times New Roman" w:hAnsi="Times New Roman" w:cs="Times New Roman"/>
      <w:sz w:val="20"/>
      <w:szCs w:val="20"/>
    </w:rPr>
  </w:style>
  <w:style w:type="paragraph" w:styleId="ListParagraph">
    <w:name w:val="List Paragraph"/>
    <w:basedOn w:val="Normal"/>
    <w:uiPriority w:val="1"/>
    <w:qFormat/>
    <w:rsid w:val="00D55698"/>
    <w:pPr>
      <w:spacing w:after="200" w:line="276" w:lineRule="auto"/>
      <w:ind w:left="720"/>
      <w:contextualSpacing/>
    </w:pPr>
    <w:rPr>
      <w:rFonts w:asciiTheme="minorHAnsi" w:eastAsiaTheme="minorHAnsi" w:hAnsiTheme="minorHAnsi" w:cstheme="minorBidi"/>
      <w:sz w:val="22"/>
      <w:szCs w:val="22"/>
    </w:rPr>
  </w:style>
  <w:style w:type="paragraph" w:styleId="Footer">
    <w:name w:val="footer"/>
    <w:basedOn w:val="Normal"/>
    <w:link w:val="FooterChar"/>
    <w:uiPriority w:val="99"/>
    <w:unhideWhenUsed/>
    <w:rsid w:val="008B5F14"/>
    <w:pPr>
      <w:tabs>
        <w:tab w:val="center" w:pos="4680"/>
        <w:tab w:val="right" w:pos="9360"/>
      </w:tabs>
    </w:pPr>
  </w:style>
  <w:style w:type="character" w:customStyle="1" w:styleId="FooterChar">
    <w:name w:val="Footer Char"/>
    <w:basedOn w:val="DefaultParagraphFont"/>
    <w:link w:val="Footer"/>
    <w:uiPriority w:val="99"/>
    <w:rsid w:val="008B5F1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902DF"/>
    <w:rPr>
      <w:rFonts w:ascii="Tahoma" w:hAnsi="Tahoma" w:cs="Tahoma"/>
      <w:sz w:val="16"/>
      <w:szCs w:val="16"/>
    </w:rPr>
  </w:style>
  <w:style w:type="character" w:customStyle="1" w:styleId="BalloonTextChar">
    <w:name w:val="Balloon Text Char"/>
    <w:basedOn w:val="DefaultParagraphFont"/>
    <w:link w:val="BalloonText"/>
    <w:uiPriority w:val="99"/>
    <w:semiHidden/>
    <w:rsid w:val="005902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817CB"/>
    <w:rPr>
      <w:sz w:val="16"/>
      <w:szCs w:val="16"/>
    </w:rPr>
  </w:style>
  <w:style w:type="paragraph" w:styleId="CommentText">
    <w:name w:val="annotation text"/>
    <w:basedOn w:val="Normal"/>
    <w:link w:val="CommentTextChar"/>
    <w:uiPriority w:val="99"/>
    <w:semiHidden/>
    <w:unhideWhenUsed/>
    <w:rsid w:val="001817CB"/>
  </w:style>
  <w:style w:type="character" w:customStyle="1" w:styleId="CommentTextChar">
    <w:name w:val="Comment Text Char"/>
    <w:basedOn w:val="DefaultParagraphFont"/>
    <w:link w:val="CommentText"/>
    <w:uiPriority w:val="99"/>
    <w:semiHidden/>
    <w:rsid w:val="001817C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817CB"/>
    <w:rPr>
      <w:b/>
      <w:bCs/>
    </w:rPr>
  </w:style>
  <w:style w:type="character" w:customStyle="1" w:styleId="CommentSubjectChar">
    <w:name w:val="Comment Subject Char"/>
    <w:basedOn w:val="CommentTextChar"/>
    <w:link w:val="CommentSubject"/>
    <w:uiPriority w:val="99"/>
    <w:semiHidden/>
    <w:rsid w:val="001817CB"/>
    <w:rPr>
      <w:rFonts w:ascii="Times New Roman" w:eastAsia="Times New Roman" w:hAnsi="Times New Roman" w:cs="Times New Roman"/>
      <w:b/>
      <w:bCs/>
      <w:sz w:val="20"/>
      <w:szCs w:val="20"/>
    </w:rPr>
  </w:style>
  <w:style w:type="paragraph" w:styleId="BodyText">
    <w:name w:val="Body Text"/>
    <w:basedOn w:val="Normal"/>
    <w:link w:val="BodyTextChar"/>
    <w:uiPriority w:val="99"/>
    <w:unhideWhenUsed/>
    <w:rsid w:val="005E2C43"/>
    <w:pPr>
      <w:spacing w:after="120"/>
    </w:pPr>
  </w:style>
  <w:style w:type="character" w:customStyle="1" w:styleId="BodyTextChar">
    <w:name w:val="Body Text Char"/>
    <w:basedOn w:val="DefaultParagraphFont"/>
    <w:link w:val="BodyText"/>
    <w:uiPriority w:val="99"/>
    <w:rsid w:val="005E2C43"/>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5E2C43"/>
    <w:pPr>
      <w:widowControl w:val="0"/>
      <w:autoSpaceDE w:val="0"/>
      <w:autoSpaceDN w:val="0"/>
      <w:jc w:val="right"/>
    </w:pPr>
    <w:rPr>
      <w:sz w:val="22"/>
      <w:szCs w:val="22"/>
    </w:rPr>
  </w:style>
  <w:style w:type="paragraph" w:styleId="NoSpacing">
    <w:name w:val="No Spacing"/>
    <w:uiPriority w:val="1"/>
    <w:qFormat/>
    <w:rsid w:val="005E2C43"/>
    <w:pPr>
      <w:widowControl w:val="0"/>
      <w:autoSpaceDE w:val="0"/>
      <w:autoSpaceDN w:val="0"/>
      <w:spacing w:after="0" w:line="240" w:lineRule="auto"/>
    </w:pPr>
    <w:rPr>
      <w:rFonts w:ascii="Times New Roman" w:eastAsia="Times New Roman" w:hAnsi="Times New Roman" w:cs="Times New Roman"/>
    </w:rPr>
  </w:style>
  <w:style w:type="paragraph" w:styleId="BodyText3">
    <w:name w:val="Body Text 3"/>
    <w:link w:val="BodyText3Char"/>
    <w:semiHidden/>
    <w:unhideWhenUsed/>
    <w:rsid w:val="009D36F4"/>
    <w:pPr>
      <w:suppressAutoHyphens/>
      <w:spacing w:after="120" w:line="240" w:lineRule="auto"/>
    </w:pPr>
    <w:rPr>
      <w:rFonts w:ascii="Arial" w:eastAsia="Arial" w:hAnsi="Arial" w:cs="Arial"/>
      <w:color w:val="000000"/>
      <w:sz w:val="16"/>
      <w:szCs w:val="16"/>
      <w:u w:color="000000"/>
    </w:rPr>
  </w:style>
  <w:style w:type="character" w:customStyle="1" w:styleId="BodyText3Char">
    <w:name w:val="Body Text 3 Char"/>
    <w:basedOn w:val="DefaultParagraphFont"/>
    <w:link w:val="BodyText3"/>
    <w:semiHidden/>
    <w:rsid w:val="009D36F4"/>
    <w:rPr>
      <w:rFonts w:ascii="Arial" w:eastAsia="Arial" w:hAnsi="Arial" w:cs="Arial"/>
      <w:color w:val="000000"/>
      <w:sz w:val="16"/>
      <w:szCs w:val="16"/>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495762">
      <w:bodyDiv w:val="1"/>
      <w:marLeft w:val="0"/>
      <w:marRight w:val="0"/>
      <w:marTop w:val="0"/>
      <w:marBottom w:val="0"/>
      <w:divBdr>
        <w:top w:val="none" w:sz="0" w:space="0" w:color="auto"/>
        <w:left w:val="none" w:sz="0" w:space="0" w:color="auto"/>
        <w:bottom w:val="none" w:sz="0" w:space="0" w:color="auto"/>
        <w:right w:val="none" w:sz="0" w:space="0" w:color="auto"/>
      </w:divBdr>
    </w:div>
    <w:div w:id="1689066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940F997-9994-41F5-BD86-B0DDE1D38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Diebold, Incorporated</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jwillig</dc:creator>
  <cp:lastModifiedBy>Amber McNew</cp:lastModifiedBy>
  <cp:revision>2</cp:revision>
  <cp:lastPrinted>2019-01-03T16:56:00Z</cp:lastPrinted>
  <dcterms:created xsi:type="dcterms:W3CDTF">2021-02-22T20:50:00Z</dcterms:created>
  <dcterms:modified xsi:type="dcterms:W3CDTF">2021-02-22T20:50:00Z</dcterms:modified>
</cp:coreProperties>
</file>