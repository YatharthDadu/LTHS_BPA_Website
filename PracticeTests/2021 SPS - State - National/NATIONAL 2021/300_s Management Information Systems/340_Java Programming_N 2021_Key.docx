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87809" w14:textId="1061AA2F" w:rsidR="00D55698" w:rsidRPr="004510FE" w:rsidRDefault="00134C9B" w:rsidP="00D55698">
      <w:pPr>
        <w:pStyle w:val="BodyText2"/>
      </w:pPr>
      <w:r>
        <w:rPr>
          <w:noProof/>
        </w:rPr>
        <w:drawing>
          <wp:anchor distT="0" distB="0" distL="114300" distR="114300" simplePos="0" relativeHeight="251658240" behindDoc="1" locked="0" layoutInCell="1" allowOverlap="1" wp14:anchorId="04BAE977" wp14:editId="3F988A64">
            <wp:simplePos x="0" y="0"/>
            <wp:positionH relativeFrom="column">
              <wp:posOffset>5010785</wp:posOffset>
            </wp:positionH>
            <wp:positionV relativeFrom="paragraph">
              <wp:posOffset>388620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D55698" w:rsidRPr="004510FE">
        <w:tab/>
      </w:r>
    </w:p>
    <w:p w14:paraId="32019CD9" w14:textId="77777777" w:rsidR="001A63D7" w:rsidRDefault="001A63D7" w:rsidP="00D55698">
      <w:pPr>
        <w:pStyle w:val="BodyText2"/>
        <w:rPr>
          <w:sz w:val="72"/>
        </w:rPr>
      </w:pPr>
    </w:p>
    <w:p w14:paraId="21B5D874" w14:textId="77777777" w:rsidR="001A63D7" w:rsidRDefault="001A63D7" w:rsidP="00D55698">
      <w:pPr>
        <w:pStyle w:val="BodyText2"/>
        <w:rPr>
          <w:sz w:val="72"/>
        </w:rPr>
      </w:pPr>
    </w:p>
    <w:p w14:paraId="29C25E87" w14:textId="79C1FA8C" w:rsidR="004F63AF" w:rsidRDefault="00640D9E" w:rsidP="00D55698">
      <w:pPr>
        <w:pStyle w:val="BodyText2"/>
        <w:rPr>
          <w:sz w:val="72"/>
        </w:rPr>
      </w:pPr>
      <w:r w:rsidRPr="000B1B6A">
        <w:rPr>
          <w:noProof/>
        </w:rPr>
        <w:drawing>
          <wp:inline distT="0" distB="0" distL="0" distR="0" wp14:anchorId="07595EAF" wp14:editId="31052D0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30DA5B0" w14:textId="77777777" w:rsidR="00EB6939" w:rsidRDefault="00EB6939" w:rsidP="00D55698">
      <w:pPr>
        <w:pStyle w:val="BodyText2"/>
        <w:rPr>
          <w:sz w:val="72"/>
        </w:rPr>
      </w:pPr>
    </w:p>
    <w:p w14:paraId="10E1ABDE" w14:textId="67AE4157" w:rsidR="00D55698" w:rsidRPr="004510FE" w:rsidRDefault="00D55698" w:rsidP="00D55698">
      <w:pPr>
        <w:pStyle w:val="BodyText2"/>
        <w:rPr>
          <w:sz w:val="72"/>
        </w:rPr>
      </w:pPr>
      <w:r>
        <w:rPr>
          <w:sz w:val="72"/>
        </w:rPr>
        <w:t>JAVA PROGRAMMING</w:t>
      </w:r>
    </w:p>
    <w:p w14:paraId="3C8B18C6" w14:textId="77777777" w:rsidR="00D55698" w:rsidRPr="00515A63" w:rsidRDefault="00D55698" w:rsidP="00D55698">
      <w:pPr>
        <w:pStyle w:val="BodyText2"/>
        <w:rPr>
          <w:sz w:val="72"/>
        </w:rPr>
      </w:pPr>
      <w:r w:rsidRPr="00515A63">
        <w:rPr>
          <w:sz w:val="72"/>
        </w:rPr>
        <w:t>(340)</w:t>
      </w:r>
    </w:p>
    <w:p w14:paraId="3F423574" w14:textId="77777777" w:rsidR="00D55698" w:rsidRPr="004510FE" w:rsidRDefault="00D55698" w:rsidP="00D55698">
      <w:pPr>
        <w:pStyle w:val="BodyText2"/>
        <w:rPr>
          <w:b w:val="0"/>
          <w:bCs/>
          <w:sz w:val="24"/>
        </w:rPr>
      </w:pPr>
    </w:p>
    <w:p w14:paraId="6A096E97" w14:textId="77777777" w:rsidR="00D55698" w:rsidRPr="004510FE" w:rsidRDefault="00D55698" w:rsidP="00D55698">
      <w:pPr>
        <w:pStyle w:val="BodyText2"/>
        <w:rPr>
          <w:b w:val="0"/>
          <w:sz w:val="22"/>
        </w:rPr>
      </w:pPr>
    </w:p>
    <w:p w14:paraId="06E493B1" w14:textId="77777777" w:rsidR="00D55698" w:rsidRPr="004510FE" w:rsidRDefault="00D55698" w:rsidP="00D55698">
      <w:pPr>
        <w:pStyle w:val="BodyText2"/>
        <w:rPr>
          <w:b w:val="0"/>
          <w:sz w:val="22"/>
        </w:rPr>
      </w:pPr>
    </w:p>
    <w:p w14:paraId="0A0291F2" w14:textId="1DAFB755" w:rsidR="00D55698" w:rsidRPr="00515A63" w:rsidRDefault="002A0D6E" w:rsidP="00D55698">
      <w:pPr>
        <w:pStyle w:val="BodyText2"/>
        <w:rPr>
          <w:bCs/>
          <w:color w:val="C00000"/>
          <w:sz w:val="60"/>
          <w:szCs w:val="60"/>
        </w:rPr>
      </w:pPr>
      <w:proofErr w:type="gramStart"/>
      <w:r w:rsidRPr="00515A63">
        <w:rPr>
          <w:bCs/>
          <w:color w:val="C00000"/>
          <w:sz w:val="60"/>
          <w:szCs w:val="60"/>
        </w:rPr>
        <w:t>NATIONAL</w:t>
      </w:r>
      <w:r w:rsidR="00064C97" w:rsidRPr="00515A63">
        <w:rPr>
          <w:bCs/>
          <w:color w:val="C00000"/>
          <w:sz w:val="60"/>
          <w:szCs w:val="60"/>
        </w:rPr>
        <w:t xml:space="preserve">  20</w:t>
      </w:r>
      <w:r w:rsidR="00DF7A1F" w:rsidRPr="00515A63">
        <w:rPr>
          <w:bCs/>
          <w:color w:val="C00000"/>
          <w:sz w:val="60"/>
          <w:szCs w:val="60"/>
        </w:rPr>
        <w:t>2</w:t>
      </w:r>
      <w:r w:rsidR="00223037" w:rsidRPr="00515A63">
        <w:rPr>
          <w:bCs/>
          <w:color w:val="C00000"/>
          <w:sz w:val="60"/>
          <w:szCs w:val="60"/>
        </w:rPr>
        <w:t>1</w:t>
      </w:r>
      <w:proofErr w:type="gramEnd"/>
    </w:p>
    <w:p w14:paraId="1FA59D93" w14:textId="77777777" w:rsidR="00D55698" w:rsidRPr="004510FE" w:rsidRDefault="00D55698" w:rsidP="00D55698">
      <w:pPr>
        <w:pStyle w:val="BodyText2"/>
        <w:rPr>
          <w:b w:val="0"/>
          <w:sz w:val="52"/>
        </w:rPr>
      </w:pPr>
    </w:p>
    <w:p w14:paraId="2F9ACDC5" w14:textId="77777777" w:rsidR="00D55698" w:rsidRPr="004510FE" w:rsidRDefault="00D55698" w:rsidP="00D55698">
      <w:pPr>
        <w:jc w:val="both"/>
        <w:rPr>
          <w:sz w:val="22"/>
          <w:szCs w:val="22"/>
        </w:rPr>
      </w:pPr>
      <w:r w:rsidRPr="004510FE">
        <w:tab/>
        <w:t xml:space="preserve">   </w:t>
      </w:r>
    </w:p>
    <w:p w14:paraId="04117CA0" w14:textId="35D3F1F2" w:rsidR="009370D9" w:rsidRPr="001A63D7" w:rsidRDefault="00134C9B" w:rsidP="00134C9B">
      <w:pPr>
        <w:tabs>
          <w:tab w:val="left" w:pos="5580"/>
          <w:tab w:val="left" w:leader="underscore" w:pos="7380"/>
          <w:tab w:val="left" w:leader="underscore" w:pos="8010"/>
        </w:tabs>
        <w:ind w:left="900" w:right="900" w:hanging="900"/>
        <w:rPr>
          <w:b/>
          <w:sz w:val="24"/>
          <w:szCs w:val="22"/>
        </w:rPr>
      </w:pPr>
      <w:r w:rsidRPr="001A63D7">
        <w:rPr>
          <w:b/>
          <w:sz w:val="24"/>
          <w:szCs w:val="22"/>
        </w:rPr>
        <w:t>PRODUCTION PORTION:</w:t>
      </w:r>
    </w:p>
    <w:p w14:paraId="2DE6CBBC" w14:textId="77777777" w:rsidR="009370D9" w:rsidRPr="001A63D7" w:rsidRDefault="009370D9" w:rsidP="009370D9">
      <w:pPr>
        <w:tabs>
          <w:tab w:val="left" w:pos="5580"/>
          <w:tab w:val="left" w:leader="underscore" w:pos="7380"/>
          <w:tab w:val="left" w:leader="underscore" w:pos="8010"/>
        </w:tabs>
        <w:ind w:left="900" w:right="900"/>
        <w:rPr>
          <w:b/>
          <w:sz w:val="24"/>
          <w:szCs w:val="22"/>
        </w:rPr>
      </w:pPr>
    </w:p>
    <w:p w14:paraId="0A22BB53" w14:textId="4468DF56" w:rsidR="009370D9" w:rsidRPr="001A63D7" w:rsidRDefault="00DE2190" w:rsidP="009370D9">
      <w:pPr>
        <w:tabs>
          <w:tab w:val="left" w:pos="6300"/>
          <w:tab w:val="left" w:leader="underscore" w:pos="8010"/>
        </w:tabs>
        <w:spacing w:after="240"/>
        <w:ind w:left="1440" w:right="-72"/>
        <w:rPr>
          <w:sz w:val="22"/>
          <w:szCs w:val="22"/>
        </w:rPr>
      </w:pPr>
      <w:r w:rsidRPr="001A63D7">
        <w:rPr>
          <w:sz w:val="22"/>
          <w:szCs w:val="22"/>
        </w:rPr>
        <w:t xml:space="preserve">Delimited </w:t>
      </w:r>
      <w:r w:rsidR="00395A4C" w:rsidRPr="001A63D7">
        <w:rPr>
          <w:sz w:val="22"/>
          <w:szCs w:val="22"/>
        </w:rPr>
        <w:t>Portfolio</w:t>
      </w:r>
      <w:r w:rsidRPr="001A63D7">
        <w:rPr>
          <w:sz w:val="22"/>
          <w:szCs w:val="22"/>
        </w:rPr>
        <w:t xml:space="preserve"> File</w:t>
      </w:r>
      <w:r w:rsidR="009370D9" w:rsidRPr="001A63D7">
        <w:rPr>
          <w:sz w:val="22"/>
          <w:szCs w:val="22"/>
        </w:rPr>
        <w:tab/>
      </w:r>
      <w:r w:rsidR="009370D9" w:rsidRPr="001A63D7">
        <w:rPr>
          <w:sz w:val="22"/>
          <w:szCs w:val="22"/>
        </w:rPr>
        <w:tab/>
        <w:t xml:space="preserve"> (</w:t>
      </w:r>
      <w:r w:rsidR="00C360FC" w:rsidRPr="001A63D7">
        <w:rPr>
          <w:sz w:val="22"/>
          <w:szCs w:val="22"/>
        </w:rPr>
        <w:t>3</w:t>
      </w:r>
      <w:r w:rsidR="00951124" w:rsidRPr="001A63D7">
        <w:rPr>
          <w:sz w:val="22"/>
          <w:szCs w:val="22"/>
        </w:rPr>
        <w:t>5</w:t>
      </w:r>
      <w:r w:rsidR="00BA36FA" w:rsidRPr="001A63D7">
        <w:rPr>
          <w:sz w:val="22"/>
          <w:szCs w:val="22"/>
        </w:rPr>
        <w:t>0</w:t>
      </w:r>
      <w:r w:rsidR="009370D9" w:rsidRPr="001A63D7">
        <w:rPr>
          <w:sz w:val="22"/>
          <w:szCs w:val="22"/>
        </w:rPr>
        <w:t xml:space="preserve"> points)</w:t>
      </w:r>
    </w:p>
    <w:p w14:paraId="302507F5" w14:textId="77777777" w:rsidR="00D55698" w:rsidRPr="001A63D7" w:rsidRDefault="00D55698" w:rsidP="00D55698">
      <w:pPr>
        <w:tabs>
          <w:tab w:val="left" w:pos="2160"/>
          <w:tab w:val="left" w:pos="6300"/>
          <w:tab w:val="left" w:leader="underscore" w:pos="8010"/>
        </w:tabs>
        <w:rPr>
          <w:b/>
          <w:i/>
          <w:sz w:val="22"/>
          <w:szCs w:val="22"/>
        </w:rPr>
      </w:pPr>
      <w:r w:rsidRPr="001A63D7">
        <w:rPr>
          <w:b/>
          <w:i/>
          <w:sz w:val="22"/>
          <w:szCs w:val="22"/>
        </w:rPr>
        <w:tab/>
      </w:r>
    </w:p>
    <w:p w14:paraId="17AF0D9C" w14:textId="4B20E3E7" w:rsidR="00D55698" w:rsidRPr="004510FE" w:rsidRDefault="00D55698" w:rsidP="00D55698">
      <w:pPr>
        <w:tabs>
          <w:tab w:val="left" w:pos="2070"/>
          <w:tab w:val="left" w:pos="6300"/>
          <w:tab w:val="left" w:leader="underscore" w:pos="8010"/>
        </w:tabs>
        <w:rPr>
          <w:b/>
          <w:i/>
          <w:sz w:val="24"/>
          <w:szCs w:val="22"/>
        </w:rPr>
      </w:pPr>
      <w:r w:rsidRPr="001A63D7">
        <w:rPr>
          <w:b/>
          <w:i/>
          <w:sz w:val="28"/>
          <w:szCs w:val="22"/>
        </w:rPr>
        <w:tab/>
      </w:r>
      <w:r w:rsidRPr="001A63D7">
        <w:rPr>
          <w:b/>
          <w:i/>
          <w:sz w:val="24"/>
          <w:szCs w:val="22"/>
        </w:rPr>
        <w:t>TOTAL POINTS</w:t>
      </w:r>
      <w:r w:rsidRPr="001A63D7">
        <w:rPr>
          <w:b/>
          <w:i/>
          <w:sz w:val="24"/>
          <w:szCs w:val="22"/>
        </w:rPr>
        <w:tab/>
      </w:r>
      <w:r w:rsidRPr="001A63D7">
        <w:rPr>
          <w:b/>
          <w:i/>
          <w:sz w:val="24"/>
          <w:szCs w:val="22"/>
        </w:rPr>
        <w:tab/>
        <w:t xml:space="preserve"> (</w:t>
      </w:r>
      <w:r w:rsidR="00C360FC" w:rsidRPr="001A63D7">
        <w:rPr>
          <w:b/>
          <w:i/>
          <w:sz w:val="24"/>
          <w:szCs w:val="22"/>
        </w:rPr>
        <w:t>3</w:t>
      </w:r>
      <w:r w:rsidR="00951124" w:rsidRPr="001A63D7">
        <w:rPr>
          <w:b/>
          <w:i/>
          <w:sz w:val="24"/>
          <w:szCs w:val="22"/>
        </w:rPr>
        <w:t>5</w:t>
      </w:r>
      <w:r w:rsidR="00BA36FA" w:rsidRPr="001A63D7">
        <w:rPr>
          <w:b/>
          <w:i/>
          <w:sz w:val="24"/>
          <w:szCs w:val="22"/>
        </w:rPr>
        <w:t>0</w:t>
      </w:r>
      <w:r w:rsidRPr="001A63D7">
        <w:rPr>
          <w:b/>
          <w:i/>
          <w:sz w:val="24"/>
          <w:szCs w:val="22"/>
        </w:rPr>
        <w:t xml:space="preserve"> points)</w:t>
      </w:r>
    </w:p>
    <w:p w14:paraId="31A9D7B7" w14:textId="77777777" w:rsidR="00D55698" w:rsidRPr="004510FE" w:rsidRDefault="00D55698" w:rsidP="00D55698">
      <w:pPr>
        <w:jc w:val="both"/>
        <w:rPr>
          <w:sz w:val="18"/>
        </w:rPr>
      </w:pPr>
    </w:p>
    <w:p w14:paraId="5BC54A3D" w14:textId="77777777" w:rsidR="00D55698" w:rsidRPr="004510FE" w:rsidRDefault="00D55698" w:rsidP="00D55698">
      <w:pPr>
        <w:tabs>
          <w:tab w:val="left" w:pos="1440"/>
          <w:tab w:val="left" w:pos="2880"/>
          <w:tab w:val="left" w:pos="6480"/>
          <w:tab w:val="right" w:pos="8640"/>
        </w:tabs>
        <w:rPr>
          <w:b/>
          <w:iCs/>
          <w:sz w:val="24"/>
        </w:rPr>
      </w:pPr>
    </w:p>
    <w:p w14:paraId="01ECD4F4" w14:textId="77777777" w:rsidR="00461923" w:rsidRDefault="00461923" w:rsidP="008D7917">
      <w:pPr>
        <w:pStyle w:val="BodyText"/>
        <w:spacing w:after="0"/>
        <w:ind w:left="124"/>
        <w:rPr>
          <w:color w:val="080808"/>
          <w:sz w:val="24"/>
          <w:szCs w:val="24"/>
        </w:rPr>
      </w:pPr>
    </w:p>
    <w:p w14:paraId="5576C233" w14:textId="77777777" w:rsidR="00461923" w:rsidRDefault="00461923" w:rsidP="008D7917">
      <w:pPr>
        <w:pStyle w:val="BodyText"/>
        <w:spacing w:after="0"/>
        <w:ind w:left="124"/>
        <w:rPr>
          <w:color w:val="080808"/>
          <w:sz w:val="24"/>
          <w:szCs w:val="24"/>
        </w:rPr>
      </w:pPr>
    </w:p>
    <w:p w14:paraId="01BEBF91" w14:textId="77777777" w:rsidR="00461923" w:rsidRDefault="00461923" w:rsidP="008D7917">
      <w:pPr>
        <w:pStyle w:val="BodyText"/>
        <w:spacing w:after="0"/>
        <w:ind w:left="124"/>
        <w:rPr>
          <w:color w:val="080808"/>
          <w:sz w:val="24"/>
          <w:szCs w:val="24"/>
        </w:rPr>
      </w:pPr>
    </w:p>
    <w:p w14:paraId="446225D8" w14:textId="77777777" w:rsidR="00461923" w:rsidRDefault="00461923" w:rsidP="008D7917">
      <w:pPr>
        <w:pStyle w:val="BodyText"/>
        <w:spacing w:after="0"/>
        <w:ind w:left="124"/>
        <w:rPr>
          <w:color w:val="080808"/>
          <w:sz w:val="24"/>
          <w:szCs w:val="24"/>
        </w:rPr>
      </w:pPr>
    </w:p>
    <w:p w14:paraId="727DEA23" w14:textId="77777777" w:rsidR="00461923" w:rsidRDefault="00461923" w:rsidP="008D7917">
      <w:pPr>
        <w:pStyle w:val="BodyText"/>
        <w:spacing w:after="0"/>
        <w:ind w:left="124"/>
        <w:rPr>
          <w:color w:val="080808"/>
          <w:sz w:val="24"/>
          <w:szCs w:val="24"/>
        </w:rPr>
      </w:pPr>
    </w:p>
    <w:p w14:paraId="12A1175D" w14:textId="77777777" w:rsidR="00461923" w:rsidRDefault="00461923" w:rsidP="008D7917">
      <w:pPr>
        <w:pStyle w:val="BodyText"/>
        <w:spacing w:after="0"/>
        <w:ind w:left="124"/>
        <w:rPr>
          <w:color w:val="080808"/>
          <w:sz w:val="24"/>
          <w:szCs w:val="24"/>
        </w:rPr>
      </w:pPr>
    </w:p>
    <w:p w14:paraId="23741396" w14:textId="77777777" w:rsidR="00461923" w:rsidRDefault="00461923" w:rsidP="008D7917">
      <w:pPr>
        <w:pStyle w:val="BodyText"/>
        <w:spacing w:after="0"/>
        <w:ind w:left="124"/>
        <w:rPr>
          <w:color w:val="080808"/>
          <w:sz w:val="24"/>
          <w:szCs w:val="24"/>
        </w:rPr>
      </w:pPr>
    </w:p>
    <w:p w14:paraId="674103B3" w14:textId="77777777" w:rsidR="00461923" w:rsidRDefault="00461923" w:rsidP="008D7917">
      <w:pPr>
        <w:pStyle w:val="BodyText"/>
        <w:spacing w:after="0"/>
        <w:ind w:left="124"/>
        <w:rPr>
          <w:color w:val="080808"/>
          <w:sz w:val="24"/>
          <w:szCs w:val="24"/>
        </w:rPr>
      </w:pPr>
    </w:p>
    <w:p w14:paraId="2E476072" w14:textId="77777777" w:rsidR="00461923" w:rsidRDefault="00461923" w:rsidP="008D7917">
      <w:pPr>
        <w:pStyle w:val="BodyText"/>
        <w:spacing w:after="0"/>
        <w:ind w:left="124"/>
        <w:rPr>
          <w:color w:val="080808"/>
          <w:sz w:val="24"/>
          <w:szCs w:val="24"/>
        </w:rPr>
      </w:pPr>
    </w:p>
    <w:p w14:paraId="0CB4354D" w14:textId="77777777" w:rsidR="00461923" w:rsidRDefault="00461923" w:rsidP="008D7917">
      <w:pPr>
        <w:pStyle w:val="BodyText"/>
        <w:spacing w:after="0"/>
        <w:ind w:left="124"/>
        <w:rPr>
          <w:color w:val="080808"/>
          <w:sz w:val="24"/>
          <w:szCs w:val="24"/>
        </w:rPr>
      </w:pPr>
    </w:p>
    <w:p w14:paraId="1A54190F" w14:textId="77777777" w:rsidR="00461923" w:rsidRDefault="00461923" w:rsidP="008D7917">
      <w:pPr>
        <w:pStyle w:val="BodyText"/>
        <w:spacing w:after="0"/>
        <w:ind w:left="124"/>
        <w:rPr>
          <w:color w:val="080808"/>
          <w:sz w:val="24"/>
          <w:szCs w:val="24"/>
        </w:rPr>
      </w:pPr>
    </w:p>
    <w:p w14:paraId="41B56F15" w14:textId="77777777" w:rsidR="00515A63" w:rsidRPr="00FC3E9A" w:rsidRDefault="00515A63" w:rsidP="00515A63">
      <w:pPr>
        <w:jc w:val="center"/>
        <w:rPr>
          <w:b/>
          <w:sz w:val="52"/>
          <w:szCs w:val="60"/>
        </w:rPr>
      </w:pPr>
      <w:r w:rsidRPr="00FC3E9A">
        <w:rPr>
          <w:b/>
          <w:sz w:val="52"/>
          <w:szCs w:val="60"/>
        </w:rPr>
        <w:t xml:space="preserve">Test Time:  </w:t>
      </w:r>
      <w:r>
        <w:rPr>
          <w:b/>
          <w:sz w:val="52"/>
          <w:szCs w:val="60"/>
        </w:rPr>
        <w:t>9</w:t>
      </w:r>
      <w:r w:rsidRPr="003C62FA">
        <w:rPr>
          <w:b/>
          <w:sz w:val="52"/>
          <w:szCs w:val="60"/>
        </w:rPr>
        <w:t>0 minutes</w:t>
      </w:r>
    </w:p>
    <w:p w14:paraId="13E0FFEC" w14:textId="77777777" w:rsidR="00461923" w:rsidRDefault="00461923" w:rsidP="008D7917">
      <w:pPr>
        <w:pStyle w:val="BodyText"/>
        <w:spacing w:after="0"/>
        <w:ind w:left="124"/>
        <w:rPr>
          <w:color w:val="080808"/>
          <w:sz w:val="24"/>
          <w:szCs w:val="24"/>
        </w:rPr>
      </w:pPr>
    </w:p>
    <w:p w14:paraId="1B071EBC" w14:textId="77777777" w:rsidR="00461923" w:rsidRDefault="00461923" w:rsidP="008D7917">
      <w:pPr>
        <w:pStyle w:val="BodyText"/>
        <w:spacing w:after="0"/>
        <w:ind w:left="124"/>
        <w:rPr>
          <w:color w:val="080808"/>
          <w:sz w:val="24"/>
          <w:szCs w:val="24"/>
        </w:rPr>
      </w:pPr>
    </w:p>
    <w:p w14:paraId="67ABB9A6" w14:textId="77777777" w:rsidR="00461923" w:rsidRDefault="00461923" w:rsidP="008D7917">
      <w:pPr>
        <w:pStyle w:val="BodyText"/>
        <w:spacing w:after="0"/>
        <w:ind w:left="124"/>
        <w:rPr>
          <w:color w:val="080808"/>
          <w:sz w:val="24"/>
          <w:szCs w:val="24"/>
        </w:rPr>
      </w:pPr>
    </w:p>
    <w:p w14:paraId="492A8951" w14:textId="77777777" w:rsidR="00461923" w:rsidRDefault="00461923" w:rsidP="008D7917">
      <w:pPr>
        <w:pStyle w:val="BodyText"/>
        <w:spacing w:after="0"/>
        <w:ind w:left="124"/>
        <w:rPr>
          <w:color w:val="080808"/>
          <w:sz w:val="24"/>
          <w:szCs w:val="24"/>
        </w:rPr>
      </w:pPr>
    </w:p>
    <w:p w14:paraId="37E4CC27" w14:textId="77777777" w:rsidR="00461923" w:rsidRDefault="00461923" w:rsidP="008D7917">
      <w:pPr>
        <w:pStyle w:val="BodyText"/>
        <w:spacing w:after="0"/>
        <w:ind w:left="124"/>
        <w:rPr>
          <w:color w:val="080808"/>
          <w:sz w:val="24"/>
          <w:szCs w:val="24"/>
        </w:rPr>
      </w:pPr>
    </w:p>
    <w:p w14:paraId="1204B05E" w14:textId="77777777" w:rsidR="00461923" w:rsidRDefault="00461923" w:rsidP="008D7917">
      <w:pPr>
        <w:pStyle w:val="BodyText"/>
        <w:spacing w:after="0"/>
        <w:ind w:left="124"/>
        <w:rPr>
          <w:color w:val="080808"/>
          <w:sz w:val="24"/>
          <w:szCs w:val="24"/>
        </w:rPr>
      </w:pPr>
    </w:p>
    <w:p w14:paraId="446FB6D6" w14:textId="77777777" w:rsidR="00AB57FC" w:rsidRDefault="00AB57FC" w:rsidP="008D7917">
      <w:pPr>
        <w:pStyle w:val="BodyText"/>
        <w:spacing w:after="0"/>
        <w:ind w:left="124"/>
        <w:rPr>
          <w:color w:val="080808"/>
          <w:sz w:val="24"/>
          <w:szCs w:val="24"/>
        </w:rPr>
      </w:pPr>
    </w:p>
    <w:p w14:paraId="4E2CE436" w14:textId="7DF894C1" w:rsidR="008D7917" w:rsidRPr="005A258C" w:rsidRDefault="008D7917" w:rsidP="008D7917">
      <w:pPr>
        <w:pStyle w:val="BodyText"/>
        <w:spacing w:after="0"/>
        <w:ind w:left="124"/>
        <w:rPr>
          <w:color w:val="080808"/>
          <w:sz w:val="24"/>
          <w:szCs w:val="24"/>
        </w:rPr>
      </w:pPr>
      <w:r w:rsidRPr="005A258C">
        <w:rPr>
          <w:color w:val="080808"/>
          <w:sz w:val="24"/>
          <w:szCs w:val="24"/>
        </w:rPr>
        <w:t xml:space="preserve">You will have </w:t>
      </w:r>
      <w:r w:rsidR="00452E7C" w:rsidRPr="005A258C">
        <w:rPr>
          <w:color w:val="080808"/>
          <w:sz w:val="24"/>
          <w:szCs w:val="24"/>
        </w:rPr>
        <w:t>ninety (</w:t>
      </w:r>
      <w:r w:rsidRPr="005A258C">
        <w:rPr>
          <w:color w:val="080808"/>
          <w:sz w:val="24"/>
          <w:szCs w:val="24"/>
        </w:rPr>
        <w:t>90</w:t>
      </w:r>
      <w:r w:rsidR="00452E7C" w:rsidRPr="005A258C">
        <w:rPr>
          <w:color w:val="080808"/>
          <w:sz w:val="24"/>
          <w:szCs w:val="24"/>
        </w:rPr>
        <w:t>)</w:t>
      </w:r>
      <w:r w:rsidRPr="005A258C">
        <w:rPr>
          <w:color w:val="080808"/>
          <w:sz w:val="24"/>
          <w:szCs w:val="24"/>
        </w:rPr>
        <w:t xml:space="preserve"> minutes to complete your work.</w:t>
      </w:r>
    </w:p>
    <w:p w14:paraId="0429D13A" w14:textId="77777777" w:rsidR="008D7917" w:rsidRPr="005A258C" w:rsidRDefault="008D7917" w:rsidP="008D7917">
      <w:pPr>
        <w:pStyle w:val="BodyText"/>
        <w:spacing w:after="0"/>
        <w:ind w:left="124"/>
        <w:rPr>
          <w:sz w:val="24"/>
          <w:szCs w:val="24"/>
        </w:rPr>
      </w:pPr>
    </w:p>
    <w:p w14:paraId="2B3BB799" w14:textId="4F2F6A5D" w:rsidR="008D7917" w:rsidRPr="005A258C" w:rsidRDefault="008D7917" w:rsidP="008D7917">
      <w:pPr>
        <w:pStyle w:val="BodyText"/>
        <w:spacing w:after="0"/>
        <w:ind w:left="124"/>
        <w:rPr>
          <w:color w:val="080808"/>
          <w:sz w:val="24"/>
          <w:szCs w:val="24"/>
        </w:rPr>
      </w:pPr>
      <w:r w:rsidRPr="005A258C">
        <w:rPr>
          <w:color w:val="080808"/>
          <w:sz w:val="24"/>
          <w:szCs w:val="24"/>
        </w:rPr>
        <w:t>Your name and</w:t>
      </w:r>
      <w:r w:rsidRPr="005A258C">
        <w:rPr>
          <w:color w:val="2A2A2A"/>
          <w:sz w:val="24"/>
          <w:szCs w:val="24"/>
        </w:rPr>
        <w:t>/</w:t>
      </w:r>
      <w:r w:rsidRPr="005A258C">
        <w:rPr>
          <w:color w:val="080808"/>
          <w:sz w:val="24"/>
          <w:szCs w:val="24"/>
        </w:rPr>
        <w:t xml:space="preserve">or school name should </w:t>
      </w:r>
      <w:r w:rsidR="00736A1A" w:rsidRPr="005A258C">
        <w:rPr>
          <w:i/>
          <w:color w:val="080808"/>
          <w:sz w:val="24"/>
          <w:szCs w:val="24"/>
        </w:rPr>
        <w:t>not</w:t>
      </w:r>
      <w:r w:rsidR="00736A1A" w:rsidRPr="005A258C">
        <w:rPr>
          <w:color w:val="080808"/>
          <w:sz w:val="24"/>
          <w:szCs w:val="24"/>
        </w:rPr>
        <w:t xml:space="preserve"> </w:t>
      </w:r>
      <w:r w:rsidRPr="005A258C">
        <w:rPr>
          <w:color w:val="080808"/>
          <w:sz w:val="24"/>
          <w:szCs w:val="24"/>
        </w:rPr>
        <w:t>appear on work you submit for grading.</w:t>
      </w:r>
    </w:p>
    <w:p w14:paraId="2A54CE3E" w14:textId="77777777" w:rsidR="004D6736" w:rsidRPr="005A258C" w:rsidRDefault="004D6736" w:rsidP="008D7917">
      <w:pPr>
        <w:pStyle w:val="BodyText"/>
        <w:spacing w:after="0"/>
        <w:ind w:left="124"/>
        <w:rPr>
          <w:color w:val="080808"/>
          <w:sz w:val="24"/>
          <w:szCs w:val="24"/>
        </w:rPr>
      </w:pPr>
    </w:p>
    <w:p w14:paraId="631F3C5D" w14:textId="77777777" w:rsidR="004D6736" w:rsidRPr="005A258C" w:rsidRDefault="004D6736" w:rsidP="004D6736">
      <w:pPr>
        <w:pStyle w:val="BodyText"/>
        <w:numPr>
          <w:ilvl w:val="0"/>
          <w:numId w:val="6"/>
        </w:numPr>
        <w:spacing w:after="0"/>
        <w:rPr>
          <w:sz w:val="24"/>
          <w:szCs w:val="24"/>
        </w:rPr>
      </w:pPr>
      <w:r w:rsidRPr="005A258C">
        <w:rPr>
          <w:color w:val="080808"/>
          <w:sz w:val="24"/>
          <w:szCs w:val="24"/>
        </w:rPr>
        <w:t>Create</w:t>
      </w:r>
      <w:r w:rsidRPr="005A258C">
        <w:rPr>
          <w:color w:val="080808"/>
          <w:spacing w:val="-8"/>
          <w:sz w:val="24"/>
          <w:szCs w:val="24"/>
        </w:rPr>
        <w:t xml:space="preserve"> </w:t>
      </w:r>
      <w:r w:rsidRPr="005A258C">
        <w:rPr>
          <w:color w:val="080808"/>
          <w:sz w:val="24"/>
          <w:szCs w:val="24"/>
        </w:rPr>
        <w:t>a</w:t>
      </w:r>
      <w:r w:rsidRPr="005A258C">
        <w:rPr>
          <w:color w:val="080808"/>
          <w:spacing w:val="-23"/>
          <w:sz w:val="24"/>
          <w:szCs w:val="24"/>
        </w:rPr>
        <w:t xml:space="preserve"> </w:t>
      </w:r>
      <w:r w:rsidRPr="005A258C">
        <w:rPr>
          <w:color w:val="080808"/>
          <w:sz w:val="24"/>
          <w:szCs w:val="24"/>
        </w:rPr>
        <w:t>folder</w:t>
      </w:r>
      <w:r w:rsidRPr="005A258C">
        <w:rPr>
          <w:color w:val="080808"/>
          <w:spacing w:val="-13"/>
          <w:sz w:val="24"/>
          <w:szCs w:val="24"/>
        </w:rPr>
        <w:t xml:space="preserve"> </w:t>
      </w:r>
      <w:r w:rsidRPr="005A258C">
        <w:rPr>
          <w:color w:val="080808"/>
          <w:sz w:val="24"/>
          <w:szCs w:val="24"/>
        </w:rPr>
        <w:t>on</w:t>
      </w:r>
      <w:r w:rsidRPr="005A258C">
        <w:rPr>
          <w:color w:val="080808"/>
          <w:spacing w:val="-13"/>
          <w:sz w:val="24"/>
          <w:szCs w:val="24"/>
        </w:rPr>
        <w:t xml:space="preserve"> </w:t>
      </w:r>
      <w:r w:rsidRPr="005A258C">
        <w:rPr>
          <w:color w:val="080808"/>
          <w:sz w:val="24"/>
          <w:szCs w:val="24"/>
        </w:rPr>
        <w:t>the</w:t>
      </w:r>
      <w:r w:rsidRPr="005A258C">
        <w:rPr>
          <w:color w:val="080808"/>
          <w:spacing w:val="-22"/>
          <w:sz w:val="24"/>
          <w:szCs w:val="24"/>
        </w:rPr>
        <w:t xml:space="preserve"> </w:t>
      </w:r>
      <w:r w:rsidRPr="005A258C">
        <w:rPr>
          <w:color w:val="080808"/>
          <w:sz w:val="24"/>
          <w:szCs w:val="24"/>
        </w:rPr>
        <w:t>flash</w:t>
      </w:r>
      <w:r w:rsidRPr="005A258C">
        <w:rPr>
          <w:color w:val="080808"/>
          <w:spacing w:val="-26"/>
          <w:sz w:val="24"/>
          <w:szCs w:val="24"/>
        </w:rPr>
        <w:t xml:space="preserve"> </w:t>
      </w:r>
      <w:r w:rsidRPr="005A258C">
        <w:rPr>
          <w:color w:val="080808"/>
          <w:sz w:val="24"/>
          <w:szCs w:val="24"/>
        </w:rPr>
        <w:t>drive</w:t>
      </w:r>
      <w:r w:rsidRPr="005A258C">
        <w:rPr>
          <w:color w:val="080808"/>
          <w:spacing w:val="-15"/>
          <w:sz w:val="24"/>
          <w:szCs w:val="24"/>
        </w:rPr>
        <w:t xml:space="preserve"> </w:t>
      </w:r>
      <w:r w:rsidRPr="005A258C">
        <w:rPr>
          <w:color w:val="080808"/>
          <w:sz w:val="24"/>
          <w:szCs w:val="24"/>
        </w:rPr>
        <w:t>provided</w:t>
      </w:r>
      <w:r w:rsidRPr="005A258C">
        <w:rPr>
          <w:color w:val="080808"/>
          <w:spacing w:val="-2"/>
          <w:sz w:val="24"/>
          <w:szCs w:val="24"/>
        </w:rPr>
        <w:t xml:space="preserve"> </w:t>
      </w:r>
      <w:r w:rsidRPr="005A258C">
        <w:rPr>
          <w:color w:val="080808"/>
          <w:sz w:val="24"/>
          <w:szCs w:val="24"/>
        </w:rPr>
        <w:t>using</w:t>
      </w:r>
      <w:r w:rsidRPr="005A258C">
        <w:rPr>
          <w:color w:val="080808"/>
          <w:spacing w:val="-13"/>
          <w:sz w:val="24"/>
          <w:szCs w:val="24"/>
        </w:rPr>
        <w:t xml:space="preserve"> </w:t>
      </w:r>
      <w:r w:rsidRPr="005A258C">
        <w:rPr>
          <w:color w:val="080808"/>
          <w:sz w:val="24"/>
          <w:szCs w:val="24"/>
        </w:rPr>
        <w:t>your</w:t>
      </w:r>
      <w:r w:rsidRPr="005A258C">
        <w:rPr>
          <w:color w:val="080808"/>
          <w:spacing w:val="-23"/>
          <w:sz w:val="24"/>
          <w:szCs w:val="24"/>
        </w:rPr>
        <w:t xml:space="preserve"> </w:t>
      </w:r>
      <w:r w:rsidRPr="005A258C">
        <w:rPr>
          <w:color w:val="080808"/>
          <w:sz w:val="24"/>
          <w:szCs w:val="24"/>
        </w:rPr>
        <w:t>contestant</w:t>
      </w:r>
      <w:r w:rsidRPr="005A258C">
        <w:rPr>
          <w:color w:val="080808"/>
          <w:spacing w:val="-6"/>
          <w:sz w:val="24"/>
          <w:szCs w:val="24"/>
        </w:rPr>
        <w:t xml:space="preserve"> </w:t>
      </w:r>
      <w:r w:rsidRPr="005A258C">
        <w:rPr>
          <w:color w:val="080808"/>
          <w:sz w:val="24"/>
          <w:szCs w:val="24"/>
        </w:rPr>
        <w:t>number</w:t>
      </w:r>
      <w:r w:rsidRPr="005A258C">
        <w:rPr>
          <w:color w:val="080808"/>
          <w:spacing w:val="-13"/>
          <w:sz w:val="24"/>
          <w:szCs w:val="24"/>
        </w:rPr>
        <w:t xml:space="preserve"> </w:t>
      </w:r>
      <w:r w:rsidRPr="005A258C">
        <w:rPr>
          <w:color w:val="080808"/>
          <w:sz w:val="24"/>
          <w:szCs w:val="24"/>
        </w:rPr>
        <w:t>as</w:t>
      </w:r>
      <w:r w:rsidRPr="005A258C">
        <w:rPr>
          <w:color w:val="080808"/>
          <w:spacing w:val="-15"/>
          <w:sz w:val="24"/>
          <w:szCs w:val="24"/>
        </w:rPr>
        <w:t xml:space="preserve"> </w:t>
      </w:r>
      <w:r w:rsidRPr="005A258C">
        <w:rPr>
          <w:color w:val="080808"/>
          <w:spacing w:val="3"/>
          <w:sz w:val="24"/>
          <w:szCs w:val="24"/>
        </w:rPr>
        <w:t xml:space="preserve">the name </w:t>
      </w:r>
      <w:r w:rsidRPr="005A258C">
        <w:rPr>
          <w:color w:val="080808"/>
          <w:sz w:val="24"/>
          <w:szCs w:val="24"/>
        </w:rPr>
        <w:t>of</w:t>
      </w:r>
      <w:r w:rsidRPr="005A258C">
        <w:rPr>
          <w:color w:val="080808"/>
          <w:spacing w:val="-27"/>
          <w:sz w:val="24"/>
          <w:szCs w:val="24"/>
        </w:rPr>
        <w:t xml:space="preserve"> </w:t>
      </w:r>
      <w:r w:rsidRPr="005A258C">
        <w:rPr>
          <w:color w:val="080808"/>
          <w:sz w:val="24"/>
          <w:szCs w:val="24"/>
        </w:rPr>
        <w:t>the</w:t>
      </w:r>
      <w:r w:rsidRPr="005A258C">
        <w:rPr>
          <w:color w:val="080808"/>
          <w:spacing w:val="-13"/>
          <w:sz w:val="24"/>
          <w:szCs w:val="24"/>
        </w:rPr>
        <w:t xml:space="preserve"> </w:t>
      </w:r>
      <w:r w:rsidRPr="005A258C">
        <w:rPr>
          <w:color w:val="080808"/>
          <w:sz w:val="24"/>
          <w:szCs w:val="24"/>
        </w:rPr>
        <w:t xml:space="preserve">folder. </w:t>
      </w:r>
    </w:p>
    <w:p w14:paraId="405BADE7" w14:textId="77777777" w:rsidR="004D6736" w:rsidRPr="005A258C" w:rsidRDefault="004D6736" w:rsidP="004D6736">
      <w:pPr>
        <w:pStyle w:val="BodyText"/>
        <w:numPr>
          <w:ilvl w:val="0"/>
          <w:numId w:val="6"/>
        </w:numPr>
        <w:spacing w:after="0"/>
        <w:rPr>
          <w:sz w:val="24"/>
          <w:szCs w:val="24"/>
        </w:rPr>
      </w:pPr>
      <w:r w:rsidRPr="005A258C">
        <w:rPr>
          <w:color w:val="080808"/>
          <w:sz w:val="24"/>
          <w:szCs w:val="24"/>
        </w:rPr>
        <w:t>Copy</w:t>
      </w:r>
      <w:r w:rsidRPr="005A258C">
        <w:rPr>
          <w:color w:val="080808"/>
          <w:spacing w:val="-16"/>
          <w:sz w:val="24"/>
          <w:szCs w:val="24"/>
        </w:rPr>
        <w:t xml:space="preserve"> </w:t>
      </w:r>
      <w:r w:rsidRPr="005A258C">
        <w:rPr>
          <w:color w:val="080808"/>
          <w:sz w:val="24"/>
          <w:szCs w:val="24"/>
        </w:rPr>
        <w:t>your</w:t>
      </w:r>
      <w:r w:rsidRPr="005A258C">
        <w:rPr>
          <w:color w:val="080808"/>
          <w:spacing w:val="-27"/>
          <w:sz w:val="24"/>
          <w:szCs w:val="24"/>
        </w:rPr>
        <w:t xml:space="preserve"> </w:t>
      </w:r>
      <w:r w:rsidRPr="005A258C">
        <w:rPr>
          <w:color w:val="080808"/>
          <w:sz w:val="24"/>
          <w:szCs w:val="24"/>
        </w:rPr>
        <w:t>entire</w:t>
      </w:r>
      <w:r w:rsidRPr="005A258C">
        <w:rPr>
          <w:color w:val="080808"/>
          <w:spacing w:val="-21"/>
          <w:sz w:val="24"/>
          <w:szCs w:val="24"/>
        </w:rPr>
        <w:t xml:space="preserve"> </w:t>
      </w:r>
      <w:r w:rsidRPr="005A258C">
        <w:rPr>
          <w:color w:val="080808"/>
          <w:sz w:val="24"/>
          <w:szCs w:val="24"/>
        </w:rPr>
        <w:t>solution/project</w:t>
      </w:r>
      <w:r w:rsidRPr="005A258C">
        <w:rPr>
          <w:color w:val="080808"/>
          <w:spacing w:val="-30"/>
          <w:sz w:val="24"/>
          <w:szCs w:val="24"/>
        </w:rPr>
        <w:t xml:space="preserve"> </w:t>
      </w:r>
      <w:r w:rsidRPr="005A258C">
        <w:rPr>
          <w:color w:val="080808"/>
          <w:sz w:val="24"/>
          <w:szCs w:val="24"/>
        </w:rPr>
        <w:t>into</w:t>
      </w:r>
      <w:r w:rsidRPr="005A258C">
        <w:rPr>
          <w:color w:val="080808"/>
          <w:spacing w:val="-19"/>
          <w:sz w:val="24"/>
          <w:szCs w:val="24"/>
        </w:rPr>
        <w:t xml:space="preserve"> </w:t>
      </w:r>
      <w:r w:rsidRPr="005A258C">
        <w:rPr>
          <w:color w:val="080808"/>
          <w:sz w:val="24"/>
          <w:szCs w:val="24"/>
        </w:rPr>
        <w:t>this</w:t>
      </w:r>
      <w:r w:rsidRPr="005A258C">
        <w:rPr>
          <w:color w:val="080808"/>
          <w:spacing w:val="-24"/>
          <w:sz w:val="24"/>
          <w:szCs w:val="24"/>
        </w:rPr>
        <w:t xml:space="preserve"> </w:t>
      </w:r>
      <w:r w:rsidRPr="005A258C">
        <w:rPr>
          <w:color w:val="080808"/>
          <w:sz w:val="24"/>
          <w:szCs w:val="24"/>
        </w:rPr>
        <w:t>folder.</w:t>
      </w:r>
      <w:r w:rsidRPr="005A258C">
        <w:rPr>
          <w:color w:val="080808"/>
          <w:spacing w:val="26"/>
          <w:sz w:val="24"/>
          <w:szCs w:val="24"/>
        </w:rPr>
        <w:t xml:space="preserve"> </w:t>
      </w:r>
    </w:p>
    <w:p w14:paraId="182B42E6" w14:textId="77777777" w:rsidR="004D6736" w:rsidRPr="005A258C" w:rsidRDefault="004D6736" w:rsidP="004D6736">
      <w:pPr>
        <w:pStyle w:val="BodyText"/>
        <w:numPr>
          <w:ilvl w:val="0"/>
          <w:numId w:val="6"/>
        </w:numPr>
        <w:spacing w:after="0"/>
        <w:rPr>
          <w:sz w:val="24"/>
          <w:szCs w:val="24"/>
        </w:rPr>
      </w:pPr>
      <w:r w:rsidRPr="005A258C">
        <w:rPr>
          <w:color w:val="080808"/>
          <w:sz w:val="24"/>
          <w:szCs w:val="24"/>
        </w:rPr>
        <w:t>Submit</w:t>
      </w:r>
      <w:r w:rsidRPr="005A258C">
        <w:rPr>
          <w:color w:val="080808"/>
          <w:spacing w:val="-18"/>
          <w:sz w:val="24"/>
          <w:szCs w:val="24"/>
        </w:rPr>
        <w:t xml:space="preserve"> </w:t>
      </w:r>
      <w:r w:rsidRPr="005A258C">
        <w:rPr>
          <w:color w:val="080808"/>
          <w:sz w:val="24"/>
          <w:szCs w:val="24"/>
        </w:rPr>
        <w:t>your</w:t>
      </w:r>
      <w:r w:rsidRPr="005A258C">
        <w:rPr>
          <w:color w:val="080808"/>
          <w:spacing w:val="-19"/>
          <w:sz w:val="24"/>
          <w:szCs w:val="24"/>
        </w:rPr>
        <w:t xml:space="preserve"> </w:t>
      </w:r>
      <w:r w:rsidRPr="005A258C">
        <w:rPr>
          <w:color w:val="080808"/>
          <w:sz w:val="24"/>
          <w:szCs w:val="24"/>
        </w:rPr>
        <w:t>entire</w:t>
      </w:r>
      <w:r w:rsidRPr="005A258C">
        <w:rPr>
          <w:color w:val="080808"/>
          <w:spacing w:val="-29"/>
          <w:sz w:val="24"/>
          <w:szCs w:val="24"/>
        </w:rPr>
        <w:t xml:space="preserve"> </w:t>
      </w:r>
      <w:r w:rsidRPr="005A258C">
        <w:rPr>
          <w:color w:val="080808"/>
          <w:sz w:val="24"/>
          <w:szCs w:val="24"/>
        </w:rPr>
        <w:t>solution/project</w:t>
      </w:r>
      <w:r w:rsidRPr="005A258C">
        <w:rPr>
          <w:color w:val="080808"/>
          <w:spacing w:val="-14"/>
          <w:sz w:val="24"/>
          <w:szCs w:val="24"/>
        </w:rPr>
        <w:t xml:space="preserve"> </w:t>
      </w:r>
      <w:r w:rsidRPr="005A258C">
        <w:rPr>
          <w:color w:val="080808"/>
          <w:sz w:val="24"/>
          <w:szCs w:val="24"/>
        </w:rPr>
        <w:t>so that</w:t>
      </w:r>
      <w:r w:rsidRPr="005A258C">
        <w:rPr>
          <w:color w:val="080808"/>
          <w:spacing w:val="-29"/>
          <w:sz w:val="24"/>
          <w:szCs w:val="24"/>
        </w:rPr>
        <w:t xml:space="preserve"> </w:t>
      </w:r>
      <w:r w:rsidRPr="005A258C">
        <w:rPr>
          <w:color w:val="080808"/>
          <w:sz w:val="24"/>
          <w:szCs w:val="24"/>
        </w:rPr>
        <w:t>the</w:t>
      </w:r>
      <w:r w:rsidRPr="005A258C">
        <w:rPr>
          <w:color w:val="080808"/>
          <w:spacing w:val="-14"/>
          <w:sz w:val="24"/>
          <w:szCs w:val="24"/>
        </w:rPr>
        <w:t xml:space="preserve"> </w:t>
      </w:r>
      <w:r w:rsidRPr="005A258C">
        <w:rPr>
          <w:color w:val="080808"/>
          <w:sz w:val="24"/>
          <w:szCs w:val="24"/>
        </w:rPr>
        <w:t>graders</w:t>
      </w:r>
      <w:r w:rsidRPr="005A258C">
        <w:rPr>
          <w:color w:val="080808"/>
          <w:spacing w:val="-18"/>
          <w:sz w:val="24"/>
          <w:szCs w:val="24"/>
        </w:rPr>
        <w:t xml:space="preserve"> </w:t>
      </w:r>
      <w:r w:rsidRPr="005A258C">
        <w:rPr>
          <w:color w:val="080808"/>
          <w:sz w:val="24"/>
          <w:szCs w:val="24"/>
        </w:rPr>
        <w:t>may</w:t>
      </w:r>
      <w:r w:rsidRPr="005A258C">
        <w:rPr>
          <w:color w:val="080808"/>
          <w:spacing w:val="-27"/>
          <w:sz w:val="24"/>
          <w:szCs w:val="24"/>
        </w:rPr>
        <w:t xml:space="preserve"> </w:t>
      </w:r>
      <w:r w:rsidRPr="005A258C">
        <w:rPr>
          <w:color w:val="080808"/>
          <w:sz w:val="24"/>
          <w:szCs w:val="24"/>
        </w:rPr>
        <w:t>open</w:t>
      </w:r>
      <w:r w:rsidRPr="005A258C">
        <w:rPr>
          <w:color w:val="080808"/>
          <w:spacing w:val="-24"/>
          <w:sz w:val="24"/>
          <w:szCs w:val="24"/>
        </w:rPr>
        <w:t xml:space="preserve"> </w:t>
      </w:r>
      <w:r w:rsidRPr="005A258C">
        <w:rPr>
          <w:color w:val="080808"/>
          <w:sz w:val="24"/>
          <w:szCs w:val="24"/>
        </w:rPr>
        <w:t>your</w:t>
      </w:r>
      <w:r w:rsidRPr="005A258C">
        <w:rPr>
          <w:color w:val="080808"/>
          <w:spacing w:val="-22"/>
          <w:sz w:val="24"/>
          <w:szCs w:val="24"/>
        </w:rPr>
        <w:t xml:space="preserve"> </w:t>
      </w:r>
      <w:r w:rsidRPr="005A258C">
        <w:rPr>
          <w:color w:val="080808"/>
          <w:sz w:val="24"/>
          <w:szCs w:val="24"/>
        </w:rPr>
        <w:t>project</w:t>
      </w:r>
      <w:r w:rsidRPr="005A258C">
        <w:rPr>
          <w:color w:val="080808"/>
          <w:spacing w:val="-25"/>
          <w:sz w:val="24"/>
          <w:szCs w:val="24"/>
        </w:rPr>
        <w:t xml:space="preserve"> </w:t>
      </w:r>
      <w:r w:rsidRPr="005A258C">
        <w:rPr>
          <w:color w:val="080808"/>
          <w:sz w:val="24"/>
          <w:szCs w:val="24"/>
        </w:rPr>
        <w:t>to</w:t>
      </w:r>
      <w:r w:rsidRPr="005A258C">
        <w:rPr>
          <w:color w:val="080808"/>
          <w:spacing w:val="-14"/>
          <w:sz w:val="24"/>
          <w:szCs w:val="24"/>
        </w:rPr>
        <w:t xml:space="preserve"> </w:t>
      </w:r>
      <w:r w:rsidRPr="005A258C">
        <w:rPr>
          <w:color w:val="080808"/>
          <w:sz w:val="24"/>
          <w:szCs w:val="24"/>
        </w:rPr>
        <w:t>review</w:t>
      </w:r>
      <w:r w:rsidRPr="005A258C">
        <w:rPr>
          <w:color w:val="080808"/>
          <w:spacing w:val="-29"/>
          <w:sz w:val="24"/>
          <w:szCs w:val="24"/>
        </w:rPr>
        <w:t xml:space="preserve"> </w:t>
      </w:r>
      <w:r w:rsidRPr="005A258C">
        <w:rPr>
          <w:color w:val="080808"/>
          <w:sz w:val="24"/>
          <w:szCs w:val="24"/>
        </w:rPr>
        <w:t>the</w:t>
      </w:r>
      <w:r w:rsidRPr="005A258C">
        <w:rPr>
          <w:color w:val="080808"/>
          <w:spacing w:val="-18"/>
          <w:sz w:val="24"/>
          <w:szCs w:val="24"/>
        </w:rPr>
        <w:t xml:space="preserve"> </w:t>
      </w:r>
      <w:r w:rsidRPr="005A258C">
        <w:rPr>
          <w:color w:val="080808"/>
          <w:sz w:val="24"/>
          <w:szCs w:val="24"/>
        </w:rPr>
        <w:t>source</w:t>
      </w:r>
      <w:r w:rsidRPr="005A258C">
        <w:rPr>
          <w:color w:val="080808"/>
          <w:spacing w:val="-17"/>
          <w:sz w:val="24"/>
          <w:szCs w:val="24"/>
        </w:rPr>
        <w:t xml:space="preserve"> </w:t>
      </w:r>
      <w:r w:rsidRPr="005A258C">
        <w:rPr>
          <w:color w:val="080808"/>
          <w:sz w:val="24"/>
          <w:szCs w:val="24"/>
        </w:rPr>
        <w:t>code.</w:t>
      </w:r>
      <w:r w:rsidRPr="005A258C">
        <w:rPr>
          <w:color w:val="080808"/>
          <w:spacing w:val="20"/>
          <w:sz w:val="24"/>
          <w:szCs w:val="24"/>
        </w:rPr>
        <w:t xml:space="preserve"> </w:t>
      </w:r>
    </w:p>
    <w:p w14:paraId="4EB22C13" w14:textId="77777777" w:rsidR="004D6736" w:rsidRPr="005A258C" w:rsidRDefault="004D6736" w:rsidP="004D6736">
      <w:pPr>
        <w:pStyle w:val="BodyText"/>
        <w:numPr>
          <w:ilvl w:val="0"/>
          <w:numId w:val="6"/>
        </w:numPr>
        <w:spacing w:after="0"/>
        <w:rPr>
          <w:sz w:val="24"/>
          <w:szCs w:val="24"/>
        </w:rPr>
      </w:pPr>
      <w:r w:rsidRPr="005A258C">
        <w:rPr>
          <w:sz w:val="24"/>
          <w:szCs w:val="24"/>
        </w:rPr>
        <w:t>E</w:t>
      </w:r>
      <w:r w:rsidRPr="005A258C">
        <w:rPr>
          <w:color w:val="080808"/>
          <w:sz w:val="24"/>
          <w:szCs w:val="24"/>
        </w:rPr>
        <w:t>nsure</w:t>
      </w:r>
      <w:r w:rsidRPr="005A258C">
        <w:rPr>
          <w:color w:val="080808"/>
          <w:spacing w:val="-22"/>
          <w:sz w:val="24"/>
          <w:szCs w:val="24"/>
        </w:rPr>
        <w:t xml:space="preserve"> </w:t>
      </w:r>
      <w:r w:rsidRPr="005A258C">
        <w:rPr>
          <w:color w:val="080808"/>
          <w:sz w:val="24"/>
          <w:szCs w:val="24"/>
        </w:rPr>
        <w:t>that</w:t>
      </w:r>
      <w:r w:rsidRPr="005A258C">
        <w:rPr>
          <w:color w:val="080808"/>
          <w:spacing w:val="-21"/>
          <w:sz w:val="24"/>
          <w:szCs w:val="24"/>
        </w:rPr>
        <w:t xml:space="preserve"> </w:t>
      </w:r>
      <w:r w:rsidRPr="005A258C">
        <w:rPr>
          <w:color w:val="080808"/>
          <w:sz w:val="24"/>
          <w:szCs w:val="24"/>
        </w:rPr>
        <w:t>the</w:t>
      </w:r>
      <w:r w:rsidRPr="005A258C">
        <w:rPr>
          <w:color w:val="080808"/>
          <w:spacing w:val="20"/>
          <w:sz w:val="24"/>
          <w:szCs w:val="24"/>
        </w:rPr>
        <w:t xml:space="preserve"> </w:t>
      </w:r>
      <w:r w:rsidRPr="005A258C">
        <w:rPr>
          <w:color w:val="080808"/>
          <w:sz w:val="24"/>
          <w:szCs w:val="24"/>
        </w:rPr>
        <w:t>files required</w:t>
      </w:r>
      <w:r w:rsidRPr="005A258C">
        <w:rPr>
          <w:color w:val="080808"/>
          <w:spacing w:val="-17"/>
          <w:sz w:val="24"/>
          <w:szCs w:val="24"/>
        </w:rPr>
        <w:t xml:space="preserve"> </w:t>
      </w:r>
      <w:r w:rsidRPr="005A258C">
        <w:rPr>
          <w:color w:val="080808"/>
          <w:sz w:val="24"/>
          <w:szCs w:val="24"/>
        </w:rPr>
        <w:t>to</w:t>
      </w:r>
      <w:r w:rsidRPr="005A258C">
        <w:rPr>
          <w:color w:val="080808"/>
          <w:spacing w:val="-13"/>
          <w:sz w:val="24"/>
          <w:szCs w:val="24"/>
        </w:rPr>
        <w:t xml:space="preserve"> </w:t>
      </w:r>
      <w:r w:rsidRPr="005A258C">
        <w:rPr>
          <w:color w:val="080808"/>
          <w:sz w:val="24"/>
          <w:szCs w:val="24"/>
        </w:rPr>
        <w:t>run</w:t>
      </w:r>
      <w:r w:rsidRPr="005A258C">
        <w:rPr>
          <w:color w:val="080808"/>
          <w:spacing w:val="-21"/>
          <w:sz w:val="24"/>
          <w:szCs w:val="24"/>
        </w:rPr>
        <w:t xml:space="preserve"> </w:t>
      </w:r>
      <w:r w:rsidRPr="005A258C">
        <w:rPr>
          <w:color w:val="080808"/>
          <w:sz w:val="24"/>
          <w:szCs w:val="24"/>
        </w:rPr>
        <w:t>your</w:t>
      </w:r>
      <w:r w:rsidRPr="005A258C">
        <w:rPr>
          <w:color w:val="080808"/>
          <w:spacing w:val="-22"/>
          <w:sz w:val="24"/>
          <w:szCs w:val="24"/>
        </w:rPr>
        <w:t xml:space="preserve"> </w:t>
      </w:r>
      <w:r w:rsidRPr="005A258C">
        <w:rPr>
          <w:color w:val="080808"/>
          <w:sz w:val="24"/>
          <w:szCs w:val="24"/>
        </w:rPr>
        <w:t>program</w:t>
      </w:r>
      <w:r w:rsidRPr="005A258C">
        <w:rPr>
          <w:color w:val="080808"/>
          <w:spacing w:val="-19"/>
          <w:sz w:val="24"/>
          <w:szCs w:val="24"/>
        </w:rPr>
        <w:t xml:space="preserve"> </w:t>
      </w:r>
      <w:r w:rsidRPr="005A258C">
        <w:rPr>
          <w:color w:val="080808"/>
          <w:sz w:val="24"/>
          <w:szCs w:val="24"/>
        </w:rPr>
        <w:t>are</w:t>
      </w:r>
      <w:r w:rsidRPr="005A258C">
        <w:rPr>
          <w:color w:val="080808"/>
          <w:spacing w:val="-19"/>
          <w:sz w:val="24"/>
          <w:szCs w:val="24"/>
        </w:rPr>
        <w:t xml:space="preserve"> </w:t>
      </w:r>
      <w:r w:rsidRPr="005A258C">
        <w:rPr>
          <w:color w:val="080808"/>
          <w:sz w:val="24"/>
          <w:szCs w:val="24"/>
        </w:rPr>
        <w:t>present</w:t>
      </w:r>
      <w:r w:rsidRPr="005A258C">
        <w:rPr>
          <w:color w:val="080808"/>
          <w:spacing w:val="-21"/>
          <w:sz w:val="24"/>
          <w:szCs w:val="24"/>
        </w:rPr>
        <w:t xml:space="preserve"> </w:t>
      </w:r>
      <w:r w:rsidRPr="005A258C">
        <w:rPr>
          <w:color w:val="080808"/>
          <w:sz w:val="24"/>
          <w:szCs w:val="24"/>
        </w:rPr>
        <w:t>and</w:t>
      </w:r>
      <w:r w:rsidRPr="005A258C">
        <w:rPr>
          <w:color w:val="080808"/>
          <w:spacing w:val="-20"/>
          <w:sz w:val="24"/>
          <w:szCs w:val="24"/>
        </w:rPr>
        <w:t xml:space="preserve"> </w:t>
      </w:r>
      <w:r w:rsidRPr="005A258C">
        <w:rPr>
          <w:color w:val="080808"/>
          <w:sz w:val="24"/>
          <w:szCs w:val="24"/>
        </w:rPr>
        <w:t>will</w:t>
      </w:r>
      <w:r w:rsidRPr="005A258C">
        <w:rPr>
          <w:color w:val="080808"/>
          <w:spacing w:val="-19"/>
          <w:sz w:val="24"/>
          <w:szCs w:val="24"/>
        </w:rPr>
        <w:t xml:space="preserve"> </w:t>
      </w:r>
      <w:r w:rsidRPr="005A258C">
        <w:rPr>
          <w:color w:val="080808"/>
          <w:sz w:val="24"/>
          <w:szCs w:val="24"/>
        </w:rPr>
        <w:t>execute</w:t>
      </w:r>
      <w:r w:rsidRPr="005A258C">
        <w:rPr>
          <w:color w:val="080808"/>
          <w:spacing w:val="-14"/>
          <w:sz w:val="24"/>
          <w:szCs w:val="24"/>
        </w:rPr>
        <w:t xml:space="preserve"> </w:t>
      </w:r>
      <w:r w:rsidRPr="005A258C">
        <w:rPr>
          <w:color w:val="080808"/>
          <w:sz w:val="24"/>
          <w:szCs w:val="24"/>
        </w:rPr>
        <w:t>on</w:t>
      </w:r>
      <w:r w:rsidRPr="005A258C">
        <w:rPr>
          <w:color w:val="080808"/>
          <w:spacing w:val="-29"/>
          <w:sz w:val="24"/>
          <w:szCs w:val="24"/>
        </w:rPr>
        <w:t xml:space="preserve"> </w:t>
      </w:r>
      <w:r w:rsidRPr="005A258C">
        <w:rPr>
          <w:color w:val="080808"/>
          <w:sz w:val="24"/>
          <w:szCs w:val="24"/>
        </w:rPr>
        <w:t>the</w:t>
      </w:r>
      <w:r w:rsidRPr="005A258C">
        <w:rPr>
          <w:color w:val="080808"/>
          <w:spacing w:val="-30"/>
          <w:sz w:val="24"/>
          <w:szCs w:val="24"/>
        </w:rPr>
        <w:t xml:space="preserve"> </w:t>
      </w:r>
      <w:r w:rsidRPr="005A258C">
        <w:rPr>
          <w:color w:val="080808"/>
          <w:sz w:val="24"/>
          <w:szCs w:val="24"/>
        </w:rPr>
        <w:t>flash</w:t>
      </w:r>
      <w:r w:rsidRPr="005A258C">
        <w:rPr>
          <w:color w:val="080808"/>
          <w:spacing w:val="-20"/>
          <w:sz w:val="24"/>
          <w:szCs w:val="24"/>
        </w:rPr>
        <w:t xml:space="preserve"> </w:t>
      </w:r>
      <w:r w:rsidRPr="005A258C">
        <w:rPr>
          <w:color w:val="080808"/>
          <w:sz w:val="24"/>
          <w:szCs w:val="24"/>
        </w:rPr>
        <w:t>drive provided.</w:t>
      </w:r>
      <w:r w:rsidRPr="005A258C">
        <w:rPr>
          <w:color w:val="080808"/>
          <w:spacing w:val="36"/>
          <w:sz w:val="24"/>
          <w:szCs w:val="24"/>
        </w:rPr>
        <w:t xml:space="preserve"> </w:t>
      </w:r>
    </w:p>
    <w:p w14:paraId="2451A96C" w14:textId="77777777" w:rsidR="004D6736" w:rsidRPr="005A258C" w:rsidRDefault="004D6736" w:rsidP="004D6736">
      <w:pPr>
        <w:pStyle w:val="BodyText"/>
        <w:spacing w:after="0"/>
        <w:ind w:left="720"/>
        <w:rPr>
          <w:sz w:val="24"/>
          <w:szCs w:val="24"/>
        </w:rPr>
      </w:pPr>
    </w:p>
    <w:p w14:paraId="6BDD69E0" w14:textId="77777777" w:rsidR="004D6736" w:rsidRPr="005A258C" w:rsidRDefault="004D6736" w:rsidP="004D6736">
      <w:pPr>
        <w:pStyle w:val="BodyText"/>
        <w:spacing w:after="0"/>
        <w:ind w:left="720"/>
        <w:rPr>
          <w:color w:val="080808"/>
          <w:spacing w:val="22"/>
          <w:sz w:val="24"/>
          <w:szCs w:val="24"/>
        </w:rPr>
      </w:pPr>
      <w:r w:rsidRPr="005A258C">
        <w:rPr>
          <w:sz w:val="24"/>
          <w:szCs w:val="24"/>
        </w:rPr>
        <w:t>*Note</w:t>
      </w:r>
      <w:r w:rsidRPr="005A258C">
        <w:rPr>
          <w:color w:val="080808"/>
          <w:spacing w:val="-37"/>
          <w:sz w:val="24"/>
          <w:szCs w:val="24"/>
        </w:rPr>
        <w:t xml:space="preserve"> </w:t>
      </w:r>
      <w:r w:rsidRPr="005A258C">
        <w:rPr>
          <w:color w:val="080808"/>
          <w:sz w:val="24"/>
          <w:szCs w:val="24"/>
        </w:rPr>
        <w:t>that</w:t>
      </w:r>
      <w:r w:rsidRPr="005A258C">
        <w:rPr>
          <w:color w:val="080808"/>
          <w:spacing w:val="-24"/>
          <w:sz w:val="24"/>
          <w:szCs w:val="24"/>
        </w:rPr>
        <w:t xml:space="preserve"> </w:t>
      </w:r>
      <w:r w:rsidRPr="005A258C">
        <w:rPr>
          <w:color w:val="080808"/>
          <w:sz w:val="24"/>
          <w:szCs w:val="24"/>
        </w:rPr>
        <w:t>the flash</w:t>
      </w:r>
      <w:r w:rsidRPr="005A258C">
        <w:rPr>
          <w:color w:val="080808"/>
          <w:spacing w:val="-14"/>
          <w:sz w:val="24"/>
          <w:szCs w:val="24"/>
        </w:rPr>
        <w:t xml:space="preserve"> </w:t>
      </w:r>
      <w:r w:rsidRPr="005A258C">
        <w:rPr>
          <w:color w:val="080808"/>
          <w:sz w:val="24"/>
          <w:szCs w:val="24"/>
        </w:rPr>
        <w:t>drive</w:t>
      </w:r>
      <w:r w:rsidRPr="005A258C">
        <w:rPr>
          <w:color w:val="080808"/>
          <w:spacing w:val="-24"/>
          <w:sz w:val="24"/>
          <w:szCs w:val="24"/>
        </w:rPr>
        <w:t xml:space="preserve"> </w:t>
      </w:r>
      <w:r w:rsidRPr="005A258C">
        <w:rPr>
          <w:color w:val="080808"/>
          <w:sz w:val="24"/>
          <w:szCs w:val="24"/>
        </w:rPr>
        <w:t>letter</w:t>
      </w:r>
      <w:r w:rsidRPr="005A258C">
        <w:rPr>
          <w:color w:val="080808"/>
          <w:spacing w:val="-18"/>
          <w:sz w:val="24"/>
          <w:szCs w:val="24"/>
        </w:rPr>
        <w:t xml:space="preserve"> </w:t>
      </w:r>
      <w:r w:rsidRPr="005A258C">
        <w:rPr>
          <w:color w:val="080808"/>
          <w:sz w:val="24"/>
          <w:szCs w:val="24"/>
        </w:rPr>
        <w:t>may</w:t>
      </w:r>
      <w:r w:rsidRPr="005A258C">
        <w:rPr>
          <w:color w:val="080808"/>
          <w:spacing w:val="-24"/>
          <w:sz w:val="24"/>
          <w:szCs w:val="24"/>
        </w:rPr>
        <w:t xml:space="preserve"> </w:t>
      </w:r>
      <w:r w:rsidRPr="005A258C">
        <w:rPr>
          <w:i/>
          <w:color w:val="080808"/>
          <w:sz w:val="24"/>
          <w:szCs w:val="24"/>
        </w:rPr>
        <w:t>not</w:t>
      </w:r>
      <w:r w:rsidRPr="005A258C">
        <w:rPr>
          <w:color w:val="080808"/>
          <w:spacing w:val="-16"/>
          <w:sz w:val="24"/>
          <w:szCs w:val="24"/>
        </w:rPr>
        <w:t xml:space="preserve"> </w:t>
      </w:r>
      <w:r w:rsidRPr="005A258C">
        <w:rPr>
          <w:color w:val="080808"/>
          <w:sz w:val="24"/>
          <w:szCs w:val="24"/>
        </w:rPr>
        <w:t>be</w:t>
      </w:r>
      <w:r w:rsidRPr="005A258C">
        <w:rPr>
          <w:color w:val="080808"/>
          <w:spacing w:val="-12"/>
          <w:sz w:val="24"/>
          <w:szCs w:val="24"/>
        </w:rPr>
        <w:t xml:space="preserve"> </w:t>
      </w:r>
      <w:r w:rsidRPr="005A258C">
        <w:rPr>
          <w:color w:val="080808"/>
          <w:sz w:val="24"/>
          <w:szCs w:val="24"/>
        </w:rPr>
        <w:t>the</w:t>
      </w:r>
      <w:r w:rsidRPr="005A258C">
        <w:rPr>
          <w:color w:val="080808"/>
          <w:spacing w:val="-23"/>
          <w:sz w:val="24"/>
          <w:szCs w:val="24"/>
        </w:rPr>
        <w:t xml:space="preserve"> </w:t>
      </w:r>
      <w:r w:rsidRPr="005A258C">
        <w:rPr>
          <w:color w:val="080808"/>
          <w:sz w:val="24"/>
          <w:szCs w:val="24"/>
        </w:rPr>
        <w:t>same</w:t>
      </w:r>
      <w:r w:rsidRPr="005A258C">
        <w:rPr>
          <w:color w:val="080808"/>
          <w:spacing w:val="-11"/>
          <w:sz w:val="24"/>
          <w:szCs w:val="24"/>
        </w:rPr>
        <w:t xml:space="preserve"> </w:t>
      </w:r>
      <w:r w:rsidRPr="005A258C">
        <w:rPr>
          <w:color w:val="080808"/>
          <w:sz w:val="24"/>
          <w:szCs w:val="24"/>
        </w:rPr>
        <w:t>when</w:t>
      </w:r>
      <w:r w:rsidRPr="005A258C">
        <w:rPr>
          <w:color w:val="080808"/>
          <w:spacing w:val="-26"/>
          <w:sz w:val="24"/>
          <w:szCs w:val="24"/>
        </w:rPr>
        <w:t xml:space="preserve"> </w:t>
      </w:r>
      <w:r w:rsidRPr="005A258C">
        <w:rPr>
          <w:color w:val="080808"/>
          <w:sz w:val="24"/>
          <w:szCs w:val="24"/>
        </w:rPr>
        <w:t>the</w:t>
      </w:r>
      <w:r w:rsidRPr="005A258C">
        <w:rPr>
          <w:color w:val="080808"/>
          <w:spacing w:val="-11"/>
          <w:sz w:val="24"/>
          <w:szCs w:val="24"/>
        </w:rPr>
        <w:t xml:space="preserve"> </w:t>
      </w:r>
      <w:r w:rsidRPr="005A258C">
        <w:rPr>
          <w:color w:val="080808"/>
          <w:sz w:val="24"/>
          <w:szCs w:val="24"/>
        </w:rPr>
        <w:t>program</w:t>
      </w:r>
      <w:r w:rsidRPr="005A258C">
        <w:rPr>
          <w:color w:val="080808"/>
          <w:spacing w:val="-4"/>
          <w:sz w:val="24"/>
          <w:szCs w:val="24"/>
        </w:rPr>
        <w:t xml:space="preserve"> </w:t>
      </w:r>
      <w:r w:rsidRPr="005A258C">
        <w:rPr>
          <w:color w:val="080808"/>
          <w:sz w:val="24"/>
          <w:szCs w:val="24"/>
        </w:rPr>
        <w:t>is</w:t>
      </w:r>
      <w:r w:rsidRPr="005A258C">
        <w:rPr>
          <w:color w:val="080808"/>
          <w:spacing w:val="-20"/>
          <w:sz w:val="24"/>
          <w:szCs w:val="24"/>
        </w:rPr>
        <w:t xml:space="preserve"> </w:t>
      </w:r>
      <w:r w:rsidRPr="005A258C">
        <w:rPr>
          <w:color w:val="080808"/>
          <w:sz w:val="24"/>
          <w:szCs w:val="24"/>
        </w:rPr>
        <w:t>graded</w:t>
      </w:r>
      <w:r w:rsidRPr="005A258C">
        <w:rPr>
          <w:color w:val="080808"/>
          <w:spacing w:val="-19"/>
          <w:sz w:val="24"/>
          <w:szCs w:val="24"/>
        </w:rPr>
        <w:t xml:space="preserve"> </w:t>
      </w:r>
      <w:r w:rsidRPr="005A258C">
        <w:rPr>
          <w:color w:val="080808"/>
          <w:sz w:val="24"/>
          <w:szCs w:val="24"/>
        </w:rPr>
        <w:t>as</w:t>
      </w:r>
      <w:r w:rsidRPr="005A258C">
        <w:rPr>
          <w:color w:val="080808"/>
          <w:spacing w:val="-6"/>
          <w:sz w:val="24"/>
          <w:szCs w:val="24"/>
        </w:rPr>
        <w:t xml:space="preserve"> </w:t>
      </w:r>
      <w:r w:rsidRPr="005A258C">
        <w:rPr>
          <w:color w:val="080808"/>
          <w:sz w:val="24"/>
          <w:szCs w:val="24"/>
        </w:rPr>
        <w:t>it</w:t>
      </w:r>
      <w:r w:rsidRPr="005A258C">
        <w:rPr>
          <w:color w:val="080808"/>
          <w:spacing w:val="-18"/>
          <w:sz w:val="24"/>
          <w:szCs w:val="24"/>
        </w:rPr>
        <w:t xml:space="preserve"> </w:t>
      </w:r>
      <w:r w:rsidRPr="005A258C">
        <w:rPr>
          <w:color w:val="080808"/>
          <w:sz w:val="24"/>
          <w:szCs w:val="24"/>
        </w:rPr>
        <w:t>was</w:t>
      </w:r>
      <w:r w:rsidRPr="005A258C">
        <w:rPr>
          <w:color w:val="080808"/>
          <w:spacing w:val="-16"/>
          <w:sz w:val="24"/>
          <w:szCs w:val="24"/>
        </w:rPr>
        <w:t xml:space="preserve"> </w:t>
      </w:r>
      <w:r w:rsidRPr="005A258C">
        <w:rPr>
          <w:color w:val="080808"/>
          <w:sz w:val="24"/>
          <w:szCs w:val="24"/>
        </w:rPr>
        <w:t>when</w:t>
      </w:r>
      <w:r w:rsidRPr="005A258C">
        <w:rPr>
          <w:color w:val="080808"/>
          <w:spacing w:val="-14"/>
          <w:sz w:val="24"/>
          <w:szCs w:val="24"/>
        </w:rPr>
        <w:t xml:space="preserve"> </w:t>
      </w:r>
      <w:r w:rsidRPr="005A258C">
        <w:rPr>
          <w:color w:val="080808"/>
          <w:sz w:val="24"/>
          <w:szCs w:val="24"/>
        </w:rPr>
        <w:t>you</w:t>
      </w:r>
      <w:r w:rsidRPr="005A258C">
        <w:rPr>
          <w:color w:val="080808"/>
          <w:spacing w:val="-19"/>
          <w:sz w:val="24"/>
          <w:szCs w:val="24"/>
        </w:rPr>
        <w:t xml:space="preserve"> </w:t>
      </w:r>
      <w:r w:rsidRPr="005A258C">
        <w:rPr>
          <w:color w:val="080808"/>
          <w:sz w:val="24"/>
          <w:szCs w:val="24"/>
        </w:rPr>
        <w:t>created</w:t>
      </w:r>
      <w:r w:rsidRPr="005A258C">
        <w:rPr>
          <w:color w:val="080808"/>
          <w:spacing w:val="-19"/>
          <w:sz w:val="24"/>
          <w:szCs w:val="24"/>
        </w:rPr>
        <w:t xml:space="preserve"> </w:t>
      </w:r>
      <w:r w:rsidRPr="005A258C">
        <w:rPr>
          <w:color w:val="080808"/>
          <w:sz w:val="24"/>
          <w:szCs w:val="24"/>
        </w:rPr>
        <w:t>the program.</w:t>
      </w:r>
      <w:r w:rsidRPr="005A258C">
        <w:rPr>
          <w:color w:val="080808"/>
          <w:spacing w:val="22"/>
          <w:sz w:val="24"/>
          <w:szCs w:val="24"/>
        </w:rPr>
        <w:t xml:space="preserve"> </w:t>
      </w:r>
    </w:p>
    <w:p w14:paraId="2833A7D1" w14:textId="77777777" w:rsidR="004D6736" w:rsidRPr="005A258C" w:rsidRDefault="004D6736" w:rsidP="004D6736">
      <w:pPr>
        <w:pStyle w:val="BodyText"/>
        <w:spacing w:after="0"/>
        <w:ind w:left="720"/>
        <w:rPr>
          <w:color w:val="080808"/>
          <w:spacing w:val="22"/>
          <w:sz w:val="24"/>
          <w:szCs w:val="24"/>
        </w:rPr>
      </w:pPr>
    </w:p>
    <w:p w14:paraId="60B9D710" w14:textId="77777777" w:rsidR="004D6736" w:rsidRPr="005A258C" w:rsidRDefault="004D6736" w:rsidP="004D6736">
      <w:pPr>
        <w:pStyle w:val="BodyText"/>
        <w:spacing w:after="0"/>
        <w:ind w:left="720"/>
        <w:rPr>
          <w:color w:val="080808"/>
          <w:sz w:val="24"/>
          <w:szCs w:val="24"/>
        </w:rPr>
      </w:pPr>
      <w:r w:rsidRPr="005A258C">
        <w:rPr>
          <w:color w:val="080808"/>
          <w:spacing w:val="22"/>
          <w:sz w:val="24"/>
          <w:szCs w:val="24"/>
        </w:rPr>
        <w:t>*</w:t>
      </w:r>
      <w:r w:rsidRPr="005A258C">
        <w:rPr>
          <w:color w:val="080808"/>
          <w:sz w:val="24"/>
          <w:szCs w:val="24"/>
        </w:rPr>
        <w:t>It</w:t>
      </w:r>
      <w:r w:rsidRPr="005A258C">
        <w:rPr>
          <w:color w:val="080808"/>
          <w:spacing w:val="-17"/>
          <w:sz w:val="24"/>
          <w:szCs w:val="24"/>
        </w:rPr>
        <w:t xml:space="preserve"> </w:t>
      </w:r>
      <w:r w:rsidRPr="005A258C">
        <w:rPr>
          <w:color w:val="080808"/>
          <w:sz w:val="24"/>
          <w:szCs w:val="24"/>
        </w:rPr>
        <w:t>is</w:t>
      </w:r>
      <w:r w:rsidRPr="005A258C">
        <w:rPr>
          <w:color w:val="080808"/>
          <w:spacing w:val="-22"/>
          <w:sz w:val="24"/>
          <w:szCs w:val="24"/>
        </w:rPr>
        <w:t xml:space="preserve"> </w:t>
      </w:r>
      <w:r w:rsidRPr="005A258C">
        <w:rPr>
          <w:color w:val="080808"/>
          <w:sz w:val="24"/>
          <w:szCs w:val="24"/>
        </w:rPr>
        <w:t>recommended</w:t>
      </w:r>
      <w:r w:rsidRPr="005A258C">
        <w:rPr>
          <w:color w:val="080808"/>
          <w:spacing w:val="-15"/>
          <w:sz w:val="24"/>
          <w:szCs w:val="24"/>
        </w:rPr>
        <w:t xml:space="preserve"> </w:t>
      </w:r>
      <w:r w:rsidRPr="005A258C">
        <w:rPr>
          <w:color w:val="080808"/>
          <w:sz w:val="24"/>
          <w:szCs w:val="24"/>
        </w:rPr>
        <w:t>that</w:t>
      </w:r>
      <w:r w:rsidRPr="005A258C">
        <w:rPr>
          <w:color w:val="080808"/>
          <w:spacing w:val="-24"/>
          <w:sz w:val="24"/>
          <w:szCs w:val="24"/>
        </w:rPr>
        <w:t xml:space="preserve"> </w:t>
      </w:r>
      <w:r w:rsidRPr="005A258C">
        <w:rPr>
          <w:color w:val="080808"/>
          <w:sz w:val="24"/>
          <w:szCs w:val="24"/>
        </w:rPr>
        <w:t>you</w:t>
      </w:r>
      <w:r w:rsidRPr="005A258C">
        <w:rPr>
          <w:color w:val="080808"/>
          <w:spacing w:val="-20"/>
          <w:sz w:val="24"/>
          <w:szCs w:val="24"/>
        </w:rPr>
        <w:t xml:space="preserve"> </w:t>
      </w:r>
      <w:r w:rsidRPr="005A258C">
        <w:rPr>
          <w:color w:val="080808"/>
          <w:sz w:val="24"/>
          <w:szCs w:val="24"/>
        </w:rPr>
        <w:t>use</w:t>
      </w:r>
      <w:r w:rsidRPr="005A258C">
        <w:rPr>
          <w:color w:val="080808"/>
          <w:spacing w:val="-20"/>
          <w:sz w:val="24"/>
          <w:szCs w:val="24"/>
        </w:rPr>
        <w:t xml:space="preserve"> </w:t>
      </w:r>
      <w:r w:rsidRPr="005A258C">
        <w:rPr>
          <w:color w:val="080808"/>
          <w:sz w:val="24"/>
          <w:szCs w:val="24"/>
        </w:rPr>
        <w:t>relative</w:t>
      </w:r>
      <w:r w:rsidRPr="005A258C">
        <w:rPr>
          <w:color w:val="080808"/>
          <w:spacing w:val="-14"/>
          <w:sz w:val="24"/>
          <w:szCs w:val="24"/>
        </w:rPr>
        <w:t xml:space="preserve"> </w:t>
      </w:r>
      <w:r w:rsidRPr="005A258C">
        <w:rPr>
          <w:color w:val="080808"/>
          <w:sz w:val="24"/>
          <w:szCs w:val="24"/>
        </w:rPr>
        <w:t>paths</w:t>
      </w:r>
      <w:r w:rsidRPr="005A258C">
        <w:rPr>
          <w:color w:val="080808"/>
          <w:spacing w:val="-20"/>
          <w:sz w:val="24"/>
          <w:szCs w:val="24"/>
        </w:rPr>
        <w:t xml:space="preserve"> </w:t>
      </w:r>
      <w:r w:rsidRPr="005A258C">
        <w:rPr>
          <w:color w:val="080808"/>
          <w:sz w:val="24"/>
          <w:szCs w:val="24"/>
        </w:rPr>
        <w:t>rather</w:t>
      </w:r>
      <w:r w:rsidRPr="005A258C">
        <w:rPr>
          <w:color w:val="080808"/>
          <w:spacing w:val="-23"/>
          <w:sz w:val="24"/>
          <w:szCs w:val="24"/>
        </w:rPr>
        <w:t xml:space="preserve"> </w:t>
      </w:r>
      <w:r w:rsidRPr="005A258C">
        <w:rPr>
          <w:color w:val="080808"/>
          <w:sz w:val="24"/>
          <w:szCs w:val="24"/>
        </w:rPr>
        <w:t>than</w:t>
      </w:r>
      <w:r w:rsidRPr="005A258C">
        <w:rPr>
          <w:color w:val="080808"/>
          <w:spacing w:val="-24"/>
          <w:sz w:val="24"/>
          <w:szCs w:val="24"/>
        </w:rPr>
        <w:t xml:space="preserve"> </w:t>
      </w:r>
      <w:r w:rsidRPr="005A258C">
        <w:rPr>
          <w:color w:val="080808"/>
          <w:sz w:val="24"/>
          <w:szCs w:val="24"/>
        </w:rPr>
        <w:t>absolute</w:t>
      </w:r>
      <w:r w:rsidRPr="005A258C">
        <w:rPr>
          <w:color w:val="080808"/>
          <w:spacing w:val="-22"/>
          <w:sz w:val="24"/>
          <w:szCs w:val="24"/>
        </w:rPr>
        <w:t xml:space="preserve"> </w:t>
      </w:r>
      <w:r w:rsidRPr="005A258C">
        <w:rPr>
          <w:color w:val="080808"/>
          <w:sz w:val="24"/>
          <w:szCs w:val="24"/>
        </w:rPr>
        <w:t>paths</w:t>
      </w:r>
      <w:r w:rsidRPr="005A258C">
        <w:rPr>
          <w:color w:val="080808"/>
          <w:spacing w:val="-20"/>
          <w:sz w:val="24"/>
          <w:szCs w:val="24"/>
        </w:rPr>
        <w:t xml:space="preserve"> </w:t>
      </w:r>
      <w:r w:rsidRPr="005A258C">
        <w:rPr>
          <w:color w:val="080808"/>
          <w:sz w:val="24"/>
          <w:szCs w:val="24"/>
        </w:rPr>
        <w:t>to</w:t>
      </w:r>
      <w:r w:rsidRPr="005A258C">
        <w:rPr>
          <w:color w:val="080808"/>
          <w:spacing w:val="12"/>
          <w:sz w:val="24"/>
          <w:szCs w:val="24"/>
        </w:rPr>
        <w:t xml:space="preserve"> </w:t>
      </w:r>
      <w:r w:rsidRPr="005A258C">
        <w:rPr>
          <w:color w:val="080808"/>
          <w:sz w:val="24"/>
          <w:szCs w:val="24"/>
        </w:rPr>
        <w:t>ensure</w:t>
      </w:r>
      <w:r w:rsidRPr="005A258C">
        <w:rPr>
          <w:color w:val="080808"/>
          <w:spacing w:val="-28"/>
          <w:sz w:val="24"/>
          <w:szCs w:val="24"/>
        </w:rPr>
        <w:t xml:space="preserve"> </w:t>
      </w:r>
      <w:r w:rsidRPr="005A258C">
        <w:rPr>
          <w:color w:val="080808"/>
          <w:sz w:val="24"/>
          <w:szCs w:val="24"/>
        </w:rPr>
        <w:t>that</w:t>
      </w:r>
      <w:r w:rsidRPr="005A258C">
        <w:rPr>
          <w:color w:val="080808"/>
          <w:spacing w:val="-20"/>
          <w:sz w:val="24"/>
          <w:szCs w:val="24"/>
        </w:rPr>
        <w:t xml:space="preserve"> </w:t>
      </w:r>
      <w:r w:rsidRPr="005A258C">
        <w:rPr>
          <w:color w:val="080808"/>
          <w:sz w:val="24"/>
          <w:szCs w:val="24"/>
        </w:rPr>
        <w:t xml:space="preserve">the program will run regardless of the flash drive letter. </w:t>
      </w:r>
    </w:p>
    <w:p w14:paraId="547C6E5B" w14:textId="77777777" w:rsidR="004D6736" w:rsidRPr="005A258C" w:rsidRDefault="004D6736" w:rsidP="004D6736">
      <w:pPr>
        <w:pStyle w:val="BodyText"/>
        <w:spacing w:after="0"/>
        <w:ind w:left="720"/>
        <w:rPr>
          <w:color w:val="080808"/>
          <w:sz w:val="24"/>
          <w:szCs w:val="24"/>
        </w:rPr>
      </w:pPr>
    </w:p>
    <w:p w14:paraId="44A28854" w14:textId="77777777" w:rsidR="004D6736" w:rsidRPr="005A258C" w:rsidRDefault="004D6736" w:rsidP="004D6736">
      <w:pPr>
        <w:pStyle w:val="BodyText"/>
        <w:spacing w:after="0"/>
        <w:ind w:left="720"/>
        <w:rPr>
          <w:sz w:val="24"/>
          <w:szCs w:val="24"/>
        </w:rPr>
      </w:pPr>
      <w:r w:rsidRPr="005A258C">
        <w:rPr>
          <w:color w:val="080808"/>
          <w:sz w:val="24"/>
          <w:szCs w:val="24"/>
        </w:rPr>
        <w:t xml:space="preserve">The graders will </w:t>
      </w:r>
      <w:r w:rsidRPr="005A258C">
        <w:rPr>
          <w:i/>
          <w:color w:val="080808"/>
          <w:sz w:val="24"/>
          <w:szCs w:val="24"/>
        </w:rPr>
        <w:t xml:space="preserve">not </w:t>
      </w:r>
      <w:r w:rsidRPr="005A258C">
        <w:rPr>
          <w:color w:val="080808"/>
          <w:sz w:val="24"/>
          <w:szCs w:val="24"/>
        </w:rPr>
        <w:t>compile or alter your source</w:t>
      </w:r>
      <w:r w:rsidRPr="005A258C">
        <w:rPr>
          <w:color w:val="080808"/>
          <w:spacing w:val="-12"/>
          <w:sz w:val="24"/>
          <w:szCs w:val="24"/>
        </w:rPr>
        <w:t xml:space="preserve"> </w:t>
      </w:r>
      <w:r w:rsidRPr="005A258C">
        <w:rPr>
          <w:color w:val="080808"/>
          <w:sz w:val="24"/>
          <w:szCs w:val="24"/>
        </w:rPr>
        <w:t>code</w:t>
      </w:r>
      <w:r w:rsidRPr="005A258C">
        <w:rPr>
          <w:color w:val="080808"/>
          <w:spacing w:val="-27"/>
          <w:sz w:val="24"/>
          <w:szCs w:val="24"/>
        </w:rPr>
        <w:t xml:space="preserve"> </w:t>
      </w:r>
      <w:r w:rsidRPr="005A258C">
        <w:rPr>
          <w:color w:val="080808"/>
          <w:sz w:val="24"/>
          <w:szCs w:val="24"/>
        </w:rPr>
        <w:t>to</w:t>
      </w:r>
      <w:r w:rsidRPr="005A258C">
        <w:rPr>
          <w:color w:val="080808"/>
          <w:spacing w:val="-17"/>
          <w:sz w:val="24"/>
          <w:szCs w:val="24"/>
        </w:rPr>
        <w:t xml:space="preserve"> </w:t>
      </w:r>
      <w:r w:rsidRPr="005A258C">
        <w:rPr>
          <w:color w:val="080808"/>
          <w:sz w:val="24"/>
          <w:szCs w:val="24"/>
        </w:rPr>
        <w:t>correct</w:t>
      </w:r>
      <w:r w:rsidRPr="005A258C">
        <w:rPr>
          <w:color w:val="080808"/>
          <w:spacing w:val="-14"/>
          <w:sz w:val="24"/>
          <w:szCs w:val="24"/>
        </w:rPr>
        <w:t xml:space="preserve"> </w:t>
      </w:r>
      <w:r w:rsidRPr="005A258C">
        <w:rPr>
          <w:color w:val="080808"/>
          <w:sz w:val="24"/>
          <w:szCs w:val="24"/>
        </w:rPr>
        <w:t>for</w:t>
      </w:r>
      <w:r w:rsidRPr="005A258C">
        <w:rPr>
          <w:color w:val="080808"/>
          <w:spacing w:val="-25"/>
          <w:sz w:val="24"/>
          <w:szCs w:val="24"/>
        </w:rPr>
        <w:t xml:space="preserve"> </w:t>
      </w:r>
      <w:r w:rsidRPr="005A258C">
        <w:rPr>
          <w:color w:val="080808"/>
          <w:sz w:val="24"/>
          <w:szCs w:val="24"/>
        </w:rPr>
        <w:t>this.</w:t>
      </w:r>
      <w:r w:rsidRPr="005A258C">
        <w:rPr>
          <w:color w:val="080808"/>
          <w:spacing w:val="19"/>
          <w:sz w:val="24"/>
          <w:szCs w:val="24"/>
        </w:rPr>
        <w:t xml:space="preserve"> </w:t>
      </w:r>
      <w:r w:rsidRPr="005A258C">
        <w:rPr>
          <w:color w:val="080808"/>
          <w:spacing w:val="19"/>
          <w:sz w:val="24"/>
          <w:szCs w:val="24"/>
        </w:rPr>
        <w:br/>
      </w:r>
      <w:r w:rsidRPr="005A258C">
        <w:rPr>
          <w:color w:val="080808"/>
          <w:sz w:val="24"/>
          <w:szCs w:val="24"/>
        </w:rPr>
        <w:t>Submissions</w:t>
      </w:r>
      <w:r w:rsidRPr="005A258C">
        <w:rPr>
          <w:color w:val="080808"/>
          <w:spacing w:val="-20"/>
          <w:sz w:val="24"/>
          <w:szCs w:val="24"/>
        </w:rPr>
        <w:t xml:space="preserve"> </w:t>
      </w:r>
      <w:r w:rsidRPr="005A258C">
        <w:rPr>
          <w:color w:val="080808"/>
          <w:sz w:val="24"/>
          <w:szCs w:val="24"/>
        </w:rPr>
        <w:t>that</w:t>
      </w:r>
      <w:r w:rsidRPr="005A258C">
        <w:rPr>
          <w:color w:val="080808"/>
          <w:spacing w:val="-20"/>
          <w:sz w:val="24"/>
          <w:szCs w:val="24"/>
        </w:rPr>
        <w:t xml:space="preserve"> </w:t>
      </w:r>
      <w:r w:rsidRPr="005A258C">
        <w:rPr>
          <w:color w:val="080808"/>
          <w:sz w:val="24"/>
          <w:szCs w:val="24"/>
        </w:rPr>
        <w:t>do</w:t>
      </w:r>
      <w:r w:rsidRPr="005A258C">
        <w:rPr>
          <w:color w:val="080808"/>
          <w:spacing w:val="-17"/>
          <w:sz w:val="24"/>
          <w:szCs w:val="24"/>
        </w:rPr>
        <w:t xml:space="preserve"> </w:t>
      </w:r>
      <w:r w:rsidRPr="005A258C">
        <w:rPr>
          <w:i/>
          <w:color w:val="080808"/>
          <w:sz w:val="24"/>
          <w:szCs w:val="24"/>
        </w:rPr>
        <w:t>not</w:t>
      </w:r>
      <w:r w:rsidRPr="005A258C">
        <w:rPr>
          <w:i/>
          <w:color w:val="080808"/>
          <w:spacing w:val="-19"/>
          <w:sz w:val="24"/>
          <w:szCs w:val="24"/>
        </w:rPr>
        <w:t xml:space="preserve"> </w:t>
      </w:r>
      <w:r w:rsidRPr="005A258C">
        <w:rPr>
          <w:color w:val="080808"/>
          <w:sz w:val="24"/>
          <w:szCs w:val="24"/>
        </w:rPr>
        <w:t>contain</w:t>
      </w:r>
      <w:r w:rsidRPr="005A258C">
        <w:rPr>
          <w:color w:val="080808"/>
          <w:spacing w:val="-21"/>
          <w:sz w:val="24"/>
          <w:szCs w:val="24"/>
        </w:rPr>
        <w:t xml:space="preserve"> </w:t>
      </w:r>
      <w:r w:rsidRPr="005A258C">
        <w:rPr>
          <w:color w:val="080808"/>
          <w:sz w:val="24"/>
          <w:szCs w:val="24"/>
        </w:rPr>
        <w:t>source</w:t>
      </w:r>
      <w:r w:rsidRPr="005A258C">
        <w:rPr>
          <w:color w:val="080808"/>
          <w:spacing w:val="-14"/>
          <w:sz w:val="24"/>
          <w:szCs w:val="24"/>
        </w:rPr>
        <w:t xml:space="preserve"> </w:t>
      </w:r>
      <w:r w:rsidRPr="005A258C">
        <w:rPr>
          <w:color w:val="080808"/>
          <w:sz w:val="24"/>
          <w:szCs w:val="24"/>
        </w:rPr>
        <w:t>code</w:t>
      </w:r>
      <w:r w:rsidRPr="005A258C">
        <w:rPr>
          <w:color w:val="080808"/>
          <w:spacing w:val="-25"/>
          <w:sz w:val="24"/>
          <w:szCs w:val="24"/>
        </w:rPr>
        <w:t xml:space="preserve"> </w:t>
      </w:r>
      <w:r w:rsidRPr="005A258C">
        <w:rPr>
          <w:color w:val="080808"/>
          <w:sz w:val="24"/>
          <w:szCs w:val="24"/>
        </w:rPr>
        <w:t>will</w:t>
      </w:r>
      <w:r w:rsidRPr="005A258C">
        <w:rPr>
          <w:color w:val="080808"/>
          <w:spacing w:val="-24"/>
          <w:sz w:val="24"/>
          <w:szCs w:val="24"/>
        </w:rPr>
        <w:t xml:space="preserve"> </w:t>
      </w:r>
      <w:r w:rsidRPr="005A258C">
        <w:rPr>
          <w:i/>
          <w:color w:val="080808"/>
          <w:sz w:val="24"/>
          <w:szCs w:val="24"/>
        </w:rPr>
        <w:t>not</w:t>
      </w:r>
      <w:r w:rsidRPr="005A258C">
        <w:rPr>
          <w:i/>
          <w:color w:val="080808"/>
          <w:spacing w:val="-17"/>
          <w:sz w:val="24"/>
          <w:szCs w:val="24"/>
        </w:rPr>
        <w:t xml:space="preserve"> </w:t>
      </w:r>
      <w:r w:rsidRPr="005A258C">
        <w:rPr>
          <w:color w:val="080808"/>
          <w:sz w:val="24"/>
          <w:szCs w:val="24"/>
        </w:rPr>
        <w:t>be</w:t>
      </w:r>
      <w:r w:rsidRPr="005A258C">
        <w:rPr>
          <w:color w:val="080808"/>
          <w:spacing w:val="-17"/>
          <w:sz w:val="24"/>
          <w:szCs w:val="24"/>
        </w:rPr>
        <w:t xml:space="preserve"> </w:t>
      </w:r>
      <w:r w:rsidRPr="005A258C">
        <w:rPr>
          <w:color w:val="080808"/>
          <w:sz w:val="24"/>
          <w:szCs w:val="24"/>
        </w:rPr>
        <w:t>graded.</w:t>
      </w:r>
    </w:p>
    <w:p w14:paraId="52F270F7" w14:textId="77777777" w:rsidR="008D7917" w:rsidRPr="005A258C" w:rsidRDefault="008D7917" w:rsidP="008D7917">
      <w:pPr>
        <w:pStyle w:val="BodyText"/>
        <w:spacing w:after="0"/>
        <w:rPr>
          <w:sz w:val="24"/>
          <w:szCs w:val="24"/>
        </w:rPr>
      </w:pPr>
    </w:p>
    <w:p w14:paraId="39E48960" w14:textId="77777777" w:rsidR="008D7917" w:rsidRPr="005A258C" w:rsidRDefault="008D7917" w:rsidP="008D7917">
      <w:pPr>
        <w:pStyle w:val="BodyText"/>
        <w:spacing w:after="0"/>
        <w:ind w:left="125"/>
        <w:rPr>
          <w:b/>
          <w:sz w:val="24"/>
          <w:szCs w:val="24"/>
        </w:rPr>
      </w:pPr>
      <w:r w:rsidRPr="005A258C">
        <w:rPr>
          <w:b/>
          <w:color w:val="080808"/>
          <w:sz w:val="24"/>
          <w:szCs w:val="24"/>
        </w:rPr>
        <w:t>Assumptions to make when taking this assessment:</w:t>
      </w:r>
    </w:p>
    <w:p w14:paraId="0F76F2F5" w14:textId="77777777" w:rsidR="008D7917" w:rsidRPr="005A258C" w:rsidRDefault="008D7917" w:rsidP="008D7917">
      <w:pPr>
        <w:pStyle w:val="BodyText"/>
        <w:spacing w:after="0"/>
        <w:rPr>
          <w:sz w:val="24"/>
          <w:szCs w:val="24"/>
        </w:rPr>
      </w:pPr>
    </w:p>
    <w:p w14:paraId="5C1E2162" w14:textId="26C92899" w:rsidR="003366AF" w:rsidRDefault="002A0D6E" w:rsidP="008D7917">
      <w:pPr>
        <w:pStyle w:val="ListParagraph"/>
        <w:widowControl w:val="0"/>
        <w:numPr>
          <w:ilvl w:val="0"/>
          <w:numId w:val="4"/>
        </w:numPr>
        <w:tabs>
          <w:tab w:val="left" w:pos="859"/>
          <w:tab w:val="left" w:pos="860"/>
        </w:tabs>
        <w:autoSpaceDE w:val="0"/>
        <w:autoSpaceDN w:val="0"/>
        <w:spacing w:after="0" w:line="240" w:lineRule="auto"/>
        <w:ind w:left="859" w:hanging="371"/>
        <w:contextualSpacing w:val="0"/>
        <w:rPr>
          <w:rFonts w:ascii="Times New Roman" w:hAnsi="Times New Roman" w:cs="Times New Roman"/>
          <w:sz w:val="24"/>
          <w:szCs w:val="24"/>
        </w:rPr>
      </w:pPr>
      <w:r>
        <w:rPr>
          <w:rFonts w:ascii="Times New Roman" w:hAnsi="Times New Roman" w:cs="Times New Roman"/>
          <w:sz w:val="24"/>
          <w:szCs w:val="24"/>
        </w:rPr>
        <w:t xml:space="preserve">The </w:t>
      </w:r>
      <w:r w:rsidR="000B0133">
        <w:rPr>
          <w:rFonts w:ascii="Times New Roman" w:hAnsi="Times New Roman" w:cs="Times New Roman"/>
          <w:sz w:val="24"/>
          <w:szCs w:val="24"/>
        </w:rPr>
        <w:t xml:space="preserve">text file imported into the driver program will be error free and all of the data values will be in the correct order. </w:t>
      </w:r>
      <w:r w:rsidR="009A129C">
        <w:rPr>
          <w:rFonts w:ascii="Times New Roman" w:hAnsi="Times New Roman" w:cs="Times New Roman"/>
          <w:sz w:val="24"/>
          <w:szCs w:val="24"/>
        </w:rPr>
        <w:t xml:space="preserve">NOTE: the product type symbol can be </w:t>
      </w:r>
      <w:proofErr w:type="gramStart"/>
      <w:r w:rsidR="009A129C">
        <w:rPr>
          <w:rFonts w:ascii="Times New Roman" w:hAnsi="Times New Roman" w:cs="Times New Roman"/>
          <w:sz w:val="24"/>
          <w:szCs w:val="24"/>
        </w:rPr>
        <w:t>a</w:t>
      </w:r>
      <w:proofErr w:type="gramEnd"/>
      <w:r w:rsidR="009A129C">
        <w:rPr>
          <w:rFonts w:ascii="Times New Roman" w:hAnsi="Times New Roman" w:cs="Times New Roman"/>
          <w:sz w:val="24"/>
          <w:szCs w:val="24"/>
        </w:rPr>
        <w:t xml:space="preserve"> either upper or lowercase. </w:t>
      </w:r>
    </w:p>
    <w:p w14:paraId="3CC3E3E2" w14:textId="77777777" w:rsidR="004C6A13" w:rsidRDefault="004C6A13" w:rsidP="004C6A13">
      <w:pPr>
        <w:pStyle w:val="ListParagraph"/>
        <w:widowControl w:val="0"/>
        <w:numPr>
          <w:ilvl w:val="0"/>
          <w:numId w:val="4"/>
        </w:numPr>
        <w:tabs>
          <w:tab w:val="left" w:pos="855"/>
        </w:tabs>
        <w:autoSpaceDE w:val="0"/>
        <w:autoSpaceDN w:val="0"/>
        <w:spacing w:after="0" w:line="240" w:lineRule="auto"/>
        <w:rPr>
          <w:rFonts w:ascii="Times New Roman" w:hAnsi="Times New Roman" w:cs="Times New Roman"/>
          <w:sz w:val="24"/>
          <w:szCs w:val="24"/>
        </w:rPr>
      </w:pPr>
      <w:r>
        <w:rPr>
          <w:rFonts w:ascii="Times New Roman" w:hAnsi="Times New Roman" w:cs="Times New Roman"/>
          <w:color w:val="080808"/>
          <w:sz w:val="24"/>
          <w:szCs w:val="24"/>
        </w:rPr>
        <w:t>The input file will contain only ASCII</w:t>
      </w:r>
      <w:r>
        <w:rPr>
          <w:rFonts w:ascii="Times New Roman" w:hAnsi="Times New Roman" w:cs="Times New Roman"/>
          <w:color w:val="080808"/>
          <w:spacing w:val="39"/>
          <w:sz w:val="24"/>
          <w:szCs w:val="24"/>
        </w:rPr>
        <w:t xml:space="preserve"> </w:t>
      </w:r>
      <w:r>
        <w:rPr>
          <w:rFonts w:ascii="Times New Roman" w:hAnsi="Times New Roman" w:cs="Times New Roman"/>
          <w:color w:val="080808"/>
          <w:sz w:val="24"/>
          <w:szCs w:val="24"/>
        </w:rPr>
        <w:t>characters.</w:t>
      </w:r>
    </w:p>
    <w:p w14:paraId="420A2DE4" w14:textId="24C0F676" w:rsidR="004C6A13" w:rsidRDefault="004C6A13" w:rsidP="004C6A13">
      <w:pPr>
        <w:pStyle w:val="ListParagraph"/>
        <w:widowControl w:val="0"/>
        <w:numPr>
          <w:ilvl w:val="0"/>
          <w:numId w:val="4"/>
        </w:numPr>
        <w:tabs>
          <w:tab w:val="left" w:pos="860"/>
        </w:tabs>
        <w:autoSpaceDE w:val="0"/>
        <w:autoSpaceDN w:val="0"/>
        <w:spacing w:after="0" w:line="240" w:lineRule="auto"/>
        <w:rPr>
          <w:rFonts w:ascii="Times New Roman" w:hAnsi="Times New Roman" w:cs="Times New Roman"/>
          <w:sz w:val="24"/>
          <w:szCs w:val="24"/>
        </w:rPr>
      </w:pPr>
      <w:r>
        <w:rPr>
          <w:rFonts w:ascii="Times New Roman" w:hAnsi="Times New Roman" w:cs="Times New Roman"/>
          <w:color w:val="080808"/>
          <w:sz w:val="24"/>
          <w:szCs w:val="24"/>
        </w:rPr>
        <w:t>A</w:t>
      </w:r>
      <w:r>
        <w:rPr>
          <w:rFonts w:ascii="Times New Roman" w:hAnsi="Times New Roman" w:cs="Times New Roman"/>
          <w:color w:val="080808"/>
          <w:spacing w:val="-26"/>
          <w:sz w:val="24"/>
          <w:szCs w:val="24"/>
        </w:rPr>
        <w:t xml:space="preserve"> </w:t>
      </w:r>
      <w:r>
        <w:rPr>
          <w:rFonts w:ascii="Times New Roman" w:hAnsi="Times New Roman" w:cs="Times New Roman"/>
          <w:color w:val="080808"/>
          <w:sz w:val="24"/>
          <w:szCs w:val="24"/>
        </w:rPr>
        <w:t>test</w:t>
      </w:r>
      <w:r>
        <w:rPr>
          <w:rFonts w:ascii="Times New Roman" w:hAnsi="Times New Roman" w:cs="Times New Roman"/>
          <w:color w:val="080808"/>
          <w:spacing w:val="-24"/>
          <w:sz w:val="24"/>
          <w:szCs w:val="24"/>
        </w:rPr>
        <w:t xml:space="preserve"> </w:t>
      </w:r>
      <w:r>
        <w:rPr>
          <w:rFonts w:ascii="Times New Roman" w:hAnsi="Times New Roman" w:cs="Times New Roman"/>
          <w:color w:val="080808"/>
          <w:sz w:val="24"/>
          <w:szCs w:val="24"/>
        </w:rPr>
        <w:t>input</w:t>
      </w:r>
      <w:r>
        <w:rPr>
          <w:rFonts w:ascii="Times New Roman" w:hAnsi="Times New Roman" w:cs="Times New Roman"/>
          <w:color w:val="080808"/>
          <w:spacing w:val="-14"/>
          <w:sz w:val="24"/>
          <w:szCs w:val="24"/>
        </w:rPr>
        <w:t xml:space="preserve"> </w:t>
      </w:r>
      <w:r>
        <w:rPr>
          <w:rFonts w:ascii="Times New Roman" w:hAnsi="Times New Roman" w:cs="Times New Roman"/>
          <w:color w:val="080808"/>
          <w:sz w:val="24"/>
          <w:szCs w:val="24"/>
        </w:rPr>
        <w:t>file</w:t>
      </w:r>
      <w:r>
        <w:rPr>
          <w:rFonts w:ascii="Times New Roman" w:hAnsi="Times New Roman" w:cs="Times New Roman"/>
          <w:color w:val="080808"/>
          <w:spacing w:val="-22"/>
          <w:sz w:val="24"/>
          <w:szCs w:val="24"/>
        </w:rPr>
        <w:t xml:space="preserve"> </w:t>
      </w:r>
      <w:r>
        <w:rPr>
          <w:rFonts w:ascii="Times New Roman" w:hAnsi="Times New Roman" w:cs="Times New Roman"/>
          <w:color w:val="080808"/>
          <w:sz w:val="24"/>
          <w:szCs w:val="24"/>
        </w:rPr>
        <w:t>will</w:t>
      </w:r>
      <w:r>
        <w:rPr>
          <w:rFonts w:ascii="Times New Roman" w:hAnsi="Times New Roman" w:cs="Times New Roman"/>
          <w:color w:val="080808"/>
          <w:spacing w:val="-13"/>
          <w:sz w:val="24"/>
          <w:szCs w:val="24"/>
        </w:rPr>
        <w:t xml:space="preserve"> </w:t>
      </w:r>
      <w:r>
        <w:rPr>
          <w:rFonts w:ascii="Times New Roman" w:hAnsi="Times New Roman" w:cs="Times New Roman"/>
          <w:color w:val="080808"/>
          <w:sz w:val="24"/>
          <w:szCs w:val="24"/>
        </w:rPr>
        <w:t>be</w:t>
      </w:r>
      <w:r>
        <w:rPr>
          <w:rFonts w:ascii="Times New Roman" w:hAnsi="Times New Roman" w:cs="Times New Roman"/>
          <w:color w:val="080808"/>
          <w:spacing w:val="-27"/>
          <w:sz w:val="24"/>
          <w:szCs w:val="24"/>
        </w:rPr>
        <w:t xml:space="preserve"> </w:t>
      </w:r>
      <w:r>
        <w:rPr>
          <w:rFonts w:ascii="Times New Roman" w:hAnsi="Times New Roman" w:cs="Times New Roman"/>
          <w:color w:val="080808"/>
          <w:sz w:val="24"/>
          <w:szCs w:val="24"/>
        </w:rPr>
        <w:t>available</w:t>
      </w:r>
      <w:r>
        <w:rPr>
          <w:rFonts w:ascii="Times New Roman" w:hAnsi="Times New Roman" w:cs="Times New Roman"/>
          <w:color w:val="080808"/>
          <w:spacing w:val="-8"/>
          <w:sz w:val="24"/>
          <w:szCs w:val="24"/>
        </w:rPr>
        <w:t xml:space="preserve"> </w:t>
      </w:r>
      <w:r>
        <w:rPr>
          <w:rFonts w:ascii="Times New Roman" w:hAnsi="Times New Roman" w:cs="Times New Roman"/>
          <w:color w:val="080808"/>
          <w:sz w:val="24"/>
          <w:szCs w:val="24"/>
        </w:rPr>
        <w:t>and</w:t>
      </w:r>
      <w:r>
        <w:rPr>
          <w:rFonts w:ascii="Times New Roman" w:hAnsi="Times New Roman" w:cs="Times New Roman"/>
          <w:color w:val="080808"/>
          <w:spacing w:val="-17"/>
          <w:sz w:val="24"/>
          <w:szCs w:val="24"/>
        </w:rPr>
        <w:t xml:space="preserve"> </w:t>
      </w:r>
      <w:r>
        <w:rPr>
          <w:rFonts w:ascii="Times New Roman" w:hAnsi="Times New Roman" w:cs="Times New Roman"/>
          <w:color w:val="080808"/>
          <w:sz w:val="24"/>
          <w:szCs w:val="24"/>
        </w:rPr>
        <w:t>named,</w:t>
      </w:r>
      <w:r>
        <w:rPr>
          <w:rFonts w:ascii="Times New Roman" w:hAnsi="Times New Roman" w:cs="Times New Roman"/>
          <w:color w:val="080808"/>
          <w:spacing w:val="-20"/>
          <w:sz w:val="24"/>
          <w:szCs w:val="24"/>
        </w:rPr>
        <w:t xml:space="preserve"> </w:t>
      </w:r>
      <w:r>
        <w:rPr>
          <w:rFonts w:ascii="Times New Roman" w:hAnsi="Times New Roman" w:cs="Times New Roman"/>
          <w:color w:val="080808"/>
          <w:sz w:val="24"/>
          <w:szCs w:val="24"/>
        </w:rPr>
        <w:t>"portfolioText.txt.”</w:t>
      </w:r>
    </w:p>
    <w:p w14:paraId="1B8F6709" w14:textId="44FE3748" w:rsidR="004C6A13" w:rsidRPr="00CA0412" w:rsidRDefault="004C6A13" w:rsidP="004C6A13">
      <w:pPr>
        <w:pStyle w:val="ListParagraph"/>
        <w:widowControl w:val="0"/>
        <w:numPr>
          <w:ilvl w:val="0"/>
          <w:numId w:val="4"/>
        </w:numPr>
        <w:tabs>
          <w:tab w:val="left" w:pos="860"/>
        </w:tabs>
        <w:autoSpaceDE w:val="0"/>
        <w:autoSpaceDN w:val="0"/>
        <w:spacing w:after="0" w:line="240" w:lineRule="auto"/>
        <w:rPr>
          <w:rFonts w:ascii="Times New Roman" w:hAnsi="Times New Roman" w:cs="Times New Roman"/>
          <w:sz w:val="24"/>
          <w:szCs w:val="24"/>
        </w:rPr>
      </w:pPr>
      <w:r>
        <w:rPr>
          <w:rFonts w:ascii="Times New Roman" w:hAnsi="Times New Roman" w:cs="Times New Roman"/>
          <w:color w:val="080808"/>
          <w:sz w:val="24"/>
          <w:szCs w:val="24"/>
        </w:rPr>
        <w:t xml:space="preserve">The </w:t>
      </w:r>
      <w:proofErr w:type="spellStart"/>
      <w:r>
        <w:rPr>
          <w:rFonts w:ascii="Times New Roman" w:hAnsi="Times New Roman" w:cs="Times New Roman"/>
          <w:color w:val="080808"/>
          <w:sz w:val="24"/>
          <w:szCs w:val="24"/>
        </w:rPr>
        <w:t>Stocks.class</w:t>
      </w:r>
      <w:proofErr w:type="spellEnd"/>
      <w:r>
        <w:rPr>
          <w:rFonts w:ascii="Times New Roman" w:hAnsi="Times New Roman" w:cs="Times New Roman"/>
          <w:color w:val="080808"/>
          <w:sz w:val="24"/>
          <w:szCs w:val="24"/>
        </w:rPr>
        <w:t xml:space="preserve"> file needs to be in your project folder and will be used to help with the solution. This class will be used to construct Stock objects in the Portfolio. </w:t>
      </w:r>
    </w:p>
    <w:p w14:paraId="679BA5F6" w14:textId="66107744" w:rsidR="00CA0412" w:rsidRDefault="00CA0412" w:rsidP="004C6A13">
      <w:pPr>
        <w:pStyle w:val="ListParagraph"/>
        <w:widowControl w:val="0"/>
        <w:numPr>
          <w:ilvl w:val="0"/>
          <w:numId w:val="4"/>
        </w:numPr>
        <w:tabs>
          <w:tab w:val="left" w:pos="860"/>
        </w:tabs>
        <w:autoSpaceDE w:val="0"/>
        <w:autoSpaceDN w:val="0"/>
        <w:spacing w:after="0" w:line="240" w:lineRule="auto"/>
        <w:rPr>
          <w:rFonts w:ascii="Times New Roman" w:hAnsi="Times New Roman" w:cs="Times New Roman"/>
          <w:sz w:val="24"/>
          <w:szCs w:val="24"/>
        </w:rPr>
      </w:pPr>
      <w:r>
        <w:rPr>
          <w:rFonts w:ascii="Times New Roman" w:hAnsi="Times New Roman" w:cs="Times New Roman"/>
          <w:color w:val="080808"/>
          <w:sz w:val="24"/>
          <w:szCs w:val="24"/>
        </w:rPr>
        <w:t xml:space="preserve">The </w:t>
      </w:r>
      <w:proofErr w:type="spellStart"/>
      <w:r>
        <w:rPr>
          <w:rFonts w:ascii="Times New Roman" w:hAnsi="Times New Roman" w:cs="Times New Roman"/>
          <w:color w:val="080808"/>
          <w:sz w:val="24"/>
          <w:szCs w:val="24"/>
        </w:rPr>
        <w:t>InvestmentProducts</w:t>
      </w:r>
      <w:proofErr w:type="spellEnd"/>
      <w:r>
        <w:rPr>
          <w:rFonts w:ascii="Times New Roman" w:hAnsi="Times New Roman" w:cs="Times New Roman"/>
          <w:color w:val="080808"/>
          <w:sz w:val="24"/>
          <w:szCs w:val="24"/>
        </w:rPr>
        <w:t xml:space="preserve"> java file needs to be in the project and will be used to help create a child class called ETF. </w:t>
      </w:r>
    </w:p>
    <w:p w14:paraId="0E272BFC" w14:textId="77777777" w:rsidR="004C6A13" w:rsidRPr="005A258C" w:rsidRDefault="004C6A13" w:rsidP="004C6A13">
      <w:pPr>
        <w:pStyle w:val="ListParagraph"/>
        <w:widowControl w:val="0"/>
        <w:tabs>
          <w:tab w:val="left" w:pos="859"/>
          <w:tab w:val="left" w:pos="860"/>
        </w:tabs>
        <w:autoSpaceDE w:val="0"/>
        <w:autoSpaceDN w:val="0"/>
        <w:spacing w:after="0" w:line="240" w:lineRule="auto"/>
        <w:ind w:left="859"/>
        <w:contextualSpacing w:val="0"/>
        <w:rPr>
          <w:rFonts w:ascii="Times New Roman" w:hAnsi="Times New Roman" w:cs="Times New Roman"/>
          <w:sz w:val="24"/>
          <w:szCs w:val="24"/>
        </w:rPr>
      </w:pPr>
    </w:p>
    <w:p w14:paraId="10F2843C" w14:textId="77777777" w:rsidR="008D7917" w:rsidRPr="005A258C" w:rsidRDefault="008D7917" w:rsidP="008D7917">
      <w:pPr>
        <w:pStyle w:val="BodyText"/>
        <w:spacing w:after="0"/>
        <w:rPr>
          <w:sz w:val="24"/>
          <w:szCs w:val="24"/>
        </w:rPr>
      </w:pPr>
    </w:p>
    <w:p w14:paraId="42C79A68" w14:textId="77777777" w:rsidR="008D7917" w:rsidRPr="005A258C" w:rsidRDefault="008D7917" w:rsidP="008D7917">
      <w:pPr>
        <w:pStyle w:val="BodyText"/>
        <w:spacing w:after="0"/>
        <w:ind w:left="123"/>
        <w:rPr>
          <w:b/>
          <w:sz w:val="24"/>
          <w:szCs w:val="24"/>
        </w:rPr>
      </w:pPr>
      <w:r w:rsidRPr="005A258C">
        <w:rPr>
          <w:b/>
          <w:color w:val="080808"/>
          <w:sz w:val="24"/>
          <w:szCs w:val="24"/>
        </w:rPr>
        <w:t>Development Standards:</w:t>
      </w:r>
    </w:p>
    <w:p w14:paraId="7E7B72DA" w14:textId="77777777" w:rsidR="008D7917" w:rsidRPr="005A258C" w:rsidRDefault="008D7917" w:rsidP="008D7917">
      <w:pPr>
        <w:pStyle w:val="BodyText"/>
        <w:spacing w:after="0"/>
        <w:rPr>
          <w:sz w:val="24"/>
          <w:szCs w:val="24"/>
        </w:rPr>
      </w:pPr>
    </w:p>
    <w:p w14:paraId="60F204B0" w14:textId="77777777" w:rsidR="008D7917" w:rsidRPr="005A258C" w:rsidRDefault="008D7917" w:rsidP="008D7917">
      <w:pPr>
        <w:pStyle w:val="ListParagraph"/>
        <w:widowControl w:val="0"/>
        <w:numPr>
          <w:ilvl w:val="0"/>
          <w:numId w:val="5"/>
        </w:numPr>
        <w:tabs>
          <w:tab w:val="left" w:pos="858"/>
          <w:tab w:val="left" w:pos="860"/>
        </w:tabs>
        <w:autoSpaceDE w:val="0"/>
        <w:autoSpaceDN w:val="0"/>
        <w:spacing w:after="0" w:line="240" w:lineRule="auto"/>
        <w:contextualSpacing w:val="0"/>
        <w:rPr>
          <w:rFonts w:ascii="Times New Roman" w:hAnsi="Times New Roman" w:cs="Times New Roman"/>
          <w:sz w:val="24"/>
          <w:szCs w:val="24"/>
        </w:rPr>
      </w:pPr>
      <w:r w:rsidRPr="005A258C">
        <w:rPr>
          <w:rFonts w:ascii="Times New Roman" w:hAnsi="Times New Roman" w:cs="Times New Roman"/>
          <w:color w:val="080808"/>
          <w:sz w:val="24"/>
          <w:szCs w:val="24"/>
        </w:rPr>
        <w:t>Your Code must use a consistent variable naming</w:t>
      </w:r>
      <w:r w:rsidRPr="005A258C">
        <w:rPr>
          <w:rFonts w:ascii="Times New Roman" w:hAnsi="Times New Roman" w:cs="Times New Roman"/>
          <w:color w:val="080808"/>
          <w:spacing w:val="43"/>
          <w:sz w:val="24"/>
          <w:szCs w:val="24"/>
        </w:rPr>
        <w:t xml:space="preserve"> </w:t>
      </w:r>
      <w:r w:rsidRPr="005A258C">
        <w:rPr>
          <w:rFonts w:ascii="Times New Roman" w:hAnsi="Times New Roman" w:cs="Times New Roman"/>
          <w:color w:val="080808"/>
          <w:sz w:val="24"/>
          <w:szCs w:val="24"/>
        </w:rPr>
        <w:t>convention.</w:t>
      </w:r>
    </w:p>
    <w:p w14:paraId="00D4FA25" w14:textId="5B656177" w:rsidR="004D6736" w:rsidRPr="005A258C" w:rsidRDefault="008D7917" w:rsidP="008D7917">
      <w:pPr>
        <w:pStyle w:val="ListParagraph"/>
        <w:widowControl w:val="0"/>
        <w:numPr>
          <w:ilvl w:val="0"/>
          <w:numId w:val="5"/>
        </w:numPr>
        <w:autoSpaceDE w:val="0"/>
        <w:autoSpaceDN w:val="0"/>
        <w:spacing w:after="0" w:line="240" w:lineRule="auto"/>
        <w:contextualSpacing w:val="0"/>
        <w:rPr>
          <w:rFonts w:ascii="Times New Roman" w:hAnsi="Times New Roman" w:cs="Times New Roman"/>
          <w:color w:val="080808"/>
          <w:sz w:val="24"/>
          <w:szCs w:val="24"/>
        </w:rPr>
      </w:pPr>
      <w:r w:rsidRPr="005A258C">
        <w:rPr>
          <w:rFonts w:ascii="Times New Roman" w:hAnsi="Times New Roman" w:cs="Times New Roman"/>
          <w:color w:val="080808"/>
          <w:sz w:val="24"/>
          <w:szCs w:val="24"/>
        </w:rPr>
        <w:t>All methods</w:t>
      </w:r>
      <w:r w:rsidR="00F62C83">
        <w:rPr>
          <w:rFonts w:ascii="Times New Roman" w:hAnsi="Times New Roman" w:cs="Times New Roman"/>
          <w:color w:val="080808"/>
          <w:sz w:val="24"/>
          <w:szCs w:val="24"/>
        </w:rPr>
        <w:t xml:space="preserve"> (if any)</w:t>
      </w:r>
      <w:r w:rsidRPr="005A258C">
        <w:rPr>
          <w:rFonts w:ascii="Times New Roman" w:hAnsi="Times New Roman" w:cs="Times New Roman"/>
          <w:color w:val="080808"/>
          <w:sz w:val="24"/>
          <w:szCs w:val="24"/>
        </w:rPr>
        <w:t xml:space="preserve"> must be documented with comments explaining the purpose of the method</w:t>
      </w:r>
      <w:r w:rsidRPr="005A258C">
        <w:rPr>
          <w:rFonts w:ascii="Times New Roman" w:hAnsi="Times New Roman" w:cs="Times New Roman"/>
          <w:color w:val="2A2A2A"/>
          <w:sz w:val="24"/>
          <w:szCs w:val="24"/>
        </w:rPr>
        <w:t xml:space="preserve">, </w:t>
      </w:r>
      <w:r w:rsidRPr="005A258C">
        <w:rPr>
          <w:rFonts w:ascii="Times New Roman" w:hAnsi="Times New Roman" w:cs="Times New Roman"/>
          <w:color w:val="080808"/>
          <w:sz w:val="24"/>
          <w:szCs w:val="24"/>
        </w:rPr>
        <w:t xml:space="preserve">the input parameters (if any), and the output (if any). </w:t>
      </w:r>
    </w:p>
    <w:p w14:paraId="3FAAB891" w14:textId="058D1125" w:rsidR="008D7917" w:rsidRPr="005A258C" w:rsidRDefault="008D7917" w:rsidP="008D7917">
      <w:pPr>
        <w:pStyle w:val="ListParagraph"/>
        <w:widowControl w:val="0"/>
        <w:numPr>
          <w:ilvl w:val="0"/>
          <w:numId w:val="5"/>
        </w:numPr>
        <w:autoSpaceDE w:val="0"/>
        <w:autoSpaceDN w:val="0"/>
        <w:spacing w:after="0" w:line="240" w:lineRule="auto"/>
        <w:contextualSpacing w:val="0"/>
        <w:rPr>
          <w:rFonts w:ascii="Times New Roman" w:hAnsi="Times New Roman" w:cs="Times New Roman"/>
          <w:color w:val="080808"/>
          <w:sz w:val="24"/>
          <w:szCs w:val="24"/>
        </w:rPr>
      </w:pPr>
      <w:r w:rsidRPr="005A258C">
        <w:rPr>
          <w:rFonts w:ascii="Times New Roman" w:hAnsi="Times New Roman" w:cs="Times New Roman"/>
          <w:color w:val="080808"/>
          <w:sz w:val="24"/>
          <w:szCs w:val="24"/>
        </w:rPr>
        <w:t>If you create a class, then you must use Javadoc</w:t>
      </w:r>
      <w:r w:rsidRPr="005A258C">
        <w:rPr>
          <w:rFonts w:ascii="Times New Roman" w:hAnsi="Times New Roman" w:cs="Times New Roman"/>
          <w:color w:val="080808"/>
          <w:spacing w:val="38"/>
          <w:sz w:val="24"/>
          <w:szCs w:val="24"/>
        </w:rPr>
        <w:t xml:space="preserve"> </w:t>
      </w:r>
      <w:r w:rsidRPr="005A258C">
        <w:rPr>
          <w:rFonts w:ascii="Times New Roman" w:hAnsi="Times New Roman" w:cs="Times New Roman"/>
          <w:color w:val="080808"/>
          <w:sz w:val="24"/>
          <w:szCs w:val="24"/>
        </w:rPr>
        <w:t>comments.</w:t>
      </w:r>
    </w:p>
    <w:p w14:paraId="2589E444" w14:textId="77777777" w:rsidR="00EC728B" w:rsidRDefault="00EC728B" w:rsidP="008D7917">
      <w:pPr>
        <w:rPr>
          <w:sz w:val="24"/>
          <w:szCs w:val="24"/>
        </w:rPr>
      </w:pPr>
    </w:p>
    <w:p w14:paraId="59B08880" w14:textId="2DD94144" w:rsidR="00EC728B" w:rsidRDefault="00EC728B" w:rsidP="00EC728B">
      <w:pPr>
        <w:ind w:left="259"/>
        <w:rPr>
          <w:color w:val="050505"/>
          <w:sz w:val="24"/>
          <w:szCs w:val="24"/>
        </w:rPr>
      </w:pPr>
      <w:r>
        <w:rPr>
          <w:b/>
          <w:color w:val="050505"/>
          <w:sz w:val="24"/>
          <w:szCs w:val="24"/>
        </w:rPr>
        <w:t>Note to Graders</w:t>
      </w:r>
      <w:r>
        <w:rPr>
          <w:color w:val="050505"/>
          <w:sz w:val="24"/>
          <w:szCs w:val="24"/>
        </w:rPr>
        <w:t xml:space="preserve">: The contestants have been given a file named portfolioText.txt. You must first delete that file from the contestant’s flash drive and run the program for Test case #1. This should result in a message that the file was not found. Then replace the file on their flash drive with the grader’s file with the same name and run Test case #2. You’ll run their program with a grader’s file named portfolioText.txt which will contain different data than the student file. This will produce different results than the student’s file. You must copy the grader’s portfolioText.txt file into the folder where their program runs. Listed below are the test cases and their results. </w:t>
      </w:r>
    </w:p>
    <w:p w14:paraId="64716B18" w14:textId="77777777" w:rsidR="00EC728B" w:rsidRDefault="00EC728B" w:rsidP="00EC728B">
      <w:pPr>
        <w:ind w:left="255"/>
        <w:rPr>
          <w:color w:val="050505"/>
          <w:sz w:val="24"/>
          <w:szCs w:val="24"/>
        </w:rPr>
      </w:pPr>
    </w:p>
    <w:p w14:paraId="44B7DBA7" w14:textId="77777777" w:rsidR="00F026C5" w:rsidRDefault="00F026C5" w:rsidP="00EC728B">
      <w:pPr>
        <w:ind w:left="255"/>
        <w:rPr>
          <w:color w:val="050505"/>
          <w:sz w:val="24"/>
          <w:szCs w:val="24"/>
        </w:rPr>
      </w:pPr>
    </w:p>
    <w:p w14:paraId="2AB9FC18" w14:textId="77777777" w:rsidR="00F026C5" w:rsidRDefault="00F026C5" w:rsidP="00EC728B">
      <w:pPr>
        <w:ind w:left="255"/>
        <w:rPr>
          <w:color w:val="050505"/>
          <w:sz w:val="24"/>
          <w:szCs w:val="24"/>
        </w:rPr>
      </w:pPr>
    </w:p>
    <w:p w14:paraId="5929DC5A" w14:textId="77777777" w:rsidR="007866A9" w:rsidRDefault="007866A9" w:rsidP="00EC728B">
      <w:pPr>
        <w:ind w:left="255"/>
        <w:rPr>
          <w:color w:val="050505"/>
          <w:sz w:val="24"/>
          <w:szCs w:val="24"/>
        </w:rPr>
      </w:pPr>
    </w:p>
    <w:p w14:paraId="6E04A24C" w14:textId="77777777" w:rsidR="007866A9" w:rsidRDefault="007866A9" w:rsidP="00EC728B">
      <w:pPr>
        <w:ind w:left="255"/>
        <w:rPr>
          <w:color w:val="050505"/>
          <w:sz w:val="24"/>
          <w:szCs w:val="24"/>
        </w:rPr>
      </w:pPr>
    </w:p>
    <w:p w14:paraId="6E265454" w14:textId="35F75F02" w:rsidR="00EC728B" w:rsidRDefault="00EC728B" w:rsidP="00EC728B">
      <w:pPr>
        <w:ind w:left="255"/>
        <w:rPr>
          <w:color w:val="050505"/>
          <w:sz w:val="24"/>
          <w:szCs w:val="24"/>
        </w:rPr>
      </w:pPr>
      <w:r>
        <w:rPr>
          <w:color w:val="050505"/>
          <w:sz w:val="24"/>
          <w:szCs w:val="24"/>
        </w:rPr>
        <w:t xml:space="preserve">Test case #1 verifies that the program checks for the correct input file. The output wording does </w:t>
      </w:r>
      <w:r>
        <w:rPr>
          <w:i/>
          <w:color w:val="050505"/>
          <w:sz w:val="24"/>
          <w:szCs w:val="24"/>
        </w:rPr>
        <w:t>not</w:t>
      </w:r>
      <w:r>
        <w:rPr>
          <w:color w:val="050505"/>
          <w:sz w:val="24"/>
          <w:szCs w:val="24"/>
        </w:rPr>
        <w:t xml:space="preserve"> need to be exact.</w:t>
      </w:r>
    </w:p>
    <w:p w14:paraId="4F7E07D6" w14:textId="77777777" w:rsidR="00EC728B" w:rsidRDefault="00EC728B" w:rsidP="00EC728B">
      <w:pPr>
        <w:ind w:left="255"/>
        <w:rPr>
          <w:color w:val="050505"/>
          <w:sz w:val="24"/>
          <w:szCs w:val="24"/>
        </w:rPr>
      </w:pPr>
    </w:p>
    <w:p w14:paraId="30FF772F" w14:textId="77777777" w:rsidR="00EC728B" w:rsidRDefault="00EC728B" w:rsidP="00EC728B">
      <w:pPr>
        <w:ind w:left="255"/>
        <w:rPr>
          <w:color w:val="050505"/>
          <w:sz w:val="24"/>
          <w:szCs w:val="24"/>
        </w:rPr>
      </w:pPr>
      <w:r>
        <w:rPr>
          <w:color w:val="050505"/>
          <w:sz w:val="24"/>
          <w:szCs w:val="24"/>
        </w:rPr>
        <w:t xml:space="preserve">Text case #2 processes the correct data file name and produces output. The output wording </w:t>
      </w:r>
      <w:r>
        <w:rPr>
          <w:i/>
          <w:color w:val="050505"/>
          <w:sz w:val="24"/>
          <w:szCs w:val="24"/>
        </w:rPr>
        <w:t>must</w:t>
      </w:r>
      <w:r>
        <w:rPr>
          <w:color w:val="050505"/>
          <w:sz w:val="24"/>
          <w:szCs w:val="24"/>
        </w:rPr>
        <w:t xml:space="preserve"> be exact. </w:t>
      </w:r>
    </w:p>
    <w:p w14:paraId="4E698E37" w14:textId="77777777" w:rsidR="00CC58A8" w:rsidRDefault="00CC58A8" w:rsidP="008D7917">
      <w:pPr>
        <w:rPr>
          <w:sz w:val="24"/>
          <w:szCs w:val="24"/>
        </w:rPr>
      </w:pPr>
    </w:p>
    <w:p w14:paraId="3E90DAEB" w14:textId="77777777" w:rsidR="00CC58A8" w:rsidRDefault="00CC58A8" w:rsidP="00CC58A8">
      <w:pPr>
        <w:ind w:left="259"/>
        <w:rPr>
          <w:b/>
          <w:color w:val="050505"/>
          <w:sz w:val="24"/>
          <w:szCs w:val="24"/>
          <w:u w:val="single"/>
        </w:rPr>
      </w:pPr>
      <w:r>
        <w:rPr>
          <w:b/>
          <w:color w:val="050505"/>
          <w:sz w:val="24"/>
          <w:szCs w:val="24"/>
          <w:u w:val="single"/>
        </w:rPr>
        <w:t xml:space="preserve">Test Case #1 </w:t>
      </w:r>
    </w:p>
    <w:p w14:paraId="562B2DC8" w14:textId="77777777" w:rsidR="00CC58A8" w:rsidRDefault="00CC58A8" w:rsidP="00CC58A8">
      <w:pPr>
        <w:ind w:left="259"/>
        <w:rPr>
          <w:color w:val="050505"/>
          <w:sz w:val="24"/>
          <w:szCs w:val="24"/>
        </w:rPr>
      </w:pPr>
    </w:p>
    <w:p w14:paraId="51882547" w14:textId="77777777" w:rsidR="00CC58A8" w:rsidRDefault="00CC58A8" w:rsidP="00CC58A8">
      <w:pPr>
        <w:ind w:left="259"/>
        <w:rPr>
          <w:rFonts w:ascii="Calibri" w:hAnsi="Calibri" w:cs="Calibri"/>
          <w:color w:val="050505"/>
          <w:sz w:val="24"/>
          <w:szCs w:val="24"/>
        </w:rPr>
      </w:pPr>
      <w:r>
        <w:rPr>
          <w:rFonts w:ascii="Calibri" w:hAnsi="Calibri" w:cs="Calibri"/>
          <w:color w:val="050505"/>
          <w:sz w:val="24"/>
          <w:szCs w:val="24"/>
        </w:rPr>
        <w:t>The text file was not found.</w:t>
      </w:r>
    </w:p>
    <w:p w14:paraId="0B14A021" w14:textId="01468280" w:rsidR="00CC58A8" w:rsidRDefault="00CC58A8" w:rsidP="00CC58A8">
      <w:pPr>
        <w:rPr>
          <w:sz w:val="24"/>
          <w:szCs w:val="24"/>
        </w:rPr>
      </w:pPr>
      <w:r w:rsidRPr="00736A1A">
        <w:rPr>
          <w:sz w:val="24"/>
          <w:szCs w:val="24"/>
        </w:rPr>
        <w:t xml:space="preserve"> </w:t>
      </w:r>
      <w:r w:rsidR="00DC6B79">
        <w:rPr>
          <w:sz w:val="24"/>
          <w:szCs w:val="24"/>
        </w:rPr>
        <w:t xml:space="preserve">   </w:t>
      </w:r>
    </w:p>
    <w:p w14:paraId="240986EA" w14:textId="67431608" w:rsidR="00DC6B79" w:rsidRPr="00112C25" w:rsidRDefault="00DC6B79" w:rsidP="00DC6B79">
      <w:pPr>
        <w:ind w:left="259"/>
        <w:rPr>
          <w:b/>
          <w:color w:val="050505"/>
          <w:sz w:val="24"/>
          <w:szCs w:val="24"/>
        </w:rPr>
      </w:pPr>
      <w:r>
        <w:rPr>
          <w:b/>
          <w:color w:val="050505"/>
          <w:sz w:val="24"/>
          <w:szCs w:val="24"/>
          <w:u w:val="single"/>
        </w:rPr>
        <w:t xml:space="preserve">Test Case #2 </w:t>
      </w:r>
      <w:r w:rsidR="00112C25" w:rsidRPr="00112C25">
        <w:rPr>
          <w:b/>
          <w:color w:val="050505"/>
          <w:sz w:val="24"/>
          <w:szCs w:val="24"/>
        </w:rPr>
        <w:t>(verify comma delimited file was processed correctly)</w:t>
      </w:r>
    </w:p>
    <w:p w14:paraId="09092918" w14:textId="77777777" w:rsidR="00DC6B79" w:rsidRDefault="00DC6B79" w:rsidP="00CC58A8">
      <w:pPr>
        <w:rPr>
          <w:sz w:val="24"/>
          <w:szCs w:val="24"/>
        </w:rPr>
      </w:pPr>
    </w:p>
    <w:p w14:paraId="68FFED89"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What do you want to do today: BUY, SELL, LIST, or END?</w:t>
      </w:r>
    </w:p>
    <w:p w14:paraId="3D489B0E" w14:textId="77777777" w:rsidR="00230C83" w:rsidRPr="00230C83" w:rsidRDefault="00230C83" w:rsidP="00230C83">
      <w:pPr>
        <w:ind w:left="259"/>
        <w:rPr>
          <w:rFonts w:asciiTheme="minorHAnsi" w:hAnsiTheme="minorHAnsi" w:cstheme="minorHAnsi"/>
          <w:sz w:val="24"/>
          <w:szCs w:val="24"/>
        </w:rPr>
      </w:pPr>
      <w:proofErr w:type="gramStart"/>
      <w:r w:rsidRPr="00230C83">
        <w:rPr>
          <w:rFonts w:asciiTheme="minorHAnsi" w:hAnsiTheme="minorHAnsi" w:cstheme="minorHAnsi"/>
          <w:sz w:val="24"/>
          <w:szCs w:val="24"/>
        </w:rPr>
        <w:t>list</w:t>
      </w:r>
      <w:proofErr w:type="gramEnd"/>
    </w:p>
    <w:p w14:paraId="25712C59"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There are 3 Stocks and 3 ETF's.</w:t>
      </w:r>
    </w:p>
    <w:p w14:paraId="01BF1805"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 xml:space="preserve">Symbol: OPQ </w:t>
      </w:r>
      <w:proofErr w:type="gramStart"/>
      <w:r w:rsidRPr="00230C83">
        <w:rPr>
          <w:rFonts w:asciiTheme="minorHAnsi" w:hAnsiTheme="minorHAnsi" w:cstheme="minorHAnsi"/>
          <w:sz w:val="24"/>
          <w:szCs w:val="24"/>
        </w:rPr>
        <w:t>|  Type</w:t>
      </w:r>
      <w:proofErr w:type="gramEnd"/>
      <w:r w:rsidRPr="00230C83">
        <w:rPr>
          <w:rFonts w:asciiTheme="minorHAnsi" w:hAnsiTheme="minorHAnsi" w:cstheme="minorHAnsi"/>
          <w:sz w:val="24"/>
          <w:szCs w:val="24"/>
        </w:rPr>
        <w:t>: Stock |  Company Name: compSTK1 |  Price: 10.2 |  Total Shares: 5 |  Total Value: 51.0</w:t>
      </w:r>
    </w:p>
    <w:p w14:paraId="1B092873"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 xml:space="preserve">Symbol: RST </w:t>
      </w:r>
      <w:proofErr w:type="gramStart"/>
      <w:r w:rsidRPr="00230C83">
        <w:rPr>
          <w:rFonts w:asciiTheme="minorHAnsi" w:hAnsiTheme="minorHAnsi" w:cstheme="minorHAnsi"/>
          <w:sz w:val="24"/>
          <w:szCs w:val="24"/>
        </w:rPr>
        <w:t>|  Type</w:t>
      </w:r>
      <w:proofErr w:type="gramEnd"/>
      <w:r w:rsidRPr="00230C83">
        <w:rPr>
          <w:rFonts w:asciiTheme="minorHAnsi" w:hAnsiTheme="minorHAnsi" w:cstheme="minorHAnsi"/>
          <w:sz w:val="24"/>
          <w:szCs w:val="24"/>
        </w:rPr>
        <w:t>: ETF |  Company Name: compETF2 |  Price: 29.1 |  Total Shares: 10 |  Total Value: 291.0</w:t>
      </w:r>
    </w:p>
    <w:p w14:paraId="496172D6"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 xml:space="preserve">Symbol: UVW </w:t>
      </w:r>
      <w:proofErr w:type="gramStart"/>
      <w:r w:rsidRPr="00230C83">
        <w:rPr>
          <w:rFonts w:asciiTheme="minorHAnsi" w:hAnsiTheme="minorHAnsi" w:cstheme="minorHAnsi"/>
          <w:sz w:val="24"/>
          <w:szCs w:val="24"/>
        </w:rPr>
        <w:t>|  Type</w:t>
      </w:r>
      <w:proofErr w:type="gramEnd"/>
      <w:r w:rsidRPr="00230C83">
        <w:rPr>
          <w:rFonts w:asciiTheme="minorHAnsi" w:hAnsiTheme="minorHAnsi" w:cstheme="minorHAnsi"/>
          <w:sz w:val="24"/>
          <w:szCs w:val="24"/>
        </w:rPr>
        <w:t>: Stock |  Company Name: compSTK3 |  Price: 10.0 |  Total Shares: 50 |  Total Value: 500.0</w:t>
      </w:r>
    </w:p>
    <w:p w14:paraId="3A7F48EB"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 xml:space="preserve">Symbol: XYZ </w:t>
      </w:r>
      <w:proofErr w:type="gramStart"/>
      <w:r w:rsidRPr="00230C83">
        <w:rPr>
          <w:rFonts w:asciiTheme="minorHAnsi" w:hAnsiTheme="minorHAnsi" w:cstheme="minorHAnsi"/>
          <w:sz w:val="24"/>
          <w:szCs w:val="24"/>
        </w:rPr>
        <w:t>|  Type</w:t>
      </w:r>
      <w:proofErr w:type="gramEnd"/>
      <w:r w:rsidRPr="00230C83">
        <w:rPr>
          <w:rFonts w:asciiTheme="minorHAnsi" w:hAnsiTheme="minorHAnsi" w:cstheme="minorHAnsi"/>
          <w:sz w:val="24"/>
          <w:szCs w:val="24"/>
        </w:rPr>
        <w:t>: ETF |  Company Name: compETF4 |  Price: 100.0 |  Total Shares: 10 |  Total Value: 1000.0</w:t>
      </w:r>
    </w:p>
    <w:p w14:paraId="401D3CA8"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 xml:space="preserve">Symbol: AAA </w:t>
      </w:r>
      <w:proofErr w:type="gramStart"/>
      <w:r w:rsidRPr="00230C83">
        <w:rPr>
          <w:rFonts w:asciiTheme="minorHAnsi" w:hAnsiTheme="minorHAnsi" w:cstheme="minorHAnsi"/>
          <w:sz w:val="24"/>
          <w:szCs w:val="24"/>
        </w:rPr>
        <w:t>|  Type</w:t>
      </w:r>
      <w:proofErr w:type="gramEnd"/>
      <w:r w:rsidRPr="00230C83">
        <w:rPr>
          <w:rFonts w:asciiTheme="minorHAnsi" w:hAnsiTheme="minorHAnsi" w:cstheme="minorHAnsi"/>
          <w:sz w:val="24"/>
          <w:szCs w:val="24"/>
        </w:rPr>
        <w:t>: ETF |  Company Name: compETF5 |  Price: 100.0 |  Total Shares: 10 |  Total Value: 1000.0</w:t>
      </w:r>
    </w:p>
    <w:p w14:paraId="3CACD857"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 xml:space="preserve">Symbol: BBB </w:t>
      </w:r>
      <w:proofErr w:type="gramStart"/>
      <w:r w:rsidRPr="00230C83">
        <w:rPr>
          <w:rFonts w:asciiTheme="minorHAnsi" w:hAnsiTheme="minorHAnsi" w:cstheme="minorHAnsi"/>
          <w:sz w:val="24"/>
          <w:szCs w:val="24"/>
        </w:rPr>
        <w:t>|  Type</w:t>
      </w:r>
      <w:proofErr w:type="gramEnd"/>
      <w:r w:rsidRPr="00230C83">
        <w:rPr>
          <w:rFonts w:asciiTheme="minorHAnsi" w:hAnsiTheme="minorHAnsi" w:cstheme="minorHAnsi"/>
          <w:sz w:val="24"/>
          <w:szCs w:val="24"/>
        </w:rPr>
        <w:t>: Stock |  Company Name: compSTK6 |  Price: 100.0 |  Total Shares: 10 |  Total Value: 1000.0</w:t>
      </w:r>
    </w:p>
    <w:p w14:paraId="4DF45D3E" w14:textId="77777777" w:rsidR="00230C83" w:rsidRPr="00230C83" w:rsidRDefault="00230C83" w:rsidP="00230C83">
      <w:pPr>
        <w:ind w:left="259"/>
        <w:rPr>
          <w:rFonts w:asciiTheme="minorHAnsi" w:hAnsiTheme="minorHAnsi" w:cstheme="minorHAnsi"/>
          <w:sz w:val="24"/>
          <w:szCs w:val="24"/>
        </w:rPr>
      </w:pPr>
    </w:p>
    <w:p w14:paraId="32A9F2FC" w14:textId="77777777" w:rsidR="00230C83" w:rsidRP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This is the total value of the portfolio: 3842.0</w:t>
      </w:r>
    </w:p>
    <w:p w14:paraId="006D74ED" w14:textId="6F18B882" w:rsidR="00230C83" w:rsidRDefault="00230C83" w:rsidP="00230C83">
      <w:pPr>
        <w:ind w:left="259"/>
        <w:rPr>
          <w:rFonts w:asciiTheme="minorHAnsi" w:hAnsiTheme="minorHAnsi" w:cstheme="minorHAnsi"/>
          <w:sz w:val="24"/>
          <w:szCs w:val="24"/>
        </w:rPr>
      </w:pPr>
      <w:r w:rsidRPr="00230C83">
        <w:rPr>
          <w:rFonts w:asciiTheme="minorHAnsi" w:hAnsiTheme="minorHAnsi" w:cstheme="minorHAnsi"/>
          <w:sz w:val="24"/>
          <w:szCs w:val="24"/>
        </w:rPr>
        <w:t>What do you want to do today: BUY, SELL, LIST, or END?</w:t>
      </w:r>
    </w:p>
    <w:p w14:paraId="226B39F5" w14:textId="069B20AF" w:rsidR="000F6CE9" w:rsidRDefault="000F6CE9" w:rsidP="00230C83">
      <w:pPr>
        <w:ind w:left="259"/>
        <w:rPr>
          <w:rFonts w:asciiTheme="minorHAnsi" w:hAnsiTheme="minorHAnsi" w:cstheme="minorHAnsi"/>
          <w:sz w:val="24"/>
          <w:szCs w:val="24"/>
        </w:rPr>
      </w:pPr>
    </w:p>
    <w:p w14:paraId="12432B3F" w14:textId="667201AD" w:rsidR="00C70DCF" w:rsidRDefault="00C70DCF" w:rsidP="00C70DCF">
      <w:pPr>
        <w:ind w:left="259"/>
        <w:rPr>
          <w:b/>
          <w:color w:val="050505"/>
          <w:sz w:val="24"/>
          <w:szCs w:val="24"/>
          <w:u w:val="single"/>
        </w:rPr>
      </w:pPr>
      <w:r>
        <w:rPr>
          <w:b/>
          <w:color w:val="050505"/>
          <w:sz w:val="24"/>
          <w:szCs w:val="24"/>
          <w:u w:val="single"/>
        </w:rPr>
        <w:t>Test Case #</w:t>
      </w:r>
      <w:r w:rsidR="00112C25">
        <w:rPr>
          <w:b/>
          <w:color w:val="050505"/>
          <w:sz w:val="24"/>
          <w:szCs w:val="24"/>
          <w:u w:val="single"/>
        </w:rPr>
        <w:t xml:space="preserve">3 </w:t>
      </w:r>
      <w:r w:rsidR="00112C25" w:rsidRPr="00AC1C9A">
        <w:rPr>
          <w:b/>
          <w:color w:val="050505"/>
          <w:sz w:val="24"/>
          <w:szCs w:val="24"/>
        </w:rPr>
        <w:t>(</w:t>
      </w:r>
      <w:r w:rsidR="002F32ED" w:rsidRPr="00AC1C9A">
        <w:rPr>
          <w:b/>
          <w:color w:val="050505"/>
          <w:sz w:val="24"/>
          <w:szCs w:val="24"/>
        </w:rPr>
        <w:t xml:space="preserve">verify command entries </w:t>
      </w:r>
      <w:r w:rsidR="003112C6">
        <w:rPr>
          <w:b/>
          <w:color w:val="050505"/>
          <w:sz w:val="24"/>
          <w:szCs w:val="24"/>
        </w:rPr>
        <w:t xml:space="preserve">(BUY, SELL, LIST) </w:t>
      </w:r>
      <w:r w:rsidR="00AC1C9A" w:rsidRPr="00AC1C9A">
        <w:rPr>
          <w:b/>
          <w:color w:val="050505"/>
          <w:sz w:val="24"/>
          <w:szCs w:val="24"/>
        </w:rPr>
        <w:t>are handled appropriately)</w:t>
      </w:r>
    </w:p>
    <w:p w14:paraId="6E501BB0" w14:textId="77777777" w:rsidR="00C70DCF" w:rsidRDefault="00C70DCF" w:rsidP="000F6CE9">
      <w:pPr>
        <w:ind w:left="259"/>
        <w:rPr>
          <w:rFonts w:asciiTheme="minorHAnsi" w:hAnsiTheme="minorHAnsi" w:cstheme="minorHAnsi"/>
          <w:sz w:val="24"/>
          <w:szCs w:val="24"/>
        </w:rPr>
      </w:pPr>
    </w:p>
    <w:p w14:paraId="78A3E634" w14:textId="2227DCD8" w:rsidR="000F6CE9" w:rsidRPr="000F6CE9" w:rsidRDefault="000F6CE9" w:rsidP="000F6CE9">
      <w:pPr>
        <w:ind w:left="259"/>
        <w:rPr>
          <w:rFonts w:asciiTheme="minorHAnsi" w:hAnsiTheme="minorHAnsi" w:cstheme="minorHAnsi"/>
          <w:sz w:val="24"/>
          <w:szCs w:val="24"/>
        </w:rPr>
      </w:pPr>
      <w:r w:rsidRPr="000F6CE9">
        <w:rPr>
          <w:rFonts w:asciiTheme="minorHAnsi" w:hAnsiTheme="minorHAnsi" w:cstheme="minorHAnsi"/>
          <w:sz w:val="24"/>
          <w:szCs w:val="24"/>
        </w:rPr>
        <w:t>What do you want to do today: BUY, SELL, LIST, or END?</w:t>
      </w:r>
    </w:p>
    <w:p w14:paraId="42C33E6B" w14:textId="77777777" w:rsidR="000F6CE9" w:rsidRPr="000F6CE9" w:rsidRDefault="000F6CE9" w:rsidP="000F6CE9">
      <w:pPr>
        <w:ind w:left="259"/>
        <w:rPr>
          <w:rFonts w:asciiTheme="minorHAnsi" w:hAnsiTheme="minorHAnsi" w:cstheme="minorHAnsi"/>
          <w:sz w:val="24"/>
          <w:szCs w:val="24"/>
        </w:rPr>
      </w:pPr>
      <w:proofErr w:type="gramStart"/>
      <w:r w:rsidRPr="000F6CE9">
        <w:rPr>
          <w:rFonts w:asciiTheme="minorHAnsi" w:hAnsiTheme="minorHAnsi" w:cstheme="minorHAnsi"/>
          <w:sz w:val="24"/>
          <w:szCs w:val="24"/>
        </w:rPr>
        <w:t>buy</w:t>
      </w:r>
      <w:proofErr w:type="gramEnd"/>
    </w:p>
    <w:p w14:paraId="0841814A" w14:textId="6E9FF0F5" w:rsidR="000F6CE9" w:rsidRDefault="000F6CE9" w:rsidP="000F6CE9">
      <w:pPr>
        <w:ind w:left="259"/>
        <w:rPr>
          <w:rFonts w:asciiTheme="minorHAnsi" w:hAnsiTheme="minorHAnsi" w:cstheme="minorHAnsi"/>
          <w:sz w:val="24"/>
          <w:szCs w:val="24"/>
        </w:rPr>
      </w:pPr>
      <w:r w:rsidRPr="000F6CE9">
        <w:rPr>
          <w:rFonts w:asciiTheme="minorHAnsi" w:hAnsiTheme="minorHAnsi" w:cstheme="minorHAnsi"/>
          <w:sz w:val="24"/>
          <w:szCs w:val="24"/>
        </w:rPr>
        <w:t>Which stock do you want to buy?</w:t>
      </w:r>
    </w:p>
    <w:p w14:paraId="08EBD766" w14:textId="5AB32936" w:rsidR="00DB5343" w:rsidRDefault="00DB5343" w:rsidP="000F6CE9">
      <w:pPr>
        <w:ind w:left="259"/>
        <w:rPr>
          <w:rFonts w:asciiTheme="minorHAnsi" w:hAnsiTheme="minorHAnsi" w:cstheme="minorHAnsi"/>
          <w:sz w:val="24"/>
          <w:szCs w:val="24"/>
        </w:rPr>
      </w:pPr>
    </w:p>
    <w:p w14:paraId="4DE37BDD" w14:textId="77777777" w:rsidR="00DB5343" w:rsidRPr="00DB5343" w:rsidRDefault="00DB5343" w:rsidP="00DB5343">
      <w:pPr>
        <w:ind w:left="259"/>
        <w:rPr>
          <w:rFonts w:asciiTheme="minorHAnsi" w:hAnsiTheme="minorHAnsi" w:cstheme="minorHAnsi"/>
          <w:sz w:val="24"/>
          <w:szCs w:val="24"/>
        </w:rPr>
      </w:pPr>
      <w:r w:rsidRPr="00DB5343">
        <w:rPr>
          <w:rFonts w:asciiTheme="minorHAnsi" w:hAnsiTheme="minorHAnsi" w:cstheme="minorHAnsi"/>
          <w:sz w:val="24"/>
          <w:szCs w:val="24"/>
        </w:rPr>
        <w:t>What do you want to do today: BUY, SELL, LIST, or END?</w:t>
      </w:r>
    </w:p>
    <w:p w14:paraId="2B13A015" w14:textId="77777777" w:rsidR="00DB5343" w:rsidRPr="00DB5343" w:rsidRDefault="00DB5343" w:rsidP="00DB5343">
      <w:pPr>
        <w:ind w:left="259"/>
        <w:rPr>
          <w:rFonts w:asciiTheme="minorHAnsi" w:hAnsiTheme="minorHAnsi" w:cstheme="minorHAnsi"/>
          <w:sz w:val="24"/>
          <w:szCs w:val="24"/>
        </w:rPr>
      </w:pPr>
      <w:proofErr w:type="gramStart"/>
      <w:r w:rsidRPr="00DB5343">
        <w:rPr>
          <w:rFonts w:asciiTheme="minorHAnsi" w:hAnsiTheme="minorHAnsi" w:cstheme="minorHAnsi"/>
          <w:sz w:val="24"/>
          <w:szCs w:val="24"/>
        </w:rPr>
        <w:t>sell</w:t>
      </w:r>
      <w:proofErr w:type="gramEnd"/>
    </w:p>
    <w:p w14:paraId="2640EF8F" w14:textId="7E36DCFA" w:rsidR="00DB5343" w:rsidRDefault="00DB5343" w:rsidP="00DB5343">
      <w:pPr>
        <w:ind w:left="259"/>
        <w:rPr>
          <w:rFonts w:asciiTheme="minorHAnsi" w:hAnsiTheme="minorHAnsi" w:cstheme="minorHAnsi"/>
          <w:sz w:val="24"/>
          <w:szCs w:val="24"/>
        </w:rPr>
      </w:pPr>
      <w:r w:rsidRPr="00DB5343">
        <w:rPr>
          <w:rFonts w:asciiTheme="minorHAnsi" w:hAnsiTheme="minorHAnsi" w:cstheme="minorHAnsi"/>
          <w:sz w:val="24"/>
          <w:szCs w:val="24"/>
        </w:rPr>
        <w:t>Which stock do you want to sell?</w:t>
      </w:r>
    </w:p>
    <w:p w14:paraId="19C86160" w14:textId="374C71C6" w:rsidR="00C70DCF" w:rsidRDefault="00C70DCF" w:rsidP="00DB5343">
      <w:pPr>
        <w:ind w:left="259"/>
        <w:rPr>
          <w:rFonts w:asciiTheme="minorHAnsi" w:hAnsiTheme="minorHAnsi" w:cstheme="minorHAnsi"/>
          <w:sz w:val="24"/>
          <w:szCs w:val="24"/>
        </w:rPr>
      </w:pPr>
    </w:p>
    <w:p w14:paraId="1735958A" w14:textId="77777777" w:rsidR="00C70DCF" w:rsidRPr="00C70DCF" w:rsidRDefault="00C70DCF" w:rsidP="00C70DCF">
      <w:pPr>
        <w:ind w:left="259"/>
        <w:rPr>
          <w:rFonts w:asciiTheme="minorHAnsi" w:hAnsiTheme="minorHAnsi" w:cstheme="minorHAnsi"/>
          <w:sz w:val="24"/>
          <w:szCs w:val="24"/>
        </w:rPr>
      </w:pPr>
      <w:r w:rsidRPr="00C70DCF">
        <w:rPr>
          <w:rFonts w:asciiTheme="minorHAnsi" w:hAnsiTheme="minorHAnsi" w:cstheme="minorHAnsi"/>
          <w:sz w:val="24"/>
          <w:szCs w:val="24"/>
        </w:rPr>
        <w:t>What do you want to do today: BUY, SELL, LIST, or END?</w:t>
      </w:r>
    </w:p>
    <w:p w14:paraId="7DB67C50" w14:textId="77777777" w:rsidR="00C70DCF" w:rsidRPr="00C70DCF" w:rsidRDefault="00C70DCF" w:rsidP="00C70DCF">
      <w:pPr>
        <w:ind w:left="259"/>
        <w:rPr>
          <w:rFonts w:asciiTheme="minorHAnsi" w:hAnsiTheme="minorHAnsi" w:cstheme="minorHAnsi"/>
          <w:sz w:val="24"/>
          <w:szCs w:val="24"/>
        </w:rPr>
      </w:pPr>
      <w:proofErr w:type="gramStart"/>
      <w:r w:rsidRPr="00C70DCF">
        <w:rPr>
          <w:rFonts w:asciiTheme="minorHAnsi" w:hAnsiTheme="minorHAnsi" w:cstheme="minorHAnsi"/>
          <w:sz w:val="24"/>
          <w:szCs w:val="24"/>
        </w:rPr>
        <w:t>end</w:t>
      </w:r>
      <w:proofErr w:type="gramEnd"/>
    </w:p>
    <w:p w14:paraId="0AB580DD" w14:textId="5CCBF735" w:rsidR="00C70DCF" w:rsidRPr="00230C83" w:rsidRDefault="00C70DCF" w:rsidP="00C70DCF">
      <w:pPr>
        <w:ind w:left="259"/>
        <w:rPr>
          <w:rFonts w:asciiTheme="minorHAnsi" w:hAnsiTheme="minorHAnsi" w:cstheme="minorHAnsi"/>
          <w:sz w:val="24"/>
          <w:szCs w:val="24"/>
        </w:rPr>
      </w:pPr>
      <w:r w:rsidRPr="00C70DCF">
        <w:rPr>
          <w:rFonts w:asciiTheme="minorHAnsi" w:hAnsiTheme="minorHAnsi" w:cstheme="minorHAnsi"/>
          <w:sz w:val="24"/>
          <w:szCs w:val="24"/>
        </w:rPr>
        <w:t>Good bye</w:t>
      </w:r>
    </w:p>
    <w:p w14:paraId="13776A58" w14:textId="428B98B0" w:rsidR="008D7917" w:rsidRPr="00736A1A" w:rsidRDefault="008D7917" w:rsidP="00CC58A8">
      <w:pPr>
        <w:rPr>
          <w:sz w:val="24"/>
          <w:szCs w:val="24"/>
        </w:rPr>
      </w:pPr>
      <w:r w:rsidRPr="00736A1A">
        <w:rPr>
          <w:sz w:val="24"/>
          <w:szCs w:val="24"/>
        </w:rPr>
        <w:br w:type="page"/>
      </w:r>
    </w:p>
    <w:p w14:paraId="67377960" w14:textId="77777777" w:rsidR="008D7917" w:rsidRPr="00736A1A" w:rsidRDefault="008D7917" w:rsidP="008D7917">
      <w:pPr>
        <w:pStyle w:val="TableParagraph"/>
        <w:ind w:left="59"/>
        <w:jc w:val="left"/>
        <w:rPr>
          <w:b/>
          <w:color w:val="070707"/>
          <w:w w:val="105"/>
          <w:sz w:val="24"/>
          <w:szCs w:val="24"/>
        </w:rPr>
        <w:sectPr w:rsidR="008D7917" w:rsidRPr="00736A1A" w:rsidSect="001A63D7">
          <w:headerReference w:type="default" r:id="rId9"/>
          <w:pgSz w:w="12240" w:h="15840"/>
          <w:pgMar w:top="160" w:right="300" w:bottom="280" w:left="980" w:header="720" w:footer="720" w:gutter="0"/>
          <w:pgBorders w:display="firstPage" w:offsetFrom="page">
            <w:top w:val="single" w:sz="4" w:space="24" w:color="auto"/>
            <w:left w:val="single" w:sz="4" w:space="24" w:color="auto"/>
            <w:bottom w:val="single" w:sz="4" w:space="24" w:color="auto"/>
            <w:right w:val="single" w:sz="4" w:space="24" w:color="auto"/>
          </w:pgBorders>
          <w:cols w:space="68"/>
          <w:titlePg/>
          <w:docGrid w:linePitch="272"/>
        </w:sectPr>
      </w:pPr>
    </w:p>
    <w:tbl>
      <w:tblPr>
        <w:tblW w:w="10065" w:type="dxa"/>
        <w:tblBorders>
          <w:insideH w:val="nil"/>
          <w:insideV w:val="nil"/>
        </w:tblBorders>
        <w:tblCellMar>
          <w:left w:w="0" w:type="dxa"/>
          <w:right w:w="0" w:type="dxa"/>
        </w:tblCellMar>
        <w:tblLook w:val="01E0" w:firstRow="1" w:lastRow="1" w:firstColumn="1" w:lastColumn="1" w:noHBand="0" w:noVBand="0"/>
      </w:tblPr>
      <w:tblGrid>
        <w:gridCol w:w="7777"/>
        <w:gridCol w:w="867"/>
        <w:gridCol w:w="1166"/>
        <w:gridCol w:w="255"/>
      </w:tblGrid>
      <w:tr w:rsidR="0067024B" w14:paraId="3D2942C1" w14:textId="77777777" w:rsidTr="0067024B">
        <w:trPr>
          <w:gridAfter w:val="1"/>
          <w:wAfter w:w="255" w:type="dxa"/>
          <w:trHeight w:hRule="exact" w:val="351"/>
        </w:trPr>
        <w:tc>
          <w:tcPr>
            <w:tcW w:w="0" w:type="auto"/>
            <w:tcBorders>
              <w:top w:val="nil"/>
              <w:left w:val="nil"/>
              <w:bottom w:val="nil"/>
              <w:right w:val="nil"/>
            </w:tcBorders>
          </w:tcPr>
          <w:p w14:paraId="76B9F5E2" w14:textId="77777777" w:rsidR="0067024B" w:rsidRDefault="0067024B">
            <w:pPr>
              <w:pStyle w:val="TableParagraph"/>
              <w:spacing w:line="276" w:lineRule="auto"/>
              <w:ind w:left="59"/>
              <w:jc w:val="left"/>
              <w:rPr>
                <w:sz w:val="24"/>
                <w:szCs w:val="24"/>
              </w:rPr>
            </w:pPr>
            <w:r>
              <w:rPr>
                <w:color w:val="070707"/>
                <w:sz w:val="24"/>
                <w:szCs w:val="24"/>
              </w:rPr>
              <w:lastRenderedPageBreak/>
              <w:t>Your application will be graded on the following criteria:</w:t>
            </w:r>
          </w:p>
        </w:tc>
        <w:tc>
          <w:tcPr>
            <w:tcW w:w="2033" w:type="dxa"/>
            <w:gridSpan w:val="2"/>
            <w:vMerge w:val="restart"/>
            <w:tcBorders>
              <w:top w:val="nil"/>
              <w:left w:val="nil"/>
              <w:bottom w:val="nil"/>
              <w:right w:val="nil"/>
            </w:tcBorders>
          </w:tcPr>
          <w:p w14:paraId="571AE0A7" w14:textId="77777777" w:rsidR="0067024B" w:rsidRDefault="0067024B">
            <w:pPr>
              <w:spacing w:line="276" w:lineRule="auto"/>
              <w:rPr>
                <w:sz w:val="24"/>
                <w:szCs w:val="24"/>
              </w:rPr>
            </w:pPr>
          </w:p>
        </w:tc>
      </w:tr>
      <w:tr w:rsidR="0067024B" w14:paraId="6878744C" w14:textId="77777777" w:rsidTr="0067024B">
        <w:trPr>
          <w:gridAfter w:val="1"/>
          <w:wAfter w:w="255" w:type="dxa"/>
          <w:trHeight w:val="360"/>
        </w:trPr>
        <w:tc>
          <w:tcPr>
            <w:tcW w:w="0" w:type="auto"/>
            <w:tcBorders>
              <w:top w:val="nil"/>
              <w:left w:val="nil"/>
              <w:bottom w:val="nil"/>
              <w:right w:val="nil"/>
            </w:tcBorders>
            <w:hideMark/>
          </w:tcPr>
          <w:p w14:paraId="72F2C904" w14:textId="77777777" w:rsidR="0067024B" w:rsidRDefault="0067024B">
            <w:pPr>
              <w:pStyle w:val="TableParagraph"/>
              <w:spacing w:before="142" w:line="276" w:lineRule="auto"/>
              <w:ind w:left="50"/>
              <w:jc w:val="left"/>
              <w:rPr>
                <w:b/>
                <w:sz w:val="24"/>
                <w:szCs w:val="24"/>
              </w:rPr>
            </w:pPr>
            <w:r>
              <w:rPr>
                <w:b/>
                <w:color w:val="070707"/>
                <w:sz w:val="24"/>
                <w:szCs w:val="24"/>
              </w:rPr>
              <w:t>Solution and Project</w:t>
            </w:r>
          </w:p>
        </w:tc>
        <w:tc>
          <w:tcPr>
            <w:tcW w:w="0" w:type="auto"/>
            <w:gridSpan w:val="2"/>
            <w:vMerge/>
            <w:tcBorders>
              <w:top w:val="nil"/>
              <w:left w:val="nil"/>
              <w:bottom w:val="nil"/>
              <w:right w:val="nil"/>
            </w:tcBorders>
            <w:vAlign w:val="center"/>
            <w:hideMark/>
          </w:tcPr>
          <w:p w14:paraId="671695A9" w14:textId="77777777" w:rsidR="0067024B" w:rsidRDefault="0067024B">
            <w:pPr>
              <w:spacing w:line="276" w:lineRule="auto"/>
              <w:rPr>
                <w:sz w:val="24"/>
                <w:szCs w:val="24"/>
              </w:rPr>
            </w:pPr>
          </w:p>
        </w:tc>
      </w:tr>
      <w:tr w:rsidR="0067024B" w14:paraId="7EB49100" w14:textId="77777777" w:rsidTr="0067024B">
        <w:trPr>
          <w:gridAfter w:val="1"/>
          <w:wAfter w:w="255" w:type="dxa"/>
          <w:trHeight w:hRule="exact" w:val="419"/>
        </w:trPr>
        <w:tc>
          <w:tcPr>
            <w:tcW w:w="0" w:type="auto"/>
            <w:tcBorders>
              <w:top w:val="nil"/>
              <w:left w:val="nil"/>
              <w:bottom w:val="nil"/>
              <w:right w:val="nil"/>
            </w:tcBorders>
            <w:hideMark/>
          </w:tcPr>
          <w:p w14:paraId="701263C5" w14:textId="77777777" w:rsidR="0067024B" w:rsidRDefault="0067024B">
            <w:pPr>
              <w:pStyle w:val="TableParagraph"/>
              <w:spacing w:before="131" w:line="276" w:lineRule="auto"/>
              <w:ind w:left="54"/>
              <w:jc w:val="left"/>
              <w:rPr>
                <w:sz w:val="24"/>
                <w:szCs w:val="24"/>
              </w:rPr>
            </w:pPr>
            <w:r>
              <w:rPr>
                <w:color w:val="070707"/>
                <w:sz w:val="24"/>
                <w:szCs w:val="24"/>
              </w:rPr>
              <w:t>The project is present on the flash drive</w:t>
            </w:r>
          </w:p>
        </w:tc>
        <w:tc>
          <w:tcPr>
            <w:tcW w:w="0" w:type="auto"/>
            <w:tcBorders>
              <w:top w:val="nil"/>
              <w:left w:val="nil"/>
              <w:bottom w:val="nil"/>
              <w:right w:val="nil"/>
            </w:tcBorders>
            <w:hideMark/>
          </w:tcPr>
          <w:p w14:paraId="0C8A6672" w14:textId="77777777" w:rsidR="0067024B" w:rsidRDefault="0067024B">
            <w:pPr>
              <w:pStyle w:val="TableParagraph"/>
              <w:tabs>
                <w:tab w:val="left" w:pos="287"/>
              </w:tabs>
              <w:spacing w:before="146" w:line="276" w:lineRule="auto"/>
              <w:ind w:right="135"/>
              <w:rPr>
                <w:sz w:val="24"/>
                <w:szCs w:val="24"/>
              </w:rPr>
            </w:pPr>
            <w:r>
              <w:rPr>
                <w:color w:val="070707"/>
                <w:sz w:val="24"/>
                <w:szCs w:val="24"/>
                <w:u w:val="single" w:color="060606"/>
              </w:rPr>
              <w:t xml:space="preserve">     </w:t>
            </w:r>
            <w:r>
              <w:rPr>
                <w:color w:val="070707"/>
                <w:sz w:val="24"/>
                <w:szCs w:val="24"/>
                <w:u w:val="single" w:color="060606"/>
              </w:rPr>
              <w:tab/>
            </w:r>
          </w:p>
        </w:tc>
        <w:tc>
          <w:tcPr>
            <w:tcW w:w="1166" w:type="dxa"/>
            <w:tcBorders>
              <w:top w:val="nil"/>
              <w:left w:val="nil"/>
              <w:bottom w:val="nil"/>
              <w:right w:val="nil"/>
            </w:tcBorders>
            <w:hideMark/>
          </w:tcPr>
          <w:p w14:paraId="3488C9DA" w14:textId="77777777" w:rsidR="0067024B" w:rsidRDefault="0067024B">
            <w:pPr>
              <w:pStyle w:val="TableParagraph"/>
              <w:spacing w:before="146" w:line="276" w:lineRule="auto"/>
              <w:ind w:right="62"/>
              <w:rPr>
                <w:sz w:val="24"/>
                <w:szCs w:val="24"/>
              </w:rPr>
            </w:pPr>
            <w:r>
              <w:rPr>
                <w:color w:val="070707"/>
                <w:sz w:val="24"/>
                <w:szCs w:val="24"/>
              </w:rPr>
              <w:t>10 points</w:t>
            </w:r>
          </w:p>
        </w:tc>
      </w:tr>
      <w:tr w:rsidR="0067024B" w14:paraId="299A2620" w14:textId="77777777" w:rsidTr="0067024B">
        <w:trPr>
          <w:gridAfter w:val="1"/>
          <w:wAfter w:w="255" w:type="dxa"/>
          <w:trHeight w:hRule="exact" w:val="320"/>
        </w:trPr>
        <w:tc>
          <w:tcPr>
            <w:tcW w:w="0" w:type="auto"/>
            <w:tcBorders>
              <w:top w:val="nil"/>
              <w:left w:val="nil"/>
              <w:bottom w:val="nil"/>
              <w:right w:val="nil"/>
            </w:tcBorders>
            <w:hideMark/>
          </w:tcPr>
          <w:p w14:paraId="702BA0E9" w14:textId="77777777" w:rsidR="0067024B" w:rsidRDefault="0067024B">
            <w:pPr>
              <w:pStyle w:val="TableParagraph"/>
              <w:spacing w:line="270" w:lineRule="exact"/>
              <w:ind w:left="54"/>
              <w:jc w:val="left"/>
              <w:rPr>
                <w:sz w:val="24"/>
                <w:szCs w:val="24"/>
              </w:rPr>
            </w:pPr>
            <w:r>
              <w:rPr>
                <w:color w:val="070707"/>
                <w:sz w:val="24"/>
                <w:szCs w:val="24"/>
              </w:rPr>
              <w:t xml:space="preserve">The projects main class is named </w:t>
            </w:r>
            <w:proofErr w:type="spellStart"/>
            <w:r>
              <w:rPr>
                <w:b/>
                <w:color w:val="070707"/>
                <w:sz w:val="24"/>
                <w:szCs w:val="24"/>
              </w:rPr>
              <w:t>StockDriver</w:t>
            </w:r>
            <w:proofErr w:type="spellEnd"/>
          </w:p>
        </w:tc>
        <w:tc>
          <w:tcPr>
            <w:tcW w:w="0" w:type="auto"/>
            <w:tcBorders>
              <w:top w:val="nil"/>
              <w:left w:val="nil"/>
              <w:bottom w:val="nil"/>
              <w:right w:val="nil"/>
            </w:tcBorders>
            <w:hideMark/>
          </w:tcPr>
          <w:p w14:paraId="54C90AD9" w14:textId="77777777" w:rsidR="0067024B" w:rsidRDefault="0067024B">
            <w:pPr>
              <w:pStyle w:val="TableParagraph"/>
              <w:tabs>
                <w:tab w:val="left" w:pos="289"/>
              </w:tabs>
              <w:spacing w:line="270" w:lineRule="exact"/>
              <w:ind w:right="133"/>
              <w:rPr>
                <w:sz w:val="24"/>
                <w:szCs w:val="24"/>
              </w:rPr>
            </w:pPr>
            <w:r>
              <w:rPr>
                <w:color w:val="070707"/>
                <w:sz w:val="24"/>
                <w:szCs w:val="24"/>
                <w:u w:val="single" w:color="060606"/>
              </w:rPr>
              <w:t xml:space="preserve">     </w:t>
            </w:r>
            <w:r>
              <w:rPr>
                <w:color w:val="070707"/>
                <w:sz w:val="24"/>
                <w:szCs w:val="24"/>
                <w:u w:val="single" w:color="060606"/>
              </w:rPr>
              <w:tab/>
            </w:r>
          </w:p>
        </w:tc>
        <w:tc>
          <w:tcPr>
            <w:tcW w:w="1166" w:type="dxa"/>
            <w:tcBorders>
              <w:top w:val="nil"/>
              <w:left w:val="nil"/>
              <w:bottom w:val="nil"/>
              <w:right w:val="nil"/>
            </w:tcBorders>
            <w:hideMark/>
          </w:tcPr>
          <w:p w14:paraId="3FB1F894" w14:textId="77777777" w:rsidR="0067024B" w:rsidRDefault="0067024B">
            <w:pPr>
              <w:pStyle w:val="TableParagraph"/>
              <w:spacing w:before="1" w:line="276" w:lineRule="auto"/>
              <w:ind w:right="62"/>
              <w:rPr>
                <w:sz w:val="24"/>
                <w:szCs w:val="24"/>
              </w:rPr>
            </w:pPr>
            <w:r>
              <w:rPr>
                <w:color w:val="070707"/>
                <w:sz w:val="24"/>
                <w:szCs w:val="24"/>
              </w:rPr>
              <w:t>10 points</w:t>
            </w:r>
          </w:p>
        </w:tc>
      </w:tr>
      <w:tr w:rsidR="0067024B" w14:paraId="2368AA58" w14:textId="77777777" w:rsidTr="0067024B">
        <w:trPr>
          <w:gridAfter w:val="1"/>
          <w:wAfter w:w="255" w:type="dxa"/>
          <w:trHeight w:hRule="exact" w:val="356"/>
        </w:trPr>
        <w:tc>
          <w:tcPr>
            <w:tcW w:w="0" w:type="auto"/>
            <w:tcBorders>
              <w:top w:val="nil"/>
              <w:left w:val="nil"/>
              <w:bottom w:val="nil"/>
              <w:right w:val="nil"/>
            </w:tcBorders>
            <w:hideMark/>
          </w:tcPr>
          <w:p w14:paraId="19B563BB" w14:textId="77777777" w:rsidR="0067024B" w:rsidRDefault="0067024B">
            <w:pPr>
              <w:pStyle w:val="TableParagraph"/>
              <w:spacing w:line="270" w:lineRule="exact"/>
              <w:ind w:left="54"/>
              <w:jc w:val="left"/>
              <w:rPr>
                <w:b/>
                <w:color w:val="070707"/>
                <w:sz w:val="24"/>
                <w:szCs w:val="24"/>
              </w:rPr>
            </w:pPr>
            <w:r>
              <w:rPr>
                <w:color w:val="070707"/>
                <w:sz w:val="24"/>
                <w:szCs w:val="24"/>
              </w:rPr>
              <w:t xml:space="preserve">The projects helper class is named </w:t>
            </w:r>
            <w:r>
              <w:rPr>
                <w:b/>
                <w:color w:val="070707"/>
                <w:sz w:val="24"/>
                <w:szCs w:val="24"/>
              </w:rPr>
              <w:t>Portfolio</w:t>
            </w:r>
          </w:p>
        </w:tc>
        <w:tc>
          <w:tcPr>
            <w:tcW w:w="0" w:type="auto"/>
            <w:tcBorders>
              <w:top w:val="nil"/>
              <w:left w:val="nil"/>
              <w:bottom w:val="nil"/>
              <w:right w:val="nil"/>
            </w:tcBorders>
            <w:hideMark/>
          </w:tcPr>
          <w:p w14:paraId="5EBFC90F" w14:textId="77777777" w:rsidR="0067024B" w:rsidRDefault="0067024B">
            <w:pPr>
              <w:pStyle w:val="TableParagraph"/>
              <w:tabs>
                <w:tab w:val="left" w:pos="289"/>
              </w:tabs>
              <w:spacing w:line="270" w:lineRule="exact"/>
              <w:ind w:right="133"/>
              <w:rPr>
                <w:color w:val="070707"/>
                <w:sz w:val="24"/>
                <w:szCs w:val="24"/>
                <w:u w:val="single" w:color="060606"/>
              </w:rPr>
            </w:pPr>
            <w:r>
              <w:rPr>
                <w:color w:val="070707"/>
                <w:sz w:val="24"/>
                <w:szCs w:val="24"/>
                <w:u w:val="single" w:color="060606"/>
              </w:rPr>
              <w:t xml:space="preserve">     </w:t>
            </w:r>
            <w:r>
              <w:rPr>
                <w:color w:val="070707"/>
                <w:sz w:val="24"/>
                <w:szCs w:val="24"/>
                <w:u w:val="single" w:color="060606"/>
              </w:rPr>
              <w:tab/>
            </w:r>
          </w:p>
        </w:tc>
        <w:tc>
          <w:tcPr>
            <w:tcW w:w="1166" w:type="dxa"/>
            <w:tcBorders>
              <w:top w:val="nil"/>
              <w:left w:val="nil"/>
              <w:bottom w:val="nil"/>
              <w:right w:val="nil"/>
            </w:tcBorders>
            <w:hideMark/>
          </w:tcPr>
          <w:p w14:paraId="7E913344" w14:textId="77777777" w:rsidR="0067024B" w:rsidRDefault="0067024B">
            <w:pPr>
              <w:pStyle w:val="TableParagraph"/>
              <w:spacing w:before="1" w:line="276" w:lineRule="auto"/>
              <w:ind w:right="62"/>
              <w:rPr>
                <w:color w:val="070707"/>
                <w:sz w:val="24"/>
                <w:szCs w:val="24"/>
              </w:rPr>
            </w:pPr>
            <w:r>
              <w:rPr>
                <w:color w:val="070707"/>
                <w:sz w:val="24"/>
                <w:szCs w:val="24"/>
              </w:rPr>
              <w:t>10 points</w:t>
            </w:r>
          </w:p>
        </w:tc>
      </w:tr>
      <w:tr w:rsidR="0067024B" w14:paraId="32B13130" w14:textId="77777777" w:rsidTr="0067024B">
        <w:trPr>
          <w:gridAfter w:val="1"/>
          <w:wAfter w:w="255" w:type="dxa"/>
          <w:trHeight w:hRule="exact" w:val="419"/>
        </w:trPr>
        <w:tc>
          <w:tcPr>
            <w:tcW w:w="0" w:type="auto"/>
            <w:tcBorders>
              <w:top w:val="nil"/>
              <w:left w:val="nil"/>
              <w:bottom w:val="nil"/>
              <w:right w:val="nil"/>
            </w:tcBorders>
            <w:hideMark/>
          </w:tcPr>
          <w:p w14:paraId="015BC884" w14:textId="77777777" w:rsidR="0067024B" w:rsidRDefault="0067024B">
            <w:pPr>
              <w:pStyle w:val="TableParagraph"/>
              <w:spacing w:line="270" w:lineRule="exact"/>
              <w:ind w:left="54"/>
              <w:jc w:val="left"/>
              <w:rPr>
                <w:b/>
                <w:color w:val="070707"/>
                <w:sz w:val="24"/>
                <w:szCs w:val="24"/>
              </w:rPr>
            </w:pPr>
            <w:r>
              <w:rPr>
                <w:color w:val="070707"/>
                <w:sz w:val="24"/>
                <w:szCs w:val="24"/>
              </w:rPr>
              <w:t xml:space="preserve">The projects helper class is named </w:t>
            </w:r>
            <w:proofErr w:type="spellStart"/>
            <w:r>
              <w:rPr>
                <w:b/>
                <w:color w:val="070707"/>
                <w:sz w:val="24"/>
                <w:szCs w:val="24"/>
              </w:rPr>
              <w:t>InvestmentProducts</w:t>
            </w:r>
            <w:proofErr w:type="spellEnd"/>
          </w:p>
        </w:tc>
        <w:tc>
          <w:tcPr>
            <w:tcW w:w="0" w:type="auto"/>
            <w:tcBorders>
              <w:top w:val="nil"/>
              <w:left w:val="nil"/>
              <w:bottom w:val="nil"/>
              <w:right w:val="nil"/>
            </w:tcBorders>
            <w:hideMark/>
          </w:tcPr>
          <w:p w14:paraId="39281B90" w14:textId="77777777" w:rsidR="0067024B" w:rsidRDefault="0067024B">
            <w:pPr>
              <w:pStyle w:val="TableParagraph"/>
              <w:tabs>
                <w:tab w:val="left" w:pos="289"/>
              </w:tabs>
              <w:spacing w:line="270" w:lineRule="exact"/>
              <w:ind w:right="133"/>
              <w:rPr>
                <w:color w:val="070707"/>
                <w:sz w:val="24"/>
                <w:szCs w:val="24"/>
                <w:u w:val="single" w:color="060606"/>
              </w:rPr>
            </w:pPr>
            <w:r>
              <w:rPr>
                <w:color w:val="070707"/>
                <w:sz w:val="24"/>
                <w:szCs w:val="24"/>
                <w:u w:val="single" w:color="060606"/>
              </w:rPr>
              <w:t xml:space="preserve">     </w:t>
            </w:r>
            <w:r>
              <w:rPr>
                <w:color w:val="070707"/>
                <w:sz w:val="24"/>
                <w:szCs w:val="24"/>
                <w:u w:val="single" w:color="060606"/>
              </w:rPr>
              <w:tab/>
            </w:r>
          </w:p>
        </w:tc>
        <w:tc>
          <w:tcPr>
            <w:tcW w:w="1166" w:type="dxa"/>
            <w:tcBorders>
              <w:top w:val="nil"/>
              <w:left w:val="nil"/>
              <w:bottom w:val="nil"/>
              <w:right w:val="nil"/>
            </w:tcBorders>
            <w:hideMark/>
          </w:tcPr>
          <w:p w14:paraId="52B63236" w14:textId="77777777" w:rsidR="0067024B" w:rsidRDefault="0067024B">
            <w:pPr>
              <w:pStyle w:val="TableParagraph"/>
              <w:spacing w:before="1" w:line="276" w:lineRule="auto"/>
              <w:ind w:right="62"/>
              <w:rPr>
                <w:color w:val="070707"/>
                <w:sz w:val="24"/>
                <w:szCs w:val="24"/>
              </w:rPr>
            </w:pPr>
            <w:r>
              <w:rPr>
                <w:color w:val="070707"/>
                <w:sz w:val="24"/>
                <w:szCs w:val="24"/>
              </w:rPr>
              <w:t>10 points</w:t>
            </w:r>
          </w:p>
        </w:tc>
      </w:tr>
      <w:tr w:rsidR="00951124" w:rsidRPr="00787177" w14:paraId="016525F3" w14:textId="77777777" w:rsidTr="000A1C88">
        <w:tblPrEx>
          <w:tblBorders>
            <w:top w:val="nil"/>
            <w:left w:val="nil"/>
            <w:bottom w:val="nil"/>
            <w:right w:val="nil"/>
          </w:tblBorders>
        </w:tblPrEx>
        <w:trPr>
          <w:gridAfter w:val="1"/>
          <w:wAfter w:w="255" w:type="dxa"/>
          <w:trHeight w:hRule="exact" w:val="419"/>
        </w:trPr>
        <w:tc>
          <w:tcPr>
            <w:tcW w:w="0" w:type="auto"/>
          </w:tcPr>
          <w:p w14:paraId="392CDD1E" w14:textId="77777777" w:rsidR="00951124" w:rsidRDefault="00951124" w:rsidP="000A1C88">
            <w:pPr>
              <w:pStyle w:val="TableParagraph"/>
              <w:spacing w:line="270" w:lineRule="exact"/>
              <w:ind w:left="54"/>
              <w:jc w:val="left"/>
              <w:rPr>
                <w:color w:val="070707"/>
                <w:sz w:val="24"/>
                <w:szCs w:val="24"/>
              </w:rPr>
            </w:pPr>
            <w:r w:rsidRPr="00787177">
              <w:rPr>
                <w:color w:val="080808"/>
                <w:sz w:val="24"/>
                <w:szCs w:val="24"/>
              </w:rPr>
              <w:t>Javadoc</w:t>
            </w:r>
            <w:r w:rsidRPr="00787177">
              <w:rPr>
                <w:color w:val="080808"/>
                <w:spacing w:val="38"/>
                <w:sz w:val="24"/>
                <w:szCs w:val="24"/>
              </w:rPr>
              <w:t xml:space="preserve"> </w:t>
            </w:r>
            <w:r w:rsidRPr="00787177">
              <w:rPr>
                <w:color w:val="080808"/>
                <w:sz w:val="24"/>
                <w:szCs w:val="24"/>
              </w:rPr>
              <w:t>comments</w:t>
            </w:r>
            <w:r>
              <w:rPr>
                <w:color w:val="080808"/>
                <w:sz w:val="24"/>
                <w:szCs w:val="24"/>
              </w:rPr>
              <w:t xml:space="preserve"> are used for new classes</w:t>
            </w:r>
          </w:p>
        </w:tc>
        <w:tc>
          <w:tcPr>
            <w:tcW w:w="0" w:type="auto"/>
          </w:tcPr>
          <w:p w14:paraId="092B8F75" w14:textId="77777777" w:rsidR="00951124" w:rsidRPr="00787177" w:rsidRDefault="00951124" w:rsidP="000A1C88">
            <w:pPr>
              <w:pStyle w:val="TableParagraph"/>
              <w:tabs>
                <w:tab w:val="left" w:pos="289"/>
              </w:tabs>
              <w:spacing w:line="270" w:lineRule="exact"/>
              <w:ind w:right="133"/>
              <w:rPr>
                <w:color w:val="070707"/>
                <w:sz w:val="24"/>
                <w:szCs w:val="24"/>
                <w:u w:val="single" w:color="060606"/>
              </w:rPr>
            </w:pPr>
            <w:r w:rsidRPr="005A258C">
              <w:rPr>
                <w:color w:val="070707"/>
                <w:sz w:val="24"/>
                <w:szCs w:val="24"/>
                <w:u w:val="single" w:color="060606"/>
              </w:rPr>
              <w:t xml:space="preserve">     </w:t>
            </w:r>
            <w:r w:rsidRPr="005A258C">
              <w:rPr>
                <w:color w:val="070707"/>
                <w:sz w:val="24"/>
                <w:szCs w:val="24"/>
                <w:u w:val="single" w:color="060606"/>
              </w:rPr>
              <w:tab/>
            </w:r>
          </w:p>
        </w:tc>
        <w:tc>
          <w:tcPr>
            <w:tcW w:w="1166" w:type="dxa"/>
          </w:tcPr>
          <w:p w14:paraId="672B40E3" w14:textId="77777777" w:rsidR="00951124" w:rsidRPr="00787177" w:rsidRDefault="00951124" w:rsidP="000A1C88">
            <w:pPr>
              <w:pStyle w:val="TableParagraph"/>
              <w:spacing w:before="1"/>
              <w:ind w:right="62"/>
              <w:rPr>
                <w:color w:val="070707"/>
                <w:sz w:val="24"/>
                <w:szCs w:val="24"/>
              </w:rPr>
            </w:pPr>
            <w:r w:rsidRPr="005A258C">
              <w:rPr>
                <w:color w:val="070707"/>
                <w:sz w:val="24"/>
                <w:szCs w:val="24"/>
              </w:rPr>
              <w:t>10 points</w:t>
            </w:r>
          </w:p>
        </w:tc>
      </w:tr>
      <w:tr w:rsidR="0067024B" w14:paraId="684BC539" w14:textId="77777777" w:rsidTr="0067024B">
        <w:trPr>
          <w:gridAfter w:val="1"/>
          <w:wAfter w:w="255" w:type="dxa"/>
          <w:trHeight w:hRule="exact" w:val="488"/>
        </w:trPr>
        <w:tc>
          <w:tcPr>
            <w:tcW w:w="0" w:type="auto"/>
            <w:tcBorders>
              <w:top w:val="nil"/>
              <w:left w:val="nil"/>
              <w:bottom w:val="nil"/>
              <w:right w:val="nil"/>
            </w:tcBorders>
            <w:hideMark/>
          </w:tcPr>
          <w:p w14:paraId="52B8C3AC" w14:textId="77777777" w:rsidR="0067024B" w:rsidRDefault="0067024B">
            <w:pPr>
              <w:pStyle w:val="TableParagraph"/>
              <w:spacing w:before="139" w:line="276" w:lineRule="auto"/>
              <w:ind w:left="56"/>
              <w:jc w:val="left"/>
              <w:rPr>
                <w:b/>
                <w:sz w:val="24"/>
                <w:szCs w:val="24"/>
              </w:rPr>
            </w:pPr>
            <w:r>
              <w:rPr>
                <w:b/>
                <w:color w:val="070707"/>
                <w:sz w:val="24"/>
                <w:szCs w:val="24"/>
              </w:rPr>
              <w:t>Program Execution</w:t>
            </w:r>
          </w:p>
        </w:tc>
        <w:tc>
          <w:tcPr>
            <w:tcW w:w="0" w:type="auto"/>
            <w:tcBorders>
              <w:top w:val="nil"/>
              <w:left w:val="nil"/>
              <w:bottom w:val="nil"/>
              <w:right w:val="nil"/>
            </w:tcBorders>
          </w:tcPr>
          <w:p w14:paraId="15377108" w14:textId="77777777" w:rsidR="0067024B" w:rsidRDefault="0067024B">
            <w:pPr>
              <w:spacing w:line="276" w:lineRule="auto"/>
              <w:rPr>
                <w:sz w:val="24"/>
                <w:szCs w:val="24"/>
              </w:rPr>
            </w:pPr>
          </w:p>
        </w:tc>
        <w:tc>
          <w:tcPr>
            <w:tcW w:w="1166" w:type="dxa"/>
            <w:tcBorders>
              <w:top w:val="nil"/>
              <w:left w:val="nil"/>
              <w:bottom w:val="nil"/>
              <w:right w:val="nil"/>
            </w:tcBorders>
          </w:tcPr>
          <w:p w14:paraId="0AF807B1" w14:textId="77777777" w:rsidR="0067024B" w:rsidRDefault="0067024B">
            <w:pPr>
              <w:spacing w:line="276" w:lineRule="auto"/>
              <w:rPr>
                <w:sz w:val="24"/>
                <w:szCs w:val="24"/>
              </w:rPr>
            </w:pPr>
          </w:p>
        </w:tc>
      </w:tr>
      <w:tr w:rsidR="0067024B" w14:paraId="0E811288" w14:textId="77777777" w:rsidTr="0067024B">
        <w:trPr>
          <w:gridAfter w:val="1"/>
          <w:wAfter w:w="255" w:type="dxa"/>
          <w:trHeight w:hRule="exact" w:val="480"/>
        </w:trPr>
        <w:tc>
          <w:tcPr>
            <w:tcW w:w="0" w:type="auto"/>
            <w:tcBorders>
              <w:top w:val="nil"/>
              <w:left w:val="nil"/>
              <w:bottom w:val="nil"/>
              <w:right w:val="nil"/>
            </w:tcBorders>
            <w:hideMark/>
          </w:tcPr>
          <w:p w14:paraId="3DDA1730" w14:textId="77777777" w:rsidR="0067024B" w:rsidRDefault="0067024B">
            <w:pPr>
              <w:pStyle w:val="TableParagraph"/>
              <w:spacing w:before="138" w:line="276" w:lineRule="auto"/>
              <w:ind w:left="180" w:right="86"/>
              <w:jc w:val="left"/>
              <w:rPr>
                <w:sz w:val="24"/>
                <w:szCs w:val="24"/>
              </w:rPr>
            </w:pPr>
            <w:r>
              <w:rPr>
                <w:color w:val="070707"/>
                <w:sz w:val="24"/>
                <w:szCs w:val="24"/>
              </w:rPr>
              <w:t>The program runs from the USB flash drive</w:t>
            </w:r>
          </w:p>
        </w:tc>
        <w:tc>
          <w:tcPr>
            <w:tcW w:w="0" w:type="auto"/>
            <w:tcBorders>
              <w:top w:val="nil"/>
              <w:left w:val="nil"/>
              <w:bottom w:val="nil"/>
              <w:right w:val="nil"/>
            </w:tcBorders>
            <w:hideMark/>
          </w:tcPr>
          <w:p w14:paraId="72B87376" w14:textId="77777777" w:rsidR="0067024B" w:rsidRDefault="0067024B">
            <w:pPr>
              <w:pStyle w:val="TableParagraph"/>
              <w:tabs>
                <w:tab w:val="left" w:pos="289"/>
              </w:tabs>
              <w:spacing w:before="138" w:line="276" w:lineRule="auto"/>
              <w:ind w:left="180" w:right="86"/>
              <w:rPr>
                <w:sz w:val="24"/>
                <w:szCs w:val="24"/>
              </w:rPr>
            </w:pPr>
            <w:r>
              <w:rPr>
                <w:color w:val="070707"/>
                <w:sz w:val="24"/>
                <w:szCs w:val="24"/>
                <w:u w:val="single" w:color="060606"/>
              </w:rPr>
              <w:t xml:space="preserve">     </w:t>
            </w:r>
            <w:r>
              <w:rPr>
                <w:color w:val="070707"/>
                <w:sz w:val="24"/>
                <w:szCs w:val="24"/>
                <w:u w:val="single" w:color="060606"/>
              </w:rPr>
              <w:tab/>
            </w:r>
          </w:p>
        </w:tc>
        <w:tc>
          <w:tcPr>
            <w:tcW w:w="1166" w:type="dxa"/>
            <w:tcBorders>
              <w:top w:val="nil"/>
              <w:left w:val="nil"/>
              <w:bottom w:val="nil"/>
              <w:right w:val="nil"/>
            </w:tcBorders>
            <w:hideMark/>
          </w:tcPr>
          <w:p w14:paraId="29326CB5" w14:textId="77777777" w:rsidR="0067024B" w:rsidRDefault="0067024B">
            <w:pPr>
              <w:pStyle w:val="TableParagraph"/>
              <w:spacing w:before="138" w:line="276" w:lineRule="auto"/>
              <w:ind w:left="180" w:right="86"/>
              <w:jc w:val="left"/>
              <w:rPr>
                <w:sz w:val="24"/>
                <w:szCs w:val="24"/>
              </w:rPr>
            </w:pPr>
            <w:r>
              <w:rPr>
                <w:color w:val="070707"/>
                <w:sz w:val="24"/>
                <w:szCs w:val="24"/>
              </w:rPr>
              <w:t>10 points</w:t>
            </w:r>
          </w:p>
        </w:tc>
      </w:tr>
      <w:tr w:rsidR="0067024B" w14:paraId="79874462" w14:textId="77777777" w:rsidTr="0067024B">
        <w:trPr>
          <w:gridAfter w:val="1"/>
          <w:wAfter w:w="255" w:type="dxa"/>
          <w:trHeight w:val="347"/>
        </w:trPr>
        <w:tc>
          <w:tcPr>
            <w:tcW w:w="9810" w:type="dxa"/>
            <w:gridSpan w:val="3"/>
            <w:tcBorders>
              <w:top w:val="nil"/>
              <w:left w:val="nil"/>
              <w:bottom w:val="nil"/>
              <w:right w:val="nil"/>
            </w:tcBorders>
            <w:hideMark/>
          </w:tcPr>
          <w:p w14:paraId="08B0966B" w14:textId="77777777" w:rsidR="0067024B" w:rsidRDefault="0067024B">
            <w:pPr>
              <w:pStyle w:val="TableParagraph"/>
              <w:spacing w:line="276" w:lineRule="auto"/>
              <w:ind w:left="180" w:right="86"/>
              <w:jc w:val="left"/>
              <w:rPr>
                <w:sz w:val="24"/>
                <w:szCs w:val="24"/>
              </w:rPr>
            </w:pPr>
            <w:r>
              <w:rPr>
                <w:color w:val="070707"/>
                <w:sz w:val="24"/>
                <w:szCs w:val="24"/>
              </w:rPr>
              <w:t>If</w:t>
            </w:r>
            <w:r>
              <w:rPr>
                <w:color w:val="070707"/>
                <w:spacing w:val="-3"/>
                <w:sz w:val="24"/>
                <w:szCs w:val="24"/>
              </w:rPr>
              <w:t xml:space="preserve"> </w:t>
            </w:r>
            <w:r>
              <w:rPr>
                <w:color w:val="070707"/>
                <w:sz w:val="24"/>
                <w:szCs w:val="24"/>
              </w:rPr>
              <w:t>the</w:t>
            </w:r>
            <w:r>
              <w:rPr>
                <w:color w:val="070707"/>
                <w:spacing w:val="-22"/>
                <w:sz w:val="24"/>
                <w:szCs w:val="24"/>
              </w:rPr>
              <w:t xml:space="preserve"> </w:t>
            </w:r>
            <w:r>
              <w:rPr>
                <w:color w:val="070707"/>
                <w:sz w:val="24"/>
                <w:szCs w:val="24"/>
              </w:rPr>
              <w:t>program</w:t>
            </w:r>
            <w:r>
              <w:rPr>
                <w:color w:val="070707"/>
                <w:spacing w:val="-20"/>
                <w:sz w:val="24"/>
                <w:szCs w:val="24"/>
              </w:rPr>
              <w:t xml:space="preserve"> </w:t>
            </w:r>
            <w:r>
              <w:rPr>
                <w:color w:val="070707"/>
                <w:sz w:val="24"/>
                <w:szCs w:val="24"/>
              </w:rPr>
              <w:t>does</w:t>
            </w:r>
            <w:r>
              <w:rPr>
                <w:color w:val="070707"/>
                <w:spacing w:val="-14"/>
                <w:sz w:val="24"/>
                <w:szCs w:val="24"/>
              </w:rPr>
              <w:t xml:space="preserve"> </w:t>
            </w:r>
            <w:r>
              <w:rPr>
                <w:i/>
                <w:color w:val="070707"/>
                <w:sz w:val="24"/>
                <w:szCs w:val="24"/>
              </w:rPr>
              <w:t>not</w:t>
            </w:r>
            <w:r>
              <w:rPr>
                <w:i/>
                <w:color w:val="070707"/>
                <w:spacing w:val="-6"/>
                <w:sz w:val="24"/>
                <w:szCs w:val="24"/>
              </w:rPr>
              <w:t xml:space="preserve"> </w:t>
            </w:r>
            <w:r>
              <w:rPr>
                <w:color w:val="070707"/>
                <w:sz w:val="24"/>
                <w:szCs w:val="24"/>
              </w:rPr>
              <w:t>execute,</w:t>
            </w:r>
            <w:r>
              <w:rPr>
                <w:color w:val="070707"/>
                <w:spacing w:val="-13"/>
                <w:sz w:val="24"/>
                <w:szCs w:val="24"/>
              </w:rPr>
              <w:t xml:space="preserve"> </w:t>
            </w:r>
            <w:r>
              <w:rPr>
                <w:color w:val="070707"/>
                <w:sz w:val="24"/>
                <w:szCs w:val="24"/>
              </w:rPr>
              <w:t>then</w:t>
            </w:r>
            <w:r>
              <w:rPr>
                <w:color w:val="070707"/>
                <w:spacing w:val="-14"/>
                <w:sz w:val="24"/>
                <w:szCs w:val="24"/>
              </w:rPr>
              <w:t xml:space="preserve"> </w:t>
            </w:r>
            <w:r>
              <w:rPr>
                <w:color w:val="070707"/>
                <w:sz w:val="24"/>
                <w:szCs w:val="24"/>
              </w:rPr>
              <w:t>the</w:t>
            </w:r>
            <w:r>
              <w:rPr>
                <w:color w:val="070707"/>
                <w:spacing w:val="-25"/>
                <w:sz w:val="24"/>
                <w:szCs w:val="24"/>
              </w:rPr>
              <w:t xml:space="preserve"> </w:t>
            </w:r>
            <w:r>
              <w:rPr>
                <w:color w:val="070707"/>
                <w:sz w:val="24"/>
                <w:szCs w:val="24"/>
              </w:rPr>
              <w:t>remaining</w:t>
            </w:r>
            <w:r>
              <w:rPr>
                <w:color w:val="070707"/>
                <w:spacing w:val="-9"/>
                <w:sz w:val="24"/>
                <w:szCs w:val="24"/>
              </w:rPr>
              <w:t xml:space="preserve"> </w:t>
            </w:r>
            <w:r>
              <w:rPr>
                <w:color w:val="070707"/>
                <w:sz w:val="24"/>
                <w:szCs w:val="24"/>
              </w:rPr>
              <w:t>items</w:t>
            </w:r>
            <w:r>
              <w:rPr>
                <w:color w:val="070707"/>
                <w:spacing w:val="-22"/>
                <w:sz w:val="24"/>
                <w:szCs w:val="24"/>
              </w:rPr>
              <w:t xml:space="preserve"> </w:t>
            </w:r>
            <w:r>
              <w:rPr>
                <w:color w:val="070707"/>
                <w:sz w:val="24"/>
                <w:szCs w:val="24"/>
              </w:rPr>
              <w:t>in</w:t>
            </w:r>
            <w:r>
              <w:rPr>
                <w:color w:val="070707"/>
                <w:spacing w:val="-18"/>
                <w:sz w:val="24"/>
                <w:szCs w:val="24"/>
              </w:rPr>
              <w:t xml:space="preserve"> </w:t>
            </w:r>
            <w:r>
              <w:rPr>
                <w:color w:val="070707"/>
                <w:sz w:val="24"/>
                <w:szCs w:val="24"/>
              </w:rPr>
              <w:t>this</w:t>
            </w:r>
            <w:r>
              <w:rPr>
                <w:color w:val="070707"/>
                <w:spacing w:val="-15"/>
                <w:sz w:val="24"/>
                <w:szCs w:val="24"/>
              </w:rPr>
              <w:t xml:space="preserve"> </w:t>
            </w:r>
            <w:r>
              <w:rPr>
                <w:color w:val="070707"/>
                <w:sz w:val="24"/>
                <w:szCs w:val="24"/>
              </w:rPr>
              <w:t>section</w:t>
            </w:r>
            <w:r>
              <w:rPr>
                <w:color w:val="070707"/>
                <w:spacing w:val="-15"/>
                <w:sz w:val="24"/>
                <w:szCs w:val="24"/>
              </w:rPr>
              <w:t xml:space="preserve"> </w:t>
            </w:r>
            <w:r>
              <w:rPr>
                <w:color w:val="070707"/>
                <w:sz w:val="24"/>
                <w:szCs w:val="24"/>
              </w:rPr>
              <w:t>receive</w:t>
            </w:r>
            <w:r>
              <w:rPr>
                <w:color w:val="070707"/>
                <w:spacing w:val="-17"/>
                <w:sz w:val="24"/>
                <w:szCs w:val="24"/>
              </w:rPr>
              <w:t xml:space="preserve"> </w:t>
            </w:r>
            <w:r>
              <w:rPr>
                <w:color w:val="070707"/>
                <w:sz w:val="24"/>
                <w:szCs w:val="24"/>
              </w:rPr>
              <w:t>a</w:t>
            </w:r>
            <w:r>
              <w:rPr>
                <w:color w:val="070707"/>
                <w:spacing w:val="-14"/>
                <w:sz w:val="24"/>
                <w:szCs w:val="24"/>
              </w:rPr>
              <w:t xml:space="preserve"> </w:t>
            </w:r>
            <w:r>
              <w:rPr>
                <w:color w:val="070707"/>
                <w:sz w:val="24"/>
                <w:szCs w:val="24"/>
              </w:rPr>
              <w:t>score</w:t>
            </w:r>
            <w:r>
              <w:rPr>
                <w:color w:val="070707"/>
                <w:spacing w:val="-17"/>
                <w:sz w:val="24"/>
                <w:szCs w:val="24"/>
              </w:rPr>
              <w:t xml:space="preserve"> </w:t>
            </w:r>
            <w:r>
              <w:rPr>
                <w:color w:val="070707"/>
                <w:sz w:val="24"/>
                <w:szCs w:val="24"/>
              </w:rPr>
              <w:t>of zero.</w:t>
            </w:r>
          </w:p>
        </w:tc>
      </w:tr>
      <w:tr w:rsidR="0067024B" w14:paraId="12899FA3" w14:textId="77777777" w:rsidTr="0067024B">
        <w:trPr>
          <w:trHeight w:hRule="exact" w:val="356"/>
        </w:trPr>
        <w:tc>
          <w:tcPr>
            <w:tcW w:w="0" w:type="auto"/>
            <w:tcBorders>
              <w:top w:val="nil"/>
              <w:left w:val="nil"/>
              <w:bottom w:val="nil"/>
              <w:right w:val="nil"/>
            </w:tcBorders>
          </w:tcPr>
          <w:p w14:paraId="555768AC" w14:textId="77777777" w:rsidR="0067024B" w:rsidRDefault="0067024B">
            <w:pPr>
              <w:pStyle w:val="BodyText"/>
              <w:spacing w:line="276" w:lineRule="auto"/>
              <w:ind w:left="180" w:right="86"/>
              <w:rPr>
                <w:sz w:val="24"/>
                <w:szCs w:val="24"/>
              </w:rPr>
            </w:pPr>
            <w:r>
              <w:rPr>
                <w:sz w:val="24"/>
                <w:szCs w:val="24"/>
              </w:rPr>
              <w:t>The program displays in the console the request to BUY, SELL</w:t>
            </w:r>
            <w:proofErr w:type="gramStart"/>
            <w:r>
              <w:rPr>
                <w:sz w:val="24"/>
                <w:szCs w:val="24"/>
              </w:rPr>
              <w:t>,LIST</w:t>
            </w:r>
            <w:proofErr w:type="gramEnd"/>
            <w:r>
              <w:rPr>
                <w:sz w:val="24"/>
                <w:szCs w:val="24"/>
              </w:rPr>
              <w:t>, END?</w:t>
            </w:r>
          </w:p>
          <w:p w14:paraId="15577F1B" w14:textId="77777777" w:rsidR="0067024B" w:rsidRDefault="0067024B">
            <w:pPr>
              <w:pStyle w:val="BodyText"/>
              <w:spacing w:line="276" w:lineRule="auto"/>
              <w:ind w:left="180" w:right="86"/>
              <w:rPr>
                <w:sz w:val="24"/>
                <w:szCs w:val="24"/>
              </w:rPr>
            </w:pPr>
          </w:p>
        </w:tc>
        <w:tc>
          <w:tcPr>
            <w:tcW w:w="0" w:type="auto"/>
            <w:tcBorders>
              <w:top w:val="nil"/>
              <w:left w:val="nil"/>
              <w:bottom w:val="nil"/>
              <w:right w:val="nil"/>
            </w:tcBorders>
            <w:hideMark/>
          </w:tcPr>
          <w:p w14:paraId="58B3E282"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tcPr>
          <w:p w14:paraId="08057BCF" w14:textId="77777777" w:rsidR="0067024B" w:rsidRDefault="0067024B">
            <w:pPr>
              <w:pStyle w:val="BodyText"/>
              <w:spacing w:line="276" w:lineRule="auto"/>
              <w:ind w:left="180" w:right="-165"/>
              <w:rPr>
                <w:sz w:val="24"/>
                <w:szCs w:val="24"/>
              </w:rPr>
            </w:pPr>
            <w:r>
              <w:rPr>
                <w:sz w:val="24"/>
                <w:szCs w:val="24"/>
              </w:rPr>
              <w:t xml:space="preserve">20 </w:t>
            </w:r>
            <w:ins w:id="0" w:author="Vickie Thomas" w:date="2019-01-03T14:14:00Z">
              <w:r>
                <w:rPr>
                  <w:color w:val="070707"/>
                  <w:sz w:val="24"/>
                  <w:szCs w:val="24"/>
                </w:rPr>
                <w:t>points</w:t>
              </w:r>
            </w:ins>
          </w:p>
          <w:p w14:paraId="556B5ADC" w14:textId="77777777" w:rsidR="0067024B" w:rsidRDefault="0067024B">
            <w:pPr>
              <w:pStyle w:val="BodyText"/>
              <w:spacing w:line="276" w:lineRule="auto"/>
              <w:ind w:left="180" w:right="-165"/>
              <w:rPr>
                <w:sz w:val="24"/>
                <w:szCs w:val="24"/>
              </w:rPr>
            </w:pPr>
          </w:p>
        </w:tc>
      </w:tr>
      <w:tr w:rsidR="0067024B" w14:paraId="5A354B2A" w14:textId="77777777" w:rsidTr="0067024B">
        <w:trPr>
          <w:trHeight w:hRule="exact" w:val="621"/>
        </w:trPr>
        <w:tc>
          <w:tcPr>
            <w:tcW w:w="0" w:type="auto"/>
            <w:tcBorders>
              <w:top w:val="nil"/>
              <w:left w:val="nil"/>
              <w:bottom w:val="nil"/>
              <w:right w:val="nil"/>
            </w:tcBorders>
            <w:hideMark/>
          </w:tcPr>
          <w:p w14:paraId="44BDF167" w14:textId="77777777" w:rsidR="0067024B" w:rsidRDefault="0067024B">
            <w:pPr>
              <w:pStyle w:val="BodyText"/>
              <w:spacing w:line="276" w:lineRule="auto"/>
              <w:ind w:left="180" w:right="86"/>
              <w:rPr>
                <w:sz w:val="24"/>
                <w:szCs w:val="24"/>
              </w:rPr>
            </w:pPr>
            <w:r>
              <w:rPr>
                <w:sz w:val="24"/>
                <w:szCs w:val="24"/>
              </w:rPr>
              <w:t>The program displays entire list of Stocks and ETF’s when LIST (</w:t>
            </w:r>
            <w:proofErr w:type="spellStart"/>
            <w:r>
              <w:rPr>
                <w:sz w:val="24"/>
                <w:szCs w:val="24"/>
              </w:rPr>
              <w:t>non case</w:t>
            </w:r>
            <w:proofErr w:type="spellEnd"/>
            <w:r>
              <w:rPr>
                <w:sz w:val="24"/>
                <w:szCs w:val="24"/>
              </w:rPr>
              <w:t xml:space="preserve"> sensitive) is entered into the command prompts.</w:t>
            </w:r>
          </w:p>
        </w:tc>
        <w:tc>
          <w:tcPr>
            <w:tcW w:w="0" w:type="auto"/>
            <w:tcBorders>
              <w:top w:val="nil"/>
              <w:left w:val="nil"/>
              <w:bottom w:val="nil"/>
              <w:right w:val="nil"/>
            </w:tcBorders>
            <w:hideMark/>
          </w:tcPr>
          <w:p w14:paraId="45E2D74E"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2A6AB1D7" w14:textId="77777777" w:rsidR="0067024B" w:rsidRDefault="0067024B">
            <w:pPr>
              <w:pStyle w:val="BodyText"/>
              <w:spacing w:line="276" w:lineRule="auto"/>
              <w:ind w:left="180" w:right="-165"/>
              <w:rPr>
                <w:sz w:val="24"/>
                <w:szCs w:val="24"/>
              </w:rPr>
            </w:pPr>
            <w:r>
              <w:rPr>
                <w:sz w:val="24"/>
                <w:szCs w:val="24"/>
              </w:rPr>
              <w:t>30 points</w:t>
            </w:r>
          </w:p>
        </w:tc>
      </w:tr>
      <w:tr w:rsidR="0067024B" w14:paraId="707C16DA" w14:textId="77777777" w:rsidTr="0067024B">
        <w:trPr>
          <w:trHeight w:hRule="exact" w:val="276"/>
        </w:trPr>
        <w:tc>
          <w:tcPr>
            <w:tcW w:w="0" w:type="auto"/>
            <w:tcBorders>
              <w:top w:val="nil"/>
              <w:left w:val="nil"/>
              <w:bottom w:val="nil"/>
              <w:right w:val="nil"/>
            </w:tcBorders>
            <w:hideMark/>
          </w:tcPr>
          <w:p w14:paraId="49915DBA" w14:textId="77777777" w:rsidR="0067024B" w:rsidRDefault="0067024B">
            <w:pPr>
              <w:pStyle w:val="BodyText"/>
              <w:spacing w:line="276" w:lineRule="auto"/>
              <w:ind w:left="180" w:right="86"/>
              <w:rPr>
                <w:sz w:val="24"/>
                <w:szCs w:val="24"/>
              </w:rPr>
            </w:pPr>
            <w:r>
              <w:rPr>
                <w:sz w:val="24"/>
                <w:szCs w:val="24"/>
              </w:rPr>
              <w:t>The program displays the correct count of stocks and ETF’s.</w:t>
            </w:r>
          </w:p>
        </w:tc>
        <w:tc>
          <w:tcPr>
            <w:tcW w:w="0" w:type="auto"/>
            <w:tcBorders>
              <w:top w:val="nil"/>
              <w:left w:val="nil"/>
              <w:bottom w:val="nil"/>
              <w:right w:val="nil"/>
            </w:tcBorders>
            <w:hideMark/>
          </w:tcPr>
          <w:p w14:paraId="68C58FBF"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7E2870CB" w14:textId="77777777" w:rsidR="0067024B" w:rsidRDefault="0067024B">
            <w:pPr>
              <w:pStyle w:val="BodyText"/>
              <w:spacing w:line="276" w:lineRule="auto"/>
              <w:ind w:left="180" w:right="-165"/>
              <w:rPr>
                <w:sz w:val="24"/>
                <w:szCs w:val="24"/>
              </w:rPr>
            </w:pPr>
            <w:r>
              <w:rPr>
                <w:sz w:val="24"/>
                <w:szCs w:val="24"/>
              </w:rPr>
              <w:t>20 points</w:t>
            </w:r>
          </w:p>
        </w:tc>
      </w:tr>
      <w:tr w:rsidR="0067024B" w14:paraId="539F6A16" w14:textId="77777777" w:rsidTr="0067024B">
        <w:trPr>
          <w:trHeight w:hRule="exact" w:val="365"/>
        </w:trPr>
        <w:tc>
          <w:tcPr>
            <w:tcW w:w="0" w:type="auto"/>
            <w:tcBorders>
              <w:top w:val="nil"/>
              <w:left w:val="nil"/>
              <w:bottom w:val="nil"/>
              <w:right w:val="nil"/>
            </w:tcBorders>
            <w:hideMark/>
          </w:tcPr>
          <w:p w14:paraId="638593D1" w14:textId="77777777" w:rsidR="0067024B" w:rsidRDefault="0067024B">
            <w:pPr>
              <w:pStyle w:val="BodyText"/>
              <w:spacing w:line="276" w:lineRule="auto"/>
              <w:ind w:left="180" w:right="86"/>
              <w:rPr>
                <w:sz w:val="24"/>
                <w:szCs w:val="24"/>
              </w:rPr>
            </w:pPr>
            <w:r>
              <w:rPr>
                <w:sz w:val="24"/>
                <w:szCs w:val="24"/>
              </w:rPr>
              <w:t>Program forces user to correctly enter i</w:t>
            </w:r>
            <w:bookmarkStart w:id="1" w:name="_GoBack"/>
            <w:bookmarkEnd w:id="1"/>
            <w:r>
              <w:rPr>
                <w:sz w:val="24"/>
                <w:szCs w:val="24"/>
              </w:rPr>
              <w:t xml:space="preserve">n one of the commands </w:t>
            </w:r>
          </w:p>
        </w:tc>
        <w:tc>
          <w:tcPr>
            <w:tcW w:w="0" w:type="auto"/>
            <w:tcBorders>
              <w:top w:val="nil"/>
              <w:left w:val="nil"/>
              <w:bottom w:val="nil"/>
              <w:right w:val="nil"/>
            </w:tcBorders>
            <w:hideMark/>
          </w:tcPr>
          <w:p w14:paraId="1684A50D" w14:textId="77777777" w:rsidR="0067024B" w:rsidRDefault="0067024B">
            <w:pPr>
              <w:pStyle w:val="BodyText"/>
              <w:spacing w:line="276" w:lineRule="auto"/>
              <w:ind w:left="180" w:right="86"/>
              <w:rPr>
                <w:sz w:val="24"/>
                <w:szCs w:val="24"/>
                <w:u w:val="single" w:color="060606"/>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79BC9B51" w14:textId="77777777" w:rsidR="0067024B" w:rsidRDefault="0067024B">
            <w:pPr>
              <w:pStyle w:val="BodyText"/>
              <w:spacing w:line="276" w:lineRule="auto"/>
              <w:ind w:left="180" w:right="-165"/>
              <w:rPr>
                <w:sz w:val="24"/>
                <w:szCs w:val="24"/>
              </w:rPr>
            </w:pPr>
            <w:r>
              <w:rPr>
                <w:sz w:val="24"/>
                <w:szCs w:val="24"/>
              </w:rPr>
              <w:t>20 points</w:t>
            </w:r>
          </w:p>
        </w:tc>
      </w:tr>
      <w:tr w:rsidR="0067024B" w14:paraId="58EC1346" w14:textId="77777777" w:rsidTr="0067024B">
        <w:trPr>
          <w:trHeight w:hRule="exact" w:val="602"/>
        </w:trPr>
        <w:tc>
          <w:tcPr>
            <w:tcW w:w="0" w:type="auto"/>
            <w:tcBorders>
              <w:top w:val="nil"/>
              <w:left w:val="nil"/>
              <w:bottom w:val="nil"/>
              <w:right w:val="nil"/>
            </w:tcBorders>
            <w:hideMark/>
          </w:tcPr>
          <w:p w14:paraId="25B5AAFB" w14:textId="77777777" w:rsidR="0067024B" w:rsidRDefault="0067024B">
            <w:pPr>
              <w:pStyle w:val="BodyText"/>
              <w:spacing w:line="276" w:lineRule="auto"/>
              <w:ind w:left="180" w:right="86"/>
              <w:rPr>
                <w:sz w:val="24"/>
                <w:szCs w:val="24"/>
              </w:rPr>
            </w:pPr>
            <w:r>
              <w:rPr>
                <w:sz w:val="24"/>
                <w:szCs w:val="24"/>
              </w:rPr>
              <w:t>When BUY or SELL (</w:t>
            </w:r>
            <w:proofErr w:type="spellStart"/>
            <w:r>
              <w:rPr>
                <w:sz w:val="24"/>
                <w:szCs w:val="24"/>
              </w:rPr>
              <w:t>non case</w:t>
            </w:r>
            <w:proofErr w:type="spellEnd"/>
            <w:r>
              <w:rPr>
                <w:sz w:val="24"/>
                <w:szCs w:val="24"/>
              </w:rPr>
              <w:t xml:space="preserve"> sensitive) is entered in command prompt the program allows the user to buy or sell investment products</w:t>
            </w:r>
          </w:p>
        </w:tc>
        <w:tc>
          <w:tcPr>
            <w:tcW w:w="0" w:type="auto"/>
            <w:tcBorders>
              <w:top w:val="nil"/>
              <w:left w:val="nil"/>
              <w:bottom w:val="nil"/>
              <w:right w:val="nil"/>
            </w:tcBorders>
            <w:hideMark/>
          </w:tcPr>
          <w:p w14:paraId="456D229E"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06D5F386" w14:textId="77777777" w:rsidR="0067024B" w:rsidRDefault="0067024B">
            <w:pPr>
              <w:pStyle w:val="BodyText"/>
              <w:spacing w:line="276" w:lineRule="auto"/>
              <w:ind w:left="180" w:right="-165"/>
              <w:rPr>
                <w:sz w:val="24"/>
                <w:szCs w:val="24"/>
              </w:rPr>
            </w:pPr>
            <w:r>
              <w:rPr>
                <w:sz w:val="24"/>
                <w:szCs w:val="24"/>
              </w:rPr>
              <w:t>20 points</w:t>
            </w:r>
          </w:p>
        </w:tc>
      </w:tr>
      <w:tr w:rsidR="0067024B" w14:paraId="58B40BA6" w14:textId="77777777" w:rsidTr="0067024B">
        <w:trPr>
          <w:trHeight w:hRule="exact" w:val="621"/>
        </w:trPr>
        <w:tc>
          <w:tcPr>
            <w:tcW w:w="0" w:type="auto"/>
            <w:tcBorders>
              <w:top w:val="nil"/>
              <w:left w:val="nil"/>
              <w:bottom w:val="nil"/>
              <w:right w:val="nil"/>
            </w:tcBorders>
            <w:hideMark/>
          </w:tcPr>
          <w:p w14:paraId="73AC5C16" w14:textId="77777777" w:rsidR="0067024B" w:rsidRDefault="0067024B">
            <w:pPr>
              <w:pStyle w:val="BodyText"/>
              <w:spacing w:line="276" w:lineRule="auto"/>
              <w:ind w:left="180" w:right="86"/>
              <w:rPr>
                <w:sz w:val="24"/>
                <w:szCs w:val="24"/>
              </w:rPr>
            </w:pPr>
            <w:r>
              <w:rPr>
                <w:sz w:val="24"/>
                <w:szCs w:val="24"/>
              </w:rPr>
              <w:t>When END (</w:t>
            </w:r>
            <w:proofErr w:type="spellStart"/>
            <w:r>
              <w:rPr>
                <w:sz w:val="24"/>
                <w:szCs w:val="24"/>
              </w:rPr>
              <w:t>non case</w:t>
            </w:r>
            <w:proofErr w:type="spellEnd"/>
            <w:r>
              <w:rPr>
                <w:sz w:val="24"/>
                <w:szCs w:val="24"/>
              </w:rPr>
              <w:t xml:space="preserve"> sensitive) is entered in command prompt the program terminates</w:t>
            </w:r>
          </w:p>
        </w:tc>
        <w:tc>
          <w:tcPr>
            <w:tcW w:w="0" w:type="auto"/>
            <w:tcBorders>
              <w:top w:val="nil"/>
              <w:left w:val="nil"/>
              <w:bottom w:val="nil"/>
              <w:right w:val="nil"/>
            </w:tcBorders>
            <w:hideMark/>
          </w:tcPr>
          <w:p w14:paraId="3655BB44"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11FE0289" w14:textId="77777777" w:rsidR="0067024B" w:rsidRDefault="0067024B">
            <w:pPr>
              <w:pStyle w:val="BodyText"/>
              <w:spacing w:line="276" w:lineRule="auto"/>
              <w:ind w:left="180" w:right="-165"/>
              <w:rPr>
                <w:sz w:val="24"/>
                <w:szCs w:val="24"/>
              </w:rPr>
            </w:pPr>
            <w:r>
              <w:rPr>
                <w:sz w:val="24"/>
                <w:szCs w:val="24"/>
              </w:rPr>
              <w:t>20 points</w:t>
            </w:r>
          </w:p>
        </w:tc>
      </w:tr>
      <w:tr w:rsidR="0067024B" w14:paraId="60276B76" w14:textId="77777777" w:rsidTr="0067024B">
        <w:trPr>
          <w:trHeight w:hRule="exact" w:val="267"/>
        </w:trPr>
        <w:tc>
          <w:tcPr>
            <w:tcW w:w="0" w:type="auto"/>
            <w:tcBorders>
              <w:top w:val="nil"/>
              <w:left w:val="nil"/>
              <w:bottom w:val="nil"/>
              <w:right w:val="nil"/>
            </w:tcBorders>
            <w:hideMark/>
          </w:tcPr>
          <w:p w14:paraId="0E2FBCE5" w14:textId="77777777" w:rsidR="0067024B" w:rsidRDefault="0067024B">
            <w:pPr>
              <w:pStyle w:val="TableParagraph"/>
              <w:spacing w:line="270" w:lineRule="exact"/>
              <w:ind w:left="180" w:right="86"/>
              <w:jc w:val="left"/>
              <w:rPr>
                <w:sz w:val="24"/>
                <w:szCs w:val="24"/>
              </w:rPr>
            </w:pPr>
            <w:r>
              <w:rPr>
                <w:b/>
                <w:color w:val="070707"/>
                <w:sz w:val="24"/>
                <w:szCs w:val="24"/>
              </w:rPr>
              <w:t>Source Code Review</w:t>
            </w:r>
          </w:p>
        </w:tc>
        <w:tc>
          <w:tcPr>
            <w:tcW w:w="0" w:type="auto"/>
            <w:tcBorders>
              <w:top w:val="nil"/>
              <w:left w:val="nil"/>
              <w:bottom w:val="nil"/>
              <w:right w:val="nil"/>
            </w:tcBorders>
          </w:tcPr>
          <w:p w14:paraId="586E4BA5" w14:textId="77777777" w:rsidR="0067024B" w:rsidRDefault="0067024B">
            <w:pPr>
              <w:pStyle w:val="TableParagraph"/>
              <w:tabs>
                <w:tab w:val="left" w:pos="282"/>
              </w:tabs>
              <w:spacing w:line="270" w:lineRule="exact"/>
              <w:ind w:left="180" w:right="86"/>
              <w:rPr>
                <w:sz w:val="24"/>
                <w:szCs w:val="24"/>
              </w:rPr>
            </w:pPr>
          </w:p>
        </w:tc>
        <w:tc>
          <w:tcPr>
            <w:tcW w:w="1421" w:type="dxa"/>
            <w:gridSpan w:val="2"/>
            <w:tcBorders>
              <w:top w:val="nil"/>
              <w:left w:val="nil"/>
              <w:bottom w:val="nil"/>
              <w:right w:val="nil"/>
            </w:tcBorders>
          </w:tcPr>
          <w:p w14:paraId="1A58EA76" w14:textId="77777777" w:rsidR="0067024B" w:rsidRDefault="0067024B">
            <w:pPr>
              <w:pStyle w:val="TableParagraph"/>
              <w:spacing w:before="1" w:line="276" w:lineRule="auto"/>
              <w:ind w:left="180" w:right="-165"/>
              <w:jc w:val="left"/>
              <w:rPr>
                <w:sz w:val="24"/>
                <w:szCs w:val="24"/>
              </w:rPr>
            </w:pPr>
          </w:p>
        </w:tc>
      </w:tr>
      <w:tr w:rsidR="0067024B" w14:paraId="668C8EAB" w14:textId="77777777" w:rsidTr="0067024B">
        <w:trPr>
          <w:trHeight w:hRule="exact" w:val="294"/>
        </w:trPr>
        <w:tc>
          <w:tcPr>
            <w:tcW w:w="0" w:type="auto"/>
            <w:tcBorders>
              <w:top w:val="nil"/>
              <w:left w:val="nil"/>
              <w:bottom w:val="nil"/>
              <w:right w:val="nil"/>
            </w:tcBorders>
            <w:hideMark/>
          </w:tcPr>
          <w:p w14:paraId="6352695A" w14:textId="77777777" w:rsidR="0067024B" w:rsidRDefault="0067024B">
            <w:pPr>
              <w:pStyle w:val="BodyText"/>
              <w:spacing w:line="276" w:lineRule="auto"/>
              <w:ind w:left="180" w:right="86"/>
              <w:rPr>
                <w:sz w:val="24"/>
                <w:szCs w:val="24"/>
              </w:rPr>
            </w:pPr>
            <w:r>
              <w:rPr>
                <w:sz w:val="24"/>
                <w:szCs w:val="24"/>
              </w:rPr>
              <w:t>The source code is properly commented</w:t>
            </w:r>
          </w:p>
        </w:tc>
        <w:tc>
          <w:tcPr>
            <w:tcW w:w="0" w:type="auto"/>
            <w:tcBorders>
              <w:top w:val="nil"/>
              <w:left w:val="nil"/>
              <w:bottom w:val="nil"/>
              <w:right w:val="nil"/>
            </w:tcBorders>
          </w:tcPr>
          <w:p w14:paraId="6BA09994" w14:textId="77777777" w:rsidR="0067024B" w:rsidRDefault="0067024B">
            <w:pPr>
              <w:spacing w:line="276" w:lineRule="auto"/>
              <w:ind w:left="180" w:right="86"/>
              <w:rPr>
                <w:sz w:val="24"/>
                <w:szCs w:val="24"/>
              </w:rPr>
            </w:pPr>
          </w:p>
        </w:tc>
        <w:tc>
          <w:tcPr>
            <w:tcW w:w="1421" w:type="dxa"/>
            <w:gridSpan w:val="2"/>
            <w:tcBorders>
              <w:top w:val="nil"/>
              <w:left w:val="nil"/>
              <w:bottom w:val="nil"/>
              <w:right w:val="nil"/>
            </w:tcBorders>
          </w:tcPr>
          <w:p w14:paraId="0B30B496" w14:textId="77777777" w:rsidR="0067024B" w:rsidRDefault="0067024B">
            <w:pPr>
              <w:spacing w:line="276" w:lineRule="auto"/>
              <w:ind w:left="180" w:right="-165"/>
              <w:rPr>
                <w:sz w:val="24"/>
                <w:szCs w:val="24"/>
              </w:rPr>
            </w:pPr>
          </w:p>
        </w:tc>
      </w:tr>
      <w:tr w:rsidR="0067024B" w14:paraId="3F2D3DEE" w14:textId="77777777" w:rsidTr="0067024B">
        <w:trPr>
          <w:trHeight w:hRule="exact" w:val="356"/>
        </w:trPr>
        <w:tc>
          <w:tcPr>
            <w:tcW w:w="0" w:type="auto"/>
            <w:tcBorders>
              <w:top w:val="nil"/>
              <w:left w:val="nil"/>
              <w:bottom w:val="nil"/>
              <w:right w:val="nil"/>
            </w:tcBorders>
            <w:hideMark/>
          </w:tcPr>
          <w:p w14:paraId="394A2E75" w14:textId="77777777" w:rsidR="0067024B" w:rsidRDefault="0067024B">
            <w:pPr>
              <w:pStyle w:val="BodyText"/>
              <w:spacing w:line="276" w:lineRule="auto"/>
              <w:ind w:left="180" w:right="86"/>
              <w:rPr>
                <w:sz w:val="24"/>
                <w:szCs w:val="24"/>
              </w:rPr>
            </w:pPr>
            <w:r>
              <w:rPr>
                <w:sz w:val="24"/>
                <w:szCs w:val="24"/>
              </w:rPr>
              <w:t xml:space="preserve">             A comment containing the contestant number is present</w:t>
            </w:r>
          </w:p>
        </w:tc>
        <w:tc>
          <w:tcPr>
            <w:tcW w:w="0" w:type="auto"/>
            <w:tcBorders>
              <w:top w:val="nil"/>
              <w:left w:val="nil"/>
              <w:bottom w:val="nil"/>
              <w:right w:val="nil"/>
            </w:tcBorders>
            <w:hideMark/>
          </w:tcPr>
          <w:p w14:paraId="6DE50D67"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07400C87" w14:textId="77777777" w:rsidR="0067024B" w:rsidRDefault="0067024B">
            <w:pPr>
              <w:spacing w:line="276" w:lineRule="auto"/>
              <w:ind w:left="180" w:right="-165"/>
              <w:rPr>
                <w:sz w:val="24"/>
                <w:szCs w:val="24"/>
              </w:rPr>
            </w:pPr>
            <w:r>
              <w:rPr>
                <w:color w:val="070707"/>
                <w:sz w:val="24"/>
                <w:szCs w:val="24"/>
              </w:rPr>
              <w:t>10 points</w:t>
            </w:r>
          </w:p>
        </w:tc>
      </w:tr>
      <w:tr w:rsidR="0067024B" w14:paraId="1EDC524A" w14:textId="77777777" w:rsidTr="0067024B">
        <w:trPr>
          <w:trHeight w:hRule="exact" w:val="373"/>
        </w:trPr>
        <w:tc>
          <w:tcPr>
            <w:tcW w:w="0" w:type="auto"/>
            <w:tcBorders>
              <w:top w:val="nil"/>
              <w:left w:val="nil"/>
              <w:bottom w:val="nil"/>
              <w:right w:val="nil"/>
            </w:tcBorders>
            <w:hideMark/>
          </w:tcPr>
          <w:p w14:paraId="45ADB7B7" w14:textId="77777777" w:rsidR="0067024B" w:rsidRDefault="0067024B">
            <w:pPr>
              <w:pStyle w:val="TableParagraph"/>
              <w:spacing w:before="4" w:line="276" w:lineRule="auto"/>
              <w:ind w:left="180" w:right="86"/>
              <w:jc w:val="left"/>
              <w:rPr>
                <w:sz w:val="24"/>
                <w:szCs w:val="24"/>
              </w:rPr>
            </w:pPr>
            <w:r>
              <w:rPr>
                <w:color w:val="070707"/>
                <w:sz w:val="24"/>
                <w:szCs w:val="24"/>
              </w:rPr>
              <w:t>Methods and code sections are</w:t>
            </w:r>
            <w:r>
              <w:rPr>
                <w:color w:val="070707"/>
                <w:spacing w:val="50"/>
                <w:sz w:val="24"/>
                <w:szCs w:val="24"/>
              </w:rPr>
              <w:t xml:space="preserve"> </w:t>
            </w:r>
            <w:r>
              <w:rPr>
                <w:color w:val="070707"/>
                <w:sz w:val="24"/>
                <w:szCs w:val="24"/>
              </w:rPr>
              <w:t>commented</w:t>
            </w:r>
          </w:p>
        </w:tc>
        <w:tc>
          <w:tcPr>
            <w:tcW w:w="0" w:type="auto"/>
            <w:tcBorders>
              <w:top w:val="nil"/>
              <w:left w:val="nil"/>
              <w:bottom w:val="nil"/>
              <w:right w:val="nil"/>
            </w:tcBorders>
            <w:hideMark/>
          </w:tcPr>
          <w:p w14:paraId="346DC2AB"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71D1F621" w14:textId="77777777" w:rsidR="0067024B" w:rsidRDefault="0067024B">
            <w:pPr>
              <w:pStyle w:val="TableParagraph"/>
              <w:spacing w:line="273" w:lineRule="exact"/>
              <w:ind w:left="180" w:right="-165"/>
              <w:jc w:val="left"/>
              <w:rPr>
                <w:sz w:val="24"/>
                <w:szCs w:val="24"/>
              </w:rPr>
            </w:pPr>
            <w:r>
              <w:rPr>
                <w:color w:val="070707"/>
                <w:sz w:val="24"/>
                <w:szCs w:val="24"/>
              </w:rPr>
              <w:t>20 points</w:t>
            </w:r>
          </w:p>
        </w:tc>
      </w:tr>
      <w:tr w:rsidR="0067024B" w14:paraId="69F95C3C" w14:textId="77777777" w:rsidTr="0067024B">
        <w:trPr>
          <w:trHeight w:hRule="exact" w:val="595"/>
        </w:trPr>
        <w:tc>
          <w:tcPr>
            <w:tcW w:w="0" w:type="auto"/>
            <w:tcBorders>
              <w:top w:val="nil"/>
              <w:left w:val="nil"/>
              <w:bottom w:val="nil"/>
              <w:right w:val="nil"/>
            </w:tcBorders>
            <w:hideMark/>
          </w:tcPr>
          <w:p w14:paraId="054DB5EE" w14:textId="77777777" w:rsidR="0067024B" w:rsidRDefault="0067024B">
            <w:pPr>
              <w:pStyle w:val="TableParagraph"/>
              <w:spacing w:line="270" w:lineRule="exact"/>
              <w:ind w:left="180" w:right="86"/>
              <w:jc w:val="left"/>
              <w:rPr>
                <w:sz w:val="24"/>
                <w:szCs w:val="24"/>
              </w:rPr>
            </w:pPr>
            <w:r>
              <w:rPr>
                <w:sz w:val="24"/>
                <w:szCs w:val="24"/>
              </w:rPr>
              <w:t xml:space="preserve">Portfolio class: stores Stocks and ETF’s into a generic </w:t>
            </w:r>
            <w:proofErr w:type="spellStart"/>
            <w:r>
              <w:rPr>
                <w:sz w:val="24"/>
                <w:szCs w:val="24"/>
              </w:rPr>
              <w:t>InvestmentProducts</w:t>
            </w:r>
            <w:proofErr w:type="spellEnd"/>
            <w:r>
              <w:rPr>
                <w:sz w:val="24"/>
                <w:szCs w:val="24"/>
              </w:rPr>
              <w:t xml:space="preserve"> list</w:t>
            </w:r>
          </w:p>
        </w:tc>
        <w:tc>
          <w:tcPr>
            <w:tcW w:w="0" w:type="auto"/>
            <w:tcBorders>
              <w:top w:val="nil"/>
              <w:left w:val="nil"/>
              <w:bottom w:val="nil"/>
              <w:right w:val="nil"/>
            </w:tcBorders>
            <w:hideMark/>
          </w:tcPr>
          <w:p w14:paraId="11492529"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3E234420" w14:textId="77777777" w:rsidR="0067024B" w:rsidRDefault="0067024B">
            <w:pPr>
              <w:pStyle w:val="TableParagraph"/>
              <w:spacing w:before="1" w:line="276" w:lineRule="auto"/>
              <w:ind w:left="180" w:right="-165"/>
              <w:jc w:val="left"/>
              <w:rPr>
                <w:sz w:val="24"/>
                <w:szCs w:val="24"/>
              </w:rPr>
            </w:pPr>
            <w:r>
              <w:rPr>
                <w:color w:val="070707"/>
                <w:sz w:val="24"/>
                <w:szCs w:val="24"/>
              </w:rPr>
              <w:t>20 points</w:t>
            </w:r>
          </w:p>
        </w:tc>
      </w:tr>
      <w:tr w:rsidR="0067024B" w14:paraId="7F845A80" w14:textId="77777777" w:rsidTr="0067024B">
        <w:trPr>
          <w:trHeight w:hRule="exact" w:val="619"/>
        </w:trPr>
        <w:tc>
          <w:tcPr>
            <w:tcW w:w="0" w:type="auto"/>
            <w:tcBorders>
              <w:top w:val="nil"/>
              <w:left w:val="nil"/>
              <w:bottom w:val="nil"/>
              <w:right w:val="nil"/>
            </w:tcBorders>
            <w:hideMark/>
          </w:tcPr>
          <w:p w14:paraId="1E54571F" w14:textId="77777777" w:rsidR="0067024B" w:rsidRDefault="0067024B">
            <w:pPr>
              <w:pStyle w:val="TableParagraph"/>
              <w:spacing w:line="270" w:lineRule="exact"/>
              <w:ind w:left="180" w:right="86"/>
              <w:jc w:val="left"/>
              <w:rPr>
                <w:sz w:val="24"/>
                <w:szCs w:val="24"/>
              </w:rPr>
            </w:pPr>
            <w:r>
              <w:rPr>
                <w:color w:val="070707"/>
                <w:sz w:val="24"/>
                <w:szCs w:val="24"/>
              </w:rPr>
              <w:t xml:space="preserve">Portfolio Class: </w:t>
            </w:r>
            <w:proofErr w:type="spellStart"/>
            <w:r>
              <w:rPr>
                <w:color w:val="070707"/>
                <w:sz w:val="24"/>
                <w:szCs w:val="24"/>
              </w:rPr>
              <w:t>getCommand</w:t>
            </w:r>
            <w:proofErr w:type="spellEnd"/>
            <w:r>
              <w:rPr>
                <w:color w:val="070707"/>
                <w:sz w:val="24"/>
                <w:szCs w:val="24"/>
              </w:rPr>
              <w:t xml:space="preserve">( ) takes user input and properly calls correct method </w:t>
            </w:r>
          </w:p>
        </w:tc>
        <w:tc>
          <w:tcPr>
            <w:tcW w:w="0" w:type="auto"/>
            <w:tcBorders>
              <w:top w:val="nil"/>
              <w:left w:val="nil"/>
              <w:bottom w:val="nil"/>
              <w:right w:val="nil"/>
            </w:tcBorders>
            <w:hideMark/>
          </w:tcPr>
          <w:p w14:paraId="249EF444" w14:textId="77777777" w:rsidR="0067024B" w:rsidRDefault="0067024B">
            <w:pPr>
              <w:pStyle w:val="BodyText"/>
              <w:spacing w:line="276" w:lineRule="auto"/>
              <w:ind w:left="180" w:right="86"/>
              <w:rPr>
                <w:sz w:val="24"/>
                <w:szCs w:val="24"/>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010D8A6E" w14:textId="77777777" w:rsidR="0067024B" w:rsidRDefault="0067024B">
            <w:pPr>
              <w:pStyle w:val="TableParagraph"/>
              <w:spacing w:before="1" w:line="276" w:lineRule="auto"/>
              <w:ind w:left="180" w:right="-165"/>
              <w:jc w:val="left"/>
              <w:rPr>
                <w:sz w:val="24"/>
                <w:szCs w:val="24"/>
              </w:rPr>
            </w:pPr>
            <w:r>
              <w:rPr>
                <w:color w:val="070707"/>
                <w:sz w:val="24"/>
                <w:szCs w:val="24"/>
              </w:rPr>
              <w:t>20 points</w:t>
            </w:r>
          </w:p>
        </w:tc>
      </w:tr>
      <w:tr w:rsidR="0067024B" w14:paraId="44C6C3D6" w14:textId="77777777" w:rsidTr="0067024B">
        <w:trPr>
          <w:trHeight w:hRule="exact" w:val="347"/>
        </w:trPr>
        <w:tc>
          <w:tcPr>
            <w:tcW w:w="0" w:type="auto"/>
            <w:tcBorders>
              <w:top w:val="nil"/>
              <w:left w:val="nil"/>
              <w:bottom w:val="nil"/>
              <w:right w:val="nil"/>
            </w:tcBorders>
            <w:hideMark/>
          </w:tcPr>
          <w:p w14:paraId="1390D7B7" w14:textId="77777777" w:rsidR="0067024B" w:rsidRDefault="0067024B">
            <w:pPr>
              <w:pStyle w:val="TableParagraph"/>
              <w:spacing w:before="1" w:line="276" w:lineRule="auto"/>
              <w:ind w:left="180" w:right="86"/>
              <w:jc w:val="left"/>
              <w:rPr>
                <w:color w:val="070707"/>
                <w:sz w:val="24"/>
                <w:szCs w:val="24"/>
              </w:rPr>
            </w:pPr>
            <w:r>
              <w:rPr>
                <w:color w:val="070707"/>
                <w:sz w:val="24"/>
                <w:szCs w:val="24"/>
              </w:rPr>
              <w:t xml:space="preserve">ETF class: extends </w:t>
            </w:r>
            <w:proofErr w:type="spellStart"/>
            <w:r>
              <w:rPr>
                <w:color w:val="070707"/>
                <w:sz w:val="24"/>
                <w:szCs w:val="24"/>
              </w:rPr>
              <w:t>InvestmentProducts</w:t>
            </w:r>
            <w:proofErr w:type="spellEnd"/>
            <w:r>
              <w:rPr>
                <w:color w:val="070707"/>
                <w:sz w:val="24"/>
                <w:szCs w:val="24"/>
              </w:rPr>
              <w:t xml:space="preserve"> and implements all methods</w:t>
            </w:r>
          </w:p>
        </w:tc>
        <w:tc>
          <w:tcPr>
            <w:tcW w:w="0" w:type="auto"/>
            <w:tcBorders>
              <w:top w:val="nil"/>
              <w:left w:val="nil"/>
              <w:bottom w:val="nil"/>
              <w:right w:val="nil"/>
            </w:tcBorders>
            <w:hideMark/>
          </w:tcPr>
          <w:p w14:paraId="36B04632" w14:textId="77777777" w:rsidR="0067024B" w:rsidRDefault="0067024B">
            <w:pPr>
              <w:pStyle w:val="BodyText"/>
              <w:spacing w:line="276" w:lineRule="auto"/>
              <w:ind w:left="180" w:right="86"/>
              <w:rPr>
                <w:sz w:val="24"/>
                <w:szCs w:val="24"/>
                <w:u w:val="single" w:color="060606"/>
              </w:rPr>
            </w:pPr>
            <w:r>
              <w:rPr>
                <w:sz w:val="24"/>
                <w:szCs w:val="24"/>
                <w:u w:val="single" w:color="060606"/>
              </w:rPr>
              <w:tab/>
            </w:r>
          </w:p>
        </w:tc>
        <w:tc>
          <w:tcPr>
            <w:tcW w:w="1421" w:type="dxa"/>
            <w:gridSpan w:val="2"/>
            <w:tcBorders>
              <w:top w:val="nil"/>
              <w:left w:val="nil"/>
              <w:bottom w:val="nil"/>
              <w:right w:val="nil"/>
            </w:tcBorders>
            <w:hideMark/>
          </w:tcPr>
          <w:p w14:paraId="2381C747" w14:textId="77777777" w:rsidR="0067024B" w:rsidRDefault="0067024B">
            <w:pPr>
              <w:pStyle w:val="TableParagraph"/>
              <w:spacing w:line="270" w:lineRule="exact"/>
              <w:ind w:left="180" w:right="-165"/>
              <w:jc w:val="left"/>
              <w:rPr>
                <w:color w:val="070707"/>
                <w:sz w:val="24"/>
                <w:szCs w:val="24"/>
              </w:rPr>
            </w:pPr>
            <w:r>
              <w:rPr>
                <w:color w:val="070707"/>
                <w:sz w:val="24"/>
                <w:szCs w:val="24"/>
              </w:rPr>
              <w:t>20 points</w:t>
            </w:r>
          </w:p>
        </w:tc>
      </w:tr>
      <w:tr w:rsidR="0067024B" w14:paraId="2E617157" w14:textId="77777777" w:rsidTr="0067024B">
        <w:trPr>
          <w:trHeight w:hRule="exact" w:val="347"/>
        </w:trPr>
        <w:tc>
          <w:tcPr>
            <w:tcW w:w="0" w:type="auto"/>
            <w:tcBorders>
              <w:top w:val="nil"/>
              <w:left w:val="nil"/>
              <w:bottom w:val="nil"/>
              <w:right w:val="nil"/>
            </w:tcBorders>
            <w:hideMark/>
          </w:tcPr>
          <w:p w14:paraId="1853C8CE" w14:textId="77777777" w:rsidR="0067024B" w:rsidRDefault="0067024B">
            <w:pPr>
              <w:pStyle w:val="TableParagraph"/>
              <w:spacing w:before="1" w:line="276" w:lineRule="auto"/>
              <w:ind w:left="180" w:right="86"/>
              <w:jc w:val="left"/>
              <w:rPr>
                <w:color w:val="070707"/>
                <w:sz w:val="24"/>
                <w:szCs w:val="24"/>
              </w:rPr>
            </w:pPr>
            <w:r>
              <w:rPr>
                <w:color w:val="070707"/>
                <w:sz w:val="24"/>
                <w:szCs w:val="24"/>
              </w:rPr>
              <w:t xml:space="preserve">ETF class: overwrites </w:t>
            </w:r>
            <w:proofErr w:type="spellStart"/>
            <w:r>
              <w:rPr>
                <w:color w:val="070707"/>
                <w:sz w:val="24"/>
                <w:szCs w:val="24"/>
              </w:rPr>
              <w:t>toString</w:t>
            </w:r>
            <w:proofErr w:type="spellEnd"/>
            <w:r>
              <w:rPr>
                <w:color w:val="070707"/>
                <w:sz w:val="24"/>
                <w:szCs w:val="24"/>
              </w:rPr>
              <w:t>( ) to allow printing of object</w:t>
            </w:r>
          </w:p>
        </w:tc>
        <w:tc>
          <w:tcPr>
            <w:tcW w:w="0" w:type="auto"/>
            <w:tcBorders>
              <w:top w:val="nil"/>
              <w:left w:val="nil"/>
              <w:bottom w:val="nil"/>
              <w:right w:val="nil"/>
            </w:tcBorders>
            <w:hideMark/>
          </w:tcPr>
          <w:p w14:paraId="614B3511" w14:textId="77777777" w:rsidR="0067024B" w:rsidRDefault="0067024B">
            <w:pPr>
              <w:pStyle w:val="BodyText"/>
              <w:spacing w:line="276" w:lineRule="auto"/>
              <w:ind w:left="180" w:right="86"/>
              <w:rPr>
                <w:sz w:val="24"/>
                <w:szCs w:val="24"/>
                <w:u w:val="single" w:color="060606"/>
              </w:rPr>
            </w:pPr>
            <w:r>
              <w:rPr>
                <w:sz w:val="24"/>
                <w:szCs w:val="24"/>
                <w:u w:val="single" w:color="060606"/>
              </w:rPr>
              <w:tab/>
            </w:r>
          </w:p>
        </w:tc>
        <w:tc>
          <w:tcPr>
            <w:tcW w:w="1421" w:type="dxa"/>
            <w:gridSpan w:val="2"/>
            <w:tcBorders>
              <w:top w:val="nil"/>
              <w:left w:val="nil"/>
              <w:bottom w:val="nil"/>
              <w:right w:val="nil"/>
            </w:tcBorders>
            <w:hideMark/>
          </w:tcPr>
          <w:p w14:paraId="1D3FA9CA" w14:textId="77777777" w:rsidR="0067024B" w:rsidRDefault="0067024B">
            <w:pPr>
              <w:pStyle w:val="TableParagraph"/>
              <w:spacing w:line="270" w:lineRule="exact"/>
              <w:ind w:left="180" w:right="-165"/>
              <w:jc w:val="left"/>
              <w:rPr>
                <w:color w:val="070707"/>
                <w:sz w:val="24"/>
                <w:szCs w:val="24"/>
              </w:rPr>
            </w:pPr>
            <w:r>
              <w:rPr>
                <w:color w:val="070707"/>
                <w:sz w:val="24"/>
                <w:szCs w:val="24"/>
              </w:rPr>
              <w:t>10 points</w:t>
            </w:r>
          </w:p>
        </w:tc>
      </w:tr>
      <w:tr w:rsidR="0067024B" w14:paraId="2F730F31" w14:textId="77777777" w:rsidTr="0067024B">
        <w:trPr>
          <w:trHeight w:hRule="exact" w:val="347"/>
        </w:trPr>
        <w:tc>
          <w:tcPr>
            <w:tcW w:w="0" w:type="auto"/>
            <w:tcBorders>
              <w:top w:val="nil"/>
              <w:left w:val="nil"/>
              <w:bottom w:val="nil"/>
              <w:right w:val="nil"/>
            </w:tcBorders>
            <w:hideMark/>
          </w:tcPr>
          <w:p w14:paraId="6B45F0F7" w14:textId="77777777" w:rsidR="0067024B" w:rsidRDefault="0067024B">
            <w:pPr>
              <w:pStyle w:val="TableParagraph"/>
              <w:spacing w:before="1" w:line="276" w:lineRule="auto"/>
              <w:ind w:left="180" w:right="86"/>
              <w:jc w:val="left"/>
              <w:rPr>
                <w:color w:val="070707"/>
                <w:sz w:val="24"/>
                <w:szCs w:val="24"/>
              </w:rPr>
            </w:pPr>
            <w:proofErr w:type="spellStart"/>
            <w:r>
              <w:rPr>
                <w:color w:val="070707"/>
                <w:sz w:val="24"/>
                <w:szCs w:val="24"/>
              </w:rPr>
              <w:t>StockDriver</w:t>
            </w:r>
            <w:proofErr w:type="spellEnd"/>
            <w:r>
              <w:rPr>
                <w:color w:val="070707"/>
                <w:sz w:val="24"/>
                <w:szCs w:val="24"/>
              </w:rPr>
              <w:t xml:space="preserve"> class: main( ) imports text file and uses </w:t>
            </w:r>
            <w:proofErr w:type="spellStart"/>
            <w:r>
              <w:rPr>
                <w:color w:val="070707"/>
                <w:sz w:val="24"/>
                <w:szCs w:val="24"/>
              </w:rPr>
              <w:t>delimeter</w:t>
            </w:r>
            <w:proofErr w:type="spellEnd"/>
            <w:r>
              <w:rPr>
                <w:color w:val="070707"/>
                <w:sz w:val="24"/>
                <w:szCs w:val="24"/>
              </w:rPr>
              <w:t xml:space="preserve"> (, ) to read file</w:t>
            </w:r>
          </w:p>
        </w:tc>
        <w:tc>
          <w:tcPr>
            <w:tcW w:w="0" w:type="auto"/>
            <w:tcBorders>
              <w:top w:val="nil"/>
              <w:left w:val="nil"/>
              <w:bottom w:val="nil"/>
              <w:right w:val="nil"/>
            </w:tcBorders>
            <w:hideMark/>
          </w:tcPr>
          <w:p w14:paraId="753A362D" w14:textId="77777777" w:rsidR="0067024B" w:rsidRDefault="0067024B">
            <w:pPr>
              <w:pStyle w:val="BodyText"/>
              <w:spacing w:line="276" w:lineRule="auto"/>
              <w:ind w:left="180" w:right="86"/>
              <w:rPr>
                <w:sz w:val="24"/>
                <w:szCs w:val="24"/>
                <w:u w:val="single" w:color="060606"/>
              </w:rPr>
            </w:pPr>
            <w:r>
              <w:rPr>
                <w:sz w:val="24"/>
                <w:szCs w:val="24"/>
                <w:u w:val="single" w:color="060606"/>
              </w:rPr>
              <w:t>_____</w:t>
            </w:r>
          </w:p>
        </w:tc>
        <w:tc>
          <w:tcPr>
            <w:tcW w:w="1421" w:type="dxa"/>
            <w:gridSpan w:val="2"/>
            <w:tcBorders>
              <w:top w:val="nil"/>
              <w:left w:val="nil"/>
              <w:bottom w:val="nil"/>
              <w:right w:val="nil"/>
            </w:tcBorders>
            <w:hideMark/>
          </w:tcPr>
          <w:p w14:paraId="553D65B1" w14:textId="77777777" w:rsidR="0067024B" w:rsidRDefault="0067024B">
            <w:pPr>
              <w:pStyle w:val="TableParagraph"/>
              <w:spacing w:line="270" w:lineRule="exact"/>
              <w:ind w:left="180" w:right="-165"/>
              <w:jc w:val="left"/>
              <w:rPr>
                <w:color w:val="070707"/>
                <w:sz w:val="24"/>
                <w:szCs w:val="24"/>
              </w:rPr>
            </w:pPr>
            <w:r>
              <w:rPr>
                <w:color w:val="070707"/>
                <w:sz w:val="24"/>
                <w:szCs w:val="24"/>
              </w:rPr>
              <w:t>30 points</w:t>
            </w:r>
          </w:p>
        </w:tc>
      </w:tr>
      <w:tr w:rsidR="0067024B" w14:paraId="1357C95E" w14:textId="77777777" w:rsidTr="0067024B">
        <w:trPr>
          <w:trHeight w:hRule="exact" w:val="347"/>
        </w:trPr>
        <w:tc>
          <w:tcPr>
            <w:tcW w:w="0" w:type="auto"/>
            <w:tcBorders>
              <w:top w:val="nil"/>
              <w:left w:val="nil"/>
              <w:bottom w:val="nil"/>
              <w:right w:val="nil"/>
            </w:tcBorders>
            <w:hideMark/>
          </w:tcPr>
          <w:p w14:paraId="6C1AA71C" w14:textId="77777777" w:rsidR="0067024B" w:rsidRDefault="0067024B">
            <w:pPr>
              <w:pStyle w:val="TableParagraph"/>
              <w:spacing w:before="1" w:line="276" w:lineRule="auto"/>
              <w:ind w:left="180" w:right="86"/>
              <w:jc w:val="left"/>
              <w:rPr>
                <w:color w:val="070707"/>
                <w:sz w:val="24"/>
                <w:szCs w:val="24"/>
              </w:rPr>
            </w:pPr>
            <w:proofErr w:type="spellStart"/>
            <w:r>
              <w:rPr>
                <w:color w:val="070707"/>
                <w:sz w:val="24"/>
                <w:szCs w:val="24"/>
              </w:rPr>
              <w:t>StockDriver</w:t>
            </w:r>
            <w:proofErr w:type="spellEnd"/>
            <w:r>
              <w:rPr>
                <w:color w:val="070707"/>
                <w:sz w:val="24"/>
                <w:szCs w:val="24"/>
              </w:rPr>
              <w:t xml:space="preserve"> class: uses a try /catch for exception handling</w:t>
            </w:r>
          </w:p>
        </w:tc>
        <w:tc>
          <w:tcPr>
            <w:tcW w:w="0" w:type="auto"/>
            <w:tcBorders>
              <w:top w:val="nil"/>
              <w:left w:val="nil"/>
              <w:bottom w:val="nil"/>
              <w:right w:val="nil"/>
            </w:tcBorders>
            <w:hideMark/>
          </w:tcPr>
          <w:p w14:paraId="5589D4FB" w14:textId="77777777" w:rsidR="0067024B" w:rsidRDefault="0067024B">
            <w:pPr>
              <w:pStyle w:val="BodyText"/>
              <w:spacing w:line="276" w:lineRule="auto"/>
              <w:ind w:left="180" w:right="86"/>
              <w:rPr>
                <w:sz w:val="24"/>
                <w:szCs w:val="24"/>
                <w:u w:val="single" w:color="060606"/>
              </w:rPr>
            </w:pPr>
            <w:r>
              <w:rPr>
                <w:sz w:val="24"/>
                <w:szCs w:val="24"/>
                <w:u w:val="single" w:color="060606"/>
              </w:rPr>
              <w:t>____</w:t>
            </w:r>
          </w:p>
        </w:tc>
        <w:tc>
          <w:tcPr>
            <w:tcW w:w="1421" w:type="dxa"/>
            <w:gridSpan w:val="2"/>
            <w:tcBorders>
              <w:top w:val="nil"/>
              <w:left w:val="nil"/>
              <w:bottom w:val="nil"/>
              <w:right w:val="nil"/>
            </w:tcBorders>
            <w:hideMark/>
          </w:tcPr>
          <w:p w14:paraId="23BC8C1C" w14:textId="77777777" w:rsidR="0067024B" w:rsidRDefault="0067024B">
            <w:pPr>
              <w:pStyle w:val="TableParagraph"/>
              <w:spacing w:line="270" w:lineRule="exact"/>
              <w:ind w:left="180" w:right="-165"/>
              <w:jc w:val="left"/>
              <w:rPr>
                <w:color w:val="070707"/>
                <w:sz w:val="24"/>
                <w:szCs w:val="24"/>
              </w:rPr>
            </w:pPr>
            <w:r>
              <w:rPr>
                <w:color w:val="070707"/>
                <w:sz w:val="24"/>
                <w:szCs w:val="24"/>
              </w:rPr>
              <w:t>10 points</w:t>
            </w:r>
          </w:p>
        </w:tc>
      </w:tr>
      <w:tr w:rsidR="0067024B" w14:paraId="7C59D839" w14:textId="77777777" w:rsidTr="00C858DB">
        <w:trPr>
          <w:trHeight w:hRule="exact" w:val="324"/>
        </w:trPr>
        <w:tc>
          <w:tcPr>
            <w:tcW w:w="0" w:type="auto"/>
            <w:tcBorders>
              <w:top w:val="nil"/>
              <w:left w:val="nil"/>
              <w:bottom w:val="nil"/>
              <w:right w:val="nil"/>
            </w:tcBorders>
            <w:hideMark/>
          </w:tcPr>
          <w:p w14:paraId="29D4E1A8" w14:textId="77777777" w:rsidR="0067024B" w:rsidRDefault="0067024B">
            <w:pPr>
              <w:pStyle w:val="TableParagraph"/>
              <w:spacing w:before="1" w:line="276" w:lineRule="auto"/>
              <w:ind w:left="180" w:right="86"/>
              <w:jc w:val="left"/>
              <w:rPr>
                <w:color w:val="070707"/>
                <w:sz w:val="24"/>
                <w:szCs w:val="24"/>
              </w:rPr>
            </w:pPr>
            <w:proofErr w:type="spellStart"/>
            <w:r>
              <w:rPr>
                <w:color w:val="070707"/>
                <w:sz w:val="24"/>
                <w:szCs w:val="24"/>
              </w:rPr>
              <w:t>StockDriver</w:t>
            </w:r>
            <w:proofErr w:type="spellEnd"/>
            <w:r>
              <w:rPr>
                <w:color w:val="070707"/>
                <w:sz w:val="24"/>
                <w:szCs w:val="24"/>
              </w:rPr>
              <w:t xml:space="preserve"> class: code can read uppercase or lowercase </w:t>
            </w:r>
            <w:proofErr w:type="spellStart"/>
            <w:r>
              <w:rPr>
                <w:color w:val="070707"/>
                <w:sz w:val="24"/>
                <w:szCs w:val="24"/>
              </w:rPr>
              <w:t>productType</w:t>
            </w:r>
            <w:proofErr w:type="spellEnd"/>
          </w:p>
        </w:tc>
        <w:tc>
          <w:tcPr>
            <w:tcW w:w="0" w:type="auto"/>
            <w:tcBorders>
              <w:top w:val="nil"/>
              <w:left w:val="nil"/>
              <w:bottom w:val="nil"/>
              <w:right w:val="nil"/>
            </w:tcBorders>
          </w:tcPr>
          <w:p w14:paraId="66E1C0F2" w14:textId="77777777" w:rsidR="0067024B" w:rsidRDefault="0067024B">
            <w:pPr>
              <w:pStyle w:val="BodyText"/>
              <w:spacing w:line="276" w:lineRule="auto"/>
              <w:ind w:left="180" w:right="86"/>
              <w:rPr>
                <w:sz w:val="24"/>
                <w:szCs w:val="24"/>
                <w:u w:val="single" w:color="060606"/>
              </w:rPr>
            </w:pPr>
          </w:p>
        </w:tc>
        <w:tc>
          <w:tcPr>
            <w:tcW w:w="1421" w:type="dxa"/>
            <w:gridSpan w:val="2"/>
            <w:tcBorders>
              <w:top w:val="nil"/>
              <w:left w:val="nil"/>
              <w:bottom w:val="nil"/>
              <w:right w:val="nil"/>
            </w:tcBorders>
          </w:tcPr>
          <w:p w14:paraId="7DB3F8B9" w14:textId="77777777" w:rsidR="0067024B" w:rsidRDefault="0067024B">
            <w:pPr>
              <w:pStyle w:val="TableParagraph"/>
              <w:spacing w:line="270" w:lineRule="exact"/>
              <w:ind w:left="180" w:right="-165"/>
              <w:jc w:val="left"/>
              <w:rPr>
                <w:color w:val="070707"/>
                <w:sz w:val="24"/>
                <w:szCs w:val="24"/>
              </w:rPr>
            </w:pPr>
          </w:p>
        </w:tc>
      </w:tr>
      <w:tr w:rsidR="0067024B" w14:paraId="52951D4B" w14:textId="77777777" w:rsidTr="0067024B">
        <w:trPr>
          <w:trHeight w:hRule="exact" w:val="602"/>
        </w:trPr>
        <w:tc>
          <w:tcPr>
            <w:tcW w:w="0" w:type="auto"/>
            <w:tcBorders>
              <w:top w:val="nil"/>
              <w:left w:val="nil"/>
              <w:bottom w:val="nil"/>
              <w:right w:val="nil"/>
            </w:tcBorders>
            <w:hideMark/>
          </w:tcPr>
          <w:p w14:paraId="1DC90F33" w14:textId="781DE632" w:rsidR="00C858DB" w:rsidRDefault="0067024B" w:rsidP="00C858DB">
            <w:pPr>
              <w:pStyle w:val="TableParagraph"/>
              <w:spacing w:before="1" w:line="276" w:lineRule="auto"/>
              <w:ind w:left="180" w:right="86"/>
              <w:jc w:val="left"/>
              <w:rPr>
                <w:color w:val="070707"/>
                <w:sz w:val="24"/>
                <w:szCs w:val="24"/>
              </w:rPr>
            </w:pPr>
            <w:proofErr w:type="spellStart"/>
            <w:r>
              <w:rPr>
                <w:color w:val="070707"/>
                <w:sz w:val="24"/>
                <w:szCs w:val="24"/>
              </w:rPr>
              <w:t>StockDriver</w:t>
            </w:r>
            <w:proofErr w:type="spellEnd"/>
            <w:r>
              <w:rPr>
                <w:color w:val="070707"/>
                <w:sz w:val="24"/>
                <w:szCs w:val="24"/>
              </w:rPr>
              <w:t xml:space="preserve"> class: code inputs ETF and Stocks to different method calls for the portfoli</w:t>
            </w:r>
            <w:r w:rsidR="00C858DB">
              <w:rPr>
                <w:color w:val="070707"/>
                <w:sz w:val="24"/>
                <w:szCs w:val="24"/>
              </w:rPr>
              <w:t>o</w:t>
            </w:r>
          </w:p>
        </w:tc>
        <w:tc>
          <w:tcPr>
            <w:tcW w:w="0" w:type="auto"/>
            <w:tcBorders>
              <w:top w:val="nil"/>
              <w:left w:val="nil"/>
              <w:bottom w:val="nil"/>
              <w:right w:val="nil"/>
            </w:tcBorders>
            <w:hideMark/>
          </w:tcPr>
          <w:p w14:paraId="4558E12F" w14:textId="77777777" w:rsidR="0067024B" w:rsidRDefault="0067024B">
            <w:pPr>
              <w:pStyle w:val="BodyText"/>
              <w:spacing w:line="276" w:lineRule="auto"/>
              <w:ind w:left="180" w:right="86"/>
              <w:rPr>
                <w:sz w:val="24"/>
                <w:szCs w:val="24"/>
                <w:u w:val="single" w:color="060606"/>
              </w:rPr>
            </w:pPr>
            <w:r>
              <w:rPr>
                <w:sz w:val="24"/>
                <w:szCs w:val="24"/>
                <w:u w:val="single" w:color="060606"/>
              </w:rPr>
              <w:t>____</w:t>
            </w:r>
          </w:p>
        </w:tc>
        <w:tc>
          <w:tcPr>
            <w:tcW w:w="1421" w:type="dxa"/>
            <w:gridSpan w:val="2"/>
            <w:tcBorders>
              <w:top w:val="nil"/>
              <w:left w:val="nil"/>
              <w:bottom w:val="nil"/>
              <w:right w:val="nil"/>
            </w:tcBorders>
            <w:hideMark/>
          </w:tcPr>
          <w:p w14:paraId="7DC390C0" w14:textId="77777777" w:rsidR="0067024B" w:rsidRDefault="0067024B">
            <w:pPr>
              <w:pStyle w:val="TableParagraph"/>
              <w:spacing w:line="270" w:lineRule="exact"/>
              <w:ind w:left="180" w:right="-165"/>
              <w:jc w:val="left"/>
              <w:rPr>
                <w:color w:val="070707"/>
                <w:sz w:val="24"/>
                <w:szCs w:val="24"/>
              </w:rPr>
            </w:pPr>
            <w:r>
              <w:rPr>
                <w:color w:val="070707"/>
                <w:sz w:val="24"/>
                <w:szCs w:val="24"/>
              </w:rPr>
              <w:t>10 points</w:t>
            </w:r>
          </w:p>
        </w:tc>
      </w:tr>
      <w:tr w:rsidR="00C858DB" w14:paraId="372C386A" w14:textId="77777777" w:rsidTr="0067024B">
        <w:trPr>
          <w:trHeight w:hRule="exact" w:val="602"/>
        </w:trPr>
        <w:tc>
          <w:tcPr>
            <w:tcW w:w="0" w:type="auto"/>
            <w:tcBorders>
              <w:top w:val="nil"/>
              <w:left w:val="nil"/>
              <w:bottom w:val="nil"/>
              <w:right w:val="nil"/>
            </w:tcBorders>
          </w:tcPr>
          <w:p w14:paraId="2DD84AAA" w14:textId="77777777" w:rsidR="00C858DB" w:rsidRDefault="00C858DB" w:rsidP="00C858DB">
            <w:pPr>
              <w:pStyle w:val="TableParagraph"/>
              <w:spacing w:line="270" w:lineRule="exact"/>
              <w:ind w:left="180" w:right="86"/>
              <w:jc w:val="left"/>
              <w:rPr>
                <w:color w:val="070707"/>
                <w:sz w:val="24"/>
                <w:szCs w:val="24"/>
              </w:rPr>
            </w:pPr>
            <w:r>
              <w:rPr>
                <w:color w:val="070707"/>
                <w:sz w:val="24"/>
                <w:szCs w:val="24"/>
              </w:rPr>
              <w:t>Code uses a consistent variable naming convention</w:t>
            </w:r>
          </w:p>
          <w:p w14:paraId="5B0779F6" w14:textId="77777777" w:rsidR="00C858DB" w:rsidRDefault="00C858DB" w:rsidP="00C858DB">
            <w:pPr>
              <w:pStyle w:val="TableParagraph"/>
              <w:spacing w:before="1" w:line="276" w:lineRule="auto"/>
              <w:ind w:left="180" w:right="86"/>
              <w:jc w:val="left"/>
              <w:rPr>
                <w:color w:val="070707"/>
                <w:sz w:val="24"/>
                <w:szCs w:val="24"/>
              </w:rPr>
            </w:pPr>
          </w:p>
        </w:tc>
        <w:tc>
          <w:tcPr>
            <w:tcW w:w="0" w:type="auto"/>
            <w:tcBorders>
              <w:top w:val="nil"/>
              <w:left w:val="nil"/>
              <w:bottom w:val="nil"/>
              <w:right w:val="nil"/>
            </w:tcBorders>
          </w:tcPr>
          <w:p w14:paraId="48DEB26D" w14:textId="5F75DFA7" w:rsidR="00C858DB" w:rsidRDefault="00C858DB" w:rsidP="00C858DB">
            <w:pPr>
              <w:pStyle w:val="BodyText"/>
              <w:spacing w:line="276" w:lineRule="auto"/>
              <w:ind w:left="180" w:right="86"/>
              <w:rPr>
                <w:sz w:val="24"/>
                <w:szCs w:val="24"/>
                <w:u w:val="single" w:color="060606"/>
              </w:rPr>
            </w:pPr>
            <w:r>
              <w:rPr>
                <w:sz w:val="24"/>
                <w:szCs w:val="24"/>
                <w:u w:val="single" w:color="060606"/>
              </w:rPr>
              <w:t>____</w:t>
            </w:r>
          </w:p>
        </w:tc>
        <w:tc>
          <w:tcPr>
            <w:tcW w:w="1421" w:type="dxa"/>
            <w:gridSpan w:val="2"/>
            <w:tcBorders>
              <w:top w:val="nil"/>
              <w:left w:val="nil"/>
              <w:bottom w:val="nil"/>
              <w:right w:val="nil"/>
            </w:tcBorders>
          </w:tcPr>
          <w:p w14:paraId="226FD432" w14:textId="4811EFDF" w:rsidR="00C858DB" w:rsidRDefault="00C858DB" w:rsidP="00C858DB">
            <w:pPr>
              <w:pStyle w:val="TableParagraph"/>
              <w:spacing w:line="270" w:lineRule="exact"/>
              <w:ind w:left="180" w:right="-165"/>
              <w:jc w:val="left"/>
              <w:rPr>
                <w:color w:val="070707"/>
                <w:sz w:val="24"/>
                <w:szCs w:val="24"/>
              </w:rPr>
            </w:pPr>
            <w:r>
              <w:rPr>
                <w:color w:val="070707"/>
                <w:sz w:val="24"/>
                <w:szCs w:val="24"/>
              </w:rPr>
              <w:t>10 points</w:t>
            </w:r>
          </w:p>
        </w:tc>
      </w:tr>
    </w:tbl>
    <w:p w14:paraId="4BDDFA4B" w14:textId="6D29CD3E" w:rsidR="00361282" w:rsidRPr="00EC0814" w:rsidRDefault="00EC0814" w:rsidP="00361282">
      <w:pPr>
        <w:pStyle w:val="NoSpacing"/>
        <w:rPr>
          <w:b/>
          <w:sz w:val="24"/>
          <w:szCs w:val="24"/>
        </w:rPr>
      </w:pP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064D27">
        <w:rPr>
          <w:b/>
          <w:sz w:val="24"/>
          <w:szCs w:val="24"/>
        </w:rPr>
        <w:tab/>
      </w:r>
      <w:r w:rsidR="00064D27">
        <w:rPr>
          <w:b/>
          <w:sz w:val="28"/>
          <w:szCs w:val="24"/>
        </w:rPr>
        <w:t>Total Points = 3</w:t>
      </w:r>
      <w:r w:rsidR="00951124">
        <w:rPr>
          <w:b/>
          <w:sz w:val="28"/>
          <w:szCs w:val="24"/>
        </w:rPr>
        <w:t>5</w:t>
      </w:r>
      <w:r w:rsidR="00064D27">
        <w:rPr>
          <w:b/>
          <w:sz w:val="28"/>
          <w:szCs w:val="24"/>
        </w:rPr>
        <w:t xml:space="preserve">0   </w:t>
      </w:r>
    </w:p>
    <w:p w14:paraId="7DC571CB" w14:textId="77777777" w:rsidR="00361282" w:rsidRDefault="00361282">
      <w:pPr>
        <w:spacing w:after="200" w:line="276" w:lineRule="auto"/>
        <w:rPr>
          <w:b/>
          <w:sz w:val="24"/>
          <w:szCs w:val="24"/>
          <w:u w:val="single"/>
        </w:rPr>
      </w:pPr>
      <w:r>
        <w:rPr>
          <w:b/>
          <w:sz w:val="24"/>
          <w:szCs w:val="24"/>
          <w:u w:val="single"/>
        </w:rPr>
        <w:br w:type="page"/>
      </w:r>
    </w:p>
    <w:p w14:paraId="7B396D9B" w14:textId="1DD7E052" w:rsidR="00064C97" w:rsidRPr="00361282" w:rsidRDefault="00064C97" w:rsidP="00361282">
      <w:pPr>
        <w:pStyle w:val="NoSpacing"/>
        <w:rPr>
          <w:b/>
          <w:u w:val="single"/>
        </w:rPr>
      </w:pPr>
      <w:r w:rsidRPr="00361282">
        <w:rPr>
          <w:b/>
          <w:u w:val="single"/>
        </w:rPr>
        <w:lastRenderedPageBreak/>
        <w:t>Suggested Solution</w:t>
      </w:r>
    </w:p>
    <w:p w14:paraId="652EC725" w14:textId="5AFB3656" w:rsidR="00064C97" w:rsidRDefault="00064C97" w:rsidP="00361282">
      <w:pPr>
        <w:pStyle w:val="NoSpacing"/>
      </w:pPr>
    </w:p>
    <w:p w14:paraId="57A8A816" w14:textId="7C4534A5" w:rsidR="00B54411" w:rsidRDefault="00B54411" w:rsidP="00361282">
      <w:pPr>
        <w:pStyle w:val="NoSpacing"/>
      </w:pPr>
    </w:p>
    <w:p w14:paraId="0601AA49" w14:textId="253007F5" w:rsidR="00B54411" w:rsidRDefault="00080C9B" w:rsidP="00361282">
      <w:pPr>
        <w:pStyle w:val="NoSpacing"/>
      </w:pPr>
      <w:r>
        <w:rPr>
          <w:noProof/>
        </w:rPr>
        <w:drawing>
          <wp:inline distT="0" distB="0" distL="0" distR="0" wp14:anchorId="3EAE0105" wp14:editId="39A6890B">
            <wp:extent cx="6126480" cy="758634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6480" cy="7586345"/>
                    </a:xfrm>
                    <a:prstGeom prst="rect">
                      <a:avLst/>
                    </a:prstGeom>
                  </pic:spPr>
                </pic:pic>
              </a:graphicData>
            </a:graphic>
          </wp:inline>
        </w:drawing>
      </w:r>
    </w:p>
    <w:p w14:paraId="269B3F94" w14:textId="7A53C1D9" w:rsidR="003D6CFD" w:rsidRDefault="003D6CFD" w:rsidP="00361282">
      <w:pPr>
        <w:pStyle w:val="NoSpacing"/>
      </w:pPr>
    </w:p>
    <w:p w14:paraId="052BED57" w14:textId="79E89B41" w:rsidR="00E214DC" w:rsidRDefault="007870AD" w:rsidP="00361282">
      <w:pPr>
        <w:pStyle w:val="NoSpacing"/>
      </w:pPr>
      <w:r>
        <w:rPr>
          <w:noProof/>
        </w:rPr>
        <w:lastRenderedPageBreak/>
        <w:drawing>
          <wp:inline distT="0" distB="0" distL="0" distR="0" wp14:anchorId="6B990984" wp14:editId="690F055C">
            <wp:extent cx="5610225" cy="8220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0225" cy="8220075"/>
                    </a:xfrm>
                    <a:prstGeom prst="rect">
                      <a:avLst/>
                    </a:prstGeom>
                  </pic:spPr>
                </pic:pic>
              </a:graphicData>
            </a:graphic>
          </wp:inline>
        </w:drawing>
      </w:r>
    </w:p>
    <w:p w14:paraId="3EDE0491" w14:textId="1906B528" w:rsidR="007870AD" w:rsidRDefault="003E372B" w:rsidP="00361282">
      <w:pPr>
        <w:pStyle w:val="NoSpacing"/>
        <w:rPr>
          <w:b/>
          <w:bCs/>
          <w:i/>
          <w:iCs/>
          <w:sz w:val="24"/>
          <w:szCs w:val="24"/>
        </w:rPr>
      </w:pPr>
      <w:r>
        <w:rPr>
          <w:noProof/>
        </w:rPr>
        <w:lastRenderedPageBreak/>
        <w:drawing>
          <wp:inline distT="0" distB="0" distL="0" distR="0" wp14:anchorId="316072B5" wp14:editId="4769C2B2">
            <wp:extent cx="6126480" cy="200215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6480" cy="2002155"/>
                    </a:xfrm>
                    <a:prstGeom prst="rect">
                      <a:avLst/>
                    </a:prstGeom>
                  </pic:spPr>
                </pic:pic>
              </a:graphicData>
            </a:graphic>
          </wp:inline>
        </w:drawing>
      </w:r>
    </w:p>
    <w:p w14:paraId="508C381A" w14:textId="74FD922F" w:rsidR="00092F45" w:rsidRPr="00C61486" w:rsidRDefault="00092F45" w:rsidP="00361282">
      <w:pPr>
        <w:pStyle w:val="NoSpacing"/>
        <w:rPr>
          <w:b/>
          <w:bCs/>
          <w:i/>
          <w:iCs/>
          <w:sz w:val="24"/>
          <w:szCs w:val="24"/>
        </w:rPr>
      </w:pPr>
      <w:r w:rsidRPr="00C61486">
        <w:rPr>
          <w:b/>
          <w:bCs/>
          <w:i/>
          <w:iCs/>
          <w:sz w:val="24"/>
          <w:szCs w:val="24"/>
        </w:rPr>
        <w:t xml:space="preserve">NOTE: There are methods below this line in the actual code. These helper methods were created in advance to assist the students in the creation of the program. </w:t>
      </w:r>
    </w:p>
    <w:p w14:paraId="12CEE3FF" w14:textId="28759487" w:rsidR="00373E4F" w:rsidRDefault="00373E4F" w:rsidP="00361282">
      <w:pPr>
        <w:pStyle w:val="NoSpacing"/>
      </w:pPr>
    </w:p>
    <w:p w14:paraId="4A807F46" w14:textId="3E9F6F08" w:rsidR="00FF342C" w:rsidRDefault="00FF342C" w:rsidP="00361282">
      <w:pPr>
        <w:pStyle w:val="NoSpacing"/>
      </w:pPr>
    </w:p>
    <w:p w14:paraId="0573599B" w14:textId="48BF2288" w:rsidR="00FF342C" w:rsidRDefault="008D4D16" w:rsidP="00361282">
      <w:pPr>
        <w:pStyle w:val="NoSpacing"/>
      </w:pPr>
      <w:r>
        <w:rPr>
          <w:noProof/>
        </w:rPr>
        <w:lastRenderedPageBreak/>
        <w:drawing>
          <wp:inline distT="0" distB="0" distL="0" distR="0" wp14:anchorId="679C8595" wp14:editId="7ABD9E96">
            <wp:extent cx="5819775" cy="7734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9775" cy="7734300"/>
                    </a:xfrm>
                    <a:prstGeom prst="rect">
                      <a:avLst/>
                    </a:prstGeom>
                  </pic:spPr>
                </pic:pic>
              </a:graphicData>
            </a:graphic>
          </wp:inline>
        </w:drawing>
      </w:r>
    </w:p>
    <w:p w14:paraId="7F800A6C" w14:textId="7D46AC02" w:rsidR="00434CF5" w:rsidRPr="00361282" w:rsidRDefault="00434CF5" w:rsidP="00361282">
      <w:pPr>
        <w:pStyle w:val="NoSpacing"/>
      </w:pPr>
    </w:p>
    <w:sectPr w:rsidR="00434CF5" w:rsidRPr="00361282" w:rsidSect="00AC0FD9">
      <w:headerReference w:type="default" r:id="rId14"/>
      <w:headerReference w:type="first" r:id="rId15"/>
      <w:pgSz w:w="12240" w:h="15840"/>
      <w:pgMar w:top="72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E06F4A" w14:textId="77777777" w:rsidR="00526EAF" w:rsidRDefault="00526EAF">
      <w:r>
        <w:separator/>
      </w:r>
    </w:p>
  </w:endnote>
  <w:endnote w:type="continuationSeparator" w:id="0">
    <w:p w14:paraId="1993F9AD" w14:textId="77777777" w:rsidR="00526EAF" w:rsidRDefault="00526EAF">
      <w:r>
        <w:continuationSeparator/>
      </w:r>
    </w:p>
  </w:endnote>
  <w:endnote w:type="continuationNotice" w:id="1">
    <w:p w14:paraId="533A70E7" w14:textId="77777777" w:rsidR="00526EAF" w:rsidRDefault="00526E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951602" w14:textId="77777777" w:rsidR="00526EAF" w:rsidRDefault="00526EAF">
      <w:r>
        <w:separator/>
      </w:r>
    </w:p>
  </w:footnote>
  <w:footnote w:type="continuationSeparator" w:id="0">
    <w:p w14:paraId="3B0B57B3" w14:textId="77777777" w:rsidR="00526EAF" w:rsidRDefault="00526EAF">
      <w:r>
        <w:continuationSeparator/>
      </w:r>
    </w:p>
  </w:footnote>
  <w:footnote w:type="continuationNotice" w:id="1">
    <w:p w14:paraId="000E23A7" w14:textId="77777777" w:rsidR="00526EAF" w:rsidRDefault="00526EA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0F9234" w14:textId="0FF1C8B6" w:rsidR="000C2EC0" w:rsidRPr="006542E9" w:rsidRDefault="000C2EC0" w:rsidP="000C2EC0">
    <w:pPr>
      <w:pStyle w:val="Header"/>
      <w:rPr>
        <w:b/>
        <w:bCs/>
      </w:rPr>
    </w:pPr>
    <w:r>
      <w:rPr>
        <w:b/>
        <w:noProof/>
      </w:rPr>
      <w:t>JAVA PROGRAMMING</w:t>
    </w:r>
    <w:r>
      <w:rPr>
        <w:b/>
        <w:bCs/>
      </w:rPr>
      <w:t xml:space="preserve"> -</w:t>
    </w:r>
    <w:r>
      <w:rPr>
        <w:b/>
        <w:bCs/>
      </w:rPr>
      <w:tab/>
    </w:r>
    <w:r>
      <w:rPr>
        <w:b/>
        <w:bCs/>
      </w:rPr>
      <w:tab/>
    </w:r>
    <w:r w:rsidRPr="006542E9">
      <w:rPr>
        <w:b/>
        <w:bCs/>
      </w:rPr>
      <w:tab/>
    </w:r>
  </w:p>
  <w:p w14:paraId="6168A669" w14:textId="0B5CB36C" w:rsidR="000C2EC0" w:rsidRPr="006542E9" w:rsidRDefault="004F63AF" w:rsidP="000C2EC0">
    <w:pPr>
      <w:rPr>
        <w:b/>
        <w:bCs/>
      </w:rPr>
    </w:pPr>
    <w:r>
      <w:rPr>
        <w:b/>
        <w:bCs/>
      </w:rPr>
      <w:t xml:space="preserve">NATIONAL </w:t>
    </w:r>
    <w:r w:rsidR="000C2EC0" w:rsidRPr="006542E9">
      <w:rPr>
        <w:b/>
        <w:bCs/>
      </w:rPr>
      <w:t>KEY</w:t>
    </w:r>
    <w:r>
      <w:rPr>
        <w:b/>
        <w:bCs/>
      </w:rPr>
      <w:t xml:space="preserve"> 2021</w:t>
    </w:r>
  </w:p>
  <w:p w14:paraId="06C4FBF7" w14:textId="0FD897EC" w:rsidR="000C2EC0" w:rsidRPr="006542E9" w:rsidRDefault="000C2EC0" w:rsidP="000C2EC0">
    <w:pPr>
      <w:rPr>
        <w:b/>
      </w:rPr>
    </w:pPr>
    <w:r w:rsidRPr="006542E9">
      <w:rPr>
        <w:b/>
        <w:bCs/>
      </w:rPr>
      <w:t xml:space="preserve">Page </w:t>
    </w:r>
    <w:r w:rsidRPr="006542E9">
      <w:rPr>
        <w:b/>
        <w:bCs/>
      </w:rPr>
      <w:fldChar w:fldCharType="begin"/>
    </w:r>
    <w:r w:rsidRPr="006542E9">
      <w:rPr>
        <w:b/>
        <w:bCs/>
      </w:rPr>
      <w:instrText xml:space="preserve"> PAGE   \* MERGEFORMAT </w:instrText>
    </w:r>
    <w:r w:rsidRPr="006542E9">
      <w:rPr>
        <w:b/>
        <w:bCs/>
      </w:rPr>
      <w:fldChar w:fldCharType="separate"/>
    </w:r>
    <w:r w:rsidR="00515A63">
      <w:rPr>
        <w:b/>
        <w:bCs/>
        <w:noProof/>
      </w:rPr>
      <w:t>3</w:t>
    </w:r>
    <w:r w:rsidRPr="006542E9">
      <w:rPr>
        <w:b/>
        <w:bCs/>
      </w:rPr>
      <w:fldChar w:fldCharType="end"/>
    </w:r>
    <w:r w:rsidRPr="006542E9">
      <w:rPr>
        <w:b/>
        <w:bCs/>
      </w:rPr>
      <w:t xml:space="preserve"> of </w:t>
    </w:r>
    <w:r w:rsidRPr="006542E9">
      <w:rPr>
        <w:b/>
      </w:rPr>
      <w:fldChar w:fldCharType="begin"/>
    </w:r>
    <w:r w:rsidRPr="006542E9">
      <w:rPr>
        <w:b/>
      </w:rPr>
      <w:instrText xml:space="preserve"> NUMPAGES  </w:instrText>
    </w:r>
    <w:r w:rsidRPr="006542E9">
      <w:rPr>
        <w:b/>
      </w:rPr>
      <w:fldChar w:fldCharType="separate"/>
    </w:r>
    <w:r w:rsidR="00515A63">
      <w:rPr>
        <w:b/>
        <w:noProof/>
      </w:rPr>
      <w:t>8</w:t>
    </w:r>
    <w:r w:rsidRPr="006542E9">
      <w:rPr>
        <w:b/>
      </w:rPr>
      <w:fldChar w:fldCharType="end"/>
    </w:r>
  </w:p>
  <w:p w14:paraId="03C49CC4" w14:textId="77777777" w:rsidR="008D7917" w:rsidRPr="00C566D5" w:rsidRDefault="008D7917" w:rsidP="00C566D5">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83030B" w14:textId="77777777" w:rsidR="00515A63" w:rsidRPr="00515A63" w:rsidRDefault="000C2EC0" w:rsidP="000C2EC0">
    <w:pPr>
      <w:pStyle w:val="Header"/>
      <w:rPr>
        <w:bCs/>
        <w:sz w:val="22"/>
      </w:rPr>
    </w:pPr>
    <w:r w:rsidRPr="00515A63">
      <w:rPr>
        <w:noProof/>
        <w:sz w:val="22"/>
      </w:rPr>
      <w:t>JAVA PROGRAMMING</w:t>
    </w:r>
    <w:r w:rsidRPr="00515A63">
      <w:rPr>
        <w:bCs/>
        <w:sz w:val="22"/>
      </w:rPr>
      <w:t xml:space="preserve"> </w:t>
    </w:r>
  </w:p>
  <w:p w14:paraId="1240FC12" w14:textId="03AC8FA6" w:rsidR="000C2EC0" w:rsidRPr="00515A63" w:rsidRDefault="000C2EC0" w:rsidP="000C2EC0">
    <w:pPr>
      <w:pStyle w:val="Header"/>
      <w:rPr>
        <w:bCs/>
        <w:sz w:val="22"/>
      </w:rPr>
    </w:pPr>
    <w:r w:rsidRPr="00515A63">
      <w:rPr>
        <w:bCs/>
        <w:sz w:val="22"/>
      </w:rPr>
      <w:t xml:space="preserve">NATIONAL </w:t>
    </w:r>
    <w:r w:rsidR="00515A63" w:rsidRPr="00515A63">
      <w:rPr>
        <w:bCs/>
        <w:sz w:val="22"/>
      </w:rPr>
      <w:t xml:space="preserve">KEY </w:t>
    </w:r>
    <w:r w:rsidRPr="00515A63">
      <w:rPr>
        <w:bCs/>
        <w:sz w:val="22"/>
      </w:rPr>
      <w:t>20</w:t>
    </w:r>
    <w:r w:rsidR="00515A63" w:rsidRPr="00515A63">
      <w:rPr>
        <w:bCs/>
        <w:sz w:val="22"/>
      </w:rPr>
      <w:t>21</w:t>
    </w:r>
    <w:r w:rsidRPr="00515A63">
      <w:rPr>
        <w:bCs/>
        <w:sz w:val="22"/>
      </w:rPr>
      <w:tab/>
    </w:r>
    <w:r w:rsidRPr="00515A63">
      <w:rPr>
        <w:bCs/>
        <w:sz w:val="22"/>
      </w:rPr>
      <w:tab/>
    </w:r>
    <w:r w:rsidRPr="00515A63">
      <w:rPr>
        <w:bCs/>
        <w:sz w:val="22"/>
      </w:rPr>
      <w:tab/>
    </w:r>
  </w:p>
  <w:p w14:paraId="0C489037" w14:textId="0714923A" w:rsidR="000C2EC0" w:rsidRPr="00515A63" w:rsidRDefault="000C2EC0" w:rsidP="000C2EC0">
    <w:pPr>
      <w:rPr>
        <w:sz w:val="22"/>
      </w:rPr>
    </w:pPr>
    <w:r w:rsidRPr="00515A63">
      <w:rPr>
        <w:bCs/>
        <w:sz w:val="22"/>
      </w:rPr>
      <w:t xml:space="preserve">Page </w:t>
    </w:r>
    <w:r w:rsidRPr="00515A63">
      <w:rPr>
        <w:bCs/>
        <w:sz w:val="22"/>
      </w:rPr>
      <w:fldChar w:fldCharType="begin"/>
    </w:r>
    <w:r w:rsidRPr="00515A63">
      <w:rPr>
        <w:bCs/>
        <w:sz w:val="22"/>
      </w:rPr>
      <w:instrText xml:space="preserve"> PAGE   \* MERGEFORMAT </w:instrText>
    </w:r>
    <w:r w:rsidRPr="00515A63">
      <w:rPr>
        <w:bCs/>
        <w:sz w:val="22"/>
      </w:rPr>
      <w:fldChar w:fldCharType="separate"/>
    </w:r>
    <w:r w:rsidR="00515A63">
      <w:rPr>
        <w:bCs/>
        <w:noProof/>
        <w:sz w:val="22"/>
      </w:rPr>
      <w:t>8</w:t>
    </w:r>
    <w:r w:rsidRPr="00515A63">
      <w:rPr>
        <w:bCs/>
        <w:sz w:val="22"/>
      </w:rPr>
      <w:fldChar w:fldCharType="end"/>
    </w:r>
    <w:r w:rsidRPr="00515A63">
      <w:rPr>
        <w:bCs/>
        <w:sz w:val="22"/>
      </w:rPr>
      <w:t xml:space="preserve"> of </w:t>
    </w:r>
    <w:r w:rsidRPr="00515A63">
      <w:rPr>
        <w:sz w:val="22"/>
      </w:rPr>
      <w:fldChar w:fldCharType="begin"/>
    </w:r>
    <w:r w:rsidRPr="00515A63">
      <w:rPr>
        <w:sz w:val="22"/>
      </w:rPr>
      <w:instrText xml:space="preserve"> NUMPAGES  </w:instrText>
    </w:r>
    <w:r w:rsidRPr="00515A63">
      <w:rPr>
        <w:sz w:val="22"/>
      </w:rPr>
      <w:fldChar w:fldCharType="separate"/>
    </w:r>
    <w:r w:rsidR="00515A63">
      <w:rPr>
        <w:noProof/>
        <w:sz w:val="22"/>
      </w:rPr>
      <w:t>8</w:t>
    </w:r>
    <w:r w:rsidRPr="00515A63">
      <w:rPr>
        <w:sz w:val="22"/>
      </w:rPr>
      <w:fldChar w:fldCharType="end"/>
    </w:r>
  </w:p>
  <w:p w14:paraId="24871C78" w14:textId="77777777" w:rsidR="00C23F75" w:rsidRPr="001962B9" w:rsidRDefault="00C23F75" w:rsidP="009507EC">
    <w:pPr>
      <w:rPr>
        <w:b/>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514C48" w14:textId="77777777" w:rsidR="00D30854" w:rsidRPr="009A1D2B" w:rsidRDefault="00D55698"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41E8592C" w14:textId="77777777" w:rsidR="00D30854" w:rsidRPr="009A1D2B" w:rsidRDefault="00D55698" w:rsidP="006838D7">
    <w:pPr>
      <w:pStyle w:val="Heading5"/>
      <w:rPr>
        <w:rFonts w:ascii="Arial" w:hAnsi="Arial"/>
        <w:sz w:val="20"/>
      </w:rPr>
    </w:pPr>
    <w:r w:rsidRPr="009A1D2B">
      <w:rPr>
        <w:rFonts w:ascii="Arial" w:hAnsi="Arial"/>
        <w:sz w:val="20"/>
      </w:rPr>
      <w:tab/>
      <w:t>Time____________</w:t>
    </w:r>
  </w:p>
  <w:p w14:paraId="09B1BFDC" w14:textId="77777777" w:rsidR="00D30854" w:rsidRDefault="00D55698"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031A0A5B" w14:textId="77777777" w:rsidR="00D30854" w:rsidRDefault="00526EAF"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043B1"/>
    <w:multiLevelType w:val="hybridMultilevel"/>
    <w:tmpl w:val="4F341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90288D"/>
    <w:multiLevelType w:val="hybridMultilevel"/>
    <w:tmpl w:val="5C70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D93737"/>
    <w:multiLevelType w:val="hybridMultilevel"/>
    <w:tmpl w:val="C060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962893"/>
    <w:multiLevelType w:val="hybridMultilevel"/>
    <w:tmpl w:val="74BE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D02F5"/>
    <w:multiLevelType w:val="hybridMultilevel"/>
    <w:tmpl w:val="54D4DF3E"/>
    <w:lvl w:ilvl="0" w:tplc="D17AB2C4">
      <w:numFmt w:val="bullet"/>
      <w:lvlText w:val="•"/>
      <w:lvlJc w:val="left"/>
      <w:pPr>
        <w:ind w:left="853" w:hanging="366"/>
      </w:pPr>
      <w:rPr>
        <w:rFonts w:ascii="Times New Roman" w:eastAsia="Times New Roman" w:hAnsi="Times New Roman" w:cs="Times New Roman" w:hint="default"/>
        <w:color w:val="080808"/>
        <w:w w:val="105"/>
        <w:sz w:val="23"/>
        <w:szCs w:val="23"/>
      </w:rPr>
    </w:lvl>
    <w:lvl w:ilvl="1" w:tplc="7FB6E252">
      <w:numFmt w:val="bullet"/>
      <w:lvlText w:val="•"/>
      <w:lvlJc w:val="left"/>
      <w:pPr>
        <w:ind w:left="1774" w:hanging="366"/>
      </w:pPr>
      <w:rPr>
        <w:rFonts w:hint="default"/>
      </w:rPr>
    </w:lvl>
    <w:lvl w:ilvl="2" w:tplc="F00800AC">
      <w:numFmt w:val="bullet"/>
      <w:lvlText w:val="•"/>
      <w:lvlJc w:val="left"/>
      <w:pPr>
        <w:ind w:left="2688" w:hanging="366"/>
      </w:pPr>
      <w:rPr>
        <w:rFonts w:hint="default"/>
      </w:rPr>
    </w:lvl>
    <w:lvl w:ilvl="3" w:tplc="16040BA2">
      <w:numFmt w:val="bullet"/>
      <w:lvlText w:val="•"/>
      <w:lvlJc w:val="left"/>
      <w:pPr>
        <w:ind w:left="3602" w:hanging="366"/>
      </w:pPr>
      <w:rPr>
        <w:rFonts w:hint="default"/>
      </w:rPr>
    </w:lvl>
    <w:lvl w:ilvl="4" w:tplc="AA1A2A0A">
      <w:numFmt w:val="bullet"/>
      <w:lvlText w:val="•"/>
      <w:lvlJc w:val="left"/>
      <w:pPr>
        <w:ind w:left="4516" w:hanging="366"/>
      </w:pPr>
      <w:rPr>
        <w:rFonts w:hint="default"/>
      </w:rPr>
    </w:lvl>
    <w:lvl w:ilvl="5" w:tplc="10EEC5F8">
      <w:numFmt w:val="bullet"/>
      <w:lvlText w:val="•"/>
      <w:lvlJc w:val="left"/>
      <w:pPr>
        <w:ind w:left="5430" w:hanging="366"/>
      </w:pPr>
      <w:rPr>
        <w:rFonts w:hint="default"/>
      </w:rPr>
    </w:lvl>
    <w:lvl w:ilvl="6" w:tplc="37E012B2">
      <w:numFmt w:val="bullet"/>
      <w:lvlText w:val="•"/>
      <w:lvlJc w:val="left"/>
      <w:pPr>
        <w:ind w:left="6344" w:hanging="366"/>
      </w:pPr>
      <w:rPr>
        <w:rFonts w:hint="default"/>
      </w:rPr>
    </w:lvl>
    <w:lvl w:ilvl="7" w:tplc="9B128848">
      <w:numFmt w:val="bullet"/>
      <w:lvlText w:val="•"/>
      <w:lvlJc w:val="left"/>
      <w:pPr>
        <w:ind w:left="7258" w:hanging="366"/>
      </w:pPr>
      <w:rPr>
        <w:rFonts w:hint="default"/>
      </w:rPr>
    </w:lvl>
    <w:lvl w:ilvl="8" w:tplc="D7740A86">
      <w:numFmt w:val="bullet"/>
      <w:lvlText w:val="•"/>
      <w:lvlJc w:val="left"/>
      <w:pPr>
        <w:ind w:left="8172" w:hanging="366"/>
      </w:pPr>
      <w:rPr>
        <w:rFonts w:hint="default"/>
      </w:rPr>
    </w:lvl>
  </w:abstractNum>
  <w:abstractNum w:abstractNumId="5" w15:restartNumberingAfterBreak="0">
    <w:nsid w:val="739F73A1"/>
    <w:multiLevelType w:val="multilevel"/>
    <w:tmpl w:val="BE5C5A96"/>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6" w15:restartNumberingAfterBreak="0">
    <w:nsid w:val="7BE85892"/>
    <w:multiLevelType w:val="hybridMultilevel"/>
    <w:tmpl w:val="31526DA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abstractNumId w:val="5"/>
  </w:num>
  <w:num w:numId="2">
    <w:abstractNumId w:val="2"/>
  </w:num>
  <w:num w:numId="3">
    <w:abstractNumId w:val="1"/>
  </w:num>
  <w:num w:numId="4">
    <w:abstractNumId w:val="4"/>
  </w:num>
  <w:num w:numId="5">
    <w:abstractNumId w:val="3"/>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6A"/>
    <w:rsid w:val="00003A24"/>
    <w:rsid w:val="000269A8"/>
    <w:rsid w:val="00035C1C"/>
    <w:rsid w:val="00036F0F"/>
    <w:rsid w:val="000526D9"/>
    <w:rsid w:val="00062A15"/>
    <w:rsid w:val="00064C97"/>
    <w:rsid w:val="00064D27"/>
    <w:rsid w:val="00080C9B"/>
    <w:rsid w:val="00081245"/>
    <w:rsid w:val="00092F45"/>
    <w:rsid w:val="00096050"/>
    <w:rsid w:val="000B0133"/>
    <w:rsid w:val="000C2981"/>
    <w:rsid w:val="000C2EC0"/>
    <w:rsid w:val="000D041E"/>
    <w:rsid w:val="000F65CE"/>
    <w:rsid w:val="000F6CE9"/>
    <w:rsid w:val="00112C25"/>
    <w:rsid w:val="001148FD"/>
    <w:rsid w:val="0011590D"/>
    <w:rsid w:val="00132985"/>
    <w:rsid w:val="00134C9B"/>
    <w:rsid w:val="00141B45"/>
    <w:rsid w:val="001446D8"/>
    <w:rsid w:val="001504F2"/>
    <w:rsid w:val="001769DE"/>
    <w:rsid w:val="00176FB8"/>
    <w:rsid w:val="0018709F"/>
    <w:rsid w:val="001A26C3"/>
    <w:rsid w:val="001A63D7"/>
    <w:rsid w:val="001A6A85"/>
    <w:rsid w:val="001B411E"/>
    <w:rsid w:val="001B4D85"/>
    <w:rsid w:val="001D490C"/>
    <w:rsid w:val="001E6EB0"/>
    <w:rsid w:val="0020498F"/>
    <w:rsid w:val="00215CB7"/>
    <w:rsid w:val="00223037"/>
    <w:rsid w:val="00230C83"/>
    <w:rsid w:val="00244671"/>
    <w:rsid w:val="00253618"/>
    <w:rsid w:val="002636B0"/>
    <w:rsid w:val="00266DF4"/>
    <w:rsid w:val="00285E17"/>
    <w:rsid w:val="00296728"/>
    <w:rsid w:val="002A0D6E"/>
    <w:rsid w:val="002B1C48"/>
    <w:rsid w:val="002D1B43"/>
    <w:rsid w:val="002F32ED"/>
    <w:rsid w:val="002F70EE"/>
    <w:rsid w:val="0030677E"/>
    <w:rsid w:val="003112C6"/>
    <w:rsid w:val="00311384"/>
    <w:rsid w:val="00314E1C"/>
    <w:rsid w:val="00323A4A"/>
    <w:rsid w:val="0032644F"/>
    <w:rsid w:val="003366AF"/>
    <w:rsid w:val="00361282"/>
    <w:rsid w:val="00373E4F"/>
    <w:rsid w:val="0038250E"/>
    <w:rsid w:val="003856EF"/>
    <w:rsid w:val="003870D0"/>
    <w:rsid w:val="00387587"/>
    <w:rsid w:val="003950DE"/>
    <w:rsid w:val="00395A4C"/>
    <w:rsid w:val="003A20D2"/>
    <w:rsid w:val="003B0686"/>
    <w:rsid w:val="003B2DE6"/>
    <w:rsid w:val="003B6BC0"/>
    <w:rsid w:val="003D1354"/>
    <w:rsid w:val="003D2C69"/>
    <w:rsid w:val="003D37B4"/>
    <w:rsid w:val="003D6CFD"/>
    <w:rsid w:val="003E223C"/>
    <w:rsid w:val="003E372B"/>
    <w:rsid w:val="003F477A"/>
    <w:rsid w:val="00400910"/>
    <w:rsid w:val="00403A73"/>
    <w:rsid w:val="00405ADE"/>
    <w:rsid w:val="00412A8F"/>
    <w:rsid w:val="00426984"/>
    <w:rsid w:val="00434CF5"/>
    <w:rsid w:val="004443DE"/>
    <w:rsid w:val="00452A9C"/>
    <w:rsid w:val="00452E7C"/>
    <w:rsid w:val="004543EE"/>
    <w:rsid w:val="00461923"/>
    <w:rsid w:val="00461BB6"/>
    <w:rsid w:val="00470671"/>
    <w:rsid w:val="004A0F43"/>
    <w:rsid w:val="004B1C17"/>
    <w:rsid w:val="004B50C4"/>
    <w:rsid w:val="004C6A13"/>
    <w:rsid w:val="004D415F"/>
    <w:rsid w:val="004D6736"/>
    <w:rsid w:val="004E0F30"/>
    <w:rsid w:val="004E375D"/>
    <w:rsid w:val="004F63AF"/>
    <w:rsid w:val="00515A63"/>
    <w:rsid w:val="00515FB1"/>
    <w:rsid w:val="00526EAF"/>
    <w:rsid w:val="00544F6A"/>
    <w:rsid w:val="00546B89"/>
    <w:rsid w:val="00550C27"/>
    <w:rsid w:val="00551641"/>
    <w:rsid w:val="005536FA"/>
    <w:rsid w:val="00556478"/>
    <w:rsid w:val="00572551"/>
    <w:rsid w:val="00585EF6"/>
    <w:rsid w:val="005902DF"/>
    <w:rsid w:val="00597D1B"/>
    <w:rsid w:val="005A258C"/>
    <w:rsid w:val="005A25A6"/>
    <w:rsid w:val="005A45EB"/>
    <w:rsid w:val="005A4A02"/>
    <w:rsid w:val="005B3CA0"/>
    <w:rsid w:val="005C3ACC"/>
    <w:rsid w:val="005C4F2B"/>
    <w:rsid w:val="005D2C99"/>
    <w:rsid w:val="005E5F46"/>
    <w:rsid w:val="006000A5"/>
    <w:rsid w:val="0060780F"/>
    <w:rsid w:val="00612D00"/>
    <w:rsid w:val="00623975"/>
    <w:rsid w:val="00632C17"/>
    <w:rsid w:val="0063339C"/>
    <w:rsid w:val="00640D9E"/>
    <w:rsid w:val="0064341E"/>
    <w:rsid w:val="00665B75"/>
    <w:rsid w:val="0067024B"/>
    <w:rsid w:val="00673EA6"/>
    <w:rsid w:val="00693D05"/>
    <w:rsid w:val="006970FF"/>
    <w:rsid w:val="006A2703"/>
    <w:rsid w:val="006A2C8B"/>
    <w:rsid w:val="006B6DC0"/>
    <w:rsid w:val="006D6863"/>
    <w:rsid w:val="006D7236"/>
    <w:rsid w:val="006E4B2B"/>
    <w:rsid w:val="006E6732"/>
    <w:rsid w:val="006F74AB"/>
    <w:rsid w:val="00702F38"/>
    <w:rsid w:val="0072654A"/>
    <w:rsid w:val="00736A1A"/>
    <w:rsid w:val="00737030"/>
    <w:rsid w:val="00755F60"/>
    <w:rsid w:val="00757B6A"/>
    <w:rsid w:val="007631ED"/>
    <w:rsid w:val="00767D13"/>
    <w:rsid w:val="00771613"/>
    <w:rsid w:val="00774DCD"/>
    <w:rsid w:val="007866A9"/>
    <w:rsid w:val="007870AD"/>
    <w:rsid w:val="00787D07"/>
    <w:rsid w:val="00790594"/>
    <w:rsid w:val="00795192"/>
    <w:rsid w:val="007A3048"/>
    <w:rsid w:val="007B1548"/>
    <w:rsid w:val="007D6AE7"/>
    <w:rsid w:val="007F3EA3"/>
    <w:rsid w:val="007F5246"/>
    <w:rsid w:val="00800680"/>
    <w:rsid w:val="00856AB5"/>
    <w:rsid w:val="00870E9C"/>
    <w:rsid w:val="00876F49"/>
    <w:rsid w:val="0089235A"/>
    <w:rsid w:val="008A1134"/>
    <w:rsid w:val="008B4E0C"/>
    <w:rsid w:val="008B5F14"/>
    <w:rsid w:val="008D4D16"/>
    <w:rsid w:val="008D7917"/>
    <w:rsid w:val="008F067B"/>
    <w:rsid w:val="00901064"/>
    <w:rsid w:val="009072ED"/>
    <w:rsid w:val="0091017E"/>
    <w:rsid w:val="00926812"/>
    <w:rsid w:val="00930AF1"/>
    <w:rsid w:val="009357B0"/>
    <w:rsid w:val="009370D9"/>
    <w:rsid w:val="00942ED9"/>
    <w:rsid w:val="00951124"/>
    <w:rsid w:val="0096241A"/>
    <w:rsid w:val="0096760D"/>
    <w:rsid w:val="009768FB"/>
    <w:rsid w:val="009933BD"/>
    <w:rsid w:val="009A129C"/>
    <w:rsid w:val="009A2AF2"/>
    <w:rsid w:val="009A738E"/>
    <w:rsid w:val="009B566C"/>
    <w:rsid w:val="009C380C"/>
    <w:rsid w:val="00A137DE"/>
    <w:rsid w:val="00A14A6A"/>
    <w:rsid w:val="00A14C27"/>
    <w:rsid w:val="00A17095"/>
    <w:rsid w:val="00A359A6"/>
    <w:rsid w:val="00A35E05"/>
    <w:rsid w:val="00A3601D"/>
    <w:rsid w:val="00A37189"/>
    <w:rsid w:val="00A37D06"/>
    <w:rsid w:val="00A53BC2"/>
    <w:rsid w:val="00A5429F"/>
    <w:rsid w:val="00A60ADC"/>
    <w:rsid w:val="00A74C89"/>
    <w:rsid w:val="00A82FCF"/>
    <w:rsid w:val="00AB57FC"/>
    <w:rsid w:val="00AB73BC"/>
    <w:rsid w:val="00AC0FD9"/>
    <w:rsid w:val="00AC1C9A"/>
    <w:rsid w:val="00AF446A"/>
    <w:rsid w:val="00B06A18"/>
    <w:rsid w:val="00B175B4"/>
    <w:rsid w:val="00B20A98"/>
    <w:rsid w:val="00B352BB"/>
    <w:rsid w:val="00B36260"/>
    <w:rsid w:val="00B536C4"/>
    <w:rsid w:val="00B54411"/>
    <w:rsid w:val="00B61490"/>
    <w:rsid w:val="00B75817"/>
    <w:rsid w:val="00B85C60"/>
    <w:rsid w:val="00B90738"/>
    <w:rsid w:val="00BA36FA"/>
    <w:rsid w:val="00BA3E14"/>
    <w:rsid w:val="00BB5BC5"/>
    <w:rsid w:val="00BC3102"/>
    <w:rsid w:val="00BF0C0D"/>
    <w:rsid w:val="00C11A64"/>
    <w:rsid w:val="00C15E62"/>
    <w:rsid w:val="00C16959"/>
    <w:rsid w:val="00C23F75"/>
    <w:rsid w:val="00C3394B"/>
    <w:rsid w:val="00C360FC"/>
    <w:rsid w:val="00C5177D"/>
    <w:rsid w:val="00C5651E"/>
    <w:rsid w:val="00C569F9"/>
    <w:rsid w:val="00C61486"/>
    <w:rsid w:val="00C64170"/>
    <w:rsid w:val="00C70DCF"/>
    <w:rsid w:val="00C73829"/>
    <w:rsid w:val="00C81C5C"/>
    <w:rsid w:val="00C84918"/>
    <w:rsid w:val="00C858DB"/>
    <w:rsid w:val="00C86E00"/>
    <w:rsid w:val="00CA0412"/>
    <w:rsid w:val="00CA2B5B"/>
    <w:rsid w:val="00CB4267"/>
    <w:rsid w:val="00CB6146"/>
    <w:rsid w:val="00CB69AE"/>
    <w:rsid w:val="00CB6FF7"/>
    <w:rsid w:val="00CC227D"/>
    <w:rsid w:val="00CC58A8"/>
    <w:rsid w:val="00CE09CC"/>
    <w:rsid w:val="00CE5FA3"/>
    <w:rsid w:val="00CF07A5"/>
    <w:rsid w:val="00CF7FA7"/>
    <w:rsid w:val="00D12E67"/>
    <w:rsid w:val="00D53F1E"/>
    <w:rsid w:val="00D55698"/>
    <w:rsid w:val="00D6314A"/>
    <w:rsid w:val="00D703E8"/>
    <w:rsid w:val="00D8343E"/>
    <w:rsid w:val="00D85266"/>
    <w:rsid w:val="00D950C5"/>
    <w:rsid w:val="00D975A8"/>
    <w:rsid w:val="00DB35B6"/>
    <w:rsid w:val="00DB5343"/>
    <w:rsid w:val="00DC4A50"/>
    <w:rsid w:val="00DC6B79"/>
    <w:rsid w:val="00DD1BAB"/>
    <w:rsid w:val="00DD7413"/>
    <w:rsid w:val="00DE2190"/>
    <w:rsid w:val="00DF7A1F"/>
    <w:rsid w:val="00E00E64"/>
    <w:rsid w:val="00E02C6E"/>
    <w:rsid w:val="00E069E6"/>
    <w:rsid w:val="00E10E94"/>
    <w:rsid w:val="00E214DC"/>
    <w:rsid w:val="00E4087B"/>
    <w:rsid w:val="00E40A51"/>
    <w:rsid w:val="00E431E7"/>
    <w:rsid w:val="00E4323C"/>
    <w:rsid w:val="00E47D48"/>
    <w:rsid w:val="00E579DA"/>
    <w:rsid w:val="00E63E0A"/>
    <w:rsid w:val="00E7412B"/>
    <w:rsid w:val="00E7414F"/>
    <w:rsid w:val="00E83820"/>
    <w:rsid w:val="00EB442B"/>
    <w:rsid w:val="00EB6939"/>
    <w:rsid w:val="00EC0814"/>
    <w:rsid w:val="00EC728B"/>
    <w:rsid w:val="00ED5A40"/>
    <w:rsid w:val="00EF5301"/>
    <w:rsid w:val="00EF6372"/>
    <w:rsid w:val="00EF6BA9"/>
    <w:rsid w:val="00EF7D4B"/>
    <w:rsid w:val="00F026C5"/>
    <w:rsid w:val="00F05AC1"/>
    <w:rsid w:val="00F14161"/>
    <w:rsid w:val="00F22803"/>
    <w:rsid w:val="00F47363"/>
    <w:rsid w:val="00F57F37"/>
    <w:rsid w:val="00F60476"/>
    <w:rsid w:val="00F62C83"/>
    <w:rsid w:val="00F73696"/>
    <w:rsid w:val="00F83638"/>
    <w:rsid w:val="00F94C08"/>
    <w:rsid w:val="00FA737F"/>
    <w:rsid w:val="00FB69DE"/>
    <w:rsid w:val="00FC2CB0"/>
    <w:rsid w:val="00FC3087"/>
    <w:rsid w:val="00FD679A"/>
    <w:rsid w:val="00FE68E3"/>
    <w:rsid w:val="00FF342C"/>
    <w:rsid w:val="00FF362B"/>
    <w:rsid w:val="00FF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07CBE"/>
  <w15:docId w15:val="{7B45EDDD-C5CA-4DF7-A6DD-1B54F7D87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69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55698"/>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D55698"/>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98"/>
    <w:rPr>
      <w:rFonts w:ascii="Cambria" w:eastAsia="Times New Roman" w:hAnsi="Cambria" w:cs="Times New Roman"/>
      <w:b/>
      <w:bCs/>
      <w:color w:val="365F91"/>
      <w:sz w:val="28"/>
      <w:szCs w:val="28"/>
    </w:rPr>
  </w:style>
  <w:style w:type="character" w:customStyle="1" w:styleId="Heading5Char">
    <w:name w:val="Heading 5 Char"/>
    <w:basedOn w:val="DefaultParagraphFont"/>
    <w:link w:val="Heading5"/>
    <w:rsid w:val="00D55698"/>
    <w:rPr>
      <w:rFonts w:ascii="Times New Roman" w:eastAsia="Times New Roman" w:hAnsi="Times New Roman" w:cs="Times New Roman"/>
      <w:sz w:val="24"/>
      <w:szCs w:val="20"/>
    </w:rPr>
  </w:style>
  <w:style w:type="paragraph" w:styleId="BodyText2">
    <w:name w:val="Body Text 2"/>
    <w:basedOn w:val="Normal"/>
    <w:link w:val="BodyText2Char"/>
    <w:rsid w:val="00D55698"/>
    <w:pPr>
      <w:widowControl w:val="0"/>
      <w:tabs>
        <w:tab w:val="center" w:pos="4725"/>
      </w:tabs>
      <w:jc w:val="center"/>
    </w:pPr>
    <w:rPr>
      <w:b/>
      <w:snapToGrid w:val="0"/>
      <w:sz w:val="56"/>
    </w:rPr>
  </w:style>
  <w:style w:type="character" w:customStyle="1" w:styleId="BodyText2Char">
    <w:name w:val="Body Text 2 Char"/>
    <w:basedOn w:val="DefaultParagraphFont"/>
    <w:link w:val="BodyText2"/>
    <w:rsid w:val="00D55698"/>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D55698"/>
    <w:pPr>
      <w:tabs>
        <w:tab w:val="center" w:pos="4320"/>
        <w:tab w:val="right" w:pos="8640"/>
      </w:tabs>
    </w:pPr>
  </w:style>
  <w:style w:type="character" w:customStyle="1" w:styleId="HeaderChar">
    <w:name w:val="Header Char"/>
    <w:basedOn w:val="DefaultParagraphFont"/>
    <w:link w:val="Header"/>
    <w:uiPriority w:val="99"/>
    <w:rsid w:val="00D55698"/>
    <w:rPr>
      <w:rFonts w:ascii="Times New Roman" w:eastAsia="Times New Roman" w:hAnsi="Times New Roman" w:cs="Times New Roman"/>
      <w:sz w:val="20"/>
      <w:szCs w:val="20"/>
    </w:rPr>
  </w:style>
  <w:style w:type="paragraph" w:styleId="ListParagraph">
    <w:name w:val="List Paragraph"/>
    <w:basedOn w:val="Normal"/>
    <w:uiPriority w:val="1"/>
    <w:qFormat/>
    <w:rsid w:val="00D55698"/>
    <w:pPr>
      <w:spacing w:after="200" w:line="276" w:lineRule="auto"/>
      <w:ind w:left="720"/>
      <w:contextualSpacing/>
    </w:pPr>
    <w:rPr>
      <w:rFonts w:asciiTheme="minorHAnsi" w:eastAsiaTheme="minorHAnsi" w:hAnsiTheme="minorHAnsi" w:cstheme="minorBidi"/>
      <w:sz w:val="22"/>
      <w:szCs w:val="22"/>
    </w:rPr>
  </w:style>
  <w:style w:type="paragraph" w:styleId="Footer">
    <w:name w:val="footer"/>
    <w:basedOn w:val="Normal"/>
    <w:link w:val="FooterChar"/>
    <w:uiPriority w:val="99"/>
    <w:unhideWhenUsed/>
    <w:rsid w:val="008B5F14"/>
    <w:pPr>
      <w:tabs>
        <w:tab w:val="center" w:pos="4680"/>
        <w:tab w:val="right" w:pos="9360"/>
      </w:tabs>
    </w:pPr>
  </w:style>
  <w:style w:type="character" w:customStyle="1" w:styleId="FooterChar">
    <w:name w:val="Footer Char"/>
    <w:basedOn w:val="DefaultParagraphFont"/>
    <w:link w:val="Footer"/>
    <w:uiPriority w:val="99"/>
    <w:rsid w:val="008B5F1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902DF"/>
    <w:rPr>
      <w:rFonts w:ascii="Tahoma" w:hAnsi="Tahoma" w:cs="Tahoma"/>
      <w:sz w:val="16"/>
      <w:szCs w:val="16"/>
    </w:rPr>
  </w:style>
  <w:style w:type="character" w:customStyle="1" w:styleId="BalloonTextChar">
    <w:name w:val="Balloon Text Char"/>
    <w:basedOn w:val="DefaultParagraphFont"/>
    <w:link w:val="BalloonText"/>
    <w:uiPriority w:val="99"/>
    <w:semiHidden/>
    <w:rsid w:val="005902DF"/>
    <w:rPr>
      <w:rFonts w:ascii="Tahoma" w:eastAsia="Times New Roman" w:hAnsi="Tahoma" w:cs="Tahoma"/>
      <w:sz w:val="16"/>
      <w:szCs w:val="16"/>
    </w:rPr>
  </w:style>
  <w:style w:type="paragraph" w:customStyle="1" w:styleId="NormalText">
    <w:name w:val="Normal Text"/>
    <w:rsid w:val="00D703E8"/>
    <w:pPr>
      <w:widowControl w:val="0"/>
      <w:autoSpaceDE w:val="0"/>
      <w:autoSpaceDN w:val="0"/>
      <w:adjustRightInd w:val="0"/>
      <w:spacing w:after="0" w:line="240" w:lineRule="auto"/>
    </w:pPr>
    <w:rPr>
      <w:rFonts w:ascii="Palatino Linotype" w:eastAsiaTheme="minorEastAsia" w:hAnsi="Palatino Linotype" w:cs="Palatino Linotype"/>
      <w:color w:val="000000"/>
      <w:sz w:val="20"/>
      <w:szCs w:val="20"/>
    </w:rPr>
  </w:style>
  <w:style w:type="character" w:styleId="CommentReference">
    <w:name w:val="annotation reference"/>
    <w:basedOn w:val="DefaultParagraphFont"/>
    <w:uiPriority w:val="99"/>
    <w:semiHidden/>
    <w:unhideWhenUsed/>
    <w:rsid w:val="003D2C69"/>
    <w:rPr>
      <w:sz w:val="16"/>
      <w:szCs w:val="16"/>
    </w:rPr>
  </w:style>
  <w:style w:type="paragraph" w:styleId="CommentText">
    <w:name w:val="annotation text"/>
    <w:basedOn w:val="Normal"/>
    <w:link w:val="CommentTextChar"/>
    <w:uiPriority w:val="99"/>
    <w:semiHidden/>
    <w:unhideWhenUsed/>
    <w:rsid w:val="003D2C69"/>
  </w:style>
  <w:style w:type="character" w:customStyle="1" w:styleId="CommentTextChar">
    <w:name w:val="Comment Text Char"/>
    <w:basedOn w:val="DefaultParagraphFont"/>
    <w:link w:val="CommentText"/>
    <w:uiPriority w:val="99"/>
    <w:semiHidden/>
    <w:rsid w:val="003D2C6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D2C69"/>
    <w:rPr>
      <w:b/>
      <w:bCs/>
    </w:rPr>
  </w:style>
  <w:style w:type="character" w:customStyle="1" w:styleId="CommentSubjectChar">
    <w:name w:val="Comment Subject Char"/>
    <w:basedOn w:val="CommentTextChar"/>
    <w:link w:val="CommentSubject"/>
    <w:uiPriority w:val="99"/>
    <w:semiHidden/>
    <w:rsid w:val="003D2C69"/>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064C97"/>
    <w:pPr>
      <w:spacing w:after="120"/>
    </w:pPr>
  </w:style>
  <w:style w:type="character" w:customStyle="1" w:styleId="BodyTextChar">
    <w:name w:val="Body Text Char"/>
    <w:basedOn w:val="DefaultParagraphFont"/>
    <w:link w:val="BodyText"/>
    <w:uiPriority w:val="99"/>
    <w:rsid w:val="00064C97"/>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064C97"/>
    <w:pPr>
      <w:widowControl w:val="0"/>
      <w:autoSpaceDE w:val="0"/>
      <w:autoSpaceDN w:val="0"/>
      <w:jc w:val="right"/>
    </w:pPr>
    <w:rPr>
      <w:sz w:val="22"/>
      <w:szCs w:val="22"/>
    </w:rPr>
  </w:style>
  <w:style w:type="paragraph" w:styleId="NoSpacing">
    <w:name w:val="No Spacing"/>
    <w:uiPriority w:val="1"/>
    <w:qFormat/>
    <w:rsid w:val="00064C97"/>
    <w:pPr>
      <w:widowControl w:val="0"/>
      <w:autoSpaceDE w:val="0"/>
      <w:autoSpaceDN w:val="0"/>
      <w:spacing w:after="0" w:line="240" w:lineRule="auto"/>
    </w:pPr>
    <w:rPr>
      <w:rFonts w:ascii="Times New Roman" w:eastAsia="Times New Roman" w:hAnsi="Times New Roman" w:cs="Times New Roman"/>
    </w:rPr>
  </w:style>
  <w:style w:type="paragraph" w:styleId="PlainText">
    <w:name w:val="Plain Text"/>
    <w:basedOn w:val="Normal"/>
    <w:link w:val="PlainTextChar"/>
    <w:rsid w:val="002A0D6E"/>
    <w:rPr>
      <w:rFonts w:ascii="Courier" w:eastAsia="Times" w:hAnsi="Courier"/>
      <w:sz w:val="24"/>
    </w:rPr>
  </w:style>
  <w:style w:type="character" w:customStyle="1" w:styleId="PlainTextChar">
    <w:name w:val="Plain Text Char"/>
    <w:basedOn w:val="DefaultParagraphFont"/>
    <w:link w:val="PlainText"/>
    <w:rsid w:val="002A0D6E"/>
    <w:rPr>
      <w:rFonts w:ascii="Courier" w:eastAsia="Times" w:hAnsi="Courier"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77667">
      <w:bodyDiv w:val="1"/>
      <w:marLeft w:val="0"/>
      <w:marRight w:val="0"/>
      <w:marTop w:val="0"/>
      <w:marBottom w:val="0"/>
      <w:divBdr>
        <w:top w:val="none" w:sz="0" w:space="0" w:color="auto"/>
        <w:left w:val="none" w:sz="0" w:space="0" w:color="auto"/>
        <w:bottom w:val="none" w:sz="0" w:space="0" w:color="auto"/>
        <w:right w:val="none" w:sz="0" w:space="0" w:color="auto"/>
      </w:divBdr>
    </w:div>
    <w:div w:id="293340027">
      <w:bodyDiv w:val="1"/>
      <w:marLeft w:val="0"/>
      <w:marRight w:val="0"/>
      <w:marTop w:val="0"/>
      <w:marBottom w:val="0"/>
      <w:divBdr>
        <w:top w:val="none" w:sz="0" w:space="0" w:color="auto"/>
        <w:left w:val="none" w:sz="0" w:space="0" w:color="auto"/>
        <w:bottom w:val="none" w:sz="0" w:space="0" w:color="auto"/>
        <w:right w:val="none" w:sz="0" w:space="0" w:color="auto"/>
      </w:divBdr>
    </w:div>
    <w:div w:id="705646370">
      <w:bodyDiv w:val="1"/>
      <w:marLeft w:val="0"/>
      <w:marRight w:val="0"/>
      <w:marTop w:val="0"/>
      <w:marBottom w:val="0"/>
      <w:divBdr>
        <w:top w:val="none" w:sz="0" w:space="0" w:color="auto"/>
        <w:left w:val="none" w:sz="0" w:space="0" w:color="auto"/>
        <w:bottom w:val="none" w:sz="0" w:space="0" w:color="auto"/>
        <w:right w:val="none" w:sz="0" w:space="0" w:color="auto"/>
      </w:divBdr>
    </w:div>
    <w:div w:id="723992176">
      <w:bodyDiv w:val="1"/>
      <w:marLeft w:val="0"/>
      <w:marRight w:val="0"/>
      <w:marTop w:val="0"/>
      <w:marBottom w:val="0"/>
      <w:divBdr>
        <w:top w:val="none" w:sz="0" w:space="0" w:color="auto"/>
        <w:left w:val="none" w:sz="0" w:space="0" w:color="auto"/>
        <w:bottom w:val="none" w:sz="0" w:space="0" w:color="auto"/>
        <w:right w:val="none" w:sz="0" w:space="0" w:color="auto"/>
      </w:divBdr>
    </w:div>
    <w:div w:id="901407331">
      <w:bodyDiv w:val="1"/>
      <w:marLeft w:val="0"/>
      <w:marRight w:val="0"/>
      <w:marTop w:val="0"/>
      <w:marBottom w:val="0"/>
      <w:divBdr>
        <w:top w:val="none" w:sz="0" w:space="0" w:color="auto"/>
        <w:left w:val="none" w:sz="0" w:space="0" w:color="auto"/>
        <w:bottom w:val="none" w:sz="0" w:space="0" w:color="auto"/>
        <w:right w:val="none" w:sz="0" w:space="0" w:color="auto"/>
      </w:divBdr>
    </w:div>
    <w:div w:id="149896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Diebold, Incorporated</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jwillig</dc:creator>
  <cp:lastModifiedBy>Amber McNew</cp:lastModifiedBy>
  <cp:revision>2</cp:revision>
  <cp:lastPrinted>2016-02-25T15:06:00Z</cp:lastPrinted>
  <dcterms:created xsi:type="dcterms:W3CDTF">2021-02-22T20:52:00Z</dcterms:created>
  <dcterms:modified xsi:type="dcterms:W3CDTF">2021-02-22T20:52:00Z</dcterms:modified>
</cp:coreProperties>
</file>