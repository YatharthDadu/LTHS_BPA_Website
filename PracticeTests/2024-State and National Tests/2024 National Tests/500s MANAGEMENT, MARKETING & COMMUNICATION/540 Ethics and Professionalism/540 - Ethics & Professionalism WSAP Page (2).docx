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p w:rsidR="002C00B6" w:rsidRDefault="002775E3" w14:paraId="4912955F" w14:textId="77777777">
      <w:pPr>
        <w:pStyle w:val="Heading1"/>
      </w:pPr>
      <w:r>
        <w:rPr>
          <w:u w:val="thick"/>
        </w:rPr>
        <w:t>(540)</w:t>
      </w:r>
      <w:r>
        <w:rPr>
          <w:spacing w:val="-4"/>
          <w:u w:val="thick"/>
        </w:rPr>
        <w:t xml:space="preserve"> </w:t>
      </w:r>
      <w:r>
        <w:rPr>
          <w:u w:val="thick"/>
        </w:rPr>
        <w:t>Ethics</w:t>
      </w:r>
      <w:r>
        <w:rPr>
          <w:spacing w:val="-8"/>
          <w:u w:val="thick"/>
        </w:rPr>
        <w:t xml:space="preserve"> </w:t>
      </w:r>
      <w:r>
        <w:rPr>
          <w:u w:val="thick"/>
        </w:rPr>
        <w:t>&amp;</w:t>
      </w:r>
      <w:r>
        <w:rPr>
          <w:spacing w:val="-3"/>
          <w:u w:val="thick"/>
        </w:rPr>
        <w:t xml:space="preserve"> </w:t>
      </w:r>
      <w:r>
        <w:rPr>
          <w:u w:val="thick"/>
        </w:rPr>
        <w:t>Professionalism</w:t>
      </w:r>
      <w:r>
        <w:rPr>
          <w:spacing w:val="-5"/>
          <w:u w:val="thick"/>
        </w:rPr>
        <w:t xml:space="preserve"> </w:t>
      </w:r>
      <w:r>
        <w:rPr>
          <w:u w:val="thick"/>
        </w:rPr>
        <w:t>(S</w:t>
      </w:r>
      <w:r>
        <w:rPr>
          <w:spacing w:val="-5"/>
          <w:u w:val="thick"/>
        </w:rPr>
        <w:t xml:space="preserve"> </w:t>
      </w:r>
      <w:r>
        <w:rPr>
          <w:u w:val="thick"/>
        </w:rPr>
        <w:t>|</w:t>
      </w:r>
      <w:r>
        <w:rPr>
          <w:spacing w:val="-1"/>
          <w:u w:val="thick"/>
        </w:rPr>
        <w:t xml:space="preserve"> </w:t>
      </w:r>
      <w:r>
        <w:rPr>
          <w:spacing w:val="-5"/>
          <w:u w:val="thick"/>
        </w:rPr>
        <w:t>PS)</w:t>
      </w:r>
    </w:p>
    <w:p w:rsidR="002C00B6" w:rsidRDefault="002775E3" w14:paraId="68F93A92" w14:textId="77777777">
      <w:pPr>
        <w:pStyle w:val="Heading2"/>
        <w:spacing w:before="139" w:line="252" w:lineRule="exact"/>
      </w:pPr>
      <w:r>
        <w:rPr>
          <w:spacing w:val="-2"/>
        </w:rPr>
        <w:t>Description</w:t>
      </w:r>
    </w:p>
    <w:p w:rsidR="002C00B6" w:rsidRDefault="002775E3" w14:paraId="3C48E3CF" w14:textId="77777777">
      <w:pPr>
        <w:pStyle w:val="BodyText"/>
        <w:spacing w:before="0" w:line="252" w:lineRule="exact"/>
        <w:ind w:left="560"/>
      </w:pPr>
      <w:r>
        <w:t>Explore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ethical</w:t>
      </w:r>
      <w:r>
        <w:rPr>
          <w:spacing w:val="-4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aspects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today.</w:t>
      </w:r>
    </w:p>
    <w:p w:rsidR="002C00B6" w:rsidRDefault="002C00B6" w14:paraId="53583DD6" w14:textId="77777777">
      <w:pPr>
        <w:pStyle w:val="BodyText"/>
        <w:rPr>
          <w:sz w:val="21"/>
        </w:rPr>
      </w:pPr>
    </w:p>
    <w:p w:rsidR="002C00B6" w:rsidRDefault="002775E3" w14:paraId="7B491913" w14:textId="77777777">
      <w:pPr>
        <w:pStyle w:val="Heading2"/>
      </w:pPr>
      <w:r>
        <w:rPr>
          <w:spacing w:val="-2"/>
        </w:rPr>
        <w:t>Eligibility</w:t>
      </w:r>
    </w:p>
    <w:p w:rsidR="002C00B6" w:rsidRDefault="002775E3" w14:paraId="3E53E20B" w14:textId="77777777">
      <w:pPr>
        <w:pStyle w:val="BodyText"/>
        <w:spacing w:before="3"/>
        <w:ind w:left="560"/>
      </w:pPr>
      <w:r>
        <w:t>Any</w:t>
      </w:r>
      <w:r>
        <w:rPr>
          <w:spacing w:val="-3"/>
        </w:rPr>
        <w:t xml:space="preserve"> </w:t>
      </w:r>
      <w:r>
        <w:t>Secondary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Post-secondary</w:t>
      </w:r>
      <w:r>
        <w:rPr>
          <w:spacing w:val="-2"/>
        </w:rPr>
        <w:t xml:space="preserve"> </w:t>
      </w:r>
      <w:r>
        <w:t>division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event.</w:t>
      </w:r>
    </w:p>
    <w:p w:rsidR="002C00B6" w:rsidRDefault="002C00B6" w14:paraId="33138874" w14:textId="77777777">
      <w:pPr>
        <w:pStyle w:val="BodyText"/>
        <w:rPr>
          <w:sz w:val="21"/>
        </w:rPr>
      </w:pPr>
    </w:p>
    <w:p w:rsidR="002C00B6" w:rsidRDefault="002775E3" w14:paraId="0F66966C" w14:textId="77777777">
      <w:pPr>
        <w:pStyle w:val="Heading2"/>
      </w:pPr>
      <w:r>
        <w:t>Member</w:t>
      </w:r>
      <w:r>
        <w:rPr>
          <w:spacing w:val="-1"/>
        </w:rPr>
        <w:t xml:space="preserve"> </w:t>
      </w:r>
      <w:r>
        <w:t>must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supply</w:t>
      </w:r>
      <w:proofErr w:type="gramEnd"/>
    </w:p>
    <w:p w:rsidR="002C00B6" w:rsidRDefault="002775E3" w14:paraId="6DA55D43" w14:textId="77777777">
      <w:pPr>
        <w:pStyle w:val="BodyText"/>
        <w:spacing w:before="2"/>
        <w:ind w:left="560"/>
      </w:pPr>
      <w:r>
        <w:t>Sharpened</w:t>
      </w:r>
      <w:r>
        <w:rPr>
          <w:spacing w:val="-7"/>
        </w:rPr>
        <w:t xml:space="preserve"> </w:t>
      </w:r>
      <w:r>
        <w:t>No. 2 pencils,</w:t>
      </w:r>
      <w:r>
        <w:rPr>
          <w:spacing w:val="-1"/>
        </w:rPr>
        <w:t xml:space="preserve"> </w:t>
      </w:r>
      <w:r>
        <w:rPr>
          <w:spacing w:val="-4"/>
        </w:rPr>
        <w:t>pens</w:t>
      </w:r>
    </w:p>
    <w:p w:rsidR="002C00B6" w:rsidRDefault="00D43930" w14:paraId="7BF7BDBC" w14:textId="77777777">
      <w:pPr>
        <w:pStyle w:val="BodyText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59111D8" wp14:editId="09666EFA">
                <wp:simplePos x="0" y="0"/>
                <wp:positionH relativeFrom="page">
                  <wp:posOffset>857885</wp:posOffset>
                </wp:positionH>
                <wp:positionV relativeFrom="paragraph">
                  <wp:posOffset>170180</wp:posOffset>
                </wp:positionV>
                <wp:extent cx="6654800" cy="581025"/>
                <wp:effectExtent l="0" t="0" r="0" b="0"/>
                <wp:wrapTopAndBottom/>
                <wp:docPr id="4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0" cy="5810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C00B6" w:rsidRDefault="002775E3" w14:paraId="3491C936" w14:textId="77777777">
                            <w:pPr>
                              <w:spacing w:before="79"/>
                              <w:ind w:left="95" w:right="323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equipment,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supplies, or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materials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other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than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those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specified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an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be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allowed</w:t>
                            </w:r>
                            <w:r>
                              <w:rPr>
                                <w:b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testing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area. No previous Business Professionals of America tests and/or sample tests or facsimiles thereof (handwritten, photocopied, or keyed) may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be taken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into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the testing area.</w:t>
                            </w:r>
                            <w:r>
                              <w:rPr>
                                <w:b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Violation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this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rule will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result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disqualification</w:t>
                            </w:r>
                            <w:r>
                              <w:rPr>
                                <w:b/>
                                <w:sz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D2A572A">
              <v:shapetype id="_x0000_t202" coordsize="21600,21600" o:spt="202" path="m,l,21600r21600,l21600,xe" w14:anchorId="659111D8">
                <v:stroke joinstyle="miter"/>
                <v:path gradientshapeok="t" o:connecttype="rect"/>
              </v:shapetype>
              <v:shape id="docshape4" style="position:absolute;margin-left:67.55pt;margin-top:13.4pt;width:524pt;height:45.7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1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4EDTEgIAAAwEAAAOAAAAZHJzL2Uyb0RvYy54bWysU8GO0zAQvSPxD5bvNGlFqxI1XS0ti5AW&#13;&#10;FmnhAxzHSSwcjxm7TZavZ+yk3RXcED5YY8/4zcyb593N2Bt2Vug12JIvFzlnykqotW1L/v3b3Zst&#13;&#10;Zz4IWwsDVpX8SXl+s3/9aje4Qq2gA1MrZARifTG4knchuCLLvOxUL/wCnLLkbAB7EeiIbVajGAi9&#13;&#10;N9kqzzfZAFg7BKm8p9vj5OT7hN80SoaHpvEqMFNyqi2kHdNexT3b70TRonCdlnMZ4h+q6IW2lPQK&#13;&#10;dRRBsBPqv6B6LRE8NGEhoc+gabRUqQfqZpn/0c1jJ5xKvRA53l1p8v8PVn45P7qvyML4HkYaYGrC&#13;&#10;u3uQPzyzcOiEbdUtIgydEjUlXkbKssH5Yn4aqfaFjyDV8BlqGrI4BUhAY4N9ZIX6ZIROA3i6kq7G&#13;&#10;wCRdbjbrt9ucXJJ86+0yX61TClFcXjv04aOCnkWj5EhDTejifO9DrEYUl5CYzMKdNiYN1lg2UMnv&#13;&#10;8nU+NQZG19Eb4zy21cEgO4uojbTmxP5lWIQ+Ct9Ncck1qabXgaRrdF9yqp/WdB15+mDrlD8IbSab&#13;&#10;ajR2Ji5yNbEWxmqkwEhgBfUTUYgwSZS+FBkd4C/OBpJnyf3Pk0DFmflkaQxRyxcDL0Z1MYSV9LTk&#13;&#10;gbPJPIRJ8yeHuu0IeRq0hVsaVaMTi89VzHWS5BK58/eImn55TlHPn3j/GwAA//8DAFBLAwQUAAYA&#13;&#10;CAAAACEAee0BdeEAAAAQAQAADwAAAGRycy9kb3ducmV2LnhtbExPwU7DMAy9I/EPkZG4sbRrN42u&#13;&#10;6YRARVw4bPABaeO13RqnarKt/D2eOIyL5Wc/P7+XbybbizOOvnOkIJ5FIJBqZzpqFHx/lU8rED5o&#13;&#10;Mrp3hAp+0MOmuL/LdWbchbZ43oVGsAj5TCtoQxgyKX3dotV+5gYk3u3daHVgODbSjPrC4raX8yha&#13;&#10;Sqs74g+tHvC1xfq4O1kF74dqG3VJmj6XdbKwn4fUmPJDqceH6W3N5WUNIuAUbhdwzcD+oWBjlTuR&#13;&#10;8aJnnCxipiqYLznHlRCvEp5Ufx3IIpf/gxS/AAAA//8DAFBLAQItABQABgAIAAAAIQC2gziS/gAA&#13;&#10;AOEBAAATAAAAAAAAAAAAAAAAAAAAAABbQ29udGVudF9UeXBlc10ueG1sUEsBAi0AFAAGAAgAAAAh&#13;&#10;ADj9If/WAAAAlAEAAAsAAAAAAAAAAAAAAAAALwEAAF9yZWxzLy5yZWxzUEsBAi0AFAAGAAgAAAAh&#13;&#10;AIHgQNMSAgAADAQAAA4AAAAAAAAAAAAAAAAALgIAAGRycy9lMm9Eb2MueG1sUEsBAi0AFAAGAAgA&#13;&#10;AAAhAHntAXXhAAAAEAEAAA8AAAAAAAAAAAAAAAAAbAQAAGRycy9kb3ducmV2LnhtbFBLBQYAAAAA&#13;&#10;BAAEAPMAAAB6BQAAAAA=&#13;&#10;">
                <v:textbox inset="0,0,0,0">
                  <w:txbxContent>
                    <w:p w:rsidR="002C00B6" w:rsidRDefault="002775E3" w14:paraId="178472AC" w14:textId="77777777">
                      <w:pPr>
                        <w:spacing w:before="79"/>
                        <w:ind w:left="95" w:right="323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No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equipment,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supplies, or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materials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other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than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those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specified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for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an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event</w:t>
                      </w:r>
                      <w:r>
                        <w:rPr>
                          <w:b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will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be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allowed</w:t>
                      </w:r>
                      <w:r>
                        <w:rPr>
                          <w:b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in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testing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area. No previous Business Professionals of America tests and/or sample tests or facsimiles thereof (handwritten, photocopied, or keyed) may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be taken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into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the testing area.</w:t>
                      </w:r>
                      <w:r>
                        <w:rPr>
                          <w:b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Violation</w:t>
                      </w:r>
                      <w:r>
                        <w:rPr>
                          <w:b/>
                          <w:spacing w:val="-1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of</w:t>
                      </w:r>
                      <w:r>
                        <w:rPr>
                          <w:b/>
                          <w:spacing w:val="-4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this</w:t>
                      </w:r>
                      <w:r>
                        <w:rPr>
                          <w:b/>
                          <w:spacing w:val="-1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rule will</w:t>
                      </w:r>
                      <w:r>
                        <w:rPr>
                          <w:b/>
                          <w:spacing w:val="-3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result</w:t>
                      </w:r>
                      <w:r>
                        <w:rPr>
                          <w:b/>
                          <w:spacing w:val="-4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in</w:t>
                      </w:r>
                      <w:r>
                        <w:rPr>
                          <w:b/>
                          <w:spacing w:val="-1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disqualification</w:t>
                      </w:r>
                      <w:r>
                        <w:rPr>
                          <w:b/>
                          <w:sz w:val="21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C00B6" w:rsidRDefault="002C00B6" w14:paraId="6A36D2CD" w14:textId="77777777">
      <w:pPr>
        <w:pStyle w:val="BodyText"/>
        <w:spacing w:before="1"/>
        <w:rPr>
          <w:sz w:val="15"/>
        </w:rPr>
      </w:pPr>
    </w:p>
    <w:p w:rsidR="002C00B6" w:rsidRDefault="002775E3" w14:paraId="5441E5E7" w14:textId="77777777">
      <w:pPr>
        <w:pStyle w:val="Heading2"/>
        <w:spacing w:before="91"/>
      </w:pPr>
      <w:r>
        <w:rPr>
          <w:spacing w:val="-2"/>
        </w:rPr>
        <w:t>Competencies</w:t>
      </w:r>
    </w:p>
    <w:p w:rsidR="002C00B6" w:rsidRDefault="002775E3" w14:paraId="7F1DAA2D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</w:pPr>
      <w:r>
        <w:t>Demonstrate</w:t>
      </w:r>
      <w:r>
        <w:rPr>
          <w:spacing w:val="-6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communication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skills</w:t>
      </w:r>
      <w:proofErr w:type="gramEnd"/>
    </w:p>
    <w:p w:rsidR="002C00B6" w:rsidRDefault="002775E3" w14:paraId="301689B1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line="242" w:lineRule="auto"/>
        <w:ind w:right="1919"/>
      </w:pPr>
      <w:r>
        <w:t>Demonstrate</w:t>
      </w:r>
      <w:r>
        <w:rPr>
          <w:spacing w:val="-2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speech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(introduction,</w:t>
      </w:r>
      <w:r>
        <w:rPr>
          <w:spacing w:val="-3"/>
        </w:rPr>
        <w:t xml:space="preserve"> </w:t>
      </w:r>
      <w:r>
        <w:t xml:space="preserve">body, </w:t>
      </w:r>
      <w:r>
        <w:rPr>
          <w:spacing w:val="-2"/>
        </w:rPr>
        <w:t>conclusion)</w:t>
      </w:r>
    </w:p>
    <w:p w:rsidR="002C00B6" w:rsidRDefault="002775E3" w14:paraId="6BAD2330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8"/>
      </w:pPr>
      <w:r>
        <w:t>Apply</w:t>
      </w:r>
      <w:r>
        <w:rPr>
          <w:spacing w:val="-3"/>
        </w:rPr>
        <w:t xml:space="preserve"> </w:t>
      </w:r>
      <w:r>
        <w:t>speaking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tempo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pitch</w:t>
      </w:r>
      <w:proofErr w:type="gramEnd"/>
    </w:p>
    <w:p w:rsidR="002C00B6" w:rsidRDefault="002775E3" w14:paraId="6C2BEB1C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</w:pPr>
      <w:r>
        <w:t>Utilize</w:t>
      </w:r>
      <w:r>
        <w:rPr>
          <w:spacing w:val="-1"/>
        </w:rPr>
        <w:t xml:space="preserve"> </w:t>
      </w:r>
      <w:r>
        <w:t>nonverbal</w:t>
      </w:r>
      <w:r>
        <w:rPr>
          <w:spacing w:val="-4"/>
        </w:rPr>
        <w:t xml:space="preserve"> </w:t>
      </w:r>
      <w:r>
        <w:t>gestures</w:t>
      </w:r>
      <w:r>
        <w:rPr>
          <w:spacing w:val="-8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needed</w:t>
      </w:r>
      <w:proofErr w:type="gramEnd"/>
    </w:p>
    <w:p w:rsidR="002C00B6" w:rsidRDefault="002775E3" w14:paraId="6BE788FB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7"/>
      </w:pPr>
      <w:r>
        <w:t>Demonstrate</w:t>
      </w:r>
      <w:r>
        <w:rPr>
          <w:spacing w:val="-3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solving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abilities</w:t>
      </w:r>
      <w:proofErr w:type="gramEnd"/>
    </w:p>
    <w:p w:rsidR="002C00B6" w:rsidRDefault="002C00B6" w14:paraId="2C7EF01C" w14:textId="77777777">
      <w:pPr>
        <w:pStyle w:val="BodyText"/>
        <w:rPr>
          <w:sz w:val="21"/>
        </w:rPr>
      </w:pPr>
    </w:p>
    <w:p w:rsidR="002C00B6" w:rsidRDefault="002775E3" w14:paraId="1CCE1D71" w14:textId="77777777">
      <w:pPr>
        <w:pStyle w:val="Heading2"/>
      </w:pPr>
      <w:r>
        <w:rPr>
          <w:spacing w:val="-2"/>
        </w:rPr>
        <w:t>Specifications</w:t>
      </w:r>
    </w:p>
    <w:p w:rsidR="002C00B6" w:rsidRDefault="002775E3" w14:paraId="2A4C4587" w14:textId="77777777" w14:noSpellErr="1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9" w:line="237" w:lineRule="auto"/>
        <w:ind w:right="1163"/>
        <w:rPr/>
      </w:pPr>
      <w:r>
        <w:rPr/>
        <w:t>The</w:t>
      </w:r>
      <w:r>
        <w:rPr>
          <w:spacing w:val="-1"/>
        </w:rPr>
        <w:t xml:space="preserve"> </w:t>
      </w:r>
      <w:bookmarkStart w:name="_Int_fVvx7WzK" w:id="1751330092"/>
      <w:r>
        <w:rPr/>
        <w:t>member</w:t>
      </w:r>
      <w:bookmarkEnd w:id="1751330092"/>
      <w:r>
        <w:rPr>
          <w:spacing w:val="-6"/>
        </w:rPr>
        <w:t xml:space="preserve"> </w:t>
      </w:r>
      <w:r>
        <w:rPr/>
        <w:t>will</w:t>
      </w:r>
      <w:r>
        <w:rPr>
          <w:spacing w:val="-5"/>
        </w:rPr>
        <w:t xml:space="preserve"> </w:t>
      </w:r>
      <w:r>
        <w:rPr/>
        <w:t>be</w:t>
      </w:r>
      <w:r>
        <w:rPr>
          <w:spacing w:val="-1"/>
        </w:rPr>
        <w:t xml:space="preserve"> </w:t>
      </w:r>
      <w:r>
        <w:rPr/>
        <w:t>given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scenario</w:t>
      </w:r>
      <w:r>
        <w:rPr>
          <w:spacing w:val="-3"/>
        </w:rPr>
        <w:t xml:space="preserve"> </w:t>
      </w:r>
      <w:r>
        <w:rPr/>
        <w:t>dealing</w:t>
      </w:r>
      <w:r>
        <w:rPr>
          <w:spacing w:val="-3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ethics</w:t>
      </w:r>
      <w:r>
        <w:rPr>
          <w:spacing w:val="-3"/>
        </w:rPr>
        <w:t xml:space="preserve"> </w:t>
      </w:r>
      <w:r>
        <w:rPr/>
        <w:t>or</w:t>
      </w:r>
      <w:r>
        <w:rPr>
          <w:spacing w:val="-3"/>
        </w:rPr>
        <w:t xml:space="preserve"> </w:t>
      </w:r>
      <w:r>
        <w:rPr/>
        <w:t>professionalism.</w:t>
      </w:r>
      <w:r>
        <w:rPr>
          <w:spacing w:val="-3"/>
        </w:rPr>
        <w:t xml:space="preserve"> </w:t>
      </w:r>
      <w:r>
        <w:rPr/>
        <w:t>Please</w:t>
      </w:r>
      <w:r>
        <w:rPr>
          <w:spacing w:val="-2"/>
        </w:rPr>
        <w:t xml:space="preserve"> </w:t>
      </w:r>
      <w:r>
        <w:rPr/>
        <w:t>refer</w:t>
      </w:r>
      <w:r>
        <w:rPr>
          <w:spacing w:val="-2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 xml:space="preserve">the </w:t>
      </w:r>
      <w:hyperlink r:id="R75005e4d59e846ea">
        <w:r w:rsidRPr="67420C6D">
          <w:rPr>
            <w:i w:val="1"/>
            <w:iCs w:val="1"/>
            <w:color w:val="0000FF"/>
            <w:u w:val="single" w:color="0000FF"/>
          </w:rPr>
          <w:t>Ethics</w:t>
        </w:r>
      </w:hyperlink>
      <w:r w:rsidRPr="67420C6D">
        <w:rPr>
          <w:i w:val="1"/>
          <w:iCs w:val="1"/>
          <w:color w:val="0000FF"/>
        </w:rPr>
        <w:t xml:space="preserve"> </w:t>
      </w:r>
      <w:hyperlink r:id="R284a0bfa7dd14802">
        <w:r w:rsidRPr="67420C6D">
          <w:rPr>
            <w:i w:val="1"/>
            <w:iCs w:val="1"/>
            <w:color w:val="0000FF"/>
            <w:u w:val="single" w:color="0000FF"/>
          </w:rPr>
          <w:t>&amp; Professionalism Resources Manual</w:t>
        </w:r>
      </w:hyperlink>
      <w:r w:rsidRPr="67420C6D">
        <w:rPr>
          <w:i w:val="1"/>
          <w:iCs w:val="1"/>
          <w:color w:val="0000FF"/>
        </w:rPr>
        <w:t xml:space="preserve"> </w:t>
      </w:r>
      <w:r>
        <w:rPr/>
        <w:t>as a guide when preparing for the event.</w:t>
      </w:r>
    </w:p>
    <w:p w:rsidR="002C00B6" w:rsidRDefault="002775E3" w14:paraId="4B141ED7" w14:textId="77777777" w14:noSpellErr="1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line="242" w:lineRule="auto"/>
        <w:ind w:right="1315"/>
        <w:rPr/>
      </w:pPr>
      <w:r>
        <w:rPr/>
        <w:t>The</w:t>
      </w:r>
      <w:r>
        <w:rPr>
          <w:spacing w:val="-1"/>
        </w:rPr>
        <w:t xml:space="preserve"> </w:t>
      </w:r>
      <w:bookmarkStart w:name="_Int_cuGsMbpi" w:id="1792537331"/>
      <w:r>
        <w:rPr/>
        <w:t>member</w:t>
      </w:r>
      <w:bookmarkEnd w:id="1792537331"/>
      <w:r>
        <w:rPr>
          <w:spacing w:val="-6"/>
        </w:rPr>
        <w:t xml:space="preserve"> </w:t>
      </w:r>
      <w:r>
        <w:rPr/>
        <w:t>will</w:t>
      </w:r>
      <w:r>
        <w:rPr>
          <w:spacing w:val="-5"/>
        </w:rPr>
        <w:t xml:space="preserve"> </w:t>
      </w:r>
      <w:r>
        <w:rPr/>
        <w:t>be</w:t>
      </w:r>
      <w:r>
        <w:rPr>
          <w:spacing w:val="-1"/>
        </w:rPr>
        <w:t xml:space="preserve"> </w:t>
      </w:r>
      <w:bookmarkStart w:name="_Int_pgIv9Twf" w:id="1376711663"/>
      <w:r>
        <w:rPr/>
        <w:t>provided</w:t>
      </w:r>
      <w:bookmarkEnd w:id="1376711663"/>
      <w:r>
        <w:rPr>
          <w:spacing w:val="-2"/>
        </w:rPr>
        <w:t xml:space="preserve"> </w:t>
      </w:r>
      <w:r>
        <w:rPr/>
        <w:t>twenty</w:t>
      </w:r>
      <w:r>
        <w:rPr>
          <w:spacing w:val="-3"/>
        </w:rPr>
        <w:t xml:space="preserve"> </w:t>
      </w:r>
      <w:r>
        <w:rPr/>
        <w:t>(20)</w:t>
      </w:r>
      <w:r>
        <w:rPr>
          <w:spacing w:val="-1"/>
        </w:rPr>
        <w:t xml:space="preserve"> </w:t>
      </w:r>
      <w:r>
        <w:rPr/>
        <w:t>minutes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develop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presentation.</w:t>
      </w:r>
      <w:r>
        <w:rPr>
          <w:spacing w:val="40"/>
        </w:rPr>
        <w:t xml:space="preserve"> </w:t>
      </w:r>
      <w:r>
        <w:rPr/>
        <w:t>Three</w:t>
      </w:r>
      <w:r>
        <w:rPr>
          <w:spacing w:val="-1"/>
        </w:rPr>
        <w:t xml:space="preserve"> </w:t>
      </w:r>
      <w:r>
        <w:rPr/>
        <w:t>(3)</w:t>
      </w:r>
      <w:r>
        <w:rPr>
          <w:spacing w:val="-2"/>
        </w:rPr>
        <w:t xml:space="preserve"> </w:t>
      </w:r>
      <w:r>
        <w:rPr/>
        <w:t>note</w:t>
      </w:r>
      <w:r>
        <w:rPr>
          <w:spacing w:val="-1"/>
        </w:rPr>
        <w:t xml:space="preserve"> </w:t>
      </w:r>
      <w:r>
        <w:rPr/>
        <w:t>cards will be provided by the event proctor.</w:t>
      </w:r>
      <w:r>
        <w:rPr>
          <w:spacing w:val="40"/>
        </w:rPr>
        <w:t xml:space="preserve"> </w:t>
      </w:r>
      <w:r>
        <w:rPr/>
        <w:t>Notes can only be made on the note cards provided.</w:t>
      </w:r>
    </w:p>
    <w:p w:rsidR="002C00B6" w:rsidRDefault="002775E3" w14:paraId="5DEFECEE" w14:textId="77777777" w14:noSpellErr="1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8"/>
        <w:rPr/>
      </w:pPr>
      <w:r>
        <w:rPr/>
        <w:t>No</w:t>
      </w:r>
      <w:r>
        <w:rPr>
          <w:spacing w:val="-3"/>
        </w:rPr>
        <w:t xml:space="preserve"> </w:t>
      </w:r>
      <w:r>
        <w:rPr/>
        <w:t>advisor</w:t>
      </w:r>
      <w:r>
        <w:rPr>
          <w:spacing w:val="-3"/>
        </w:rPr>
        <w:t xml:space="preserve"> </w:t>
      </w:r>
      <w:r>
        <w:rPr/>
        <w:t>contact</w:t>
      </w:r>
      <w:r>
        <w:rPr>
          <w:spacing w:val="-4"/>
        </w:rPr>
        <w:t xml:space="preserve"> </w:t>
      </w:r>
      <w:r>
        <w:rPr/>
        <w:t>will</w:t>
      </w:r>
      <w:r>
        <w:rPr>
          <w:spacing w:val="-4"/>
        </w:rPr>
        <w:t xml:space="preserve"> </w:t>
      </w:r>
      <w:r>
        <w:rPr/>
        <w:t>be</w:t>
      </w:r>
      <w:r>
        <w:rPr>
          <w:spacing w:val="-1"/>
        </w:rPr>
        <w:t xml:space="preserve"> </w:t>
      </w:r>
      <w:r>
        <w:rPr/>
        <w:t>allowed</w:t>
      </w:r>
      <w:r>
        <w:rPr>
          <w:spacing w:val="-3"/>
        </w:rPr>
        <w:t xml:space="preserve"> </w:t>
      </w:r>
      <w:r>
        <w:rPr/>
        <w:t>between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time of</w:t>
      </w:r>
      <w:r>
        <w:rPr>
          <w:spacing w:val="-7"/>
        </w:rPr>
        <w:t xml:space="preserve"> </w:t>
      </w:r>
      <w:r>
        <w:rPr/>
        <w:t>receiving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bookmarkStart w:name="_Int_d9SHN619" w:id="860692555"/>
      <w:r>
        <w:rPr/>
        <w:t>topic</w:t>
      </w:r>
      <w:bookmarkEnd w:id="860692555"/>
      <w:r>
        <w:rPr/>
        <w:t xml:space="preserve"> and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>
          <w:spacing w:val="-2"/>
        </w:rPr>
        <w:t>delivery.</w:t>
      </w:r>
    </w:p>
    <w:p w:rsidR="002C00B6" w:rsidRDefault="002775E3" w14:paraId="58614398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line="242" w:lineRule="auto"/>
        <w:ind w:right="1157"/>
      </w:pP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hyperlink r:id="rId12">
        <w:r>
          <w:rPr>
            <w:i/>
            <w:color w:val="0000FF"/>
            <w:u w:val="single" w:color="0000FF"/>
          </w:rPr>
          <w:t>Ethics</w:t>
        </w:r>
        <w:r>
          <w:rPr>
            <w:i/>
            <w:color w:val="0000FF"/>
            <w:spacing w:val="-3"/>
            <w:u w:val="single" w:color="0000FF"/>
          </w:rPr>
          <w:t xml:space="preserve"> </w:t>
        </w:r>
        <w:r>
          <w:rPr>
            <w:i/>
            <w:color w:val="0000FF"/>
            <w:u w:val="single" w:color="0000FF"/>
          </w:rPr>
          <w:t>&amp;</w:t>
        </w:r>
        <w:r>
          <w:rPr>
            <w:i/>
            <w:color w:val="0000FF"/>
            <w:spacing w:val="-5"/>
            <w:u w:val="single" w:color="0000FF"/>
          </w:rPr>
          <w:t xml:space="preserve"> </w:t>
        </w:r>
        <w:r>
          <w:rPr>
            <w:i/>
            <w:color w:val="0000FF"/>
            <w:u w:val="single" w:color="0000FF"/>
          </w:rPr>
          <w:t>Professionalism</w:t>
        </w:r>
        <w:r>
          <w:rPr>
            <w:i/>
            <w:color w:val="0000FF"/>
            <w:spacing w:val="-3"/>
            <w:u w:val="single" w:color="0000FF"/>
          </w:rPr>
          <w:t xml:space="preserve"> </w:t>
        </w:r>
        <w:r>
          <w:rPr>
            <w:i/>
            <w:color w:val="0000FF"/>
            <w:u w:val="single" w:color="0000FF"/>
          </w:rPr>
          <w:t>Resources</w:t>
        </w:r>
        <w:r>
          <w:rPr>
            <w:i/>
            <w:color w:val="0000FF"/>
            <w:spacing w:val="-3"/>
            <w:u w:val="single" w:color="0000FF"/>
          </w:rPr>
          <w:t xml:space="preserve"> </w:t>
        </w:r>
        <w:r>
          <w:rPr>
            <w:i/>
            <w:color w:val="0000FF"/>
            <w:u w:val="single" w:color="0000FF"/>
          </w:rPr>
          <w:t>Manual</w:t>
        </w:r>
      </w:hyperlink>
      <w:r>
        <w:t>,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(3)</w:t>
      </w:r>
      <w:r>
        <w:rPr>
          <w:spacing w:val="-2"/>
        </w:rPr>
        <w:t xml:space="preserve"> </w:t>
      </w:r>
      <w:r>
        <w:t>note</w:t>
      </w:r>
      <w:r>
        <w:rPr>
          <w:spacing w:val="-1"/>
        </w:rPr>
        <w:t xml:space="preserve"> </w:t>
      </w:r>
      <w:r>
        <w:t>cards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note</w:t>
      </w:r>
      <w:r>
        <w:rPr>
          <w:spacing w:val="-1"/>
        </w:rPr>
        <w:t xml:space="preserve"> </w:t>
      </w:r>
      <w:r>
        <w:t xml:space="preserve">taking, </w:t>
      </w:r>
      <w:r w:rsidRPr="00646DCB">
        <w:rPr>
          <w:b/>
        </w:rPr>
        <w:t>may be used in the preparation room.</w:t>
      </w:r>
    </w:p>
    <w:p w:rsidR="002C00B6" w:rsidRDefault="002775E3" w14:paraId="266B15F5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3"/>
      </w:pPr>
      <w:r>
        <w:t>Cell</w:t>
      </w:r>
      <w:r>
        <w:rPr>
          <w:spacing w:val="-4"/>
        </w:rPr>
        <w:t xml:space="preserve"> </w:t>
      </w:r>
      <w:r>
        <w:t>phones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i/>
        </w:rPr>
        <w:t>not</w:t>
      </w:r>
      <w:r>
        <w:rPr>
          <w:i/>
          <w:spacing w:val="-3"/>
        </w:rPr>
        <w:t xml:space="preserve"> </w:t>
      </w:r>
      <w:r>
        <w:t>be used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preparation</w:t>
      </w:r>
      <w:r>
        <w:rPr>
          <w:spacing w:val="-1"/>
        </w:rPr>
        <w:t xml:space="preserve"> </w:t>
      </w:r>
      <w:r>
        <w:rPr>
          <w:spacing w:val="-4"/>
        </w:rPr>
        <w:t>room.</w:t>
      </w:r>
    </w:p>
    <w:p w:rsidR="002C00B6" w:rsidRDefault="002775E3" w14:paraId="75361584" w14:textId="77777777" w14:noSpellErr="1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1" w:line="242" w:lineRule="auto"/>
        <w:ind w:right="1505"/>
        <w:rPr/>
      </w:pPr>
      <w:r>
        <w:rPr/>
        <w:t>Only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three</w:t>
      </w:r>
      <w:r>
        <w:rPr>
          <w:spacing w:val="-5"/>
        </w:rPr>
        <w:t xml:space="preserve"> </w:t>
      </w:r>
      <w:r>
        <w:rPr/>
        <w:t>(3)</w:t>
      </w:r>
      <w:r>
        <w:rPr>
          <w:spacing w:val="-2"/>
        </w:rPr>
        <w:t xml:space="preserve"> </w:t>
      </w:r>
      <w:r>
        <w:rPr/>
        <w:t>note</w:t>
      </w:r>
      <w:r>
        <w:rPr>
          <w:spacing w:val="-6"/>
        </w:rPr>
        <w:t xml:space="preserve"> </w:t>
      </w:r>
      <w:r>
        <w:rPr/>
        <w:t>cards</w:t>
      </w:r>
      <w:r>
        <w:rPr>
          <w:spacing w:val="-3"/>
        </w:rPr>
        <w:t xml:space="preserve"> </w:t>
      </w:r>
      <w:r>
        <w:rPr/>
        <w:t>may</w:t>
      </w:r>
      <w:r>
        <w:rPr>
          <w:spacing w:val="-3"/>
        </w:rPr>
        <w:t xml:space="preserve"> </w:t>
      </w:r>
      <w:r>
        <w:rPr/>
        <w:t>be</w:t>
      </w:r>
      <w:r>
        <w:rPr>
          <w:spacing w:val="-1"/>
        </w:rPr>
        <w:t xml:space="preserve"> </w:t>
      </w:r>
      <w:r>
        <w:rPr/>
        <w:t>used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presentation</w:t>
      </w:r>
      <w:r>
        <w:rPr>
          <w:spacing w:val="-3"/>
        </w:rPr>
        <w:t xml:space="preserve"> </w:t>
      </w:r>
      <w:r>
        <w:rPr/>
        <w:t>room.</w:t>
      </w:r>
      <w:r>
        <w:rPr>
          <w:spacing w:val="-3"/>
        </w:rPr>
        <w:t xml:space="preserve"> </w:t>
      </w:r>
      <w:r>
        <w:rPr/>
        <w:t xml:space="preserve">The </w:t>
      </w:r>
      <w:hyperlink r:id="R25fa73bf64fc4193">
        <w:r w:rsidRPr="67420C6D">
          <w:rPr>
            <w:i w:val="1"/>
            <w:iCs w:val="1"/>
            <w:color w:val="0000FF"/>
            <w:u w:val="single" w:color="0000FF"/>
          </w:rPr>
          <w:t>Ethics</w:t>
        </w:r>
        <w:r w:rsidRPr="67420C6D">
          <w:rPr>
            <w:i w:val="1"/>
            <w:iCs w:val="1"/>
            <w:color w:val="0000FF"/>
            <w:spacing w:val="-3"/>
            <w:u w:val="single" w:color="0000FF"/>
          </w:rPr>
          <w:t xml:space="preserve"> </w:t>
        </w:r>
        <w:r w:rsidRPr="67420C6D">
          <w:rPr>
            <w:i w:val="1"/>
            <w:iCs w:val="1"/>
            <w:color w:val="0000FF"/>
            <w:u w:val="single" w:color="0000FF"/>
          </w:rPr>
          <w:t>&amp;</w:t>
        </w:r>
        <w:r w:rsidRPr="67420C6D">
          <w:rPr>
            <w:i w:val="1"/>
            <w:iCs w:val="1"/>
            <w:color w:val="0000FF"/>
            <w:spacing w:val="-5"/>
            <w:u w:val="single" w:color="0000FF"/>
          </w:rPr>
          <w:t xml:space="preserve"> </w:t>
        </w:r>
        <w:r w:rsidRPr="67420C6D">
          <w:rPr>
            <w:i w:val="1"/>
            <w:iCs w:val="1"/>
            <w:color w:val="0000FF"/>
            <w:u w:val="single" w:color="0000FF"/>
          </w:rPr>
          <w:t>Professionalism</w:t>
        </w:r>
      </w:hyperlink>
      <w:r w:rsidRPr="67420C6D">
        <w:rPr>
          <w:i w:val="1"/>
          <w:iCs w:val="1"/>
          <w:color w:val="0000FF"/>
        </w:rPr>
        <w:t xml:space="preserve"> </w:t>
      </w:r>
      <w:hyperlink r:id="Rf2c84e06b4c94284">
        <w:r w:rsidRPr="67420C6D">
          <w:rPr>
            <w:i w:val="1"/>
            <w:iCs w:val="1"/>
            <w:color w:val="0000FF"/>
            <w:u w:val="single" w:color="0000FF"/>
          </w:rPr>
          <w:t>Resources Manual</w:t>
        </w:r>
      </w:hyperlink>
      <w:r w:rsidRPr="67420C6D">
        <w:rPr>
          <w:i w:val="1"/>
          <w:iCs w:val="1"/>
          <w:color w:val="0000FF"/>
        </w:rPr>
        <w:t xml:space="preserve"> </w:t>
      </w:r>
      <w:r w:rsidRPr="67420C6D">
        <w:rPr>
          <w:b w:val="1"/>
          <w:bCs w:val="1"/>
        </w:rPr>
        <w:t xml:space="preserve">may </w:t>
      </w:r>
      <w:bookmarkStart w:name="_Int_qDXjMfzD" w:id="1092328029"/>
      <w:r w:rsidRPr="67420C6D">
        <w:rPr>
          <w:b w:val="1"/>
          <w:bCs w:val="1"/>
          <w:i w:val="1"/>
          <w:iCs w:val="1"/>
        </w:rPr>
        <w:t xml:space="preserve">not </w:t>
      </w:r>
      <w:r w:rsidRPr="67420C6D">
        <w:rPr>
          <w:b w:val="1"/>
          <w:bCs w:val="1"/>
        </w:rPr>
        <w:t>be</w:t>
      </w:r>
      <w:bookmarkEnd w:id="1092328029"/>
      <w:r w:rsidRPr="67420C6D">
        <w:rPr>
          <w:b w:val="1"/>
          <w:bCs w:val="1"/>
        </w:rPr>
        <w:t xml:space="preserve"> used during the presentation.</w:t>
      </w:r>
    </w:p>
    <w:p w:rsidR="002C00B6" w:rsidRDefault="002775E3" w14:paraId="36E46E07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4"/>
      </w:pPr>
      <w:r>
        <w:t>The</w:t>
      </w:r>
      <w:r>
        <w:rPr>
          <w:spacing w:val="1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speak</w:t>
      </w:r>
      <w:r>
        <w:rPr>
          <w:spacing w:val="-1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panel</w:t>
      </w:r>
      <w:r>
        <w:rPr>
          <w:spacing w:val="-2"/>
        </w:rPr>
        <w:t xml:space="preserve"> </w:t>
      </w:r>
      <w:r>
        <w:t>of judges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timekeeper.</w:t>
      </w:r>
    </w:p>
    <w:p w:rsidR="002C00B6" w:rsidRDefault="002775E3" w14:paraId="745DCCCB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1" w:line="242" w:lineRule="auto"/>
        <w:ind w:right="1211"/>
      </w:pPr>
      <w:r>
        <w:t>The</w:t>
      </w:r>
      <w:r>
        <w:rPr>
          <w:spacing w:val="-1"/>
        </w:rPr>
        <w:t xml:space="preserve"> </w:t>
      </w:r>
      <w:r>
        <w:t>length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presentation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five</w:t>
      </w:r>
      <w:r>
        <w:rPr>
          <w:spacing w:val="-5"/>
        </w:rPr>
        <w:t xml:space="preserve"> </w:t>
      </w:r>
      <w:r>
        <w:t>(5)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seven</w:t>
      </w:r>
      <w:r>
        <w:rPr>
          <w:spacing w:val="-8"/>
        </w:rPr>
        <w:t xml:space="preserve"> </w:t>
      </w:r>
      <w:r>
        <w:t>(7)</w:t>
      </w:r>
      <w:r>
        <w:rPr>
          <w:spacing w:val="-1"/>
        </w:rPr>
        <w:t xml:space="preserve"> </w:t>
      </w:r>
      <w:r>
        <w:t>minutes. The member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 given warnings via flash cards when there are two (2) minutes remaining and when there is one (1) minute remaining during the speaking time.</w:t>
      </w:r>
    </w:p>
    <w:p w:rsidR="002C00B6" w:rsidRDefault="002775E3" w14:paraId="4D86882C" w14:textId="77777777">
      <w:pPr>
        <w:pStyle w:val="Heading2"/>
        <w:numPr>
          <w:ilvl w:val="0"/>
          <w:numId w:val="1"/>
        </w:numPr>
        <w:tabs>
          <w:tab w:val="left" w:pos="920"/>
          <w:tab w:val="left" w:pos="921"/>
        </w:tabs>
        <w:spacing w:before="8"/>
      </w:pP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stopped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seven</w:t>
      </w:r>
      <w:r>
        <w:rPr>
          <w:spacing w:val="-3"/>
        </w:rPr>
        <w:t xml:space="preserve"> </w:t>
      </w:r>
      <w:r>
        <w:t>(7)</w:t>
      </w:r>
      <w:r>
        <w:rPr>
          <w:spacing w:val="-9"/>
        </w:rPr>
        <w:t xml:space="preserve"> </w:t>
      </w:r>
      <w:r>
        <w:rPr>
          <w:spacing w:val="-2"/>
        </w:rPr>
        <w:t>minutes.</w:t>
      </w:r>
    </w:p>
    <w:p w:rsidR="002C00B6" w:rsidRDefault="002C00B6" w14:paraId="3D22E6B6" w14:textId="77777777">
      <w:pPr>
        <w:pStyle w:val="BodyText"/>
        <w:spacing w:before="4"/>
        <w:rPr>
          <w:b/>
        </w:rPr>
      </w:pPr>
    </w:p>
    <w:p w:rsidR="002C00B6" w:rsidRDefault="002775E3" w14:paraId="7EF9AF14" w14:textId="77777777">
      <w:pPr>
        <w:spacing w:line="251" w:lineRule="exact"/>
        <w:ind w:left="560"/>
        <w:rPr>
          <w:b/>
        </w:rPr>
      </w:pPr>
      <w:r>
        <w:rPr>
          <w:b/>
        </w:rPr>
        <w:t>Method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evaluation</w:t>
      </w:r>
    </w:p>
    <w:p w:rsidR="002C00B6" w:rsidRDefault="002775E3" w14:paraId="4BBE7FBC" w14:textId="77777777">
      <w:pPr>
        <w:pStyle w:val="BodyText"/>
        <w:spacing w:before="0" w:line="251" w:lineRule="exact"/>
        <w:ind w:left="560"/>
      </w:pPr>
      <w:r>
        <w:t>Judge’s</w:t>
      </w:r>
      <w:r>
        <w:rPr>
          <w:spacing w:val="-3"/>
        </w:rPr>
        <w:t xml:space="preserve"> </w:t>
      </w:r>
      <w:r>
        <w:t>Scoring</w:t>
      </w:r>
      <w:r>
        <w:rPr>
          <w:spacing w:val="-2"/>
        </w:rPr>
        <w:t xml:space="preserve"> Rubric</w:t>
      </w:r>
    </w:p>
    <w:p w:rsidR="002C00B6" w:rsidRDefault="002C00B6" w14:paraId="663737AC" w14:textId="77777777">
      <w:pPr>
        <w:pStyle w:val="BodyText"/>
        <w:rPr>
          <w:sz w:val="21"/>
        </w:rPr>
      </w:pPr>
    </w:p>
    <w:p w:rsidR="002C00B6" w:rsidRDefault="002775E3" w14:paraId="6F5F9C4B" w14:textId="77777777">
      <w:pPr>
        <w:pStyle w:val="Heading2"/>
      </w:pPr>
      <w:r>
        <w:t>Length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event</w:t>
      </w:r>
    </w:p>
    <w:p w:rsidR="002C00B6" w:rsidRDefault="002775E3" w14:paraId="41FBEF25" w14:textId="77777777">
      <w:pPr>
        <w:pStyle w:val="BodyText"/>
        <w:spacing w:before="3"/>
        <w:ind w:left="560"/>
      </w:pPr>
      <w:r>
        <w:t>No</w:t>
      </w:r>
      <w:r>
        <w:rPr>
          <w:spacing w:val="-4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twenty</w:t>
      </w:r>
      <w:r>
        <w:rPr>
          <w:spacing w:val="-3"/>
        </w:rPr>
        <w:t xml:space="preserve"> </w:t>
      </w:r>
      <w:r>
        <w:t>(20)</w:t>
      </w:r>
      <w:r>
        <w:rPr>
          <w:spacing w:val="-2"/>
        </w:rPr>
        <w:t xml:space="preserve"> </w:t>
      </w:r>
      <w:r>
        <w:t>minutes</w:t>
      </w:r>
      <w:r>
        <w:rPr>
          <w:spacing w:val="-3"/>
        </w:rPr>
        <w:t xml:space="preserve"> </w:t>
      </w:r>
      <w:r>
        <w:t>preparation</w:t>
      </w:r>
      <w:r>
        <w:rPr>
          <w:spacing w:val="-4"/>
        </w:rPr>
        <w:t xml:space="preserve"> time</w:t>
      </w:r>
    </w:p>
    <w:p w:rsidR="002C00B6" w:rsidP="00646DCB" w:rsidRDefault="002775E3" w14:paraId="791228B1" w14:textId="01DEA723">
      <w:pPr>
        <w:pStyle w:val="BodyText"/>
        <w:tabs>
          <w:tab w:val="left" w:pos="7650"/>
        </w:tabs>
        <w:spacing w:before="4" w:line="237" w:lineRule="auto"/>
        <w:ind w:left="560" w:right="2690"/>
      </w:pPr>
      <w:r>
        <w:rPr/>
        <w:t>No</w:t>
      </w:r>
      <w:r>
        <w:rPr>
          <w:spacing w:val="-3"/>
        </w:rPr>
        <w:t xml:space="preserve"> </w:t>
      </w:r>
      <w:r>
        <w:rPr/>
        <w:t>less</w:t>
      </w:r>
      <w:r>
        <w:rPr>
          <w:spacing w:val="-5"/>
        </w:rPr>
        <w:t xml:space="preserve"> </w:t>
      </w:r>
      <w:r>
        <w:rPr/>
        <w:t>than</w:t>
      </w:r>
      <w:r>
        <w:rPr>
          <w:spacing w:val="-3"/>
        </w:rPr>
        <w:t xml:space="preserve"> </w:t>
      </w:r>
      <w:r>
        <w:rPr/>
        <w:t>five (5)</w:t>
      </w:r>
      <w:r>
        <w:rPr>
          <w:spacing w:val="-2"/>
        </w:rPr>
        <w:t xml:space="preserve"> </w:t>
      </w:r>
      <w:r w:rsidR="00D43930">
        <w:rPr>
          <w:spacing w:val="-2"/>
        </w:rPr>
        <w:t xml:space="preserve">minutes </w:t>
      </w:r>
      <w:r>
        <w:rPr/>
        <w:t>and</w:t>
      </w:r>
      <w:r>
        <w:rPr>
          <w:spacing w:val="-3"/>
        </w:rPr>
        <w:t xml:space="preserve"> </w:t>
      </w:r>
      <w:r>
        <w:rPr/>
        <w:t>no</w:t>
      </w:r>
      <w:r>
        <w:rPr>
          <w:spacing w:val="-3"/>
        </w:rPr>
        <w:t xml:space="preserve"> </w:t>
      </w:r>
      <w:r>
        <w:rPr/>
        <w:t>more</w:t>
      </w:r>
      <w:r>
        <w:rPr>
          <w:spacing w:val="-1"/>
        </w:rPr>
        <w:t xml:space="preserve"> </w:t>
      </w:r>
      <w:r>
        <w:rPr/>
        <w:t>than</w:t>
      </w:r>
      <w:r>
        <w:rPr>
          <w:spacing w:val="-3"/>
        </w:rPr>
        <w:t xml:space="preserve"> </w:t>
      </w:r>
      <w:r>
        <w:rPr/>
        <w:t>seven</w:t>
      </w:r>
      <w:r>
        <w:rPr>
          <w:spacing w:val="-2"/>
        </w:rPr>
        <w:t xml:space="preserve"> </w:t>
      </w:r>
      <w:r>
        <w:rPr/>
        <w:t>(7)</w:t>
      </w:r>
      <w:r>
        <w:rPr>
          <w:spacing w:val="-2"/>
        </w:rPr>
        <w:t xml:space="preserve"> </w:t>
      </w:r>
      <w:r>
        <w:rPr/>
        <w:t>minutes</w:t>
      </w:r>
      <w:r>
        <w:rPr>
          <w:spacing w:val="-3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oral</w:t>
      </w:r>
      <w:r w:rsidR="00D43930">
        <w:rPr>
          <w:spacing w:val="-5"/>
        </w:rPr>
        <w:t xml:space="preserve"> </w:t>
      </w:r>
      <w:r>
        <w:rPr/>
        <w:t>presentation No more than three (3) minutes judges’ questions</w:t>
      </w:r>
    </w:p>
    <w:p w:rsidR="00D43930" w:rsidP="00646DCB" w:rsidRDefault="002775E3" w14:paraId="2531DC4D" w14:textId="5C5B473D" w14:noSpellErr="1">
      <w:pPr>
        <w:pStyle w:val="BodyText"/>
        <w:spacing w:before="2"/>
        <w:ind w:left="560"/>
        <w:rPr/>
      </w:pPr>
      <w:r>
        <w:rPr/>
        <w:t>Finals</w:t>
      </w:r>
      <w:r>
        <w:rPr>
          <w:spacing w:val="-1"/>
        </w:rPr>
        <w:t xml:space="preserve"> </w:t>
      </w:r>
      <w:r>
        <w:rPr/>
        <w:t>may</w:t>
      </w:r>
      <w:r>
        <w:rPr>
          <w:spacing w:val="-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included</w:t>
      </w:r>
      <w:r>
        <w:rPr>
          <w:spacing w:val="-1"/>
        </w:rPr>
        <w:t xml:space="preserve"> </w:t>
      </w:r>
      <w:r>
        <w:rPr/>
        <w:t>at</w:t>
      </w:r>
      <w:r>
        <w:rPr>
          <w:spacing w:val="-3"/>
        </w:rPr>
        <w:t xml:space="preserve"> </w:t>
      </w:r>
      <w:r>
        <w:rPr/>
        <w:t>state</w:t>
      </w:r>
      <w:r>
        <w:rPr>
          <w:spacing w:val="-3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national</w:t>
      </w:r>
      <w:r>
        <w:rPr>
          <w:spacing w:val="-3"/>
        </w:rPr>
        <w:t xml:space="preserve"> </w:t>
      </w:r>
      <w:r>
        <w:rPr>
          <w:spacing w:val="-2"/>
        </w:rPr>
        <w:t>levels</w:t>
      </w:r>
    </w:p>
    <w:p w:rsidRPr="00D43930" w:rsidR="002C00B6" w:rsidP="00646DCB" w:rsidRDefault="00D43930" w14:paraId="04DD2A94" w14:textId="77777777">
      <w:pPr>
        <w:tabs>
          <w:tab w:val="center" w:pos="5530"/>
        </w:tabs>
        <w:sectPr w:rsidRPr="00D43930" w:rsidR="002C00B6">
          <w:footerReference w:type="default" r:id="rId15"/>
          <w:type w:val="continuous"/>
          <w:pgSz w:w="12240" w:h="15840" w:orient="portrait"/>
          <w:pgMar w:top="1380" w:right="300" w:bottom="1280" w:left="880" w:header="0" w:footer="1087" w:gutter="0"/>
          <w:pgNumType w:start="249"/>
          <w:cols w:space="720"/>
          <w:headerReference w:type="default" r:id="R1ebe38858bf1489c"/>
        </w:sectPr>
      </w:pPr>
      <w:ins w:author="Yurchak,Ashley" w:date="2022-07-12T15:06:00Z" w:id="2">
        <w:r>
          <w:tab/>
        </w:r>
      </w:ins>
    </w:p>
    <w:p w:rsidR="002C00B6" w:rsidRDefault="002775E3" w14:paraId="33B71083" w14:textId="77777777">
      <w:pPr>
        <w:pStyle w:val="Heading2"/>
        <w:spacing w:before="80" w:line="251" w:lineRule="exact"/>
      </w:pPr>
      <w:r>
        <w:rPr>
          <w:w w:val="95"/>
        </w:rPr>
        <w:t>Equipment/</w:t>
      </w:r>
      <w:r w:rsidR="00D43930">
        <w:rPr>
          <w:w w:val="95"/>
        </w:rPr>
        <w:t>S</w:t>
      </w:r>
      <w:r>
        <w:rPr>
          <w:w w:val="95"/>
        </w:rPr>
        <w:t>upplies</w:t>
      </w:r>
      <w:r w:rsidR="00D43930">
        <w:rPr>
          <w:spacing w:val="75"/>
        </w:rPr>
        <w:t xml:space="preserve"> </w:t>
      </w:r>
      <w:r>
        <w:rPr>
          <w:spacing w:val="-2"/>
        </w:rPr>
        <w:t>provided</w:t>
      </w:r>
    </w:p>
    <w:p w:rsidR="002C00B6" w:rsidRDefault="002775E3" w14:paraId="11013388" w14:textId="77777777">
      <w:pPr>
        <w:pStyle w:val="BodyText"/>
        <w:spacing w:before="0" w:line="242" w:lineRule="auto"/>
        <w:ind w:left="560" w:right="8715"/>
      </w:pPr>
      <w:r>
        <w:t>Case scenario</w:t>
      </w:r>
      <w:r>
        <w:rPr>
          <w:spacing w:val="80"/>
        </w:rPr>
        <w:t xml:space="preserve"> </w:t>
      </w:r>
      <w:r>
        <w:t>Three</w:t>
      </w:r>
      <w:r>
        <w:rPr>
          <w:spacing w:val="-13"/>
        </w:rPr>
        <w:t xml:space="preserve"> </w:t>
      </w:r>
      <w:r>
        <w:t>(3)</w:t>
      </w:r>
      <w:r>
        <w:rPr>
          <w:spacing w:val="-9"/>
        </w:rPr>
        <w:t xml:space="preserve"> </w:t>
      </w:r>
      <w:r>
        <w:t>note</w:t>
      </w:r>
      <w:r>
        <w:rPr>
          <w:spacing w:val="-13"/>
        </w:rPr>
        <w:t xml:space="preserve"> </w:t>
      </w:r>
      <w:proofErr w:type="gramStart"/>
      <w:r>
        <w:t>cards</w:t>
      </w:r>
      <w:proofErr w:type="gramEnd"/>
    </w:p>
    <w:p w:rsidR="002C00B6" w:rsidRDefault="002C00B6" w14:paraId="762295E2" w14:textId="77777777">
      <w:pPr>
        <w:pStyle w:val="BodyText"/>
        <w:spacing w:before="6"/>
        <w:rPr>
          <w:sz w:val="21"/>
        </w:rPr>
      </w:pPr>
    </w:p>
    <w:p w:rsidR="002C00B6" w:rsidRDefault="002775E3" w14:paraId="27DD091F" w14:textId="77777777">
      <w:pPr>
        <w:pStyle w:val="Heading2"/>
      </w:pPr>
      <w:r>
        <w:rPr>
          <w:spacing w:val="-2"/>
        </w:rPr>
        <w:t>Entries</w:t>
      </w:r>
    </w:p>
    <w:p w:rsidR="002C00B6" w:rsidRDefault="002775E3" w14:paraId="65B3B437" w14:textId="77777777">
      <w:pPr>
        <w:pStyle w:val="BodyText"/>
        <w:spacing w:before="2"/>
        <w:ind w:left="560"/>
      </w:pPr>
      <w:r>
        <w:t>Each</w:t>
      </w:r>
      <w:r>
        <w:rPr>
          <w:spacing w:val="-3"/>
        </w:rPr>
        <w:t xml:space="preserve"> </w:t>
      </w:r>
      <w:r>
        <w:t>state is</w:t>
      </w:r>
      <w:r>
        <w:rPr>
          <w:spacing w:val="-8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three (3)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entries</w:t>
      </w:r>
      <w:proofErr w:type="gramEnd"/>
    </w:p>
    <w:p w:rsidR="002C00B6" w:rsidRDefault="002C00B6" w14:paraId="3A158689" w14:textId="77777777">
      <w:pPr>
        <w:pStyle w:val="BodyText"/>
        <w:spacing w:before="1"/>
      </w:pPr>
    </w:p>
    <w:p w:rsidR="002C00B6" w:rsidRDefault="002775E3" w14:paraId="66D70677" w14:textId="77777777">
      <w:pPr>
        <w:spacing w:line="237" w:lineRule="auto"/>
        <w:ind w:left="560" w:right="998"/>
        <w:rPr>
          <w:b/>
        </w:rPr>
      </w:pPr>
      <w:r>
        <w:rPr>
          <w:b/>
        </w:rPr>
        <w:t>Members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2"/>
        </w:rPr>
        <w:t xml:space="preserve"> </w:t>
      </w:r>
      <w:r>
        <w:rPr>
          <w:b/>
        </w:rPr>
        <w:t>expected to</w:t>
      </w:r>
      <w:r>
        <w:rPr>
          <w:b/>
          <w:spacing w:val="-9"/>
        </w:rPr>
        <w:t xml:space="preserve"> </w:t>
      </w:r>
      <w:r>
        <w:rPr>
          <w:b/>
        </w:rPr>
        <w:t>familiarize</w:t>
      </w:r>
      <w:r>
        <w:rPr>
          <w:b/>
          <w:spacing w:val="-2"/>
        </w:rPr>
        <w:t xml:space="preserve"> </w:t>
      </w:r>
      <w:r>
        <w:rPr>
          <w:b/>
        </w:rPr>
        <w:t>themselves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 xml:space="preserve">the </w:t>
      </w:r>
      <w:r>
        <w:rPr>
          <w:rFonts w:ascii="TimesNewRomanPS-BoldItalicMT"/>
          <w:b/>
          <w:i/>
        </w:rPr>
        <w:t>Ethics</w:t>
      </w:r>
      <w:r>
        <w:rPr>
          <w:rFonts w:ascii="TimesNewRomanPS-BoldItalicMT"/>
          <w:b/>
          <w:i/>
          <w:spacing w:val="-4"/>
        </w:rPr>
        <w:t xml:space="preserve"> </w:t>
      </w:r>
      <w:r>
        <w:rPr>
          <w:rFonts w:ascii="TimesNewRomanPS-BoldItalicMT"/>
          <w:b/>
          <w:i/>
        </w:rPr>
        <w:t>and</w:t>
      </w:r>
      <w:r>
        <w:rPr>
          <w:rFonts w:ascii="TimesNewRomanPS-BoldItalicMT"/>
          <w:b/>
          <w:i/>
          <w:spacing w:val="-4"/>
        </w:rPr>
        <w:t xml:space="preserve"> </w:t>
      </w:r>
      <w:r>
        <w:rPr>
          <w:rFonts w:ascii="TimesNewRomanPS-BoldItalicMT"/>
          <w:b/>
          <w:i/>
        </w:rPr>
        <w:t>Professionalism</w:t>
      </w:r>
      <w:r>
        <w:rPr>
          <w:rFonts w:ascii="TimesNewRomanPS-BoldItalicMT"/>
          <w:b/>
          <w:i/>
          <w:spacing w:val="-6"/>
        </w:rPr>
        <w:t xml:space="preserve"> </w:t>
      </w:r>
      <w:r>
        <w:rPr>
          <w:rFonts w:ascii="TimesNewRomanPS-BoldItalicMT"/>
          <w:b/>
          <w:i/>
        </w:rPr>
        <w:t xml:space="preserve">Resources Manual </w:t>
      </w:r>
      <w:r>
        <w:rPr>
          <w:b/>
        </w:rPr>
        <w:t>prior to competition.</w:t>
      </w:r>
    </w:p>
    <w:p w:rsidR="002C00B6" w:rsidRDefault="002C00B6" w14:paraId="621FF51F" w14:textId="77777777">
      <w:pPr>
        <w:pStyle w:val="BodyText"/>
        <w:spacing w:before="7"/>
        <w:rPr>
          <w:b/>
        </w:rPr>
      </w:pPr>
    </w:p>
    <w:p w:rsidR="002C00B6" w:rsidDel="00646DCB" w:rsidP="0853846E" w:rsidRDefault="002775E3" w14:textId="0975DD27" w14:paraId="77C830E8">
      <w:pPr>
        <w:pStyle w:val="Normal"/>
        <w:spacing w:line="237" w:lineRule="auto"/>
        <w:ind w:left="560" w:right="998"/>
        <w:rPr>
          <w:b w:val="1"/>
          <w:bCs w:val="1"/>
        </w:rPr>
        <w:sectPr w:rsidR="002C00B6">
          <w:pgSz w:w="12240" w:h="15840" w:orient="portrait"/>
          <w:pgMar w:top="1360" w:right="300" w:bottom="1280" w:left="880" w:header="0" w:footer="1087" w:gutter="0"/>
          <w:cols w:space="720"/>
          <w:headerReference w:type="default" r:id="Rf2b715ec0b9a4c26"/>
        </w:sectPr>
      </w:pPr>
    </w:p>
    <w:p w:rsidR="002C00B6" w:rsidRDefault="002775E3" w14:paraId="56092E30" w14:textId="77777777">
      <w:pPr>
        <w:pStyle w:val="Heading1"/>
        <w:ind w:left="2931"/>
      </w:pPr>
      <w:r>
        <w:t>(540)</w:t>
      </w:r>
      <w:r>
        <w:rPr>
          <w:spacing w:val="-4"/>
        </w:rPr>
        <w:t xml:space="preserve"> </w:t>
      </w:r>
      <w:r>
        <w:t>Ethics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Professionalism</w:t>
      </w:r>
      <w:r>
        <w:rPr>
          <w:spacing w:val="-8"/>
        </w:rPr>
        <w:t xml:space="preserve"> </w:t>
      </w:r>
      <w:r>
        <w:t>(S</w:t>
      </w:r>
      <w:r>
        <w:rPr>
          <w:spacing w:val="-4"/>
        </w:rPr>
        <w:t xml:space="preserve"> </w:t>
      </w:r>
      <w:r>
        <w:t xml:space="preserve">| </w:t>
      </w:r>
      <w:r>
        <w:rPr>
          <w:spacing w:val="-5"/>
        </w:rPr>
        <w:t>PS)</w:t>
      </w:r>
    </w:p>
    <w:p w:rsidR="002C00B6" w:rsidRDefault="002C00B6" w14:paraId="393DD5A8" w14:textId="77777777">
      <w:pPr>
        <w:pStyle w:val="BodyText"/>
        <w:spacing w:before="8"/>
        <w:rPr>
          <w:b/>
          <w:sz w:val="27"/>
        </w:rPr>
      </w:pPr>
    </w:p>
    <w:p w:rsidR="002C00B6" w:rsidRDefault="002775E3" w14:paraId="143A6F4B" w14:textId="77777777">
      <w:pPr>
        <w:tabs>
          <w:tab w:val="left" w:pos="3111"/>
          <w:tab w:val="left" w:pos="5762"/>
          <w:tab w:val="left" w:pos="9283"/>
        </w:tabs>
        <w:ind w:right="653"/>
        <w:jc w:val="center"/>
        <w:rPr>
          <w:b/>
        </w:rPr>
      </w:pPr>
      <w:r>
        <w:rPr>
          <w:b/>
        </w:rPr>
        <w:t xml:space="preserve">Judge Number </w:t>
      </w:r>
      <w:r>
        <w:rPr>
          <w:b/>
          <w:u w:val="single"/>
        </w:rPr>
        <w:tab/>
      </w:r>
      <w:r>
        <w:rPr>
          <w:b/>
        </w:rPr>
        <w:tab/>
      </w:r>
      <w:r>
        <w:rPr>
          <w:b/>
        </w:rPr>
        <w:t xml:space="preserve">Member ID </w:t>
      </w:r>
      <w:r>
        <w:rPr>
          <w:b/>
          <w:u w:val="single"/>
        </w:rPr>
        <w:tab/>
      </w:r>
    </w:p>
    <w:p w:rsidR="002C00B6" w:rsidRDefault="002775E3" w14:paraId="20CC3AE2" w14:textId="77777777">
      <w:pPr>
        <w:spacing w:before="210"/>
        <w:ind w:right="585"/>
        <w:jc w:val="center"/>
        <w:rPr>
          <w:b/>
          <w:sz w:val="32"/>
        </w:rPr>
      </w:pPr>
      <w:r>
        <w:rPr>
          <w:b/>
          <w:sz w:val="32"/>
          <w:u w:val="thick"/>
        </w:rPr>
        <w:t>Presentation</w:t>
      </w:r>
      <w:r>
        <w:rPr>
          <w:b/>
          <w:spacing w:val="-17"/>
          <w:sz w:val="32"/>
          <w:u w:val="thick"/>
        </w:rPr>
        <w:t xml:space="preserve"> </w:t>
      </w:r>
      <w:r>
        <w:rPr>
          <w:b/>
          <w:sz w:val="32"/>
          <w:u w:val="thick"/>
        </w:rPr>
        <w:t>Scoring</w:t>
      </w:r>
      <w:r>
        <w:rPr>
          <w:b/>
          <w:spacing w:val="-15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Rubric</w:t>
      </w:r>
    </w:p>
    <w:p w:rsidR="002C00B6" w:rsidRDefault="002C00B6" w14:paraId="55FBB123" w14:textId="77777777">
      <w:pPr>
        <w:pStyle w:val="BodyText"/>
        <w:spacing w:before="1"/>
        <w:rPr>
          <w:b/>
          <w:sz w:val="16"/>
        </w:rPr>
      </w:pPr>
    </w:p>
    <w:tbl>
      <w:tblPr>
        <w:tblW w:w="0" w:type="auto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2"/>
        <w:gridCol w:w="1171"/>
        <w:gridCol w:w="1171"/>
        <w:gridCol w:w="1081"/>
        <w:gridCol w:w="1351"/>
        <w:gridCol w:w="1351"/>
      </w:tblGrid>
      <w:tr w:rsidR="002C00B6" w14:paraId="0E93368C" w14:textId="77777777">
        <w:trPr>
          <w:trHeight w:val="505"/>
        </w:trPr>
        <w:tc>
          <w:tcPr>
            <w:tcW w:w="4142" w:type="dxa"/>
          </w:tcPr>
          <w:p w:rsidR="002C00B6" w:rsidRDefault="002775E3" w14:paraId="33C77F08" w14:textId="77777777">
            <w:pPr>
              <w:pStyle w:val="TableParagraph"/>
              <w:spacing w:before="124"/>
              <w:ind w:left="1243"/>
              <w:rPr>
                <w:b/>
              </w:rPr>
            </w:pPr>
            <w:r>
              <w:rPr>
                <w:b/>
              </w:rPr>
              <w:t xml:space="preserve">Items to </w:t>
            </w:r>
            <w:r>
              <w:rPr>
                <w:b/>
                <w:spacing w:val="-2"/>
              </w:rPr>
              <w:t>Evaluate</w:t>
            </w:r>
          </w:p>
        </w:tc>
        <w:tc>
          <w:tcPr>
            <w:tcW w:w="1171" w:type="dxa"/>
          </w:tcPr>
          <w:p w:rsidR="002C00B6" w:rsidRDefault="002775E3" w14:paraId="07611E4A" w14:textId="77777777">
            <w:pPr>
              <w:pStyle w:val="TableParagraph"/>
              <w:spacing w:line="250" w:lineRule="exact"/>
              <w:ind w:left="192" w:right="176" w:firstLine="105"/>
              <w:rPr>
                <w:b/>
              </w:rPr>
            </w:pPr>
            <w:r>
              <w:rPr>
                <w:b/>
                <w:spacing w:val="-2"/>
              </w:rPr>
              <w:t>Below Average</w:t>
            </w:r>
          </w:p>
        </w:tc>
        <w:tc>
          <w:tcPr>
            <w:tcW w:w="1171" w:type="dxa"/>
          </w:tcPr>
          <w:p w:rsidR="002C00B6" w:rsidRDefault="002C00B6" w14:paraId="33D3C231" w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2C00B6" w:rsidRDefault="002775E3" w14:paraId="5DCDAC50" w14:textId="77777777">
            <w:pPr>
              <w:pStyle w:val="TableParagraph"/>
              <w:spacing w:line="235" w:lineRule="exact"/>
              <w:ind w:left="178" w:right="169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081" w:type="dxa"/>
          </w:tcPr>
          <w:p w:rsidR="002C00B6" w:rsidRDefault="002C00B6" w14:paraId="36586316" w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2C00B6" w:rsidRDefault="002775E3" w14:paraId="77DE1DA7" w14:textId="77777777">
            <w:pPr>
              <w:pStyle w:val="TableParagraph"/>
              <w:spacing w:line="235" w:lineRule="exact"/>
              <w:ind w:left="246" w:right="238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351" w:type="dxa"/>
          </w:tcPr>
          <w:p w:rsidR="002C00B6" w:rsidRDefault="002C00B6" w14:paraId="1F2487A1" w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2C00B6" w:rsidRDefault="002775E3" w14:paraId="5773FDFC" w14:textId="77777777">
            <w:pPr>
              <w:pStyle w:val="TableParagraph"/>
              <w:spacing w:line="235" w:lineRule="exact"/>
              <w:ind w:left="226" w:right="219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351" w:type="dxa"/>
          </w:tcPr>
          <w:p w:rsidR="002C00B6" w:rsidRDefault="002775E3" w14:paraId="17E385DD" w14:textId="77777777">
            <w:pPr>
              <w:pStyle w:val="TableParagraph"/>
              <w:spacing w:line="250" w:lineRule="exact"/>
              <w:ind w:left="234" w:firstLine="140"/>
              <w:rPr>
                <w:b/>
              </w:rPr>
            </w:pPr>
            <w:r>
              <w:rPr>
                <w:b/>
                <w:spacing w:val="-2"/>
              </w:rPr>
              <w:t>Points Awarded</w:t>
            </w:r>
          </w:p>
        </w:tc>
      </w:tr>
      <w:tr w:rsidR="002C00B6" w14:paraId="108023B1" w14:textId="77777777">
        <w:trPr>
          <w:trHeight w:val="645"/>
        </w:trPr>
        <w:tc>
          <w:tcPr>
            <w:tcW w:w="4142" w:type="dxa"/>
          </w:tcPr>
          <w:p w:rsidR="002C00B6" w:rsidRDefault="002775E3" w14:paraId="40A0425F" w14:textId="77777777">
            <w:pPr>
              <w:pStyle w:val="TableParagraph"/>
              <w:spacing w:before="70" w:line="251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Opening:</w:t>
            </w:r>
          </w:p>
          <w:p w:rsidR="002C00B6" w:rsidRDefault="002775E3" w14:paraId="5F1F021D" w14:textId="77777777">
            <w:pPr>
              <w:pStyle w:val="TableParagraph"/>
              <w:spacing w:line="251" w:lineRule="exact"/>
              <w:ind w:left="382"/>
            </w:pPr>
            <w:r>
              <w:t>Introduction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case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study</w:t>
            </w:r>
          </w:p>
        </w:tc>
        <w:tc>
          <w:tcPr>
            <w:tcW w:w="1171" w:type="dxa"/>
          </w:tcPr>
          <w:p w:rsidR="002C00B6" w:rsidRDefault="002775E3" w14:paraId="43A0F6F0" w14:textId="77777777">
            <w:pPr>
              <w:pStyle w:val="TableParagraph"/>
              <w:spacing w:before="195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2C00B6" w:rsidRDefault="002775E3" w14:paraId="112E3E51" w14:textId="77777777">
            <w:pPr>
              <w:pStyle w:val="TableParagraph"/>
              <w:spacing w:before="195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2C00B6" w:rsidRDefault="002775E3" w14:paraId="361956D5" w14:textId="77777777">
            <w:pPr>
              <w:pStyle w:val="TableParagraph"/>
              <w:spacing w:before="195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2C00B6" w:rsidRDefault="002775E3" w14:paraId="05250612" w14:textId="77777777">
            <w:pPr>
              <w:pStyle w:val="TableParagraph"/>
              <w:spacing w:before="195"/>
              <w:ind w:left="224" w:right="219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2C00B6" w:rsidRDefault="002C00B6" w14:paraId="78668819" w14:textId="77777777">
            <w:pPr>
              <w:pStyle w:val="TableParagraph"/>
            </w:pPr>
          </w:p>
        </w:tc>
      </w:tr>
      <w:tr w:rsidR="002C00B6" w14:paraId="6C099B84" w14:textId="77777777">
        <w:trPr>
          <w:trHeight w:val="885"/>
        </w:trPr>
        <w:tc>
          <w:tcPr>
            <w:tcW w:w="4142" w:type="dxa"/>
          </w:tcPr>
          <w:p w:rsidR="002C00B6" w:rsidRDefault="002775E3" w14:paraId="1EE5F37A" w14:textId="77777777">
            <w:pPr>
              <w:pStyle w:val="TableParagraph"/>
              <w:spacing w:before="59"/>
              <w:ind w:left="107"/>
              <w:rPr>
                <w:b/>
              </w:rPr>
            </w:pPr>
            <w:r>
              <w:rPr>
                <w:b/>
              </w:rPr>
              <w:t>Effectiveness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presentation:</w:t>
            </w:r>
          </w:p>
          <w:p w:rsidR="002C00B6" w:rsidRDefault="002775E3" w14:paraId="76BA4F4E" w14:textId="77777777">
            <w:pPr>
              <w:pStyle w:val="TableParagraph"/>
              <w:spacing w:before="4" w:line="237" w:lineRule="auto"/>
              <w:ind w:left="357" w:firstLine="25"/>
            </w:pPr>
            <w:r>
              <w:t>Purpose</w:t>
            </w:r>
            <w:r>
              <w:rPr>
                <w:spacing w:val="-12"/>
              </w:rPr>
              <w:t xml:space="preserve"> </w:t>
            </w:r>
            <w:r>
              <w:t>achieved,</w:t>
            </w:r>
            <w:r>
              <w:rPr>
                <w:spacing w:val="-13"/>
              </w:rPr>
              <w:t xml:space="preserve"> </w:t>
            </w:r>
            <w:r>
              <w:t>logically</w:t>
            </w:r>
            <w:r>
              <w:rPr>
                <w:spacing w:val="-13"/>
              </w:rPr>
              <w:t xml:space="preserve"> </w:t>
            </w:r>
            <w:r>
              <w:t>organized, clearly understood</w:t>
            </w:r>
          </w:p>
        </w:tc>
        <w:tc>
          <w:tcPr>
            <w:tcW w:w="1171" w:type="dxa"/>
          </w:tcPr>
          <w:p w:rsidR="002C00B6" w:rsidRDefault="002C00B6" w14:paraId="6481682F" w14:textId="77777777">
            <w:pPr>
              <w:pStyle w:val="TableParagraph"/>
              <w:spacing w:before="4"/>
              <w:rPr>
                <w:b/>
                <w:sz w:val="27"/>
              </w:rPr>
            </w:pPr>
          </w:p>
          <w:p w:rsidR="002C00B6" w:rsidRDefault="002775E3" w14:paraId="5386AEDC" w14:textId="77777777">
            <w:pPr>
              <w:pStyle w:val="TableParagraph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2C00B6" w:rsidRDefault="002C00B6" w14:paraId="70EF1B51" w14:textId="77777777">
            <w:pPr>
              <w:pStyle w:val="TableParagraph"/>
              <w:spacing w:before="4"/>
              <w:rPr>
                <w:b/>
                <w:sz w:val="27"/>
              </w:rPr>
            </w:pPr>
          </w:p>
          <w:p w:rsidR="002C00B6" w:rsidRDefault="002775E3" w14:paraId="1FF7D3C3" w14:textId="77777777">
            <w:pPr>
              <w:pStyle w:val="TableParagraph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2C00B6" w:rsidRDefault="002C00B6" w14:paraId="01839185" w14:textId="77777777">
            <w:pPr>
              <w:pStyle w:val="TableParagraph"/>
              <w:spacing w:before="4"/>
              <w:rPr>
                <w:b/>
                <w:sz w:val="27"/>
              </w:rPr>
            </w:pPr>
          </w:p>
          <w:p w:rsidR="002C00B6" w:rsidRDefault="002775E3" w14:paraId="2F725F34" w14:textId="77777777">
            <w:pPr>
              <w:pStyle w:val="TableParagraph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2C00B6" w:rsidRDefault="002C00B6" w14:paraId="51BB1719" w14:textId="77777777">
            <w:pPr>
              <w:pStyle w:val="TableParagraph"/>
              <w:spacing w:before="4"/>
              <w:rPr>
                <w:b/>
                <w:sz w:val="27"/>
              </w:rPr>
            </w:pPr>
          </w:p>
          <w:p w:rsidR="002C00B6" w:rsidRDefault="002775E3" w14:paraId="1171EAD2" w14:textId="77777777">
            <w:pPr>
              <w:pStyle w:val="TableParagraph"/>
              <w:ind w:left="224" w:right="219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2C00B6" w:rsidRDefault="002C00B6" w14:paraId="5A4A3615" w14:textId="77777777">
            <w:pPr>
              <w:pStyle w:val="TableParagraph"/>
            </w:pPr>
          </w:p>
        </w:tc>
      </w:tr>
      <w:tr w:rsidR="002C00B6" w14:paraId="07F60ADA" w14:textId="77777777">
        <w:trPr>
          <w:trHeight w:val="795"/>
        </w:trPr>
        <w:tc>
          <w:tcPr>
            <w:tcW w:w="4142" w:type="dxa"/>
          </w:tcPr>
          <w:p w:rsidR="002C00B6" w:rsidRDefault="002775E3" w14:paraId="47A019A1" w14:textId="77777777">
            <w:pPr>
              <w:pStyle w:val="TableParagraph"/>
              <w:spacing w:before="14"/>
              <w:ind w:left="107"/>
              <w:rPr>
                <w:b/>
              </w:rPr>
            </w:pPr>
            <w:r>
              <w:rPr>
                <w:b/>
                <w:spacing w:val="-2"/>
              </w:rPr>
              <w:t>Mechanics:</w:t>
            </w:r>
          </w:p>
          <w:p w:rsidR="002C00B6" w:rsidRDefault="002775E3" w14:paraId="640406EF" w14:textId="77777777">
            <w:pPr>
              <w:pStyle w:val="TableParagraph"/>
              <w:spacing w:before="5" w:line="237" w:lineRule="auto"/>
              <w:ind w:left="382" w:right="66"/>
            </w:pPr>
            <w:r>
              <w:t>Diction,</w:t>
            </w:r>
            <w:r>
              <w:rPr>
                <w:spacing w:val="-14"/>
              </w:rPr>
              <w:t xml:space="preserve"> </w:t>
            </w:r>
            <w:r>
              <w:t>grammar,</w:t>
            </w:r>
            <w:r>
              <w:rPr>
                <w:spacing w:val="-14"/>
              </w:rPr>
              <w:t xml:space="preserve"> </w:t>
            </w:r>
            <w:r>
              <w:t>pronunciation, gestures, poise, eye contact</w:t>
            </w:r>
          </w:p>
        </w:tc>
        <w:tc>
          <w:tcPr>
            <w:tcW w:w="1171" w:type="dxa"/>
          </w:tcPr>
          <w:p w:rsidR="002C00B6" w:rsidRDefault="002C00B6" w14:paraId="098AE9AD" w14:textId="77777777">
            <w:pPr>
              <w:pStyle w:val="TableParagraph"/>
              <w:spacing w:before="5"/>
              <w:rPr>
                <w:b/>
                <w:sz w:val="23"/>
              </w:rPr>
            </w:pPr>
          </w:p>
          <w:p w:rsidR="002C00B6" w:rsidRDefault="002775E3" w14:paraId="31334613" w14:textId="77777777">
            <w:pPr>
              <w:pStyle w:val="TableParagraph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2C00B6" w:rsidRDefault="002C00B6" w14:paraId="17141189" w14:textId="77777777">
            <w:pPr>
              <w:pStyle w:val="TableParagraph"/>
              <w:spacing w:before="5"/>
              <w:rPr>
                <w:b/>
                <w:sz w:val="23"/>
              </w:rPr>
            </w:pPr>
          </w:p>
          <w:p w:rsidR="002C00B6" w:rsidRDefault="002775E3" w14:paraId="77F164F2" w14:textId="77777777">
            <w:pPr>
              <w:pStyle w:val="TableParagraph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2C00B6" w:rsidRDefault="002C00B6" w14:paraId="02BA9041" w14:textId="77777777">
            <w:pPr>
              <w:pStyle w:val="TableParagraph"/>
              <w:spacing w:before="5"/>
              <w:rPr>
                <w:b/>
                <w:sz w:val="23"/>
              </w:rPr>
            </w:pPr>
          </w:p>
          <w:p w:rsidR="002C00B6" w:rsidRDefault="002775E3" w14:paraId="4A3CB64D" w14:textId="77777777">
            <w:pPr>
              <w:pStyle w:val="TableParagraph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2C00B6" w:rsidRDefault="002C00B6" w14:paraId="162A73A8" w14:textId="77777777">
            <w:pPr>
              <w:pStyle w:val="TableParagraph"/>
              <w:spacing w:before="5"/>
              <w:rPr>
                <w:b/>
                <w:sz w:val="23"/>
              </w:rPr>
            </w:pPr>
          </w:p>
          <w:p w:rsidR="002C00B6" w:rsidRDefault="002775E3" w14:paraId="75A3A9AD" w14:textId="77777777">
            <w:pPr>
              <w:pStyle w:val="TableParagraph"/>
              <w:ind w:left="224" w:right="219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2C00B6" w:rsidRDefault="002C00B6" w14:paraId="22B15426" w14:textId="77777777">
            <w:pPr>
              <w:pStyle w:val="TableParagraph"/>
            </w:pPr>
          </w:p>
        </w:tc>
      </w:tr>
      <w:tr w:rsidR="002C00B6" w14:paraId="61216022" w14:textId="77777777">
        <w:trPr>
          <w:trHeight w:val="615"/>
        </w:trPr>
        <w:tc>
          <w:tcPr>
            <w:tcW w:w="4142" w:type="dxa"/>
          </w:tcPr>
          <w:p w:rsidR="002C00B6" w:rsidRDefault="002775E3" w14:paraId="050B06E5" w14:textId="77777777">
            <w:pPr>
              <w:pStyle w:val="TableParagraph"/>
              <w:spacing w:before="49"/>
              <w:ind w:left="107"/>
              <w:rPr>
                <w:b/>
              </w:rPr>
            </w:pPr>
            <w:r>
              <w:rPr>
                <w:b/>
                <w:spacing w:val="-2"/>
              </w:rPr>
              <w:t>Closing:</w:t>
            </w:r>
          </w:p>
          <w:p w:rsidR="002C00B6" w:rsidRDefault="002775E3" w14:paraId="13142D6D" w14:textId="77777777">
            <w:pPr>
              <w:pStyle w:val="TableParagraph"/>
              <w:spacing w:before="2"/>
              <w:ind w:left="382"/>
            </w:pPr>
            <w:r>
              <w:t>Summary 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conclusion</w:t>
            </w:r>
          </w:p>
        </w:tc>
        <w:tc>
          <w:tcPr>
            <w:tcW w:w="1171" w:type="dxa"/>
          </w:tcPr>
          <w:p w:rsidR="002C00B6" w:rsidRDefault="002775E3" w14:paraId="081F64D9" w14:textId="77777777">
            <w:pPr>
              <w:pStyle w:val="TableParagraph"/>
              <w:spacing w:before="179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2C00B6" w:rsidRDefault="002775E3" w14:paraId="376C9FCA" w14:textId="77777777">
            <w:pPr>
              <w:pStyle w:val="TableParagraph"/>
              <w:spacing w:before="179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2C00B6" w:rsidRDefault="002775E3" w14:paraId="5D3AE2BF" w14:textId="77777777">
            <w:pPr>
              <w:pStyle w:val="TableParagraph"/>
              <w:spacing w:before="179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2C00B6" w:rsidRDefault="002775E3" w14:paraId="37199579" w14:textId="77777777">
            <w:pPr>
              <w:pStyle w:val="TableParagraph"/>
              <w:spacing w:before="179"/>
              <w:ind w:left="224" w:right="219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2C00B6" w:rsidRDefault="002C00B6" w14:paraId="6B8825DC" w14:textId="77777777">
            <w:pPr>
              <w:pStyle w:val="TableParagraph"/>
            </w:pPr>
          </w:p>
        </w:tc>
      </w:tr>
      <w:tr w:rsidR="002C00B6" w14:paraId="0DFFB37A" w14:textId="77777777">
        <w:trPr>
          <w:trHeight w:val="1155"/>
        </w:trPr>
        <w:tc>
          <w:tcPr>
            <w:tcW w:w="4142" w:type="dxa"/>
          </w:tcPr>
          <w:p w:rsidR="002C00B6" w:rsidRDefault="002775E3" w14:paraId="5871D1E4" w14:textId="77777777">
            <w:pPr>
              <w:pStyle w:val="TableParagraph"/>
              <w:spacing w:before="69" w:line="252" w:lineRule="exact"/>
              <w:ind w:left="107"/>
              <w:rPr>
                <w:b/>
              </w:rPr>
            </w:pPr>
            <w:r>
              <w:rPr>
                <w:b/>
              </w:rPr>
              <w:t>Solution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study:</w:t>
            </w:r>
          </w:p>
          <w:p w:rsidR="002C00B6" w:rsidRDefault="002775E3" w14:paraId="218DF3FE" w14:textId="77777777">
            <w:pPr>
              <w:pStyle w:val="TableParagraph"/>
              <w:ind w:left="382" w:right="917"/>
            </w:pPr>
            <w:r>
              <w:t>Quality of solution Development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subject</w:t>
            </w:r>
            <w:r>
              <w:rPr>
                <w:spacing w:val="-13"/>
              </w:rPr>
              <w:t xml:space="preserve"> </w:t>
            </w:r>
            <w:r>
              <w:t>matter Depth of research</w:t>
            </w:r>
          </w:p>
        </w:tc>
        <w:tc>
          <w:tcPr>
            <w:tcW w:w="1171" w:type="dxa"/>
          </w:tcPr>
          <w:p w:rsidR="002C00B6" w:rsidRDefault="002C00B6" w14:paraId="5DD61AC8" w14:textId="77777777">
            <w:pPr>
              <w:pStyle w:val="TableParagraph"/>
              <w:rPr>
                <w:b/>
                <w:sz w:val="24"/>
              </w:rPr>
            </w:pPr>
          </w:p>
          <w:p w:rsidR="002C00B6" w:rsidRDefault="002775E3" w14:paraId="79CE5DBE" w14:textId="77777777">
            <w:pPr>
              <w:pStyle w:val="TableParagraph"/>
              <w:spacing w:before="174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2C00B6" w:rsidRDefault="002C00B6" w14:paraId="7CEF4239" w14:textId="77777777">
            <w:pPr>
              <w:pStyle w:val="TableParagraph"/>
              <w:rPr>
                <w:b/>
                <w:sz w:val="24"/>
              </w:rPr>
            </w:pPr>
          </w:p>
          <w:p w:rsidR="002C00B6" w:rsidRDefault="002775E3" w14:paraId="01CC7CD2" w14:textId="77777777">
            <w:pPr>
              <w:pStyle w:val="TableParagraph"/>
              <w:spacing w:before="174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2C00B6" w:rsidRDefault="002C00B6" w14:paraId="1CDD3E5C" w14:textId="77777777">
            <w:pPr>
              <w:pStyle w:val="TableParagraph"/>
              <w:rPr>
                <w:b/>
                <w:sz w:val="24"/>
              </w:rPr>
            </w:pPr>
          </w:p>
          <w:p w:rsidR="002C00B6" w:rsidRDefault="002775E3" w14:paraId="6EAE207E" w14:textId="77777777">
            <w:pPr>
              <w:pStyle w:val="TableParagraph"/>
              <w:spacing w:before="174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2C00B6" w:rsidRDefault="002C00B6" w14:paraId="29218726" w14:textId="77777777">
            <w:pPr>
              <w:pStyle w:val="TableParagraph"/>
              <w:rPr>
                <w:b/>
                <w:sz w:val="24"/>
              </w:rPr>
            </w:pPr>
          </w:p>
          <w:p w:rsidR="002C00B6" w:rsidRDefault="002775E3" w14:paraId="064A7C93" w14:textId="77777777">
            <w:pPr>
              <w:pStyle w:val="TableParagraph"/>
              <w:spacing w:before="174"/>
              <w:ind w:left="224" w:right="219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2C00B6" w:rsidRDefault="002C00B6" w14:paraId="7299B69E" w14:textId="77777777">
            <w:pPr>
              <w:pStyle w:val="TableParagraph"/>
            </w:pPr>
          </w:p>
        </w:tc>
      </w:tr>
      <w:tr w:rsidR="002C00B6" w14:paraId="781DA5F3" w14:textId="77777777">
        <w:trPr>
          <w:trHeight w:val="435"/>
        </w:trPr>
        <w:tc>
          <w:tcPr>
            <w:tcW w:w="4142" w:type="dxa"/>
          </w:tcPr>
          <w:p w:rsidR="002C00B6" w:rsidRDefault="002775E3" w14:paraId="25950E56" w14:textId="77777777">
            <w:pPr>
              <w:pStyle w:val="TableParagraph"/>
              <w:spacing w:before="89"/>
              <w:ind w:left="107"/>
              <w:rPr>
                <w:b/>
              </w:rPr>
            </w:pPr>
            <w:r>
              <w:rPr>
                <w:b/>
              </w:rPr>
              <w:t>Problem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solving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skills</w:t>
            </w:r>
          </w:p>
        </w:tc>
        <w:tc>
          <w:tcPr>
            <w:tcW w:w="1171" w:type="dxa"/>
          </w:tcPr>
          <w:p w:rsidR="002C00B6" w:rsidRDefault="002775E3" w14:paraId="6253C9DD" w14:textId="77777777">
            <w:pPr>
              <w:pStyle w:val="TableParagraph"/>
              <w:spacing w:before="89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2C00B6" w:rsidRDefault="002775E3" w14:paraId="43740E35" w14:textId="77777777">
            <w:pPr>
              <w:pStyle w:val="TableParagraph"/>
              <w:spacing w:before="89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2C00B6" w:rsidRDefault="002775E3" w14:paraId="5651E8CF" w14:textId="77777777">
            <w:pPr>
              <w:pStyle w:val="TableParagraph"/>
              <w:spacing w:before="89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2C00B6" w:rsidRDefault="002775E3" w14:paraId="1F5D3A13" w14:textId="77777777">
            <w:pPr>
              <w:pStyle w:val="TableParagraph"/>
              <w:spacing w:before="89"/>
              <w:ind w:left="224" w:right="219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2C00B6" w:rsidRDefault="002C00B6" w14:paraId="56899B74" w14:textId="77777777">
            <w:pPr>
              <w:pStyle w:val="TableParagraph"/>
            </w:pPr>
          </w:p>
        </w:tc>
      </w:tr>
      <w:tr w:rsidR="002C00B6" w14:paraId="2197BB21" w14:textId="77777777">
        <w:trPr>
          <w:trHeight w:val="615"/>
        </w:trPr>
        <w:tc>
          <w:tcPr>
            <w:tcW w:w="4142" w:type="dxa"/>
          </w:tcPr>
          <w:p w:rsidR="002C00B6" w:rsidRDefault="002775E3" w14:paraId="2474624D" w14:textId="77777777">
            <w:pPr>
              <w:pStyle w:val="TableParagraph"/>
              <w:spacing w:before="179"/>
              <w:ind w:left="107"/>
              <w:rPr>
                <w:b/>
              </w:rPr>
            </w:pPr>
            <w:r>
              <w:rPr>
                <w:b/>
              </w:rPr>
              <w:t>Response 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judges’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questions</w:t>
            </w:r>
          </w:p>
        </w:tc>
        <w:tc>
          <w:tcPr>
            <w:tcW w:w="1171" w:type="dxa"/>
          </w:tcPr>
          <w:p w:rsidR="002C00B6" w:rsidRDefault="002775E3" w14:paraId="1FEBE3BD" w14:textId="77777777">
            <w:pPr>
              <w:pStyle w:val="TableParagraph"/>
              <w:spacing w:before="179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2C00B6" w:rsidRDefault="002775E3" w14:paraId="378C933E" w14:textId="77777777">
            <w:pPr>
              <w:pStyle w:val="TableParagraph"/>
              <w:spacing w:before="179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2C00B6" w:rsidRDefault="002775E3" w14:paraId="26F9733D" w14:textId="77777777">
            <w:pPr>
              <w:pStyle w:val="TableParagraph"/>
              <w:spacing w:before="179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2C00B6" w:rsidRDefault="002775E3" w14:paraId="4AC6AA19" w14:textId="77777777">
            <w:pPr>
              <w:pStyle w:val="TableParagraph"/>
              <w:spacing w:before="179"/>
              <w:ind w:left="224" w:right="219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2C00B6" w:rsidRDefault="002C00B6" w14:paraId="4278711A" w14:textId="77777777">
            <w:pPr>
              <w:pStyle w:val="TableParagraph"/>
            </w:pPr>
          </w:p>
        </w:tc>
      </w:tr>
      <w:tr w:rsidR="002C00B6" w14:paraId="6EA48297" w14:textId="77777777">
        <w:trPr>
          <w:trHeight w:val="505"/>
        </w:trPr>
        <w:tc>
          <w:tcPr>
            <w:tcW w:w="8916" w:type="dxa"/>
            <w:gridSpan w:val="5"/>
          </w:tcPr>
          <w:p w:rsidR="002C00B6" w:rsidRDefault="002775E3" w14:paraId="54F29BCE" w14:textId="77777777">
            <w:pPr>
              <w:pStyle w:val="TableParagraph"/>
              <w:spacing w:before="124"/>
              <w:ind w:left="319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351" w:type="dxa"/>
          </w:tcPr>
          <w:p w:rsidR="002C00B6" w:rsidRDefault="002C00B6" w14:paraId="7A501E3A" w14:textId="77777777">
            <w:pPr>
              <w:pStyle w:val="TableParagraph"/>
            </w:pPr>
          </w:p>
        </w:tc>
      </w:tr>
    </w:tbl>
    <w:p w:rsidR="002C00B6" w:rsidRDefault="002775E3" w14:paraId="3832CDDF" w14:textId="77777777">
      <w:pPr>
        <w:spacing w:before="253"/>
        <w:ind w:right="577"/>
        <w:jc w:val="center"/>
        <w:rPr>
          <w:b/>
          <w:sz w:val="32"/>
        </w:rPr>
      </w:pPr>
      <w:r>
        <w:rPr>
          <w:b/>
          <w:sz w:val="32"/>
          <w:u w:val="thick"/>
        </w:rPr>
        <w:t>Specification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Scoring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Rubric</w:t>
      </w:r>
    </w:p>
    <w:p w:rsidR="002C00B6" w:rsidRDefault="002C00B6" w14:paraId="1010B6F6" w14:textId="77777777">
      <w:pPr>
        <w:pStyle w:val="BodyText"/>
        <w:spacing w:before="3"/>
        <w:rPr>
          <w:b/>
        </w:rPr>
      </w:pPr>
    </w:p>
    <w:tbl>
      <w:tblPr>
        <w:tblW w:w="0" w:type="auto"/>
        <w:tblInd w:w="2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08"/>
        <w:gridCol w:w="990"/>
        <w:gridCol w:w="1465"/>
      </w:tblGrid>
      <w:tr w:rsidR="002C00B6" w14:paraId="55FA2E52" w14:textId="77777777">
        <w:trPr>
          <w:trHeight w:val="504"/>
        </w:trPr>
        <w:tc>
          <w:tcPr>
            <w:tcW w:w="8598" w:type="dxa"/>
            <w:gridSpan w:val="2"/>
          </w:tcPr>
          <w:p w:rsidR="002C00B6" w:rsidRDefault="002775E3" w14:paraId="6C47B1C3" w14:textId="77777777">
            <w:pPr>
              <w:pStyle w:val="TableParagraph"/>
              <w:spacing w:line="248" w:lineRule="exact"/>
              <w:ind w:left="110"/>
            </w:pPr>
            <w:r>
              <w:rPr>
                <w:b/>
              </w:rPr>
              <w:t>SPECIFICATION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POINTS</w:t>
            </w:r>
            <w:r>
              <w:t>:</w:t>
            </w:r>
            <w:r>
              <w:rPr>
                <w:spacing w:val="48"/>
              </w:rPr>
              <w:t xml:space="preserve"> </w:t>
            </w:r>
            <w:r>
              <w:t>All</w:t>
            </w:r>
            <w:r>
              <w:rPr>
                <w:spacing w:val="-4"/>
              </w:rPr>
              <w:t xml:space="preserve"> </w:t>
            </w:r>
            <w:r>
              <w:t>points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none</w:t>
            </w:r>
            <w:r>
              <w:rPr>
                <w:spacing w:val="-1"/>
              </w:rPr>
              <w:t xml:space="preserve"> </w:t>
            </w:r>
            <w:r>
              <w:t>per</w:t>
            </w:r>
            <w:r>
              <w:rPr>
                <w:spacing w:val="-1"/>
              </w:rPr>
              <w:t xml:space="preserve"> </w:t>
            </w:r>
            <w:r>
              <w:t>item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awarded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proctor</w:t>
            </w:r>
            <w:r>
              <w:rPr>
                <w:spacing w:val="-2"/>
              </w:rPr>
              <w:t xml:space="preserve"> </w:t>
            </w:r>
            <w:proofErr w:type="gramStart"/>
            <w:r>
              <w:rPr>
                <w:spacing w:val="-5"/>
              </w:rPr>
              <w:t>per</w:t>
            </w:r>
            <w:proofErr w:type="gramEnd"/>
          </w:p>
          <w:p w:rsidR="002C00B6" w:rsidRDefault="002775E3" w14:paraId="157B811A" w14:textId="77777777">
            <w:pPr>
              <w:pStyle w:val="TableParagraph"/>
              <w:spacing w:before="2" w:line="235" w:lineRule="exact"/>
              <w:ind w:left="110"/>
            </w:pPr>
            <w:r>
              <w:t>member,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not</w:t>
            </w:r>
            <w:r>
              <w:rPr>
                <w:i/>
                <w:spacing w:val="-1"/>
              </w:rPr>
              <w:t xml:space="preserve"> </w:t>
            </w:r>
            <w:r>
              <w:t>per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judge.</w:t>
            </w:r>
          </w:p>
        </w:tc>
        <w:tc>
          <w:tcPr>
            <w:tcW w:w="1465" w:type="dxa"/>
          </w:tcPr>
          <w:p w:rsidR="002C00B6" w:rsidRDefault="002775E3" w14:paraId="3E146E47" w14:textId="77777777">
            <w:pPr>
              <w:pStyle w:val="TableParagraph"/>
              <w:spacing w:line="248" w:lineRule="exact"/>
              <w:ind w:left="283" w:right="277"/>
              <w:jc w:val="center"/>
              <w:rPr>
                <w:b/>
              </w:rPr>
            </w:pPr>
            <w:r>
              <w:rPr>
                <w:b/>
                <w:spacing w:val="-2"/>
              </w:rPr>
              <w:t>Points</w:t>
            </w:r>
          </w:p>
          <w:p w:rsidR="002C00B6" w:rsidRDefault="002775E3" w14:paraId="30D77D99" w14:textId="77777777">
            <w:pPr>
              <w:pStyle w:val="TableParagraph"/>
              <w:spacing w:before="2" w:line="235" w:lineRule="exact"/>
              <w:ind w:left="284" w:right="277"/>
              <w:jc w:val="center"/>
              <w:rPr>
                <w:b/>
              </w:rPr>
            </w:pPr>
            <w:r>
              <w:rPr>
                <w:b/>
                <w:spacing w:val="-2"/>
              </w:rPr>
              <w:t>Awarded</w:t>
            </w:r>
          </w:p>
        </w:tc>
      </w:tr>
      <w:tr w:rsidR="002C00B6" w14:paraId="1DBCCEAC" w14:textId="77777777">
        <w:trPr>
          <w:trHeight w:val="865"/>
        </w:trPr>
        <w:tc>
          <w:tcPr>
            <w:tcW w:w="7608" w:type="dxa"/>
          </w:tcPr>
          <w:p w:rsidR="002C00B6" w:rsidRDefault="002C00B6" w14:paraId="79CFF486" w14:textId="77777777">
            <w:pPr>
              <w:pStyle w:val="TableParagraph"/>
              <w:spacing w:before="5"/>
              <w:rPr>
                <w:b/>
                <w:sz w:val="26"/>
              </w:rPr>
            </w:pPr>
          </w:p>
          <w:p w:rsidR="002C00B6" w:rsidRDefault="002775E3" w14:paraId="39E4B8BC" w14:textId="77777777">
            <w:pPr>
              <w:pStyle w:val="TableParagraph"/>
              <w:ind w:left="110"/>
            </w:pPr>
            <w:r>
              <w:t>Presentation</w:t>
            </w:r>
            <w:r>
              <w:rPr>
                <w:spacing w:val="-2"/>
              </w:rPr>
              <w:t xml:space="preserve"> </w:t>
            </w:r>
            <w:r>
              <w:t>lasted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less</w:t>
            </w:r>
            <w:r>
              <w:rPr>
                <w:spacing w:val="-4"/>
              </w:rPr>
              <w:t xml:space="preserve"> </w:t>
            </w:r>
            <w:r>
              <w:t>than</w:t>
            </w:r>
            <w:r>
              <w:rPr>
                <w:spacing w:val="-2"/>
              </w:rPr>
              <w:t xml:space="preserve"> </w:t>
            </w:r>
            <w:r>
              <w:t>five (5)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more than</w:t>
            </w:r>
            <w:r>
              <w:rPr>
                <w:spacing w:val="-5"/>
              </w:rPr>
              <w:t xml:space="preserve"> </w:t>
            </w:r>
            <w:r>
              <w:t>seven</w:t>
            </w:r>
            <w:r>
              <w:rPr>
                <w:spacing w:val="-2"/>
              </w:rPr>
              <w:t xml:space="preserve"> </w:t>
            </w:r>
            <w:r>
              <w:t>(7)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minutes</w:t>
            </w:r>
          </w:p>
        </w:tc>
        <w:tc>
          <w:tcPr>
            <w:tcW w:w="990" w:type="dxa"/>
          </w:tcPr>
          <w:p w:rsidR="002C00B6" w:rsidRDefault="002C00B6" w14:paraId="168FC81C" w14:textId="77777777">
            <w:pPr>
              <w:pStyle w:val="TableParagraph"/>
              <w:spacing w:before="5"/>
              <w:rPr>
                <w:b/>
                <w:sz w:val="26"/>
              </w:rPr>
            </w:pPr>
          </w:p>
          <w:p w:rsidR="002C00B6" w:rsidRDefault="002775E3" w14:paraId="24FC9C69" w14:textId="77777777">
            <w:pPr>
              <w:pStyle w:val="TableParagraph"/>
              <w:ind w:left="370" w:right="359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465" w:type="dxa"/>
          </w:tcPr>
          <w:p w:rsidR="002C00B6" w:rsidRDefault="002C00B6" w14:paraId="0A093181" w14:textId="77777777">
            <w:pPr>
              <w:pStyle w:val="TableParagraph"/>
            </w:pPr>
          </w:p>
        </w:tc>
      </w:tr>
      <w:tr w:rsidR="002C00B6" w14:paraId="11C99BE3" w14:textId="77777777">
        <w:trPr>
          <w:trHeight w:val="505"/>
        </w:trPr>
        <w:tc>
          <w:tcPr>
            <w:tcW w:w="7608" w:type="dxa"/>
          </w:tcPr>
          <w:p w:rsidR="002C00B6" w:rsidRDefault="002775E3" w14:paraId="6F5167C9" w14:textId="77777777">
            <w:pPr>
              <w:pStyle w:val="TableParagraph"/>
              <w:spacing w:before="120"/>
              <w:ind w:left="110"/>
            </w:pPr>
            <w:r>
              <w:t>Did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not</w:t>
            </w:r>
            <w:r>
              <w:rPr>
                <w:i/>
                <w:spacing w:val="-3"/>
              </w:rPr>
              <w:t xml:space="preserve"> </w:t>
            </w:r>
            <w:r>
              <w:t>use</w:t>
            </w:r>
            <w:r>
              <w:rPr>
                <w:spacing w:val="-1"/>
              </w:rPr>
              <w:t xml:space="preserve"> </w:t>
            </w:r>
            <w:r>
              <w:t>any</w:t>
            </w:r>
            <w:r>
              <w:rPr>
                <w:spacing w:val="-3"/>
              </w:rPr>
              <w:t xml:space="preserve"> </w:t>
            </w:r>
            <w:r>
              <w:t>materials</w:t>
            </w:r>
            <w:r>
              <w:rPr>
                <w:spacing w:val="-2"/>
              </w:rPr>
              <w:t xml:space="preserve"> </w:t>
            </w:r>
            <w:r>
              <w:t>other</w:t>
            </w:r>
            <w:r>
              <w:rPr>
                <w:spacing w:val="-1"/>
              </w:rPr>
              <w:t xml:space="preserve"> </w:t>
            </w:r>
            <w:r>
              <w:t>than</w:t>
            </w:r>
            <w:r>
              <w:rPr>
                <w:spacing w:val="-3"/>
              </w:rPr>
              <w:t xml:space="preserve"> </w:t>
            </w:r>
            <w:r>
              <w:t>those</w:t>
            </w:r>
            <w:r>
              <w:rPr>
                <w:spacing w:val="-1"/>
              </w:rPr>
              <w:t xml:space="preserve"> </w:t>
            </w:r>
            <w:r>
              <w:t>specified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event.</w:t>
            </w:r>
          </w:p>
        </w:tc>
        <w:tc>
          <w:tcPr>
            <w:tcW w:w="990" w:type="dxa"/>
          </w:tcPr>
          <w:p w:rsidR="002C00B6" w:rsidRDefault="002775E3" w14:paraId="210778EA" w14:textId="77777777">
            <w:pPr>
              <w:pStyle w:val="TableParagraph"/>
              <w:spacing w:before="120"/>
              <w:ind w:left="370" w:right="359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465" w:type="dxa"/>
          </w:tcPr>
          <w:p w:rsidR="002C00B6" w:rsidRDefault="002C00B6" w14:paraId="36B67C41" w14:textId="77777777">
            <w:pPr>
              <w:pStyle w:val="TableParagraph"/>
            </w:pPr>
          </w:p>
        </w:tc>
      </w:tr>
      <w:tr w:rsidR="002C00B6" w14:paraId="12506864" w14:textId="77777777">
        <w:trPr>
          <w:trHeight w:val="505"/>
        </w:trPr>
        <w:tc>
          <w:tcPr>
            <w:tcW w:w="8598" w:type="dxa"/>
            <w:gridSpan w:val="2"/>
          </w:tcPr>
          <w:p w:rsidR="002C00B6" w:rsidRDefault="002775E3" w14:paraId="7E6E17DF" w14:textId="77777777">
            <w:pPr>
              <w:pStyle w:val="TableParagraph"/>
              <w:spacing w:before="124"/>
              <w:ind w:left="2986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SPECIFICATION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(20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465" w:type="dxa"/>
          </w:tcPr>
          <w:p w:rsidR="002C00B6" w:rsidRDefault="002C00B6" w14:paraId="6096BFFE" w14:textId="77777777">
            <w:pPr>
              <w:pStyle w:val="TableParagraph"/>
            </w:pPr>
          </w:p>
        </w:tc>
      </w:tr>
    </w:tbl>
    <w:p w:rsidR="002C00B6" w:rsidRDefault="002775E3" w14:paraId="31C17422" w14:textId="77777777">
      <w:pPr>
        <w:spacing w:before="255" w:line="410" w:lineRule="auto"/>
        <w:ind w:left="1201" w:right="1433" w:firstLine="1845"/>
        <w:rPr>
          <w:b/>
          <w:sz w:val="28"/>
        </w:rPr>
      </w:pPr>
      <w:r>
        <w:rPr>
          <w:b/>
          <w:sz w:val="28"/>
        </w:rPr>
        <w:t>TOTAL MAXIMUM POINTS = 160 PRESENTATION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STOPPED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SEVEN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(7)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MINUTES</w:t>
      </w:r>
    </w:p>
    <w:sectPr w:rsidR="002C00B6">
      <w:pgSz w:w="12240" w:h="15840" w:orient="portrait"/>
      <w:pgMar w:top="1380" w:right="300" w:bottom="1280" w:left="880" w:header="0" w:footer="1087" w:gutter="0"/>
      <w:cols w:space="720"/>
      <w:headerReference w:type="default" r:id="R89e11aa55bdc496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53CB" w:rsidRDefault="00FF53CB" w14:paraId="55BCD521" w14:textId="77777777">
      <w:r>
        <w:separator/>
      </w:r>
    </w:p>
  </w:endnote>
  <w:endnote w:type="continuationSeparator" w:id="0">
    <w:p w:rsidR="00FF53CB" w:rsidRDefault="00FF53CB" w14:paraId="3E79C27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NewRomanPS-BoldItalicMT">
    <w:altName w:val="Times New Roman"/>
    <w:panose1 w:val="020B06040202020202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2C00B6" w:rsidP="67420C6D" w:rsidRDefault="00D43930" w14:paraId="44C9B18E" w14:textId="77777777" w14:noSpellErr="1">
    <w:pPr>
      <w:pStyle w:val="BodyText"/>
      <w:spacing w:before="0"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24512" behindDoc="1" locked="0" layoutInCell="1" allowOverlap="1" wp14:anchorId="373D11F3" wp14:editId="3CE65E63">
              <wp:simplePos x="0" y="0"/>
              <wp:positionH relativeFrom="page">
                <wp:posOffset>1362710</wp:posOffset>
              </wp:positionH>
              <wp:positionV relativeFrom="page">
                <wp:posOffset>9228455</wp:posOffset>
              </wp:positionV>
              <wp:extent cx="5048250" cy="327025"/>
              <wp:effectExtent l="0" t="0" r="0" b="0"/>
              <wp:wrapNone/>
              <wp:docPr id="3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825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C00B6" w:rsidRDefault="002775E3" w14:paraId="241DB226" w14:textId="77777777">
                          <w:pPr>
                            <w:pStyle w:val="BodyText"/>
                            <w:ind w:left="30" w:right="28"/>
                            <w:jc w:val="center"/>
                          </w:pPr>
                          <w:r>
                            <w:t>Business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America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Workplace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Skills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Assessment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</w:t>
                          </w:r>
                        </w:p>
                        <w:p w:rsidR="002C00B6" w:rsidRDefault="002775E3" w14:paraId="2248205E" w14:textId="77777777">
                          <w:pPr>
                            <w:spacing w:before="2"/>
                            <w:ind w:left="30" w:right="30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Material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contained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in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this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publication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may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be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reproduced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member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and/or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event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use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only.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BF26C3C">
            <v:shapetype id="_x0000_t202" coordsize="21600,21600" o:spt="202" path="m,l,21600r21600,l21600,xe" w14:anchorId="373D11F3">
              <v:stroke joinstyle="miter"/>
              <v:path gradientshapeok="t" o:connecttype="rect"/>
            </v:shapetype>
            <v:shape id="docshape1" style="position:absolute;margin-left:107.3pt;margin-top:726.65pt;width:397.5pt;height:25.75pt;z-index:-1589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K42Q1gEAAJEDAAAOAAAAZHJzL2Uyb0RvYy54bWysU9uO0zAQfUfiHyy/06SFwipqulp2tQhp&#13;&#10;uUgLH+A4dhKReMyM26R8PWOn6XJ5Q7xYkxn7zDlnJrvraejF0SB14Eq5XuVSGKeh7lxTyq9f7l9c&#13;&#10;SUFBuVr14EwpT4bk9f75s93oC7OBFvraoGAQR8XoS9mG4IssI92aQdEKvHFctICDCvyJTVajGhl9&#13;&#10;6LNNnr/ORsDaI2hDxNm7uSj3Cd9ao8Mna8kE0ZeSuYV0YjqreGb7nSoaVL7t9JmG+gcWg+ocN71A&#13;&#10;3amgxAG7v6CGTiMQ2LDSMGRgbadN0sBq1vkfah5b5U3SwuaQv9hE/w9Wfzw++s8owvQWJh5gEkH+&#13;&#10;AfQ3Eg5uW+Uac4MIY2tUzY3X0bJs9FScn0arqaAIUo0foOYhq0OABDRZHKIrrFMwOg/gdDHdTEFo&#13;&#10;Tm7zV1ebLZc0115u3uSbbWqhiuW1RwrvDAwiBqVEHmpCV8cHCpGNKpYrsZmD+67v02B791uCL8ZM&#13;&#10;Yh8Jz9TDVE18O6qooD6xDoR5T3ivOWgBf0gx8o6Ukr4fFBop+veOvYgLtQS4BNUSKKf5aSmDFHN4&#13;&#10;G+bFO3jsmpaRZ7cd3LBftktSnlicefLck8LzjsbF+vU73Xr6k/Y/AQAA//8DAFBLAwQUAAYACAAA&#13;&#10;ACEAZxHbM+YAAAATAQAADwAAAGRycy9kb3ducmV2LnhtbExPTW/CMAy9T+I/REbabSRAqaA0RWgf&#13;&#10;p0nTSnfYMW1CW9E4XROg+/czJ3axbL/n5/fS3Wg7djGDbx1KmM8EMIOV0y3WEr6Kt6c1MB8UatU5&#13;&#10;NBJ+jYddNnlIVaLdFXNzOYSakQj6REloQugTzn3VGKv8zPUGCTu6wapA41BzPagriduOL4SIuVUt&#13;&#10;0odG9ea5MdXpcLYS9t+Yv7Y/H+VnfszbotgIfI9PUj5Ox5ctlf0WWDBjuF/ALQP5h4yMle6M2rNO&#13;&#10;wmIexUQlIFotl8BuFCE2tCupW4loDTxL+f8s2R8AAAD//wMAUEsBAi0AFAAGAAgAAAAhALaDOJL+&#13;&#10;AAAA4QEAABMAAAAAAAAAAAAAAAAAAAAAAFtDb250ZW50X1R5cGVzXS54bWxQSwECLQAUAAYACAAA&#13;&#10;ACEAOP0h/9YAAACUAQAACwAAAAAAAAAAAAAAAAAvAQAAX3JlbHMvLnJlbHNQSwECLQAUAAYACAAA&#13;&#10;ACEAXSuNkNYBAACRAwAADgAAAAAAAAAAAAAAAAAuAgAAZHJzL2Uyb0RvYy54bWxQSwECLQAUAAYA&#13;&#10;CAAAACEAZxHbM+YAAAATAQAADwAAAAAAAAAAAAAAAAAwBAAAZHJzL2Rvd25yZXYueG1sUEsFBgAA&#13;&#10;AAAEAAQA8wAAAEMFAAAAAA==&#13;&#10;">
              <v:textbox inset="0,0,0,0">
                <w:txbxContent>
                  <w:p w:rsidR="002C00B6" w:rsidRDefault="002775E3" w14:paraId="5AB2D96C" w14:textId="77777777">
                    <w:pPr>
                      <w:pStyle w:val="BodyText"/>
                      <w:ind w:left="30" w:right="28"/>
                      <w:jc w:val="center"/>
                    </w:pPr>
                    <w:r>
                      <w:t>Business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America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Workplace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Skills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Assessment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</w:t>
                    </w:r>
                  </w:p>
                  <w:p w:rsidR="002C00B6" w:rsidRDefault="002775E3" w14:paraId="0978D390" w14:textId="77777777">
                    <w:pPr>
                      <w:spacing w:before="2"/>
                      <w:ind w:left="30" w:right="30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Material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contained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in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this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publication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may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be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reproduced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member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and/or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event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use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53CB" w:rsidRDefault="00FF53CB" w14:paraId="4CEF268A" w14:textId="77777777">
      <w:r>
        <w:separator/>
      </w:r>
    </w:p>
  </w:footnote>
  <w:footnote w:type="continuationSeparator" w:id="0">
    <w:p w:rsidR="00FF53CB" w:rsidRDefault="00FF53CB" w14:paraId="4253D696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85"/>
      <w:gridCol w:w="3685"/>
      <w:gridCol w:w="3685"/>
    </w:tblGrid>
    <w:tr w:rsidR="67420C6D" w:rsidTr="0853846E" w14:paraId="43B98045">
      <w:trPr>
        <w:trHeight w:val="300"/>
      </w:trPr>
      <w:tc>
        <w:tcPr>
          <w:tcW w:w="3685" w:type="dxa"/>
          <w:tcMar/>
        </w:tcPr>
        <w:p w:rsidR="67420C6D" w:rsidP="0853846E" w:rsidRDefault="67420C6D" w14:paraId="75BAD99C" w14:textId="604568AC">
          <w:pPr>
            <w:pStyle w:val="Header"/>
            <w:bidi w:val="0"/>
            <w:ind w:left="-115"/>
            <w:jc w:val="left"/>
          </w:pPr>
        </w:p>
      </w:tc>
      <w:tc>
        <w:tcPr>
          <w:tcW w:w="3685" w:type="dxa"/>
          <w:tcMar/>
        </w:tcPr>
        <w:p w:rsidR="67420C6D" w:rsidP="0853846E" w:rsidRDefault="67420C6D" w14:paraId="4178F0FF" w14:textId="402EABBE">
          <w:pPr>
            <w:pStyle w:val="Header"/>
            <w:bidi w:val="0"/>
            <w:jc w:val="center"/>
          </w:pPr>
        </w:p>
      </w:tc>
      <w:tc>
        <w:tcPr>
          <w:tcW w:w="3685" w:type="dxa"/>
          <w:tcMar/>
        </w:tcPr>
        <w:p w:rsidR="67420C6D" w:rsidP="0853846E" w:rsidRDefault="67420C6D" w14:paraId="3A55CA0E" w14:textId="44757705">
          <w:pPr>
            <w:pStyle w:val="Header"/>
            <w:bidi w:val="0"/>
            <w:ind w:right="-115"/>
            <w:jc w:val="right"/>
          </w:pPr>
        </w:p>
      </w:tc>
    </w:tr>
  </w:tbl>
  <w:p w:rsidR="67420C6D" w:rsidP="0853846E" w:rsidRDefault="67420C6D" w14:paraId="64589DB8" w14:textId="018DB634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85"/>
      <w:gridCol w:w="3685"/>
      <w:gridCol w:w="3685"/>
    </w:tblGrid>
    <w:tr w:rsidR="67420C6D" w:rsidTr="0853846E" w14:paraId="2CB12C58">
      <w:trPr>
        <w:trHeight w:val="300"/>
      </w:trPr>
      <w:tc>
        <w:tcPr>
          <w:tcW w:w="3685" w:type="dxa"/>
          <w:tcMar/>
        </w:tcPr>
        <w:p w:rsidR="67420C6D" w:rsidP="0853846E" w:rsidRDefault="67420C6D" w14:paraId="1F50B66A" w14:textId="033AF162">
          <w:pPr>
            <w:pStyle w:val="Header"/>
            <w:bidi w:val="0"/>
            <w:ind w:left="-115"/>
            <w:jc w:val="left"/>
          </w:pPr>
        </w:p>
      </w:tc>
      <w:tc>
        <w:tcPr>
          <w:tcW w:w="3685" w:type="dxa"/>
          <w:tcMar/>
        </w:tcPr>
        <w:p w:rsidR="67420C6D" w:rsidP="0853846E" w:rsidRDefault="67420C6D" w14:paraId="49EBBB5B" w14:textId="3727D834">
          <w:pPr>
            <w:pStyle w:val="Header"/>
            <w:bidi w:val="0"/>
            <w:jc w:val="center"/>
          </w:pPr>
        </w:p>
      </w:tc>
      <w:tc>
        <w:tcPr>
          <w:tcW w:w="3685" w:type="dxa"/>
          <w:tcMar/>
        </w:tcPr>
        <w:p w:rsidR="67420C6D" w:rsidP="0853846E" w:rsidRDefault="67420C6D" w14:paraId="1BA7D268" w14:textId="2C23BA51">
          <w:pPr>
            <w:pStyle w:val="Header"/>
            <w:bidi w:val="0"/>
            <w:ind w:right="-115"/>
            <w:jc w:val="right"/>
          </w:pPr>
        </w:p>
      </w:tc>
    </w:tr>
  </w:tbl>
  <w:p w:rsidR="67420C6D" w:rsidP="0853846E" w:rsidRDefault="67420C6D" w14:paraId="50849ACF" w14:textId="0181E096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  <w:tblPrChange w:author="Guest User" w:date="2023-07-12T15:18:32.716Z" w:id="936491918">
        <w:tblPr>
          <w:tblStyle w:val="TableGrid"/>
          <w:tblLayout w:type="fixed"/>
          <w:tblLook w:val="06A0" w:firstRow="1" w:lastRow="0" w:firstColumn="1" w:lastColumn="0" w:noHBand="1" w:noVBand="1"/>
        </w:tblPr>
      </w:tblPrChange>
    </w:tblPr>
    <w:tblGrid>
      <w:gridCol w:w="3685"/>
      <w:gridCol w:w="3685"/>
      <w:gridCol w:w="3685"/>
      <w:tblGridChange w:id="845898588">
        <w:tblGrid>
          <w:gridCol w:w="3685"/>
          <w:gridCol w:w="3685"/>
          <w:gridCol w:w="3685"/>
        </w:tblGrid>
      </w:tblGridChange>
    </w:tblGrid>
    <w:tr w:rsidR="67420C6D" w:rsidTr="67420C6D" w14:paraId="76D0CF61">
      <w:trPr>
        <w:trHeight w:val="300"/>
        <w:trPrChange w:author="Guest User" w:date="2023-07-12T15:18:32.714Z" w:id="1630884795">
          <w:trPr>
            <w:trHeight w:val="300"/>
          </w:trPr>
        </w:trPrChange>
      </w:trPr>
      <w:tc>
        <w:tcPr>
          <w:tcW w:w="3685" w:type="dxa"/>
          <w:tcMar/>
          <w:tcPrChange w:author="Guest User" w:date="2023-07-12T15:18:32.716Z" w:id="1418247425">
            <w:tcPr>
              <w:tcW w:w="3685" w:type="dxa"/>
              <w:tcMar/>
            </w:tcPr>
          </w:tcPrChange>
        </w:tcPr>
        <w:p w:rsidR="67420C6D" w:rsidP="67420C6D" w:rsidRDefault="67420C6D" w14:paraId="3E951D20" w14:textId="49F58703">
          <w:pPr>
            <w:pStyle w:val="Header"/>
            <w:bidi w:val="0"/>
            <w:ind w:left="-115"/>
            <w:jc w:val="left"/>
            <w:pPrChange w:author="Guest User" w:date="2023-07-12T15:18:32.718Z">
              <w:pPr>
                <w:bidi w:val="0"/>
              </w:pPr>
            </w:pPrChange>
          </w:pPr>
        </w:p>
      </w:tc>
      <w:tc>
        <w:tcPr>
          <w:tcW w:w="3685" w:type="dxa"/>
          <w:tcMar/>
          <w:tcPrChange w:author="Guest User" w:date="2023-07-12T15:18:32.716Z" w:id="1503450435">
            <w:tcPr>
              <w:tcW w:w="3685" w:type="dxa"/>
              <w:tcMar/>
            </w:tcPr>
          </w:tcPrChange>
        </w:tcPr>
        <w:p w:rsidR="67420C6D" w:rsidP="67420C6D" w:rsidRDefault="67420C6D" w14:paraId="26CB836A" w14:textId="720F3C1E">
          <w:pPr>
            <w:pStyle w:val="Header"/>
            <w:bidi w:val="0"/>
            <w:jc w:val="center"/>
            <w:pPrChange w:author="Guest User" w:date="2023-07-12T15:18:32.719Z">
              <w:pPr>
                <w:bidi w:val="0"/>
              </w:pPr>
            </w:pPrChange>
          </w:pPr>
        </w:p>
      </w:tc>
      <w:tc>
        <w:tcPr>
          <w:tcW w:w="3685" w:type="dxa"/>
          <w:tcMar/>
          <w:tcPrChange w:author="Guest User" w:date="2023-07-12T15:18:32.716Z" w:id="1663344563">
            <w:tcPr>
              <w:tcW w:w="3685" w:type="dxa"/>
              <w:tcMar/>
            </w:tcPr>
          </w:tcPrChange>
        </w:tcPr>
        <w:p w:rsidR="67420C6D" w:rsidP="67420C6D" w:rsidRDefault="67420C6D" w14:paraId="5C88DEAD" w14:textId="35A4CE24">
          <w:pPr>
            <w:pStyle w:val="Header"/>
            <w:bidi w:val="0"/>
            <w:ind w:right="-115"/>
            <w:jc w:val="right"/>
            <w:pPrChange w:author="Guest User" w:date="2023-07-12T15:18:32.72Z">
              <w:pPr>
                <w:bidi w:val="0"/>
              </w:pPr>
            </w:pPrChange>
          </w:pPr>
        </w:p>
      </w:tc>
    </w:tr>
  </w:tbl>
  <w:p w:rsidR="67420C6D" w:rsidP="67420C6D" w:rsidRDefault="67420C6D" w14:paraId="152DE340" w14:textId="29A71608">
    <w:pPr>
      <w:pStyle w:val="Header"/>
      <w:bidi w:val="0"/>
      <w:pPrChange w:author="Guest User" w:date="2023-07-12T15:18:32.722Z">
        <w:pPr>
          <w:bidi w:val="0"/>
        </w:pPr>
      </w:pPrChange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qDXjMfzD" int2:invalidationBookmarkName="" int2:hashCode="32bUb2pTYUlrlL" int2:id="3eSDNv4g">
      <int2:state int2:type="AugLoop_Text_Critique" int2:value="Rejected"/>
    </int2:bookmark>
    <int2:bookmark int2:bookmarkName="_Int_d9SHN619" int2:invalidationBookmarkName="" int2:hashCode="tBXhb75MpA8icH" int2:id="L5d80r6V">
      <int2:state int2:type="AugLoop_Text_Critique" int2:value="Rejected"/>
    </int2:bookmark>
    <int2:bookmark int2:bookmarkName="_Int_pgIv9Twf" int2:invalidationBookmarkName="" int2:hashCode="jI2dZKd8NRxqr/" int2:id="p4UOGEV5">
      <int2:state int2:type="AugLoop_Text_Critique" int2:value="Rejected"/>
    </int2:bookmark>
    <int2:bookmark int2:bookmarkName="_Int_cuGsMbpi" int2:invalidationBookmarkName="" int2:hashCode="ZGe6o7GHNz45MU" int2:id="1hcwtOOX">
      <int2:state int2:type="AugLoop_Text_Critique" int2:value="Rejected"/>
    </int2:bookmark>
    <int2:bookmark int2:bookmarkName="_Int_fVvx7WzK" int2:invalidationBookmarkName="" int2:hashCode="ZGe6o7GHNz45MU" int2:id="O1oKCzMc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DB3573"/>
    <w:multiLevelType w:val="hybridMultilevel"/>
    <w:tmpl w:val="6F660D8A"/>
    <w:lvl w:ilvl="0" w:tplc="BA7A4CFE">
      <w:numFmt w:val="bullet"/>
      <w:lvlText w:val="•"/>
      <w:lvlJc w:val="left"/>
      <w:pPr>
        <w:ind w:left="921" w:hanging="361"/>
      </w:pPr>
      <w:rPr>
        <w:rFonts w:hint="default" w:ascii="Arial" w:hAnsi="Arial" w:eastAsia="Arial" w:cs="Arial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36BE95DE">
      <w:numFmt w:val="bullet"/>
      <w:lvlText w:val="•"/>
      <w:lvlJc w:val="left"/>
      <w:pPr>
        <w:ind w:left="1934" w:hanging="361"/>
      </w:pPr>
      <w:rPr>
        <w:rFonts w:hint="default"/>
        <w:lang w:val="en-US" w:eastAsia="en-US" w:bidi="ar-SA"/>
      </w:rPr>
    </w:lvl>
    <w:lvl w:ilvl="2" w:tplc="E4DA434A">
      <w:numFmt w:val="bullet"/>
      <w:lvlText w:val="•"/>
      <w:lvlJc w:val="left"/>
      <w:pPr>
        <w:ind w:left="2948" w:hanging="361"/>
      </w:pPr>
      <w:rPr>
        <w:rFonts w:hint="default"/>
        <w:lang w:val="en-US" w:eastAsia="en-US" w:bidi="ar-SA"/>
      </w:rPr>
    </w:lvl>
    <w:lvl w:ilvl="3" w:tplc="F3080F80">
      <w:numFmt w:val="bullet"/>
      <w:lvlText w:val="•"/>
      <w:lvlJc w:val="left"/>
      <w:pPr>
        <w:ind w:left="3962" w:hanging="361"/>
      </w:pPr>
      <w:rPr>
        <w:rFonts w:hint="default"/>
        <w:lang w:val="en-US" w:eastAsia="en-US" w:bidi="ar-SA"/>
      </w:rPr>
    </w:lvl>
    <w:lvl w:ilvl="4" w:tplc="F1FE3768">
      <w:numFmt w:val="bullet"/>
      <w:lvlText w:val="•"/>
      <w:lvlJc w:val="left"/>
      <w:pPr>
        <w:ind w:left="4976" w:hanging="361"/>
      </w:pPr>
      <w:rPr>
        <w:rFonts w:hint="default"/>
        <w:lang w:val="en-US" w:eastAsia="en-US" w:bidi="ar-SA"/>
      </w:rPr>
    </w:lvl>
    <w:lvl w:ilvl="5" w:tplc="0FCA37B2">
      <w:numFmt w:val="bullet"/>
      <w:lvlText w:val="•"/>
      <w:lvlJc w:val="left"/>
      <w:pPr>
        <w:ind w:left="5990" w:hanging="361"/>
      </w:pPr>
      <w:rPr>
        <w:rFonts w:hint="default"/>
        <w:lang w:val="en-US" w:eastAsia="en-US" w:bidi="ar-SA"/>
      </w:rPr>
    </w:lvl>
    <w:lvl w:ilvl="6" w:tplc="0268B4C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23BA1F48">
      <w:numFmt w:val="bullet"/>
      <w:lvlText w:val="•"/>
      <w:lvlJc w:val="left"/>
      <w:pPr>
        <w:ind w:left="8018" w:hanging="361"/>
      </w:pPr>
      <w:rPr>
        <w:rFonts w:hint="default"/>
        <w:lang w:val="en-US" w:eastAsia="en-US" w:bidi="ar-SA"/>
      </w:rPr>
    </w:lvl>
    <w:lvl w:ilvl="8" w:tplc="54EA1AFC">
      <w:numFmt w:val="bullet"/>
      <w:lvlText w:val="•"/>
      <w:lvlJc w:val="left"/>
      <w:pPr>
        <w:ind w:left="9032" w:hanging="361"/>
      </w:pPr>
      <w:rPr>
        <w:rFonts w:hint="default"/>
        <w:lang w:val="en-US" w:eastAsia="en-US" w:bidi="ar-SA"/>
      </w:rPr>
    </w:lvl>
  </w:abstractNum>
  <w:num w:numId="1" w16cid:durableId="780294875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urchak,Ashley">
    <w15:presenceInfo w15:providerId="AD" w15:userId="S-1-5-21-2376727015-3351765594-3150741716-1284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61"/>
  <w:trackRevisions w:val="tru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0B6"/>
    <w:rsid w:val="000B1E12"/>
    <w:rsid w:val="002775E3"/>
    <w:rsid w:val="002C00B6"/>
    <w:rsid w:val="00354507"/>
    <w:rsid w:val="00646DCB"/>
    <w:rsid w:val="00C149D6"/>
    <w:rsid w:val="00D43930"/>
    <w:rsid w:val="00FF53CB"/>
    <w:rsid w:val="0853846E"/>
    <w:rsid w:val="6742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05CA9E"/>
  <w15:docId w15:val="{CDF79F98-65A9-44A9-A4F0-87ABDEB810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left="5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60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</w:style>
  <w:style w:type="paragraph" w:styleId="ListParagraph">
    <w:name w:val="List Paragraph"/>
    <w:basedOn w:val="Normal"/>
    <w:uiPriority w:val="1"/>
    <w:qFormat/>
    <w:pPr>
      <w:spacing w:before="16"/>
      <w:ind w:left="921" w:hanging="361"/>
    </w:pPr>
  </w:style>
  <w:style w:type="paragraph" w:styleId="TableParagraph" w:customStyle="1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354507"/>
    <w:pPr>
      <w:widowControl/>
      <w:autoSpaceDE/>
      <w:autoSpaceDN/>
    </w:pPr>
    <w:rPr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46DC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46DCB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46DC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46DCB"/>
    <w:rPr>
      <w:rFonts w:ascii="Times New Roman" w:hAnsi="Times New Roman" w:eastAsia="Times New Roman" w:cs="Times New Roman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members.bpa.org/download-center" TargetMode="External" Id="rId12" /><Relationship Type="http://schemas.microsoft.com/office/2011/relationships/people" Target="people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members.bpa.org/download-center" TargetMode="External" Id="R75005e4d59e846ea" /><Relationship Type="http://schemas.openxmlformats.org/officeDocument/2006/relationships/hyperlink" Target="https://members.bpa.org/download-center" TargetMode="External" Id="R284a0bfa7dd14802" /><Relationship Type="http://schemas.openxmlformats.org/officeDocument/2006/relationships/hyperlink" Target="https://members.bpa.org/download-center" TargetMode="External" Id="R25fa73bf64fc4193" /><Relationship Type="http://schemas.openxmlformats.org/officeDocument/2006/relationships/hyperlink" Target="https://members.bpa.org/download-center" TargetMode="External" Id="Rf2c84e06b4c94284" /><Relationship Type="http://schemas.openxmlformats.org/officeDocument/2006/relationships/header" Target="header.xml" Id="R1ebe38858bf1489c" /><Relationship Type="http://schemas.openxmlformats.org/officeDocument/2006/relationships/header" Target="header2.xml" Id="Rf2b715ec0b9a4c26" /><Relationship Type="http://schemas.openxmlformats.org/officeDocument/2006/relationships/header" Target="header3.xml" Id="R89e11aa55bdc496e" /><Relationship Type="http://schemas.microsoft.com/office/2020/10/relationships/intelligence" Target="intelligence2.xml" Id="R8ffaede34a1d43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03D65A-4E28-4894-9114-25CDB7B17B04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2.xml><?xml version="1.0" encoding="utf-8"?>
<ds:datastoreItem xmlns:ds="http://schemas.openxmlformats.org/officeDocument/2006/customXml" ds:itemID="{8E2911CB-E688-4310-9000-F6300E8887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849C0B-DCA1-4814-8494-D44337BC779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2021-2022 S-PS WSAP Guidelines - Release v1.0</dc:title>
  <dc:creator>Business Professionals of America</dc:creator>
  <cp:lastModifiedBy>Guest User</cp:lastModifiedBy>
  <cp:revision>5</cp:revision>
  <dcterms:created xsi:type="dcterms:W3CDTF">2023-07-11T15:17:00Z</dcterms:created>
  <dcterms:modified xsi:type="dcterms:W3CDTF">2023-07-12T15:23:16Z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2022-07-10T00:00:00Z</vt:filetime>
  </property>
  <property fmtid="{D5CDD505-2E9C-101B-9397-08002B2CF9AE}" pid="5" name="ContentTypeId">
    <vt:lpwstr>0x01010040E7A9F71624D446A5C8FF2C98AF9792</vt:lpwstr>
  </property>
</Properties>
</file>